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2F140F" w14:textId="1162606E" w:rsidR="00AA53D0" w:rsidRPr="007E4D82" w:rsidRDefault="00AA53D0" w:rsidP="00E34A6F">
      <w:pPr>
        <w:jc w:val="center"/>
        <w:rPr>
          <w:rFonts w:ascii="Times New Roman" w:hAnsi="Times New Roman"/>
          <w:smallCaps/>
          <w:sz w:val="52"/>
          <w:szCs w:val="52"/>
        </w:rPr>
      </w:pPr>
      <w:bookmarkStart w:id="0" w:name="_Toc31882256"/>
      <w:bookmarkStart w:id="1" w:name="_Toc31882503"/>
      <w:bookmarkStart w:id="2" w:name="_Toc31959344"/>
      <w:bookmarkStart w:id="3" w:name="_Toc22459499"/>
      <w:bookmarkStart w:id="4" w:name="_Ref22274709"/>
      <w:bookmarkStart w:id="5" w:name="_Toc127756996"/>
      <w:bookmarkStart w:id="6" w:name="_Ref34394480"/>
      <w:bookmarkStart w:id="7" w:name="_Toc156799859"/>
      <w:r w:rsidRPr="007E4D82">
        <w:rPr>
          <w:rFonts w:ascii="Times New Roman" w:hAnsi="Times New Roman"/>
          <w:smallCaps/>
          <w:sz w:val="52"/>
          <w:szCs w:val="52"/>
        </w:rPr>
        <w:t>Università degli Studi di Bari “Aldo Moro”</w:t>
      </w:r>
    </w:p>
    <w:p w14:paraId="6BF2DDCF" w14:textId="77777777" w:rsidR="004869BF" w:rsidRPr="00F36A4D" w:rsidRDefault="004869BF" w:rsidP="00E34A6F">
      <w:pPr>
        <w:pStyle w:val="corpodeltesto0"/>
        <w:pBdr>
          <w:bottom w:val="single" w:sz="12" w:space="1" w:color="auto"/>
        </w:pBdr>
        <w:ind w:firstLine="0"/>
        <w:rPr>
          <w:rFonts w:ascii="Times New Roman" w:hAnsi="Times New Roman"/>
          <w:sz w:val="8"/>
          <w:szCs w:val="6"/>
        </w:rPr>
      </w:pPr>
    </w:p>
    <w:p w14:paraId="4198A93A" w14:textId="0300483E" w:rsidR="00AA53D0" w:rsidRPr="007E4D82" w:rsidRDefault="00AA53D0" w:rsidP="00E34A6F">
      <w:pPr>
        <w:jc w:val="center"/>
        <w:rPr>
          <w:rFonts w:ascii="Times New Roman" w:hAnsi="Times New Roman"/>
          <w:smallCaps/>
          <w:sz w:val="28"/>
          <w:szCs w:val="28"/>
        </w:rPr>
      </w:pPr>
      <w:bookmarkStart w:id="8" w:name="_Toc525114694"/>
      <w:r w:rsidRPr="007E4D82">
        <w:rPr>
          <w:rFonts w:ascii="Times New Roman" w:hAnsi="Times New Roman"/>
          <w:smallCaps/>
          <w:sz w:val="28"/>
          <w:szCs w:val="28"/>
        </w:rPr>
        <w:t>Dipartimento di Informatica</w:t>
      </w:r>
    </w:p>
    <w:p w14:paraId="6E774DF7" w14:textId="09AEED12" w:rsidR="00AA53D0" w:rsidRPr="00F36A4D" w:rsidRDefault="00AA53D0" w:rsidP="00F36A4D">
      <w:pPr>
        <w:jc w:val="center"/>
        <w:rPr>
          <w:rFonts w:ascii="Times New Roman" w:hAnsi="Times New Roman"/>
          <w:smallCaps/>
          <w:sz w:val="28"/>
          <w:szCs w:val="28"/>
        </w:rPr>
      </w:pPr>
      <w:r w:rsidRPr="007E4D82">
        <w:rPr>
          <w:rFonts w:ascii="Times New Roman" w:hAnsi="Times New Roman"/>
          <w:smallCaps/>
          <w:sz w:val="28"/>
          <w:szCs w:val="28"/>
        </w:rPr>
        <w:t xml:space="preserve">Corso di laurea in </w:t>
      </w:r>
      <w:r w:rsidR="00F12027" w:rsidRPr="007E4D82">
        <w:rPr>
          <w:rFonts w:ascii="Times New Roman" w:hAnsi="Times New Roman"/>
          <w:smallCaps/>
          <w:sz w:val="28"/>
          <w:szCs w:val="28"/>
        </w:rPr>
        <w:br/>
      </w:r>
      <w:r w:rsidRPr="007E4D82">
        <w:rPr>
          <w:rFonts w:ascii="Times New Roman" w:hAnsi="Times New Roman"/>
          <w:b/>
          <w:bCs/>
          <w:smallCaps/>
          <w:sz w:val="26"/>
          <w:szCs w:val="26"/>
        </w:rPr>
        <w:t xml:space="preserve">Informatica </w:t>
      </w:r>
      <w:r w:rsidR="00F12027" w:rsidRPr="007E4D82">
        <w:rPr>
          <w:rFonts w:ascii="Times New Roman" w:hAnsi="Times New Roman"/>
          <w:b/>
          <w:bCs/>
          <w:smallCaps/>
          <w:sz w:val="26"/>
          <w:szCs w:val="26"/>
        </w:rPr>
        <w:t xml:space="preserve">e </w:t>
      </w:r>
      <w:r w:rsidR="00F12027" w:rsidRPr="007E4D82">
        <w:rPr>
          <w:rFonts w:ascii="Times New Roman" w:hAnsi="Times New Roman"/>
          <w:b/>
          <w:bCs/>
          <w:smallCaps/>
          <w:sz w:val="24"/>
          <w:szCs w:val="24"/>
        </w:rPr>
        <w:t>Tecnologie</w:t>
      </w:r>
      <w:r w:rsidR="00F12027" w:rsidRPr="007E4D82">
        <w:rPr>
          <w:rFonts w:ascii="Times New Roman" w:hAnsi="Times New Roman"/>
          <w:b/>
          <w:bCs/>
          <w:smallCaps/>
          <w:sz w:val="26"/>
          <w:szCs w:val="26"/>
        </w:rPr>
        <w:t xml:space="preserve"> per la Produzione del Software</w:t>
      </w:r>
    </w:p>
    <w:p w14:paraId="71F6E7BA" w14:textId="77777777" w:rsidR="00AA53D0" w:rsidRPr="00F36A4D" w:rsidRDefault="00AA53D0" w:rsidP="00E34A6F">
      <w:pPr>
        <w:rPr>
          <w:rFonts w:ascii="Times New Roman" w:hAnsi="Times New Roman"/>
          <w:sz w:val="20"/>
          <w:szCs w:val="20"/>
        </w:rPr>
      </w:pPr>
    </w:p>
    <w:p w14:paraId="2824B319" w14:textId="47A5C7CE" w:rsidR="00AA53D0" w:rsidRPr="007E4D82" w:rsidRDefault="00AA53D0" w:rsidP="00E34A6F">
      <w:pPr>
        <w:spacing w:line="276" w:lineRule="auto"/>
        <w:jc w:val="center"/>
        <w:rPr>
          <w:rFonts w:ascii="Times New Roman" w:hAnsi="Times New Roman"/>
          <w:smallCaps/>
          <w:sz w:val="28"/>
          <w:szCs w:val="28"/>
        </w:rPr>
      </w:pPr>
      <w:r w:rsidRPr="007E4D82">
        <w:rPr>
          <w:rFonts w:ascii="Times New Roman" w:hAnsi="Times New Roman"/>
          <w:smallCaps/>
          <w:sz w:val="28"/>
          <w:szCs w:val="28"/>
        </w:rPr>
        <w:t xml:space="preserve">Tesi di laurea in </w:t>
      </w:r>
    </w:p>
    <w:p w14:paraId="3AD8E07E" w14:textId="2C5B56E8" w:rsidR="00174EF6" w:rsidRPr="00F36A4D" w:rsidRDefault="00F12027" w:rsidP="00F36A4D">
      <w:pPr>
        <w:spacing w:line="276" w:lineRule="auto"/>
        <w:jc w:val="center"/>
        <w:rPr>
          <w:rFonts w:ascii="Times New Roman" w:hAnsi="Times New Roman"/>
          <w:b/>
          <w:smallCaps/>
          <w:sz w:val="20"/>
          <w:szCs w:val="20"/>
        </w:rPr>
      </w:pPr>
      <w:r w:rsidRPr="007E4D82">
        <w:rPr>
          <w:rFonts w:ascii="Times New Roman" w:hAnsi="Times New Roman"/>
          <w:b/>
          <w:smallCaps/>
          <w:sz w:val="28"/>
          <w:szCs w:val="28"/>
        </w:rPr>
        <w:t>Cybersecurity</w:t>
      </w:r>
      <w:bookmarkStart w:id="9" w:name="_Toc162019236"/>
      <w:bookmarkEnd w:id="8"/>
      <w:r w:rsidR="00F36A4D">
        <w:rPr>
          <w:rFonts w:ascii="Times New Roman" w:hAnsi="Times New Roman"/>
          <w:b/>
          <w:smallCaps/>
          <w:sz w:val="28"/>
          <w:szCs w:val="28"/>
        </w:rPr>
        <w:br/>
      </w:r>
    </w:p>
    <w:bookmarkEnd w:id="9"/>
    <w:p w14:paraId="6DA0CD7E" w14:textId="2DDB3C9B" w:rsidR="007533E3" w:rsidRPr="00F36A4D" w:rsidRDefault="00174EF6" w:rsidP="00311F37">
      <w:pPr>
        <w:pStyle w:val="titoloSerlab"/>
        <w:spacing w:after="0"/>
        <w:ind w:left="0" w:right="0"/>
        <w:rPr>
          <w:b/>
          <w:bCs/>
        </w:rPr>
      </w:pPr>
      <w:r w:rsidRPr="007E4D82">
        <w:rPr>
          <w:b/>
          <w:bCs/>
        </w:rPr>
        <w:t>Definizione di Metodi e Tecniche per la Gestione del Rischi</w:t>
      </w:r>
      <w:r w:rsidR="00F36A4D">
        <w:rPr>
          <w:b/>
          <w:bCs/>
        </w:rPr>
        <w:t>o</w:t>
      </w:r>
      <w:r w:rsidR="00311F37">
        <w:rPr>
          <w:b/>
          <w:bCs/>
        </w:rPr>
        <w:br/>
      </w:r>
      <w:r w:rsidR="00311F37">
        <w:rPr>
          <w:sz w:val="28"/>
          <w:szCs w:val="28"/>
        </w:rPr>
        <w:br/>
      </w:r>
      <w:r w:rsidR="007533E3" w:rsidRPr="007E4D82">
        <w:rPr>
          <w:sz w:val="28"/>
          <w:szCs w:val="28"/>
        </w:rPr>
        <w:t xml:space="preserve">Relatori: </w:t>
      </w:r>
    </w:p>
    <w:p w14:paraId="4CF859A0" w14:textId="77777777" w:rsidR="007533E3" w:rsidRPr="007E4D82" w:rsidRDefault="007533E3" w:rsidP="00E34A6F">
      <w:pPr>
        <w:rPr>
          <w:rFonts w:ascii="Times New Roman" w:hAnsi="Times New Roman"/>
          <w:b/>
          <w:sz w:val="28"/>
          <w:szCs w:val="28"/>
        </w:rPr>
      </w:pPr>
      <w:r w:rsidRPr="007E4D82">
        <w:rPr>
          <w:rFonts w:ascii="Times New Roman" w:hAnsi="Times New Roman"/>
          <w:b/>
          <w:sz w:val="28"/>
          <w:szCs w:val="28"/>
        </w:rPr>
        <w:t xml:space="preserve">Chiar.mo Prof. </w:t>
      </w:r>
      <w:r w:rsidR="006573AD" w:rsidRPr="007E4D82">
        <w:rPr>
          <w:rFonts w:ascii="Times New Roman" w:hAnsi="Times New Roman"/>
          <w:b/>
          <w:sz w:val="28"/>
          <w:szCs w:val="28"/>
        </w:rPr>
        <w:t>Danilo CAIVANO</w:t>
      </w:r>
    </w:p>
    <w:p w14:paraId="595FA795" w14:textId="5213CEF2" w:rsidR="00AA53D0" w:rsidRPr="00F36A4D" w:rsidRDefault="007533E3" w:rsidP="00F36A4D">
      <w:pPr>
        <w:rPr>
          <w:rFonts w:ascii="Times New Roman" w:hAnsi="Times New Roman"/>
          <w:b/>
          <w:sz w:val="28"/>
          <w:szCs w:val="28"/>
        </w:rPr>
      </w:pPr>
      <w:r w:rsidRPr="007E4D82">
        <w:rPr>
          <w:rFonts w:ascii="Times New Roman" w:hAnsi="Times New Roman"/>
          <w:b/>
          <w:sz w:val="28"/>
          <w:szCs w:val="28"/>
        </w:rPr>
        <w:t xml:space="preserve">Dott.ssa </w:t>
      </w:r>
      <w:r w:rsidR="006573AD" w:rsidRPr="007E4D82">
        <w:rPr>
          <w:rFonts w:ascii="Times New Roman" w:hAnsi="Times New Roman"/>
          <w:b/>
          <w:sz w:val="28"/>
          <w:szCs w:val="28"/>
        </w:rPr>
        <w:t>Vita</w:t>
      </w:r>
      <w:r w:rsidRPr="007E4D82">
        <w:rPr>
          <w:rFonts w:ascii="Times New Roman" w:hAnsi="Times New Roman"/>
          <w:b/>
          <w:sz w:val="28"/>
          <w:szCs w:val="28"/>
        </w:rPr>
        <w:t xml:space="preserve"> </w:t>
      </w:r>
      <w:r w:rsidR="006573AD" w:rsidRPr="007E4D82">
        <w:rPr>
          <w:rFonts w:ascii="Times New Roman" w:hAnsi="Times New Roman"/>
          <w:b/>
          <w:sz w:val="28"/>
          <w:szCs w:val="28"/>
        </w:rPr>
        <w:t xml:space="preserve">Santa </w:t>
      </w:r>
      <w:r w:rsidRPr="007E4D82">
        <w:rPr>
          <w:rFonts w:ascii="Times New Roman" w:hAnsi="Times New Roman"/>
          <w:b/>
          <w:sz w:val="28"/>
          <w:szCs w:val="28"/>
        </w:rPr>
        <w:t>B</w:t>
      </w:r>
      <w:r w:rsidR="006573AD" w:rsidRPr="007E4D82">
        <w:rPr>
          <w:rFonts w:ascii="Times New Roman" w:hAnsi="Times New Roman"/>
          <w:b/>
          <w:sz w:val="28"/>
          <w:szCs w:val="28"/>
        </w:rPr>
        <w:t>ARLETTA</w:t>
      </w:r>
    </w:p>
    <w:p w14:paraId="0AE9EA19" w14:textId="43ED4A46" w:rsidR="009D455C" w:rsidRPr="007E4D82" w:rsidRDefault="00F36A4D" w:rsidP="00E34A6F">
      <w:pPr>
        <w:jc w:val="right"/>
        <w:rPr>
          <w:rFonts w:ascii="Times New Roman" w:hAnsi="Times New Roman"/>
          <w:sz w:val="28"/>
          <w:szCs w:val="28"/>
        </w:rPr>
      </w:pPr>
      <w:r>
        <w:rPr>
          <w:rFonts w:ascii="Times New Roman" w:hAnsi="Times New Roman"/>
          <w:sz w:val="28"/>
          <w:szCs w:val="28"/>
        </w:rPr>
        <w:br/>
      </w:r>
      <w:r w:rsidR="007533E3" w:rsidRPr="007E4D82">
        <w:rPr>
          <w:rFonts w:ascii="Times New Roman" w:hAnsi="Times New Roman"/>
          <w:sz w:val="28"/>
          <w:szCs w:val="28"/>
        </w:rPr>
        <w:t xml:space="preserve">Laureando: </w:t>
      </w:r>
    </w:p>
    <w:p w14:paraId="2A1B440C" w14:textId="1435773A" w:rsidR="00AA53D0" w:rsidRPr="00311F37" w:rsidRDefault="002A2848" w:rsidP="00F36A4D">
      <w:pPr>
        <w:jc w:val="right"/>
        <w:rPr>
          <w:rFonts w:ascii="Times New Roman" w:hAnsi="Times New Roman"/>
          <w:sz w:val="6"/>
          <w:szCs w:val="6"/>
        </w:rPr>
      </w:pPr>
      <w:r w:rsidRPr="007E4D82">
        <w:rPr>
          <w:rFonts w:ascii="Times New Roman" w:hAnsi="Times New Roman"/>
          <w:b/>
          <w:sz w:val="28"/>
          <w:szCs w:val="28"/>
        </w:rPr>
        <w:t>Nicola BALZANO</w:t>
      </w:r>
      <w:r w:rsidR="00311F37">
        <w:rPr>
          <w:rFonts w:ascii="Times New Roman" w:hAnsi="Times New Roman"/>
          <w:b/>
          <w:sz w:val="28"/>
          <w:szCs w:val="28"/>
        </w:rPr>
        <w:br/>
      </w:r>
    </w:p>
    <w:p w14:paraId="198429F7" w14:textId="77777777" w:rsidR="000505EC" w:rsidRPr="00F36A4D" w:rsidRDefault="000505EC" w:rsidP="00E34A6F">
      <w:pPr>
        <w:pBdr>
          <w:bottom w:val="single" w:sz="12" w:space="1" w:color="auto"/>
        </w:pBdr>
        <w:rPr>
          <w:rFonts w:ascii="Times New Roman" w:hAnsi="Times New Roman"/>
          <w:sz w:val="4"/>
          <w:szCs w:val="4"/>
        </w:rPr>
      </w:pPr>
    </w:p>
    <w:p w14:paraId="6062641E" w14:textId="264E0B45" w:rsidR="009E5951" w:rsidRPr="00F36A4D" w:rsidRDefault="00AA53D0" w:rsidP="00F36A4D">
      <w:pPr>
        <w:jc w:val="center"/>
        <w:rPr>
          <w:rFonts w:ascii="Times New Roman" w:hAnsi="Times New Roman"/>
          <w:sz w:val="32"/>
          <w:szCs w:val="32"/>
        </w:rPr>
      </w:pPr>
      <w:r w:rsidRPr="007E4D82">
        <w:rPr>
          <w:rFonts w:ascii="Times New Roman" w:hAnsi="Times New Roman"/>
          <w:sz w:val="32"/>
          <w:szCs w:val="32"/>
        </w:rPr>
        <w:t>Anno Accademico 20</w:t>
      </w:r>
      <w:r w:rsidR="002A2848" w:rsidRPr="007E4D82">
        <w:rPr>
          <w:rFonts w:ascii="Times New Roman" w:hAnsi="Times New Roman"/>
          <w:sz w:val="32"/>
          <w:szCs w:val="32"/>
        </w:rPr>
        <w:t>23</w:t>
      </w:r>
      <w:r w:rsidRPr="007E4D82">
        <w:rPr>
          <w:rFonts w:ascii="Times New Roman" w:hAnsi="Times New Roman"/>
          <w:sz w:val="32"/>
          <w:szCs w:val="32"/>
        </w:rPr>
        <w:t>/20</w:t>
      </w:r>
      <w:r w:rsidR="002A2848" w:rsidRPr="007E4D82">
        <w:rPr>
          <w:rFonts w:ascii="Times New Roman" w:hAnsi="Times New Roman"/>
          <w:sz w:val="32"/>
          <w:szCs w:val="32"/>
        </w:rPr>
        <w:t>24</w:t>
      </w:r>
    </w:p>
    <w:p w14:paraId="6657B469" w14:textId="77777777" w:rsidR="009E5951" w:rsidRDefault="009E5951">
      <w:pPr>
        <w:spacing w:after="0"/>
        <w:jc w:val="left"/>
        <w:rPr>
          <w:rFonts w:cs="Arial"/>
          <w:sz w:val="32"/>
          <w:szCs w:val="32"/>
        </w:rPr>
      </w:pPr>
      <w:r>
        <w:rPr>
          <w:rFonts w:cs="Arial"/>
          <w:sz w:val="32"/>
          <w:szCs w:val="32"/>
        </w:rPr>
        <w:lastRenderedPageBreak/>
        <w:br w:type="page"/>
      </w:r>
    </w:p>
    <w:bookmarkEnd w:id="7" w:displacedByCustomXml="next"/>
    <w:bookmarkEnd w:id="6" w:displacedByCustomXml="next"/>
    <w:bookmarkEnd w:id="5" w:displacedByCustomXml="next"/>
    <w:bookmarkEnd w:id="4" w:displacedByCustomXml="next"/>
    <w:bookmarkEnd w:id="3" w:displacedByCustomXml="next"/>
    <w:bookmarkEnd w:id="2" w:displacedByCustomXml="next"/>
    <w:bookmarkEnd w:id="1" w:displacedByCustomXml="next"/>
    <w:bookmarkEnd w:id="0" w:displacedByCustomXml="next"/>
    <w:sdt>
      <w:sdtPr>
        <w:rPr>
          <w:rFonts w:cs="Arial"/>
        </w:rPr>
        <w:id w:val="75717426"/>
        <w:docPartObj>
          <w:docPartGallery w:val="Table of Contents"/>
          <w:docPartUnique/>
        </w:docPartObj>
      </w:sdtPr>
      <w:sdtEndPr>
        <w:rPr>
          <w:b/>
          <w:bCs/>
        </w:rPr>
      </w:sdtEndPr>
      <w:sdtContent>
        <w:p w14:paraId="2927598B" w14:textId="6100217A" w:rsidR="00A97DC3" w:rsidRPr="007E4D82" w:rsidRDefault="00A97DC3" w:rsidP="0038064E">
          <w:pPr>
            <w:jc w:val="left"/>
            <w:rPr>
              <w:rFonts w:cs="Arial"/>
              <w:b/>
              <w:bCs/>
              <w:sz w:val="40"/>
              <w:szCs w:val="40"/>
            </w:rPr>
          </w:pPr>
          <w:r w:rsidRPr="007E4D82">
            <w:rPr>
              <w:rFonts w:cs="Arial"/>
              <w:b/>
              <w:bCs/>
              <w:smallCaps/>
              <w:sz w:val="48"/>
              <w:szCs w:val="48"/>
            </w:rPr>
            <w:t>Indice</w:t>
          </w:r>
        </w:p>
        <w:p w14:paraId="4D61C2A7" w14:textId="4E07FA2B" w:rsidR="00234E19" w:rsidRDefault="00A97DC3">
          <w:pPr>
            <w:pStyle w:val="Sommario1"/>
            <w:rPr>
              <w:rFonts w:asciiTheme="minorHAnsi" w:eastAsiaTheme="minorEastAsia" w:hAnsiTheme="minorHAnsi" w:cstheme="minorBidi"/>
              <w:b w:val="0"/>
              <w:smallCaps w:val="0"/>
              <w:noProof/>
              <w:spacing w:val="0"/>
              <w:sz w:val="22"/>
              <w:lang w:eastAsia="it-IT"/>
            </w:rPr>
          </w:pPr>
          <w:r w:rsidRPr="007E4D82">
            <w:rPr>
              <w:rFonts w:cs="Arial"/>
            </w:rPr>
            <w:fldChar w:fldCharType="begin"/>
          </w:r>
          <w:r w:rsidRPr="007E4D82">
            <w:rPr>
              <w:rFonts w:cs="Arial"/>
            </w:rPr>
            <w:instrText xml:space="preserve"> TOC \o "1-3" \h \z \u </w:instrText>
          </w:r>
          <w:r w:rsidRPr="007E4D82">
            <w:rPr>
              <w:rFonts w:cs="Arial"/>
            </w:rPr>
            <w:fldChar w:fldCharType="separate"/>
          </w:r>
          <w:hyperlink w:anchor="_Toc163234261" w:history="1">
            <w:r w:rsidR="00234E19" w:rsidRPr="00C4515B">
              <w:rPr>
                <w:rStyle w:val="Collegamentoipertestuale"/>
                <w:noProof/>
              </w:rPr>
              <w:t>Capitolo I</w:t>
            </w:r>
            <w:r w:rsidR="00234E19">
              <w:rPr>
                <w:noProof/>
                <w:webHidden/>
              </w:rPr>
              <w:tab/>
            </w:r>
            <w:r w:rsidR="00234E19">
              <w:rPr>
                <w:noProof/>
                <w:webHidden/>
              </w:rPr>
              <w:fldChar w:fldCharType="begin"/>
            </w:r>
            <w:r w:rsidR="00234E19">
              <w:rPr>
                <w:noProof/>
                <w:webHidden/>
              </w:rPr>
              <w:instrText xml:space="preserve"> PAGEREF _Toc163234261 \h </w:instrText>
            </w:r>
            <w:r w:rsidR="00234E19">
              <w:rPr>
                <w:noProof/>
                <w:webHidden/>
              </w:rPr>
            </w:r>
            <w:r w:rsidR="00234E19">
              <w:rPr>
                <w:noProof/>
                <w:webHidden/>
              </w:rPr>
              <w:fldChar w:fldCharType="separate"/>
            </w:r>
            <w:r w:rsidR="00234E19">
              <w:rPr>
                <w:noProof/>
                <w:webHidden/>
              </w:rPr>
              <w:t>5</w:t>
            </w:r>
            <w:r w:rsidR="00234E19">
              <w:rPr>
                <w:noProof/>
                <w:webHidden/>
              </w:rPr>
              <w:fldChar w:fldCharType="end"/>
            </w:r>
          </w:hyperlink>
        </w:p>
        <w:p w14:paraId="3A7561C7" w14:textId="7594F741" w:rsidR="00234E19" w:rsidRDefault="00234E19">
          <w:pPr>
            <w:pStyle w:val="Sommario2"/>
            <w:rPr>
              <w:rFonts w:asciiTheme="minorHAnsi" w:eastAsiaTheme="minorEastAsia" w:hAnsiTheme="minorHAnsi" w:cstheme="minorBidi"/>
              <w:smallCaps w:val="0"/>
              <w:noProof/>
              <w:spacing w:val="0"/>
              <w:sz w:val="22"/>
              <w:lang w:eastAsia="it-IT"/>
            </w:rPr>
          </w:pPr>
          <w:hyperlink w:anchor="_Toc163234262" w:history="1">
            <w:r w:rsidRPr="00C4515B">
              <w:rPr>
                <w:rStyle w:val="Collegamentoipertestuale"/>
                <w:noProof/>
              </w:rPr>
              <w:t>Introduzione</w:t>
            </w:r>
            <w:r>
              <w:rPr>
                <w:noProof/>
                <w:webHidden/>
              </w:rPr>
              <w:tab/>
            </w:r>
            <w:r>
              <w:rPr>
                <w:noProof/>
                <w:webHidden/>
              </w:rPr>
              <w:fldChar w:fldCharType="begin"/>
            </w:r>
            <w:r>
              <w:rPr>
                <w:noProof/>
                <w:webHidden/>
              </w:rPr>
              <w:instrText xml:space="preserve"> PAGEREF _Toc163234262 \h </w:instrText>
            </w:r>
            <w:r>
              <w:rPr>
                <w:noProof/>
                <w:webHidden/>
              </w:rPr>
            </w:r>
            <w:r>
              <w:rPr>
                <w:noProof/>
                <w:webHidden/>
              </w:rPr>
              <w:fldChar w:fldCharType="separate"/>
            </w:r>
            <w:r>
              <w:rPr>
                <w:noProof/>
                <w:webHidden/>
              </w:rPr>
              <w:t>5</w:t>
            </w:r>
            <w:r>
              <w:rPr>
                <w:noProof/>
                <w:webHidden/>
              </w:rPr>
              <w:fldChar w:fldCharType="end"/>
            </w:r>
          </w:hyperlink>
        </w:p>
        <w:p w14:paraId="4434D25B" w14:textId="110ACD28" w:rsidR="00234E19" w:rsidRDefault="00234E19">
          <w:pPr>
            <w:pStyle w:val="Sommario1"/>
            <w:rPr>
              <w:rFonts w:asciiTheme="minorHAnsi" w:eastAsiaTheme="minorEastAsia" w:hAnsiTheme="minorHAnsi" w:cstheme="minorBidi"/>
              <w:b w:val="0"/>
              <w:smallCaps w:val="0"/>
              <w:noProof/>
              <w:spacing w:val="0"/>
              <w:sz w:val="22"/>
              <w:lang w:eastAsia="it-IT"/>
            </w:rPr>
          </w:pPr>
          <w:hyperlink w:anchor="_Toc163234263" w:history="1">
            <w:r w:rsidRPr="00C4515B">
              <w:rPr>
                <w:rStyle w:val="Collegamentoipertestuale"/>
                <w:noProof/>
              </w:rPr>
              <w:t>Capitolo II</w:t>
            </w:r>
            <w:r>
              <w:rPr>
                <w:noProof/>
                <w:webHidden/>
              </w:rPr>
              <w:tab/>
            </w:r>
            <w:r>
              <w:rPr>
                <w:noProof/>
                <w:webHidden/>
              </w:rPr>
              <w:fldChar w:fldCharType="begin"/>
            </w:r>
            <w:r>
              <w:rPr>
                <w:noProof/>
                <w:webHidden/>
              </w:rPr>
              <w:instrText xml:space="preserve"> PAGEREF _Toc163234263 \h </w:instrText>
            </w:r>
            <w:r>
              <w:rPr>
                <w:noProof/>
                <w:webHidden/>
              </w:rPr>
            </w:r>
            <w:r>
              <w:rPr>
                <w:noProof/>
                <w:webHidden/>
              </w:rPr>
              <w:fldChar w:fldCharType="separate"/>
            </w:r>
            <w:r>
              <w:rPr>
                <w:noProof/>
                <w:webHidden/>
              </w:rPr>
              <w:t>7</w:t>
            </w:r>
            <w:r>
              <w:rPr>
                <w:noProof/>
                <w:webHidden/>
              </w:rPr>
              <w:fldChar w:fldCharType="end"/>
            </w:r>
          </w:hyperlink>
        </w:p>
        <w:p w14:paraId="3976B657" w14:textId="073DDC99" w:rsidR="00234E19" w:rsidRDefault="00234E19">
          <w:pPr>
            <w:pStyle w:val="Sommario2"/>
            <w:rPr>
              <w:rFonts w:asciiTheme="minorHAnsi" w:eastAsiaTheme="minorEastAsia" w:hAnsiTheme="minorHAnsi" w:cstheme="minorBidi"/>
              <w:smallCaps w:val="0"/>
              <w:noProof/>
              <w:spacing w:val="0"/>
              <w:sz w:val="22"/>
              <w:lang w:eastAsia="it-IT"/>
            </w:rPr>
          </w:pPr>
          <w:hyperlink w:anchor="_Toc163234264" w:history="1">
            <w:r w:rsidRPr="00C4515B">
              <w:rPr>
                <w:rStyle w:val="Collegamentoipertestuale"/>
                <w:noProof/>
              </w:rPr>
              <w:t>Cybersecurity Knowledge Base</w:t>
            </w:r>
            <w:r>
              <w:rPr>
                <w:noProof/>
                <w:webHidden/>
              </w:rPr>
              <w:tab/>
            </w:r>
            <w:r>
              <w:rPr>
                <w:noProof/>
                <w:webHidden/>
              </w:rPr>
              <w:fldChar w:fldCharType="begin"/>
            </w:r>
            <w:r>
              <w:rPr>
                <w:noProof/>
                <w:webHidden/>
              </w:rPr>
              <w:instrText xml:space="preserve"> PAGEREF _Toc163234264 \h </w:instrText>
            </w:r>
            <w:r>
              <w:rPr>
                <w:noProof/>
                <w:webHidden/>
              </w:rPr>
            </w:r>
            <w:r>
              <w:rPr>
                <w:noProof/>
                <w:webHidden/>
              </w:rPr>
              <w:fldChar w:fldCharType="separate"/>
            </w:r>
            <w:r>
              <w:rPr>
                <w:noProof/>
                <w:webHidden/>
              </w:rPr>
              <w:t>7</w:t>
            </w:r>
            <w:r>
              <w:rPr>
                <w:noProof/>
                <w:webHidden/>
              </w:rPr>
              <w:fldChar w:fldCharType="end"/>
            </w:r>
          </w:hyperlink>
        </w:p>
        <w:p w14:paraId="1A3DF3CF" w14:textId="55EF1C63" w:rsidR="00234E19" w:rsidRDefault="00234E19">
          <w:pPr>
            <w:pStyle w:val="Sommario2"/>
            <w:tabs>
              <w:tab w:val="left" w:pos="1200"/>
            </w:tabs>
            <w:rPr>
              <w:rFonts w:asciiTheme="minorHAnsi" w:eastAsiaTheme="minorEastAsia" w:hAnsiTheme="minorHAnsi" w:cstheme="minorBidi"/>
              <w:smallCaps w:val="0"/>
              <w:noProof/>
              <w:spacing w:val="0"/>
              <w:sz w:val="22"/>
              <w:lang w:eastAsia="it-IT"/>
            </w:rPr>
          </w:pPr>
          <w:hyperlink w:anchor="_Toc163234267" w:history="1">
            <w:r w:rsidRPr="00C4515B">
              <w:rPr>
                <w:rStyle w:val="Collegamentoipertestuale"/>
                <w:noProof/>
              </w:rPr>
              <w:t>2.1</w:t>
            </w:r>
            <w:r>
              <w:rPr>
                <w:rFonts w:asciiTheme="minorHAnsi" w:eastAsiaTheme="minorEastAsia" w:hAnsiTheme="minorHAnsi" w:cstheme="minorBidi"/>
                <w:smallCaps w:val="0"/>
                <w:noProof/>
                <w:spacing w:val="0"/>
                <w:sz w:val="22"/>
                <w:lang w:eastAsia="it-IT"/>
              </w:rPr>
              <w:tab/>
            </w:r>
            <w:r w:rsidRPr="00C4515B">
              <w:rPr>
                <w:rStyle w:val="Collegamentoipertestuale"/>
                <w:noProof/>
              </w:rPr>
              <w:t>Internet of Things – Un mondo interconnesso</w:t>
            </w:r>
            <w:r>
              <w:rPr>
                <w:noProof/>
                <w:webHidden/>
              </w:rPr>
              <w:tab/>
            </w:r>
            <w:r>
              <w:rPr>
                <w:noProof/>
                <w:webHidden/>
              </w:rPr>
              <w:fldChar w:fldCharType="begin"/>
            </w:r>
            <w:r>
              <w:rPr>
                <w:noProof/>
                <w:webHidden/>
              </w:rPr>
              <w:instrText xml:space="preserve"> PAGEREF _Toc163234267 \h </w:instrText>
            </w:r>
            <w:r>
              <w:rPr>
                <w:noProof/>
                <w:webHidden/>
              </w:rPr>
            </w:r>
            <w:r>
              <w:rPr>
                <w:noProof/>
                <w:webHidden/>
              </w:rPr>
              <w:fldChar w:fldCharType="separate"/>
            </w:r>
            <w:r>
              <w:rPr>
                <w:noProof/>
                <w:webHidden/>
              </w:rPr>
              <w:t>7</w:t>
            </w:r>
            <w:r>
              <w:rPr>
                <w:noProof/>
                <w:webHidden/>
              </w:rPr>
              <w:fldChar w:fldCharType="end"/>
            </w:r>
          </w:hyperlink>
        </w:p>
        <w:p w14:paraId="55BF1B9F" w14:textId="19756F8F" w:rsidR="00234E19" w:rsidRDefault="00234E19">
          <w:pPr>
            <w:pStyle w:val="Sommario2"/>
            <w:tabs>
              <w:tab w:val="left" w:pos="1200"/>
            </w:tabs>
            <w:rPr>
              <w:rFonts w:asciiTheme="minorHAnsi" w:eastAsiaTheme="minorEastAsia" w:hAnsiTheme="minorHAnsi" w:cstheme="minorBidi"/>
              <w:smallCaps w:val="0"/>
              <w:noProof/>
              <w:spacing w:val="0"/>
              <w:sz w:val="22"/>
              <w:lang w:eastAsia="it-IT"/>
            </w:rPr>
          </w:pPr>
          <w:hyperlink w:anchor="_Toc163234268" w:history="1">
            <w:r w:rsidRPr="00C4515B">
              <w:rPr>
                <w:rStyle w:val="Collegamentoipertestuale"/>
                <w:noProof/>
              </w:rPr>
              <w:t>2.2</w:t>
            </w:r>
            <w:r>
              <w:rPr>
                <w:rFonts w:asciiTheme="minorHAnsi" w:eastAsiaTheme="minorEastAsia" w:hAnsiTheme="minorHAnsi" w:cstheme="minorBidi"/>
                <w:smallCaps w:val="0"/>
                <w:noProof/>
                <w:spacing w:val="0"/>
                <w:sz w:val="22"/>
                <w:lang w:eastAsia="it-IT"/>
              </w:rPr>
              <w:tab/>
            </w:r>
            <w:r w:rsidRPr="00C4515B">
              <w:rPr>
                <w:rStyle w:val="Collegamentoipertestuale"/>
                <w:noProof/>
              </w:rPr>
              <w:t>Cybersecurity – Cos’è e di cosa si occupa</w:t>
            </w:r>
            <w:r>
              <w:rPr>
                <w:noProof/>
                <w:webHidden/>
              </w:rPr>
              <w:tab/>
            </w:r>
            <w:r>
              <w:rPr>
                <w:noProof/>
                <w:webHidden/>
              </w:rPr>
              <w:fldChar w:fldCharType="begin"/>
            </w:r>
            <w:r>
              <w:rPr>
                <w:noProof/>
                <w:webHidden/>
              </w:rPr>
              <w:instrText xml:space="preserve"> PAGEREF _Toc163234268 \h </w:instrText>
            </w:r>
            <w:r>
              <w:rPr>
                <w:noProof/>
                <w:webHidden/>
              </w:rPr>
            </w:r>
            <w:r>
              <w:rPr>
                <w:noProof/>
                <w:webHidden/>
              </w:rPr>
              <w:fldChar w:fldCharType="separate"/>
            </w:r>
            <w:r>
              <w:rPr>
                <w:noProof/>
                <w:webHidden/>
              </w:rPr>
              <w:t>8</w:t>
            </w:r>
            <w:r>
              <w:rPr>
                <w:noProof/>
                <w:webHidden/>
              </w:rPr>
              <w:fldChar w:fldCharType="end"/>
            </w:r>
          </w:hyperlink>
        </w:p>
        <w:p w14:paraId="1F939149" w14:textId="6E9447A0" w:rsidR="00234E19" w:rsidRDefault="00234E19">
          <w:pPr>
            <w:pStyle w:val="Sommario2"/>
            <w:tabs>
              <w:tab w:val="left" w:pos="1200"/>
            </w:tabs>
            <w:rPr>
              <w:rFonts w:asciiTheme="minorHAnsi" w:eastAsiaTheme="minorEastAsia" w:hAnsiTheme="minorHAnsi" w:cstheme="minorBidi"/>
              <w:smallCaps w:val="0"/>
              <w:noProof/>
              <w:spacing w:val="0"/>
              <w:sz w:val="22"/>
              <w:lang w:eastAsia="it-IT"/>
            </w:rPr>
          </w:pPr>
          <w:hyperlink w:anchor="_Toc163234269" w:history="1">
            <w:r w:rsidRPr="00C4515B">
              <w:rPr>
                <w:rStyle w:val="Collegamentoipertestuale"/>
                <w:noProof/>
              </w:rPr>
              <w:t>2.3</w:t>
            </w:r>
            <w:r>
              <w:rPr>
                <w:rFonts w:asciiTheme="minorHAnsi" w:eastAsiaTheme="minorEastAsia" w:hAnsiTheme="minorHAnsi" w:cstheme="minorBidi"/>
                <w:smallCaps w:val="0"/>
                <w:noProof/>
                <w:spacing w:val="0"/>
                <w:sz w:val="22"/>
                <w:lang w:eastAsia="it-IT"/>
              </w:rPr>
              <w:tab/>
            </w:r>
            <w:r w:rsidRPr="00C4515B">
              <w:rPr>
                <w:rStyle w:val="Collegamentoipertestuale"/>
                <w:noProof/>
              </w:rPr>
              <w:t>Cyber Kill Chain – Cos’è e come usarla</w:t>
            </w:r>
            <w:r>
              <w:rPr>
                <w:noProof/>
                <w:webHidden/>
              </w:rPr>
              <w:tab/>
            </w:r>
            <w:r>
              <w:rPr>
                <w:noProof/>
                <w:webHidden/>
              </w:rPr>
              <w:fldChar w:fldCharType="begin"/>
            </w:r>
            <w:r>
              <w:rPr>
                <w:noProof/>
                <w:webHidden/>
              </w:rPr>
              <w:instrText xml:space="preserve"> PAGEREF _Toc163234269 \h </w:instrText>
            </w:r>
            <w:r>
              <w:rPr>
                <w:noProof/>
                <w:webHidden/>
              </w:rPr>
            </w:r>
            <w:r>
              <w:rPr>
                <w:noProof/>
                <w:webHidden/>
              </w:rPr>
              <w:fldChar w:fldCharType="separate"/>
            </w:r>
            <w:r>
              <w:rPr>
                <w:noProof/>
                <w:webHidden/>
              </w:rPr>
              <w:t>8</w:t>
            </w:r>
            <w:r>
              <w:rPr>
                <w:noProof/>
                <w:webHidden/>
              </w:rPr>
              <w:fldChar w:fldCharType="end"/>
            </w:r>
          </w:hyperlink>
        </w:p>
        <w:p w14:paraId="7B394DEC" w14:textId="774D19F9" w:rsidR="00234E19" w:rsidRDefault="00234E19">
          <w:pPr>
            <w:pStyle w:val="Sommario2"/>
            <w:tabs>
              <w:tab w:val="left" w:pos="1200"/>
            </w:tabs>
            <w:rPr>
              <w:rFonts w:asciiTheme="minorHAnsi" w:eastAsiaTheme="minorEastAsia" w:hAnsiTheme="minorHAnsi" w:cstheme="minorBidi"/>
              <w:smallCaps w:val="0"/>
              <w:noProof/>
              <w:spacing w:val="0"/>
              <w:sz w:val="22"/>
              <w:lang w:eastAsia="it-IT"/>
            </w:rPr>
          </w:pPr>
          <w:hyperlink w:anchor="_Toc163234270" w:history="1">
            <w:r w:rsidRPr="00C4515B">
              <w:rPr>
                <w:rStyle w:val="Collegamentoipertestuale"/>
                <w:noProof/>
              </w:rPr>
              <w:t>2.4</w:t>
            </w:r>
            <w:r>
              <w:rPr>
                <w:rFonts w:asciiTheme="minorHAnsi" w:eastAsiaTheme="minorEastAsia" w:hAnsiTheme="minorHAnsi" w:cstheme="minorBidi"/>
                <w:smallCaps w:val="0"/>
                <w:noProof/>
                <w:spacing w:val="0"/>
                <w:sz w:val="22"/>
                <w:lang w:eastAsia="it-IT"/>
              </w:rPr>
              <w:tab/>
            </w:r>
            <w:r w:rsidRPr="00C4515B">
              <w:rPr>
                <w:rStyle w:val="Collegamentoipertestuale"/>
                <w:noProof/>
              </w:rPr>
              <w:t>APT e Indicatori</w:t>
            </w:r>
            <w:r>
              <w:rPr>
                <w:noProof/>
                <w:webHidden/>
              </w:rPr>
              <w:tab/>
            </w:r>
            <w:r>
              <w:rPr>
                <w:noProof/>
                <w:webHidden/>
              </w:rPr>
              <w:fldChar w:fldCharType="begin"/>
            </w:r>
            <w:r>
              <w:rPr>
                <w:noProof/>
                <w:webHidden/>
              </w:rPr>
              <w:instrText xml:space="preserve"> PAGEREF _Toc163234270 \h </w:instrText>
            </w:r>
            <w:r>
              <w:rPr>
                <w:noProof/>
                <w:webHidden/>
              </w:rPr>
            </w:r>
            <w:r>
              <w:rPr>
                <w:noProof/>
                <w:webHidden/>
              </w:rPr>
              <w:fldChar w:fldCharType="separate"/>
            </w:r>
            <w:r>
              <w:rPr>
                <w:noProof/>
                <w:webHidden/>
              </w:rPr>
              <w:t>11</w:t>
            </w:r>
            <w:r>
              <w:rPr>
                <w:noProof/>
                <w:webHidden/>
              </w:rPr>
              <w:fldChar w:fldCharType="end"/>
            </w:r>
          </w:hyperlink>
        </w:p>
        <w:p w14:paraId="606F3D9C" w14:textId="42DF98A3" w:rsidR="00234E19" w:rsidRDefault="00234E19">
          <w:pPr>
            <w:pStyle w:val="Sommario2"/>
            <w:tabs>
              <w:tab w:val="left" w:pos="1200"/>
            </w:tabs>
            <w:rPr>
              <w:rFonts w:asciiTheme="minorHAnsi" w:eastAsiaTheme="minorEastAsia" w:hAnsiTheme="minorHAnsi" w:cstheme="minorBidi"/>
              <w:smallCaps w:val="0"/>
              <w:noProof/>
              <w:spacing w:val="0"/>
              <w:sz w:val="22"/>
              <w:lang w:eastAsia="it-IT"/>
            </w:rPr>
          </w:pPr>
          <w:hyperlink w:anchor="_Toc163234271" w:history="1">
            <w:r w:rsidRPr="00C4515B">
              <w:rPr>
                <w:rStyle w:val="Collegamentoipertestuale"/>
                <w:noProof/>
                <w:lang w:val="en-US"/>
              </w:rPr>
              <w:t>2.5</w:t>
            </w:r>
            <w:r>
              <w:rPr>
                <w:rFonts w:asciiTheme="minorHAnsi" w:eastAsiaTheme="minorEastAsia" w:hAnsiTheme="minorHAnsi" w:cstheme="minorBidi"/>
                <w:smallCaps w:val="0"/>
                <w:noProof/>
                <w:spacing w:val="0"/>
                <w:sz w:val="22"/>
                <w:lang w:eastAsia="it-IT"/>
              </w:rPr>
              <w:tab/>
            </w:r>
            <w:r w:rsidRPr="00C4515B">
              <w:rPr>
                <w:rStyle w:val="Collegamentoipertestuale"/>
                <w:noProof/>
                <w:lang w:val="en-US"/>
              </w:rPr>
              <w:t>CPE – CVE – CWE – CAPEC – ATT&amp;CK</w:t>
            </w:r>
            <w:r>
              <w:rPr>
                <w:noProof/>
                <w:webHidden/>
              </w:rPr>
              <w:tab/>
            </w:r>
            <w:r>
              <w:rPr>
                <w:noProof/>
                <w:webHidden/>
              </w:rPr>
              <w:fldChar w:fldCharType="begin"/>
            </w:r>
            <w:r>
              <w:rPr>
                <w:noProof/>
                <w:webHidden/>
              </w:rPr>
              <w:instrText xml:space="preserve"> PAGEREF _Toc163234271 \h </w:instrText>
            </w:r>
            <w:r>
              <w:rPr>
                <w:noProof/>
                <w:webHidden/>
              </w:rPr>
            </w:r>
            <w:r>
              <w:rPr>
                <w:noProof/>
                <w:webHidden/>
              </w:rPr>
              <w:fldChar w:fldCharType="separate"/>
            </w:r>
            <w:r>
              <w:rPr>
                <w:noProof/>
                <w:webHidden/>
              </w:rPr>
              <w:t>12</w:t>
            </w:r>
            <w:r>
              <w:rPr>
                <w:noProof/>
                <w:webHidden/>
              </w:rPr>
              <w:fldChar w:fldCharType="end"/>
            </w:r>
          </w:hyperlink>
        </w:p>
        <w:p w14:paraId="269B72A6" w14:textId="5089F0F2" w:rsidR="00234E19" w:rsidRDefault="00234E19">
          <w:pPr>
            <w:pStyle w:val="Sommario2"/>
            <w:tabs>
              <w:tab w:val="left" w:pos="1200"/>
            </w:tabs>
            <w:rPr>
              <w:rFonts w:asciiTheme="minorHAnsi" w:eastAsiaTheme="minorEastAsia" w:hAnsiTheme="minorHAnsi" w:cstheme="minorBidi"/>
              <w:smallCaps w:val="0"/>
              <w:noProof/>
              <w:spacing w:val="0"/>
              <w:sz w:val="22"/>
              <w:lang w:eastAsia="it-IT"/>
            </w:rPr>
          </w:pPr>
          <w:hyperlink w:anchor="_Toc163234272" w:history="1">
            <w:r w:rsidRPr="00C4515B">
              <w:rPr>
                <w:rStyle w:val="Collegamentoipertestuale"/>
                <w:noProof/>
              </w:rPr>
              <w:t>2.6</w:t>
            </w:r>
            <w:r>
              <w:rPr>
                <w:rFonts w:asciiTheme="minorHAnsi" w:eastAsiaTheme="minorEastAsia" w:hAnsiTheme="minorHAnsi" w:cstheme="minorBidi"/>
                <w:smallCaps w:val="0"/>
                <w:noProof/>
                <w:spacing w:val="0"/>
                <w:sz w:val="22"/>
                <w:lang w:eastAsia="it-IT"/>
              </w:rPr>
              <w:tab/>
            </w:r>
            <w:r w:rsidRPr="00C4515B">
              <w:rPr>
                <w:rStyle w:val="Collegamentoipertestuale"/>
                <w:noProof/>
              </w:rPr>
              <w:t>MITRE ATT&amp;CK Framework</w:t>
            </w:r>
            <w:r>
              <w:rPr>
                <w:noProof/>
                <w:webHidden/>
              </w:rPr>
              <w:tab/>
            </w:r>
            <w:r>
              <w:rPr>
                <w:noProof/>
                <w:webHidden/>
              </w:rPr>
              <w:fldChar w:fldCharType="begin"/>
            </w:r>
            <w:r>
              <w:rPr>
                <w:noProof/>
                <w:webHidden/>
              </w:rPr>
              <w:instrText xml:space="preserve"> PAGEREF _Toc163234272 \h </w:instrText>
            </w:r>
            <w:r>
              <w:rPr>
                <w:noProof/>
                <w:webHidden/>
              </w:rPr>
            </w:r>
            <w:r>
              <w:rPr>
                <w:noProof/>
                <w:webHidden/>
              </w:rPr>
              <w:fldChar w:fldCharType="separate"/>
            </w:r>
            <w:r>
              <w:rPr>
                <w:noProof/>
                <w:webHidden/>
              </w:rPr>
              <w:t>14</w:t>
            </w:r>
            <w:r>
              <w:rPr>
                <w:noProof/>
                <w:webHidden/>
              </w:rPr>
              <w:fldChar w:fldCharType="end"/>
            </w:r>
          </w:hyperlink>
        </w:p>
        <w:p w14:paraId="348A1024" w14:textId="50ABEA67" w:rsidR="00234E19" w:rsidRDefault="00234E19">
          <w:pPr>
            <w:pStyle w:val="Sommario2"/>
            <w:tabs>
              <w:tab w:val="left" w:pos="1200"/>
            </w:tabs>
            <w:rPr>
              <w:rFonts w:asciiTheme="minorHAnsi" w:eastAsiaTheme="minorEastAsia" w:hAnsiTheme="minorHAnsi" w:cstheme="minorBidi"/>
              <w:smallCaps w:val="0"/>
              <w:noProof/>
              <w:spacing w:val="0"/>
              <w:sz w:val="22"/>
              <w:lang w:eastAsia="it-IT"/>
            </w:rPr>
          </w:pPr>
          <w:hyperlink w:anchor="_Toc163234273" w:history="1">
            <w:r w:rsidRPr="00C4515B">
              <w:rPr>
                <w:rStyle w:val="Collegamentoipertestuale"/>
                <w:noProof/>
              </w:rPr>
              <w:t>2.7</w:t>
            </w:r>
            <w:r>
              <w:rPr>
                <w:rFonts w:asciiTheme="minorHAnsi" w:eastAsiaTheme="minorEastAsia" w:hAnsiTheme="minorHAnsi" w:cstheme="minorBidi"/>
                <w:smallCaps w:val="0"/>
                <w:noProof/>
                <w:spacing w:val="0"/>
                <w:sz w:val="22"/>
                <w:lang w:eastAsia="it-IT"/>
              </w:rPr>
              <w:tab/>
            </w:r>
            <w:r w:rsidRPr="00C4515B">
              <w:rPr>
                <w:rStyle w:val="Collegamentoipertestuale"/>
                <w:noProof/>
              </w:rPr>
              <w:t>MITRE ATLAS – Nuove tecnologie e nuove minacce</w:t>
            </w:r>
            <w:r>
              <w:rPr>
                <w:noProof/>
                <w:webHidden/>
              </w:rPr>
              <w:tab/>
            </w:r>
            <w:r>
              <w:rPr>
                <w:noProof/>
                <w:webHidden/>
              </w:rPr>
              <w:fldChar w:fldCharType="begin"/>
            </w:r>
            <w:r>
              <w:rPr>
                <w:noProof/>
                <w:webHidden/>
              </w:rPr>
              <w:instrText xml:space="preserve"> PAGEREF _Toc163234273 \h </w:instrText>
            </w:r>
            <w:r>
              <w:rPr>
                <w:noProof/>
                <w:webHidden/>
              </w:rPr>
            </w:r>
            <w:r>
              <w:rPr>
                <w:noProof/>
                <w:webHidden/>
              </w:rPr>
              <w:fldChar w:fldCharType="separate"/>
            </w:r>
            <w:r>
              <w:rPr>
                <w:noProof/>
                <w:webHidden/>
              </w:rPr>
              <w:t>17</w:t>
            </w:r>
            <w:r>
              <w:rPr>
                <w:noProof/>
                <w:webHidden/>
              </w:rPr>
              <w:fldChar w:fldCharType="end"/>
            </w:r>
          </w:hyperlink>
        </w:p>
        <w:p w14:paraId="2F99F3A5" w14:textId="7CFD5154" w:rsidR="00234E19" w:rsidRDefault="00234E19">
          <w:pPr>
            <w:pStyle w:val="Sommario2"/>
            <w:tabs>
              <w:tab w:val="left" w:pos="1200"/>
            </w:tabs>
            <w:rPr>
              <w:rFonts w:asciiTheme="minorHAnsi" w:eastAsiaTheme="minorEastAsia" w:hAnsiTheme="minorHAnsi" w:cstheme="minorBidi"/>
              <w:smallCaps w:val="0"/>
              <w:noProof/>
              <w:spacing w:val="0"/>
              <w:sz w:val="22"/>
              <w:lang w:eastAsia="it-IT"/>
            </w:rPr>
          </w:pPr>
          <w:hyperlink w:anchor="_Toc163234274" w:history="1">
            <w:r w:rsidRPr="00C4515B">
              <w:rPr>
                <w:rStyle w:val="Collegamentoipertestuale"/>
                <w:noProof/>
              </w:rPr>
              <w:t>2.8</w:t>
            </w:r>
            <w:r>
              <w:rPr>
                <w:rFonts w:asciiTheme="minorHAnsi" w:eastAsiaTheme="minorEastAsia" w:hAnsiTheme="minorHAnsi" w:cstheme="minorBidi"/>
                <w:smallCaps w:val="0"/>
                <w:noProof/>
                <w:spacing w:val="0"/>
                <w:sz w:val="22"/>
                <w:lang w:eastAsia="it-IT"/>
              </w:rPr>
              <w:tab/>
            </w:r>
            <w:r w:rsidRPr="00C4515B">
              <w:rPr>
                <w:rStyle w:val="Collegamentoipertestuale"/>
                <w:noProof/>
              </w:rPr>
              <w:t>Mappatura CVE – ATT&amp;CK</w:t>
            </w:r>
            <w:r>
              <w:rPr>
                <w:noProof/>
                <w:webHidden/>
              </w:rPr>
              <w:tab/>
            </w:r>
            <w:r>
              <w:rPr>
                <w:noProof/>
                <w:webHidden/>
              </w:rPr>
              <w:fldChar w:fldCharType="begin"/>
            </w:r>
            <w:r>
              <w:rPr>
                <w:noProof/>
                <w:webHidden/>
              </w:rPr>
              <w:instrText xml:space="preserve"> PAGEREF _Toc163234274 \h </w:instrText>
            </w:r>
            <w:r>
              <w:rPr>
                <w:noProof/>
                <w:webHidden/>
              </w:rPr>
            </w:r>
            <w:r>
              <w:rPr>
                <w:noProof/>
                <w:webHidden/>
              </w:rPr>
              <w:fldChar w:fldCharType="separate"/>
            </w:r>
            <w:r>
              <w:rPr>
                <w:noProof/>
                <w:webHidden/>
              </w:rPr>
              <w:t>18</w:t>
            </w:r>
            <w:r>
              <w:rPr>
                <w:noProof/>
                <w:webHidden/>
              </w:rPr>
              <w:fldChar w:fldCharType="end"/>
            </w:r>
          </w:hyperlink>
        </w:p>
        <w:p w14:paraId="4024CE1E" w14:textId="71CDB45A" w:rsidR="00234E19" w:rsidRDefault="00234E19">
          <w:pPr>
            <w:pStyle w:val="Sommario3"/>
            <w:tabs>
              <w:tab w:val="left" w:pos="1680"/>
            </w:tabs>
            <w:rPr>
              <w:rFonts w:asciiTheme="minorHAnsi" w:eastAsiaTheme="minorEastAsia" w:hAnsiTheme="minorHAnsi" w:cstheme="minorBidi"/>
              <w:i w:val="0"/>
              <w:noProof/>
              <w:spacing w:val="0"/>
              <w:lang w:eastAsia="it-IT"/>
            </w:rPr>
          </w:pPr>
          <w:hyperlink w:anchor="_Toc163234275" w:history="1">
            <w:r w:rsidRPr="00C4515B">
              <w:rPr>
                <w:rStyle w:val="Collegamentoipertestuale"/>
                <w:noProof/>
              </w:rPr>
              <w:t>2.8.1</w:t>
            </w:r>
            <w:r>
              <w:rPr>
                <w:rFonts w:asciiTheme="minorHAnsi" w:eastAsiaTheme="minorEastAsia" w:hAnsiTheme="minorHAnsi" w:cstheme="minorBidi"/>
                <w:i w:val="0"/>
                <w:noProof/>
                <w:spacing w:val="0"/>
                <w:lang w:eastAsia="it-IT"/>
              </w:rPr>
              <w:tab/>
            </w:r>
            <w:r w:rsidRPr="00C4515B">
              <w:rPr>
                <w:rStyle w:val="Collegamentoipertestuale"/>
                <w:noProof/>
              </w:rPr>
              <w:t>ATT&amp;CK to CVE</w:t>
            </w:r>
            <w:r>
              <w:rPr>
                <w:noProof/>
                <w:webHidden/>
              </w:rPr>
              <w:tab/>
            </w:r>
            <w:r>
              <w:rPr>
                <w:noProof/>
                <w:webHidden/>
              </w:rPr>
              <w:fldChar w:fldCharType="begin"/>
            </w:r>
            <w:r>
              <w:rPr>
                <w:noProof/>
                <w:webHidden/>
              </w:rPr>
              <w:instrText xml:space="preserve"> PAGEREF _Toc163234275 \h </w:instrText>
            </w:r>
            <w:r>
              <w:rPr>
                <w:noProof/>
                <w:webHidden/>
              </w:rPr>
            </w:r>
            <w:r>
              <w:rPr>
                <w:noProof/>
                <w:webHidden/>
              </w:rPr>
              <w:fldChar w:fldCharType="separate"/>
            </w:r>
            <w:r>
              <w:rPr>
                <w:noProof/>
                <w:webHidden/>
              </w:rPr>
              <w:t>18</w:t>
            </w:r>
            <w:r>
              <w:rPr>
                <w:noProof/>
                <w:webHidden/>
              </w:rPr>
              <w:fldChar w:fldCharType="end"/>
            </w:r>
          </w:hyperlink>
        </w:p>
        <w:p w14:paraId="5F04322F" w14:textId="1A822A55" w:rsidR="00234E19" w:rsidRDefault="00234E19">
          <w:pPr>
            <w:pStyle w:val="Sommario3"/>
            <w:tabs>
              <w:tab w:val="left" w:pos="1680"/>
            </w:tabs>
            <w:rPr>
              <w:rFonts w:asciiTheme="minorHAnsi" w:eastAsiaTheme="minorEastAsia" w:hAnsiTheme="minorHAnsi" w:cstheme="minorBidi"/>
              <w:i w:val="0"/>
              <w:noProof/>
              <w:spacing w:val="0"/>
              <w:lang w:eastAsia="it-IT"/>
            </w:rPr>
          </w:pPr>
          <w:hyperlink w:anchor="_Toc163234276" w:history="1">
            <w:r w:rsidRPr="00C4515B">
              <w:rPr>
                <w:rStyle w:val="Collegamentoipertestuale"/>
                <w:noProof/>
              </w:rPr>
              <w:t>2.8.2</w:t>
            </w:r>
            <w:r>
              <w:rPr>
                <w:rFonts w:asciiTheme="minorHAnsi" w:eastAsiaTheme="minorEastAsia" w:hAnsiTheme="minorHAnsi" w:cstheme="minorBidi"/>
                <w:i w:val="0"/>
                <w:noProof/>
                <w:spacing w:val="0"/>
                <w:lang w:eastAsia="it-IT"/>
              </w:rPr>
              <w:tab/>
            </w:r>
            <w:r w:rsidRPr="00C4515B">
              <w:rPr>
                <w:rStyle w:val="Collegamentoipertestuale"/>
                <w:noProof/>
              </w:rPr>
              <w:t>ATT&amp;CK BERT</w:t>
            </w:r>
            <w:r>
              <w:rPr>
                <w:noProof/>
                <w:webHidden/>
              </w:rPr>
              <w:tab/>
            </w:r>
            <w:r>
              <w:rPr>
                <w:noProof/>
                <w:webHidden/>
              </w:rPr>
              <w:fldChar w:fldCharType="begin"/>
            </w:r>
            <w:r>
              <w:rPr>
                <w:noProof/>
                <w:webHidden/>
              </w:rPr>
              <w:instrText xml:space="preserve"> PAGEREF _Toc163234276 \h </w:instrText>
            </w:r>
            <w:r>
              <w:rPr>
                <w:noProof/>
                <w:webHidden/>
              </w:rPr>
            </w:r>
            <w:r>
              <w:rPr>
                <w:noProof/>
                <w:webHidden/>
              </w:rPr>
              <w:fldChar w:fldCharType="separate"/>
            </w:r>
            <w:r>
              <w:rPr>
                <w:noProof/>
                <w:webHidden/>
              </w:rPr>
              <w:t>19</w:t>
            </w:r>
            <w:r>
              <w:rPr>
                <w:noProof/>
                <w:webHidden/>
              </w:rPr>
              <w:fldChar w:fldCharType="end"/>
            </w:r>
          </w:hyperlink>
        </w:p>
        <w:p w14:paraId="3F061462" w14:textId="6D7DE286" w:rsidR="00234E19" w:rsidRDefault="00234E19">
          <w:pPr>
            <w:pStyle w:val="Sommario2"/>
            <w:rPr>
              <w:rFonts w:asciiTheme="minorHAnsi" w:eastAsiaTheme="minorEastAsia" w:hAnsiTheme="minorHAnsi" w:cstheme="minorBidi"/>
              <w:smallCaps w:val="0"/>
              <w:noProof/>
              <w:spacing w:val="0"/>
              <w:sz w:val="22"/>
              <w:lang w:eastAsia="it-IT"/>
            </w:rPr>
          </w:pPr>
          <w:hyperlink w:anchor="_Toc163234277" w:history="1">
            <w:r w:rsidRPr="00C4515B">
              <w:rPr>
                <w:rStyle w:val="Collegamentoipertestuale"/>
                <w:noProof/>
              </w:rPr>
              <w:t>Lo Stato dell’Arte</w:t>
            </w:r>
            <w:r>
              <w:rPr>
                <w:noProof/>
                <w:webHidden/>
              </w:rPr>
              <w:tab/>
            </w:r>
            <w:r>
              <w:rPr>
                <w:noProof/>
                <w:webHidden/>
              </w:rPr>
              <w:fldChar w:fldCharType="begin"/>
            </w:r>
            <w:r>
              <w:rPr>
                <w:noProof/>
                <w:webHidden/>
              </w:rPr>
              <w:instrText xml:space="preserve"> PAGEREF _Toc163234277 \h </w:instrText>
            </w:r>
            <w:r>
              <w:rPr>
                <w:noProof/>
                <w:webHidden/>
              </w:rPr>
            </w:r>
            <w:r>
              <w:rPr>
                <w:noProof/>
                <w:webHidden/>
              </w:rPr>
              <w:fldChar w:fldCharType="separate"/>
            </w:r>
            <w:r>
              <w:rPr>
                <w:noProof/>
                <w:webHidden/>
              </w:rPr>
              <w:t>22</w:t>
            </w:r>
            <w:r>
              <w:rPr>
                <w:noProof/>
                <w:webHidden/>
              </w:rPr>
              <w:fldChar w:fldCharType="end"/>
            </w:r>
          </w:hyperlink>
        </w:p>
        <w:p w14:paraId="6748CF3D" w14:textId="4C68BDBC" w:rsidR="00234E19" w:rsidRDefault="00234E19">
          <w:pPr>
            <w:pStyle w:val="Sommario2"/>
            <w:tabs>
              <w:tab w:val="left" w:pos="1200"/>
            </w:tabs>
            <w:rPr>
              <w:rFonts w:asciiTheme="minorHAnsi" w:eastAsiaTheme="minorEastAsia" w:hAnsiTheme="minorHAnsi" w:cstheme="minorBidi"/>
              <w:smallCaps w:val="0"/>
              <w:noProof/>
              <w:spacing w:val="0"/>
              <w:sz w:val="22"/>
              <w:lang w:eastAsia="it-IT"/>
            </w:rPr>
          </w:pPr>
          <w:hyperlink w:anchor="_Toc163234278" w:history="1">
            <w:r w:rsidRPr="00C4515B">
              <w:rPr>
                <w:rStyle w:val="Collegamentoipertestuale"/>
                <w:noProof/>
              </w:rPr>
              <w:t>2.9</w:t>
            </w:r>
            <w:r>
              <w:rPr>
                <w:rFonts w:asciiTheme="minorHAnsi" w:eastAsiaTheme="minorEastAsia" w:hAnsiTheme="minorHAnsi" w:cstheme="minorBidi"/>
                <w:smallCaps w:val="0"/>
                <w:noProof/>
                <w:spacing w:val="0"/>
                <w:sz w:val="22"/>
                <w:lang w:eastAsia="it-IT"/>
              </w:rPr>
              <w:tab/>
            </w:r>
            <w:r w:rsidRPr="00C4515B">
              <w:rPr>
                <w:rStyle w:val="Collegamentoipertestuale"/>
                <w:noProof/>
              </w:rPr>
              <w:t>Analisi di un reale attacco con MITRE ATT&amp;CK</w:t>
            </w:r>
            <w:r>
              <w:rPr>
                <w:noProof/>
                <w:webHidden/>
              </w:rPr>
              <w:tab/>
            </w:r>
            <w:r>
              <w:rPr>
                <w:noProof/>
                <w:webHidden/>
              </w:rPr>
              <w:fldChar w:fldCharType="begin"/>
            </w:r>
            <w:r>
              <w:rPr>
                <w:noProof/>
                <w:webHidden/>
              </w:rPr>
              <w:instrText xml:space="preserve"> PAGEREF _Toc163234278 \h </w:instrText>
            </w:r>
            <w:r>
              <w:rPr>
                <w:noProof/>
                <w:webHidden/>
              </w:rPr>
            </w:r>
            <w:r>
              <w:rPr>
                <w:noProof/>
                <w:webHidden/>
              </w:rPr>
              <w:fldChar w:fldCharType="separate"/>
            </w:r>
            <w:r>
              <w:rPr>
                <w:noProof/>
                <w:webHidden/>
              </w:rPr>
              <w:t>22</w:t>
            </w:r>
            <w:r>
              <w:rPr>
                <w:noProof/>
                <w:webHidden/>
              </w:rPr>
              <w:fldChar w:fldCharType="end"/>
            </w:r>
          </w:hyperlink>
        </w:p>
        <w:p w14:paraId="6F43369E" w14:textId="2A53F256" w:rsidR="00234E19" w:rsidRDefault="00234E19">
          <w:pPr>
            <w:pStyle w:val="Sommario3"/>
            <w:tabs>
              <w:tab w:val="left" w:pos="1680"/>
            </w:tabs>
            <w:rPr>
              <w:rFonts w:asciiTheme="minorHAnsi" w:eastAsiaTheme="minorEastAsia" w:hAnsiTheme="minorHAnsi" w:cstheme="minorBidi"/>
              <w:i w:val="0"/>
              <w:noProof/>
              <w:spacing w:val="0"/>
              <w:lang w:eastAsia="it-IT"/>
            </w:rPr>
          </w:pPr>
          <w:hyperlink w:anchor="_Toc163234279" w:history="1">
            <w:r w:rsidRPr="00C4515B">
              <w:rPr>
                <w:rStyle w:val="Collegamentoipertestuale"/>
                <w:noProof/>
              </w:rPr>
              <w:t>2.9.1</w:t>
            </w:r>
            <w:r>
              <w:rPr>
                <w:rFonts w:asciiTheme="minorHAnsi" w:eastAsiaTheme="minorEastAsia" w:hAnsiTheme="minorHAnsi" w:cstheme="minorBidi"/>
                <w:i w:val="0"/>
                <w:noProof/>
                <w:spacing w:val="0"/>
                <w:lang w:eastAsia="it-IT"/>
              </w:rPr>
              <w:tab/>
            </w:r>
            <w:r w:rsidRPr="00C4515B">
              <w:rPr>
                <w:rStyle w:val="Collegamentoipertestuale"/>
                <w:noProof/>
              </w:rPr>
              <w:t>Reconaissance</w:t>
            </w:r>
            <w:r>
              <w:rPr>
                <w:noProof/>
                <w:webHidden/>
              </w:rPr>
              <w:tab/>
            </w:r>
            <w:r>
              <w:rPr>
                <w:noProof/>
                <w:webHidden/>
              </w:rPr>
              <w:fldChar w:fldCharType="begin"/>
            </w:r>
            <w:r>
              <w:rPr>
                <w:noProof/>
                <w:webHidden/>
              </w:rPr>
              <w:instrText xml:space="preserve"> PAGEREF _Toc163234279 \h </w:instrText>
            </w:r>
            <w:r>
              <w:rPr>
                <w:noProof/>
                <w:webHidden/>
              </w:rPr>
            </w:r>
            <w:r>
              <w:rPr>
                <w:noProof/>
                <w:webHidden/>
              </w:rPr>
              <w:fldChar w:fldCharType="separate"/>
            </w:r>
            <w:r>
              <w:rPr>
                <w:noProof/>
                <w:webHidden/>
              </w:rPr>
              <w:t>23</w:t>
            </w:r>
            <w:r>
              <w:rPr>
                <w:noProof/>
                <w:webHidden/>
              </w:rPr>
              <w:fldChar w:fldCharType="end"/>
            </w:r>
          </w:hyperlink>
        </w:p>
        <w:p w14:paraId="009334FA" w14:textId="1A2F30CA" w:rsidR="00234E19" w:rsidRDefault="00234E19">
          <w:pPr>
            <w:pStyle w:val="Sommario3"/>
            <w:tabs>
              <w:tab w:val="left" w:pos="1680"/>
            </w:tabs>
            <w:rPr>
              <w:rFonts w:asciiTheme="minorHAnsi" w:eastAsiaTheme="minorEastAsia" w:hAnsiTheme="minorHAnsi" w:cstheme="minorBidi"/>
              <w:i w:val="0"/>
              <w:noProof/>
              <w:spacing w:val="0"/>
              <w:lang w:eastAsia="it-IT"/>
            </w:rPr>
          </w:pPr>
          <w:hyperlink w:anchor="_Toc163234280" w:history="1">
            <w:r w:rsidRPr="00C4515B">
              <w:rPr>
                <w:rStyle w:val="Collegamentoipertestuale"/>
                <w:noProof/>
                <w:lang w:val="en-US"/>
              </w:rPr>
              <w:t>2.9.2</w:t>
            </w:r>
            <w:r>
              <w:rPr>
                <w:rFonts w:asciiTheme="minorHAnsi" w:eastAsiaTheme="minorEastAsia" w:hAnsiTheme="minorHAnsi" w:cstheme="minorBidi"/>
                <w:i w:val="0"/>
                <w:noProof/>
                <w:spacing w:val="0"/>
                <w:lang w:eastAsia="it-IT"/>
              </w:rPr>
              <w:tab/>
            </w:r>
            <w:r w:rsidRPr="00C4515B">
              <w:rPr>
                <w:rStyle w:val="Collegamentoipertestuale"/>
                <w:noProof/>
                <w:lang w:val="en-US"/>
              </w:rPr>
              <w:t>Initial Acces</w:t>
            </w:r>
            <w:r>
              <w:rPr>
                <w:noProof/>
                <w:webHidden/>
              </w:rPr>
              <w:tab/>
            </w:r>
            <w:r>
              <w:rPr>
                <w:noProof/>
                <w:webHidden/>
              </w:rPr>
              <w:fldChar w:fldCharType="begin"/>
            </w:r>
            <w:r>
              <w:rPr>
                <w:noProof/>
                <w:webHidden/>
              </w:rPr>
              <w:instrText xml:space="preserve"> PAGEREF _Toc163234280 \h </w:instrText>
            </w:r>
            <w:r>
              <w:rPr>
                <w:noProof/>
                <w:webHidden/>
              </w:rPr>
            </w:r>
            <w:r>
              <w:rPr>
                <w:noProof/>
                <w:webHidden/>
              </w:rPr>
              <w:fldChar w:fldCharType="separate"/>
            </w:r>
            <w:r>
              <w:rPr>
                <w:noProof/>
                <w:webHidden/>
              </w:rPr>
              <w:t>23</w:t>
            </w:r>
            <w:r>
              <w:rPr>
                <w:noProof/>
                <w:webHidden/>
              </w:rPr>
              <w:fldChar w:fldCharType="end"/>
            </w:r>
          </w:hyperlink>
        </w:p>
        <w:p w14:paraId="2A640BC0" w14:textId="7C241E47" w:rsidR="00234E19" w:rsidRDefault="00234E19">
          <w:pPr>
            <w:pStyle w:val="Sommario3"/>
            <w:tabs>
              <w:tab w:val="left" w:pos="1680"/>
            </w:tabs>
            <w:rPr>
              <w:rFonts w:asciiTheme="minorHAnsi" w:eastAsiaTheme="minorEastAsia" w:hAnsiTheme="minorHAnsi" w:cstheme="minorBidi"/>
              <w:i w:val="0"/>
              <w:noProof/>
              <w:spacing w:val="0"/>
              <w:lang w:eastAsia="it-IT"/>
            </w:rPr>
          </w:pPr>
          <w:hyperlink w:anchor="_Toc163234281" w:history="1">
            <w:r w:rsidRPr="00C4515B">
              <w:rPr>
                <w:rStyle w:val="Collegamentoipertestuale"/>
                <w:noProof/>
                <w:lang w:val="en-US"/>
              </w:rPr>
              <w:t>2.9.3</w:t>
            </w:r>
            <w:r>
              <w:rPr>
                <w:rFonts w:asciiTheme="minorHAnsi" w:eastAsiaTheme="minorEastAsia" w:hAnsiTheme="minorHAnsi" w:cstheme="minorBidi"/>
                <w:i w:val="0"/>
                <w:noProof/>
                <w:spacing w:val="0"/>
                <w:lang w:eastAsia="it-IT"/>
              </w:rPr>
              <w:tab/>
            </w:r>
            <w:r w:rsidRPr="00C4515B">
              <w:rPr>
                <w:rStyle w:val="Collegamentoipertestuale"/>
                <w:noProof/>
                <w:lang w:val="en-US"/>
              </w:rPr>
              <w:t>Exploitation</w:t>
            </w:r>
            <w:r>
              <w:rPr>
                <w:noProof/>
                <w:webHidden/>
              </w:rPr>
              <w:tab/>
            </w:r>
            <w:r>
              <w:rPr>
                <w:noProof/>
                <w:webHidden/>
              </w:rPr>
              <w:fldChar w:fldCharType="begin"/>
            </w:r>
            <w:r>
              <w:rPr>
                <w:noProof/>
                <w:webHidden/>
              </w:rPr>
              <w:instrText xml:space="preserve"> PAGEREF _Toc163234281 \h </w:instrText>
            </w:r>
            <w:r>
              <w:rPr>
                <w:noProof/>
                <w:webHidden/>
              </w:rPr>
            </w:r>
            <w:r>
              <w:rPr>
                <w:noProof/>
                <w:webHidden/>
              </w:rPr>
              <w:fldChar w:fldCharType="separate"/>
            </w:r>
            <w:r>
              <w:rPr>
                <w:noProof/>
                <w:webHidden/>
              </w:rPr>
              <w:t>24</w:t>
            </w:r>
            <w:r>
              <w:rPr>
                <w:noProof/>
                <w:webHidden/>
              </w:rPr>
              <w:fldChar w:fldCharType="end"/>
            </w:r>
          </w:hyperlink>
        </w:p>
        <w:p w14:paraId="5B238FAE" w14:textId="3AB96AD3" w:rsidR="00234E19" w:rsidRDefault="00234E19">
          <w:pPr>
            <w:pStyle w:val="Sommario3"/>
            <w:tabs>
              <w:tab w:val="left" w:pos="1680"/>
            </w:tabs>
            <w:rPr>
              <w:rFonts w:asciiTheme="minorHAnsi" w:eastAsiaTheme="minorEastAsia" w:hAnsiTheme="minorHAnsi" w:cstheme="minorBidi"/>
              <w:i w:val="0"/>
              <w:noProof/>
              <w:spacing w:val="0"/>
              <w:lang w:eastAsia="it-IT"/>
            </w:rPr>
          </w:pPr>
          <w:hyperlink w:anchor="_Toc163234282" w:history="1">
            <w:r w:rsidRPr="00C4515B">
              <w:rPr>
                <w:rStyle w:val="Collegamentoipertestuale"/>
                <w:noProof/>
              </w:rPr>
              <w:t>2.9.4</w:t>
            </w:r>
            <w:r>
              <w:rPr>
                <w:rFonts w:asciiTheme="minorHAnsi" w:eastAsiaTheme="minorEastAsia" w:hAnsiTheme="minorHAnsi" w:cstheme="minorBidi"/>
                <w:i w:val="0"/>
                <w:noProof/>
                <w:spacing w:val="0"/>
                <w:lang w:eastAsia="it-IT"/>
              </w:rPr>
              <w:tab/>
            </w:r>
            <w:r w:rsidRPr="00C4515B">
              <w:rPr>
                <w:rStyle w:val="Collegamentoipertestuale"/>
                <w:noProof/>
              </w:rPr>
              <w:t>Lateral movement</w:t>
            </w:r>
            <w:r>
              <w:rPr>
                <w:noProof/>
                <w:webHidden/>
              </w:rPr>
              <w:tab/>
            </w:r>
            <w:r>
              <w:rPr>
                <w:noProof/>
                <w:webHidden/>
              </w:rPr>
              <w:fldChar w:fldCharType="begin"/>
            </w:r>
            <w:r>
              <w:rPr>
                <w:noProof/>
                <w:webHidden/>
              </w:rPr>
              <w:instrText xml:space="preserve"> PAGEREF _Toc163234282 \h </w:instrText>
            </w:r>
            <w:r>
              <w:rPr>
                <w:noProof/>
                <w:webHidden/>
              </w:rPr>
            </w:r>
            <w:r>
              <w:rPr>
                <w:noProof/>
                <w:webHidden/>
              </w:rPr>
              <w:fldChar w:fldCharType="separate"/>
            </w:r>
            <w:r>
              <w:rPr>
                <w:noProof/>
                <w:webHidden/>
              </w:rPr>
              <w:t>24</w:t>
            </w:r>
            <w:r>
              <w:rPr>
                <w:noProof/>
                <w:webHidden/>
              </w:rPr>
              <w:fldChar w:fldCharType="end"/>
            </w:r>
          </w:hyperlink>
        </w:p>
        <w:p w14:paraId="7E4BDDC3" w14:textId="39FB98F6" w:rsidR="00234E19" w:rsidRDefault="00234E19">
          <w:pPr>
            <w:pStyle w:val="Sommario3"/>
            <w:tabs>
              <w:tab w:val="left" w:pos="1680"/>
            </w:tabs>
            <w:rPr>
              <w:rFonts w:asciiTheme="minorHAnsi" w:eastAsiaTheme="minorEastAsia" w:hAnsiTheme="minorHAnsi" w:cstheme="minorBidi"/>
              <w:i w:val="0"/>
              <w:noProof/>
              <w:spacing w:val="0"/>
              <w:lang w:eastAsia="it-IT"/>
            </w:rPr>
          </w:pPr>
          <w:hyperlink w:anchor="_Toc163234283" w:history="1">
            <w:r w:rsidRPr="00C4515B">
              <w:rPr>
                <w:rStyle w:val="Collegamentoipertestuale"/>
                <w:noProof/>
              </w:rPr>
              <w:t>2.9.5</w:t>
            </w:r>
            <w:r>
              <w:rPr>
                <w:rFonts w:asciiTheme="minorHAnsi" w:eastAsiaTheme="minorEastAsia" w:hAnsiTheme="minorHAnsi" w:cstheme="minorBidi"/>
                <w:i w:val="0"/>
                <w:noProof/>
                <w:spacing w:val="0"/>
                <w:lang w:eastAsia="it-IT"/>
              </w:rPr>
              <w:tab/>
            </w:r>
            <w:r w:rsidRPr="00C4515B">
              <w:rPr>
                <w:rStyle w:val="Collegamentoipertestuale"/>
                <w:noProof/>
              </w:rPr>
              <w:t>Discovery</w:t>
            </w:r>
            <w:r>
              <w:rPr>
                <w:noProof/>
                <w:webHidden/>
              </w:rPr>
              <w:tab/>
            </w:r>
            <w:r>
              <w:rPr>
                <w:noProof/>
                <w:webHidden/>
              </w:rPr>
              <w:fldChar w:fldCharType="begin"/>
            </w:r>
            <w:r>
              <w:rPr>
                <w:noProof/>
                <w:webHidden/>
              </w:rPr>
              <w:instrText xml:space="preserve"> PAGEREF _Toc163234283 \h </w:instrText>
            </w:r>
            <w:r>
              <w:rPr>
                <w:noProof/>
                <w:webHidden/>
              </w:rPr>
            </w:r>
            <w:r>
              <w:rPr>
                <w:noProof/>
                <w:webHidden/>
              </w:rPr>
              <w:fldChar w:fldCharType="separate"/>
            </w:r>
            <w:r>
              <w:rPr>
                <w:noProof/>
                <w:webHidden/>
              </w:rPr>
              <w:t>25</w:t>
            </w:r>
            <w:r>
              <w:rPr>
                <w:noProof/>
                <w:webHidden/>
              </w:rPr>
              <w:fldChar w:fldCharType="end"/>
            </w:r>
          </w:hyperlink>
        </w:p>
        <w:p w14:paraId="3F877860" w14:textId="6D472064" w:rsidR="00234E19" w:rsidRDefault="00234E19">
          <w:pPr>
            <w:pStyle w:val="Sommario3"/>
            <w:tabs>
              <w:tab w:val="left" w:pos="1680"/>
            </w:tabs>
            <w:rPr>
              <w:rFonts w:asciiTheme="minorHAnsi" w:eastAsiaTheme="minorEastAsia" w:hAnsiTheme="minorHAnsi" w:cstheme="minorBidi"/>
              <w:i w:val="0"/>
              <w:noProof/>
              <w:spacing w:val="0"/>
              <w:lang w:eastAsia="it-IT"/>
            </w:rPr>
          </w:pPr>
          <w:hyperlink w:anchor="_Toc163234284" w:history="1">
            <w:r w:rsidRPr="00C4515B">
              <w:rPr>
                <w:rStyle w:val="Collegamentoipertestuale"/>
                <w:noProof/>
              </w:rPr>
              <w:t>2.9.6</w:t>
            </w:r>
            <w:r>
              <w:rPr>
                <w:rFonts w:asciiTheme="minorHAnsi" w:eastAsiaTheme="minorEastAsia" w:hAnsiTheme="minorHAnsi" w:cstheme="minorBidi"/>
                <w:i w:val="0"/>
                <w:noProof/>
                <w:spacing w:val="0"/>
                <w:lang w:eastAsia="it-IT"/>
              </w:rPr>
              <w:tab/>
            </w:r>
            <w:r w:rsidRPr="00C4515B">
              <w:rPr>
                <w:rStyle w:val="Collegamentoipertestuale"/>
                <w:noProof/>
              </w:rPr>
              <w:t>Defense evasion &amp; Privilege Escalation</w:t>
            </w:r>
            <w:r>
              <w:rPr>
                <w:noProof/>
                <w:webHidden/>
              </w:rPr>
              <w:tab/>
            </w:r>
            <w:r>
              <w:rPr>
                <w:noProof/>
                <w:webHidden/>
              </w:rPr>
              <w:fldChar w:fldCharType="begin"/>
            </w:r>
            <w:r>
              <w:rPr>
                <w:noProof/>
                <w:webHidden/>
              </w:rPr>
              <w:instrText xml:space="preserve"> PAGEREF _Toc163234284 \h </w:instrText>
            </w:r>
            <w:r>
              <w:rPr>
                <w:noProof/>
                <w:webHidden/>
              </w:rPr>
            </w:r>
            <w:r>
              <w:rPr>
                <w:noProof/>
                <w:webHidden/>
              </w:rPr>
              <w:fldChar w:fldCharType="separate"/>
            </w:r>
            <w:r>
              <w:rPr>
                <w:noProof/>
                <w:webHidden/>
              </w:rPr>
              <w:t>25</w:t>
            </w:r>
            <w:r>
              <w:rPr>
                <w:noProof/>
                <w:webHidden/>
              </w:rPr>
              <w:fldChar w:fldCharType="end"/>
            </w:r>
          </w:hyperlink>
        </w:p>
        <w:p w14:paraId="4B21E280" w14:textId="43C7D758" w:rsidR="00234E19" w:rsidRDefault="00234E19">
          <w:pPr>
            <w:pStyle w:val="Sommario3"/>
            <w:tabs>
              <w:tab w:val="left" w:pos="1680"/>
            </w:tabs>
            <w:rPr>
              <w:rFonts w:asciiTheme="minorHAnsi" w:eastAsiaTheme="minorEastAsia" w:hAnsiTheme="minorHAnsi" w:cstheme="minorBidi"/>
              <w:i w:val="0"/>
              <w:noProof/>
              <w:spacing w:val="0"/>
              <w:lang w:eastAsia="it-IT"/>
            </w:rPr>
          </w:pPr>
          <w:hyperlink w:anchor="_Toc163234285" w:history="1">
            <w:r w:rsidRPr="00C4515B">
              <w:rPr>
                <w:rStyle w:val="Collegamentoipertestuale"/>
                <w:noProof/>
              </w:rPr>
              <w:t>2.9.7</w:t>
            </w:r>
            <w:r>
              <w:rPr>
                <w:rFonts w:asciiTheme="minorHAnsi" w:eastAsiaTheme="minorEastAsia" w:hAnsiTheme="minorHAnsi" w:cstheme="minorBidi"/>
                <w:i w:val="0"/>
                <w:noProof/>
                <w:spacing w:val="0"/>
                <w:lang w:eastAsia="it-IT"/>
              </w:rPr>
              <w:tab/>
            </w:r>
            <w:r w:rsidRPr="00C4515B">
              <w:rPr>
                <w:rStyle w:val="Collegamentoipertestuale"/>
                <w:noProof/>
              </w:rPr>
              <w:t>Execution</w:t>
            </w:r>
            <w:r>
              <w:rPr>
                <w:noProof/>
                <w:webHidden/>
              </w:rPr>
              <w:tab/>
            </w:r>
            <w:r>
              <w:rPr>
                <w:noProof/>
                <w:webHidden/>
              </w:rPr>
              <w:fldChar w:fldCharType="begin"/>
            </w:r>
            <w:r>
              <w:rPr>
                <w:noProof/>
                <w:webHidden/>
              </w:rPr>
              <w:instrText xml:space="preserve"> PAGEREF _Toc163234285 \h </w:instrText>
            </w:r>
            <w:r>
              <w:rPr>
                <w:noProof/>
                <w:webHidden/>
              </w:rPr>
            </w:r>
            <w:r>
              <w:rPr>
                <w:noProof/>
                <w:webHidden/>
              </w:rPr>
              <w:fldChar w:fldCharType="separate"/>
            </w:r>
            <w:r>
              <w:rPr>
                <w:noProof/>
                <w:webHidden/>
              </w:rPr>
              <w:t>26</w:t>
            </w:r>
            <w:r>
              <w:rPr>
                <w:noProof/>
                <w:webHidden/>
              </w:rPr>
              <w:fldChar w:fldCharType="end"/>
            </w:r>
          </w:hyperlink>
        </w:p>
        <w:p w14:paraId="6DFB2A5B" w14:textId="0091B470" w:rsidR="00234E19" w:rsidRDefault="00234E19">
          <w:pPr>
            <w:pStyle w:val="Sommario3"/>
            <w:tabs>
              <w:tab w:val="left" w:pos="1680"/>
            </w:tabs>
            <w:rPr>
              <w:rFonts w:asciiTheme="minorHAnsi" w:eastAsiaTheme="minorEastAsia" w:hAnsiTheme="minorHAnsi" w:cstheme="minorBidi"/>
              <w:i w:val="0"/>
              <w:noProof/>
              <w:spacing w:val="0"/>
              <w:lang w:eastAsia="it-IT"/>
            </w:rPr>
          </w:pPr>
          <w:hyperlink w:anchor="_Toc163234286" w:history="1">
            <w:r w:rsidRPr="00C4515B">
              <w:rPr>
                <w:rStyle w:val="Collegamentoipertestuale"/>
                <w:noProof/>
              </w:rPr>
              <w:t>2.9.8</w:t>
            </w:r>
            <w:r>
              <w:rPr>
                <w:rFonts w:asciiTheme="minorHAnsi" w:eastAsiaTheme="minorEastAsia" w:hAnsiTheme="minorHAnsi" w:cstheme="minorBidi"/>
                <w:i w:val="0"/>
                <w:noProof/>
                <w:spacing w:val="0"/>
                <w:lang w:eastAsia="it-IT"/>
              </w:rPr>
              <w:tab/>
            </w:r>
            <w:r w:rsidRPr="00C4515B">
              <w:rPr>
                <w:rStyle w:val="Collegamentoipertestuale"/>
                <w:noProof/>
              </w:rPr>
              <w:t>Impact</w:t>
            </w:r>
            <w:r>
              <w:rPr>
                <w:noProof/>
                <w:webHidden/>
              </w:rPr>
              <w:tab/>
            </w:r>
            <w:r>
              <w:rPr>
                <w:noProof/>
                <w:webHidden/>
              </w:rPr>
              <w:fldChar w:fldCharType="begin"/>
            </w:r>
            <w:r>
              <w:rPr>
                <w:noProof/>
                <w:webHidden/>
              </w:rPr>
              <w:instrText xml:space="preserve"> PAGEREF _Toc163234286 \h </w:instrText>
            </w:r>
            <w:r>
              <w:rPr>
                <w:noProof/>
                <w:webHidden/>
              </w:rPr>
            </w:r>
            <w:r>
              <w:rPr>
                <w:noProof/>
                <w:webHidden/>
              </w:rPr>
              <w:fldChar w:fldCharType="separate"/>
            </w:r>
            <w:r>
              <w:rPr>
                <w:noProof/>
                <w:webHidden/>
              </w:rPr>
              <w:t>26</w:t>
            </w:r>
            <w:r>
              <w:rPr>
                <w:noProof/>
                <w:webHidden/>
              </w:rPr>
              <w:fldChar w:fldCharType="end"/>
            </w:r>
          </w:hyperlink>
        </w:p>
        <w:p w14:paraId="5794C770" w14:textId="45878CAC" w:rsidR="00234E19" w:rsidRDefault="00234E19">
          <w:pPr>
            <w:pStyle w:val="Sommario2"/>
            <w:tabs>
              <w:tab w:val="left" w:pos="1440"/>
            </w:tabs>
            <w:rPr>
              <w:rFonts w:asciiTheme="minorHAnsi" w:eastAsiaTheme="minorEastAsia" w:hAnsiTheme="minorHAnsi" w:cstheme="minorBidi"/>
              <w:smallCaps w:val="0"/>
              <w:noProof/>
              <w:spacing w:val="0"/>
              <w:sz w:val="22"/>
              <w:lang w:eastAsia="it-IT"/>
            </w:rPr>
          </w:pPr>
          <w:hyperlink w:anchor="_Toc163234287" w:history="1">
            <w:r w:rsidRPr="00C4515B">
              <w:rPr>
                <w:rStyle w:val="Collegamentoipertestuale"/>
                <w:noProof/>
              </w:rPr>
              <w:t>2.10</w:t>
            </w:r>
            <w:r>
              <w:rPr>
                <w:rFonts w:asciiTheme="minorHAnsi" w:eastAsiaTheme="minorEastAsia" w:hAnsiTheme="minorHAnsi" w:cstheme="minorBidi"/>
                <w:smallCaps w:val="0"/>
                <w:noProof/>
                <w:spacing w:val="0"/>
                <w:sz w:val="22"/>
                <w:lang w:eastAsia="it-IT"/>
              </w:rPr>
              <w:tab/>
            </w:r>
            <w:r w:rsidRPr="00C4515B">
              <w:rPr>
                <w:rStyle w:val="Collegamentoipertestuale"/>
                <w:noProof/>
              </w:rPr>
              <w:t>Attacchi Cyber – Analisi delle tendenze</w:t>
            </w:r>
            <w:r>
              <w:rPr>
                <w:noProof/>
                <w:webHidden/>
              </w:rPr>
              <w:tab/>
            </w:r>
            <w:r>
              <w:rPr>
                <w:noProof/>
                <w:webHidden/>
              </w:rPr>
              <w:fldChar w:fldCharType="begin"/>
            </w:r>
            <w:r>
              <w:rPr>
                <w:noProof/>
                <w:webHidden/>
              </w:rPr>
              <w:instrText xml:space="preserve"> PAGEREF _Toc163234287 \h </w:instrText>
            </w:r>
            <w:r>
              <w:rPr>
                <w:noProof/>
                <w:webHidden/>
              </w:rPr>
            </w:r>
            <w:r>
              <w:rPr>
                <w:noProof/>
                <w:webHidden/>
              </w:rPr>
              <w:fldChar w:fldCharType="separate"/>
            </w:r>
            <w:r>
              <w:rPr>
                <w:noProof/>
                <w:webHidden/>
              </w:rPr>
              <w:t>28</w:t>
            </w:r>
            <w:r>
              <w:rPr>
                <w:noProof/>
                <w:webHidden/>
              </w:rPr>
              <w:fldChar w:fldCharType="end"/>
            </w:r>
          </w:hyperlink>
        </w:p>
        <w:p w14:paraId="01B40090" w14:textId="2C6EF755" w:rsidR="00234E19" w:rsidRDefault="00234E19">
          <w:pPr>
            <w:pStyle w:val="Sommario3"/>
            <w:tabs>
              <w:tab w:val="left" w:pos="1920"/>
            </w:tabs>
            <w:rPr>
              <w:rFonts w:asciiTheme="minorHAnsi" w:eastAsiaTheme="minorEastAsia" w:hAnsiTheme="minorHAnsi" w:cstheme="minorBidi"/>
              <w:i w:val="0"/>
              <w:noProof/>
              <w:spacing w:val="0"/>
              <w:lang w:eastAsia="it-IT"/>
            </w:rPr>
          </w:pPr>
          <w:hyperlink w:anchor="_Toc163234288" w:history="1">
            <w:r w:rsidRPr="00C4515B">
              <w:rPr>
                <w:rStyle w:val="Collegamentoipertestuale"/>
                <w:noProof/>
              </w:rPr>
              <w:t>2.10.1</w:t>
            </w:r>
            <w:r>
              <w:rPr>
                <w:rFonts w:asciiTheme="minorHAnsi" w:eastAsiaTheme="minorEastAsia" w:hAnsiTheme="minorHAnsi" w:cstheme="minorBidi"/>
                <w:i w:val="0"/>
                <w:noProof/>
                <w:spacing w:val="0"/>
                <w:lang w:eastAsia="it-IT"/>
              </w:rPr>
              <w:tab/>
            </w:r>
            <w:r w:rsidRPr="00C4515B">
              <w:rPr>
                <w:rStyle w:val="Collegamentoipertestuale"/>
                <w:noProof/>
              </w:rPr>
              <w:t>Q2 2022 vs Q3 2023</w:t>
            </w:r>
            <w:r>
              <w:rPr>
                <w:noProof/>
                <w:webHidden/>
              </w:rPr>
              <w:tab/>
            </w:r>
            <w:r>
              <w:rPr>
                <w:noProof/>
                <w:webHidden/>
              </w:rPr>
              <w:fldChar w:fldCharType="begin"/>
            </w:r>
            <w:r>
              <w:rPr>
                <w:noProof/>
                <w:webHidden/>
              </w:rPr>
              <w:instrText xml:space="preserve"> PAGEREF _Toc163234288 \h </w:instrText>
            </w:r>
            <w:r>
              <w:rPr>
                <w:noProof/>
                <w:webHidden/>
              </w:rPr>
            </w:r>
            <w:r>
              <w:rPr>
                <w:noProof/>
                <w:webHidden/>
              </w:rPr>
              <w:fldChar w:fldCharType="separate"/>
            </w:r>
            <w:r>
              <w:rPr>
                <w:noProof/>
                <w:webHidden/>
              </w:rPr>
              <w:t>28</w:t>
            </w:r>
            <w:r>
              <w:rPr>
                <w:noProof/>
                <w:webHidden/>
              </w:rPr>
              <w:fldChar w:fldCharType="end"/>
            </w:r>
          </w:hyperlink>
        </w:p>
        <w:p w14:paraId="718644DD" w14:textId="747700F6" w:rsidR="00234E19" w:rsidRDefault="00234E19">
          <w:pPr>
            <w:pStyle w:val="Sommario3"/>
            <w:tabs>
              <w:tab w:val="left" w:pos="1920"/>
            </w:tabs>
            <w:rPr>
              <w:rFonts w:asciiTheme="minorHAnsi" w:eastAsiaTheme="minorEastAsia" w:hAnsiTheme="minorHAnsi" w:cstheme="minorBidi"/>
              <w:i w:val="0"/>
              <w:noProof/>
              <w:spacing w:val="0"/>
              <w:lang w:eastAsia="it-IT"/>
            </w:rPr>
          </w:pPr>
          <w:hyperlink w:anchor="_Toc163234289" w:history="1">
            <w:r w:rsidRPr="00C4515B">
              <w:rPr>
                <w:rStyle w:val="Collegamentoipertestuale"/>
                <w:noProof/>
              </w:rPr>
              <w:t>2.10.2</w:t>
            </w:r>
            <w:r>
              <w:rPr>
                <w:rFonts w:asciiTheme="minorHAnsi" w:eastAsiaTheme="minorEastAsia" w:hAnsiTheme="minorHAnsi" w:cstheme="minorBidi"/>
                <w:i w:val="0"/>
                <w:noProof/>
                <w:spacing w:val="0"/>
                <w:lang w:eastAsia="it-IT"/>
              </w:rPr>
              <w:tab/>
            </w:r>
            <w:r w:rsidRPr="00C4515B">
              <w:rPr>
                <w:rStyle w:val="Collegamentoipertestuale"/>
                <w:noProof/>
              </w:rPr>
              <w:t>Provenienza delle cyber minacce</w:t>
            </w:r>
            <w:r>
              <w:rPr>
                <w:noProof/>
                <w:webHidden/>
              </w:rPr>
              <w:tab/>
            </w:r>
            <w:r>
              <w:rPr>
                <w:noProof/>
                <w:webHidden/>
              </w:rPr>
              <w:fldChar w:fldCharType="begin"/>
            </w:r>
            <w:r>
              <w:rPr>
                <w:noProof/>
                <w:webHidden/>
              </w:rPr>
              <w:instrText xml:space="preserve"> PAGEREF _Toc163234289 \h </w:instrText>
            </w:r>
            <w:r>
              <w:rPr>
                <w:noProof/>
                <w:webHidden/>
              </w:rPr>
            </w:r>
            <w:r>
              <w:rPr>
                <w:noProof/>
                <w:webHidden/>
              </w:rPr>
              <w:fldChar w:fldCharType="separate"/>
            </w:r>
            <w:r>
              <w:rPr>
                <w:noProof/>
                <w:webHidden/>
              </w:rPr>
              <w:t>29</w:t>
            </w:r>
            <w:r>
              <w:rPr>
                <w:noProof/>
                <w:webHidden/>
              </w:rPr>
              <w:fldChar w:fldCharType="end"/>
            </w:r>
          </w:hyperlink>
        </w:p>
        <w:p w14:paraId="470CC71A" w14:textId="7FDA0B04" w:rsidR="00234E19" w:rsidRDefault="00234E19">
          <w:pPr>
            <w:pStyle w:val="Sommario3"/>
            <w:tabs>
              <w:tab w:val="left" w:pos="1920"/>
            </w:tabs>
            <w:rPr>
              <w:rFonts w:asciiTheme="minorHAnsi" w:eastAsiaTheme="minorEastAsia" w:hAnsiTheme="minorHAnsi" w:cstheme="minorBidi"/>
              <w:i w:val="0"/>
              <w:noProof/>
              <w:spacing w:val="0"/>
              <w:lang w:eastAsia="it-IT"/>
            </w:rPr>
          </w:pPr>
          <w:hyperlink w:anchor="_Toc163234290" w:history="1">
            <w:r w:rsidRPr="00C4515B">
              <w:rPr>
                <w:rStyle w:val="Collegamentoipertestuale"/>
                <w:noProof/>
              </w:rPr>
              <w:t>2.10.3</w:t>
            </w:r>
            <w:r>
              <w:rPr>
                <w:rFonts w:asciiTheme="minorHAnsi" w:eastAsiaTheme="minorEastAsia" w:hAnsiTheme="minorHAnsi" w:cstheme="minorBidi"/>
                <w:i w:val="0"/>
                <w:noProof/>
                <w:spacing w:val="0"/>
                <w:lang w:eastAsia="it-IT"/>
              </w:rPr>
              <w:tab/>
            </w:r>
            <w:r w:rsidRPr="00C4515B">
              <w:rPr>
                <w:rStyle w:val="Collegamentoipertestuale"/>
                <w:noProof/>
              </w:rPr>
              <w:t>Stime dei costi futuri</w:t>
            </w:r>
            <w:r>
              <w:rPr>
                <w:noProof/>
                <w:webHidden/>
              </w:rPr>
              <w:tab/>
            </w:r>
            <w:r>
              <w:rPr>
                <w:noProof/>
                <w:webHidden/>
              </w:rPr>
              <w:fldChar w:fldCharType="begin"/>
            </w:r>
            <w:r>
              <w:rPr>
                <w:noProof/>
                <w:webHidden/>
              </w:rPr>
              <w:instrText xml:space="preserve"> PAGEREF _Toc163234290 \h </w:instrText>
            </w:r>
            <w:r>
              <w:rPr>
                <w:noProof/>
                <w:webHidden/>
              </w:rPr>
            </w:r>
            <w:r>
              <w:rPr>
                <w:noProof/>
                <w:webHidden/>
              </w:rPr>
              <w:fldChar w:fldCharType="separate"/>
            </w:r>
            <w:r>
              <w:rPr>
                <w:noProof/>
                <w:webHidden/>
              </w:rPr>
              <w:t>29</w:t>
            </w:r>
            <w:r>
              <w:rPr>
                <w:noProof/>
                <w:webHidden/>
              </w:rPr>
              <w:fldChar w:fldCharType="end"/>
            </w:r>
          </w:hyperlink>
        </w:p>
        <w:p w14:paraId="503F01BE" w14:textId="36CB53CE" w:rsidR="00234E19" w:rsidRDefault="00234E19">
          <w:pPr>
            <w:pStyle w:val="Sommario2"/>
            <w:tabs>
              <w:tab w:val="left" w:pos="1440"/>
            </w:tabs>
            <w:rPr>
              <w:rFonts w:asciiTheme="minorHAnsi" w:eastAsiaTheme="minorEastAsia" w:hAnsiTheme="minorHAnsi" w:cstheme="minorBidi"/>
              <w:smallCaps w:val="0"/>
              <w:noProof/>
              <w:spacing w:val="0"/>
              <w:sz w:val="22"/>
              <w:lang w:eastAsia="it-IT"/>
            </w:rPr>
          </w:pPr>
          <w:hyperlink w:anchor="_Toc163234291" w:history="1">
            <w:r w:rsidRPr="00C4515B">
              <w:rPr>
                <w:rStyle w:val="Collegamentoipertestuale"/>
                <w:noProof/>
              </w:rPr>
              <w:t>2.11</w:t>
            </w:r>
            <w:r>
              <w:rPr>
                <w:rFonts w:asciiTheme="minorHAnsi" w:eastAsiaTheme="minorEastAsia" w:hAnsiTheme="minorHAnsi" w:cstheme="minorBidi"/>
                <w:smallCaps w:val="0"/>
                <w:noProof/>
                <w:spacing w:val="0"/>
                <w:sz w:val="22"/>
                <w:lang w:eastAsia="it-IT"/>
              </w:rPr>
              <w:tab/>
            </w:r>
            <w:r w:rsidRPr="00C4515B">
              <w:rPr>
                <w:rStyle w:val="Collegamentoipertestuale"/>
                <w:noProof/>
              </w:rPr>
              <w:t>NIS2 – L’ultima normativa nel mondo cyber</w:t>
            </w:r>
            <w:r>
              <w:rPr>
                <w:noProof/>
                <w:webHidden/>
              </w:rPr>
              <w:tab/>
            </w:r>
            <w:r>
              <w:rPr>
                <w:noProof/>
                <w:webHidden/>
              </w:rPr>
              <w:fldChar w:fldCharType="begin"/>
            </w:r>
            <w:r>
              <w:rPr>
                <w:noProof/>
                <w:webHidden/>
              </w:rPr>
              <w:instrText xml:space="preserve"> PAGEREF _Toc163234291 \h </w:instrText>
            </w:r>
            <w:r>
              <w:rPr>
                <w:noProof/>
                <w:webHidden/>
              </w:rPr>
            </w:r>
            <w:r>
              <w:rPr>
                <w:noProof/>
                <w:webHidden/>
              </w:rPr>
              <w:fldChar w:fldCharType="separate"/>
            </w:r>
            <w:r>
              <w:rPr>
                <w:noProof/>
                <w:webHidden/>
              </w:rPr>
              <w:t>30</w:t>
            </w:r>
            <w:r>
              <w:rPr>
                <w:noProof/>
                <w:webHidden/>
              </w:rPr>
              <w:fldChar w:fldCharType="end"/>
            </w:r>
          </w:hyperlink>
        </w:p>
        <w:p w14:paraId="1C32B2F0" w14:textId="30665AE5" w:rsidR="00234E19" w:rsidRDefault="00234E19">
          <w:pPr>
            <w:pStyle w:val="Sommario1"/>
            <w:rPr>
              <w:rFonts w:asciiTheme="minorHAnsi" w:eastAsiaTheme="minorEastAsia" w:hAnsiTheme="minorHAnsi" w:cstheme="minorBidi"/>
              <w:b w:val="0"/>
              <w:smallCaps w:val="0"/>
              <w:noProof/>
              <w:spacing w:val="0"/>
              <w:sz w:val="22"/>
              <w:lang w:eastAsia="it-IT"/>
            </w:rPr>
          </w:pPr>
          <w:hyperlink w:anchor="_Toc163234293" w:history="1">
            <w:r w:rsidRPr="00C4515B">
              <w:rPr>
                <w:rStyle w:val="Collegamentoipertestuale"/>
                <w:noProof/>
              </w:rPr>
              <w:t>Capitolo III</w:t>
            </w:r>
            <w:r>
              <w:rPr>
                <w:noProof/>
                <w:webHidden/>
              </w:rPr>
              <w:tab/>
            </w:r>
            <w:r>
              <w:rPr>
                <w:noProof/>
                <w:webHidden/>
              </w:rPr>
              <w:fldChar w:fldCharType="begin"/>
            </w:r>
            <w:r>
              <w:rPr>
                <w:noProof/>
                <w:webHidden/>
              </w:rPr>
              <w:instrText xml:space="preserve"> PAGEREF _Toc163234293 \h </w:instrText>
            </w:r>
            <w:r>
              <w:rPr>
                <w:noProof/>
                <w:webHidden/>
              </w:rPr>
            </w:r>
            <w:r>
              <w:rPr>
                <w:noProof/>
                <w:webHidden/>
              </w:rPr>
              <w:fldChar w:fldCharType="separate"/>
            </w:r>
            <w:r>
              <w:rPr>
                <w:noProof/>
                <w:webHidden/>
              </w:rPr>
              <w:t>32</w:t>
            </w:r>
            <w:r>
              <w:rPr>
                <w:noProof/>
                <w:webHidden/>
              </w:rPr>
              <w:fldChar w:fldCharType="end"/>
            </w:r>
          </w:hyperlink>
        </w:p>
        <w:p w14:paraId="60075DA7" w14:textId="1B4E6F65" w:rsidR="00234E19" w:rsidRDefault="00234E19">
          <w:pPr>
            <w:pStyle w:val="Sommario2"/>
            <w:rPr>
              <w:rFonts w:asciiTheme="minorHAnsi" w:eastAsiaTheme="minorEastAsia" w:hAnsiTheme="minorHAnsi" w:cstheme="minorBidi"/>
              <w:smallCaps w:val="0"/>
              <w:noProof/>
              <w:spacing w:val="0"/>
              <w:sz w:val="22"/>
              <w:lang w:eastAsia="it-IT"/>
            </w:rPr>
          </w:pPr>
          <w:hyperlink w:anchor="_Toc163234294" w:history="1">
            <w:r w:rsidRPr="00C4515B">
              <w:rPr>
                <w:rStyle w:val="Collegamentoipertestuale"/>
                <w:noProof/>
              </w:rPr>
              <w:t>Sperimentazione</w:t>
            </w:r>
            <w:r>
              <w:rPr>
                <w:noProof/>
                <w:webHidden/>
              </w:rPr>
              <w:tab/>
            </w:r>
            <w:r>
              <w:rPr>
                <w:noProof/>
                <w:webHidden/>
              </w:rPr>
              <w:fldChar w:fldCharType="begin"/>
            </w:r>
            <w:r>
              <w:rPr>
                <w:noProof/>
                <w:webHidden/>
              </w:rPr>
              <w:instrText xml:space="preserve"> PAGEREF _Toc163234294 \h </w:instrText>
            </w:r>
            <w:r>
              <w:rPr>
                <w:noProof/>
                <w:webHidden/>
              </w:rPr>
            </w:r>
            <w:r>
              <w:rPr>
                <w:noProof/>
                <w:webHidden/>
              </w:rPr>
              <w:fldChar w:fldCharType="separate"/>
            </w:r>
            <w:r>
              <w:rPr>
                <w:noProof/>
                <w:webHidden/>
              </w:rPr>
              <w:t>32</w:t>
            </w:r>
            <w:r>
              <w:rPr>
                <w:noProof/>
                <w:webHidden/>
              </w:rPr>
              <w:fldChar w:fldCharType="end"/>
            </w:r>
          </w:hyperlink>
        </w:p>
        <w:p w14:paraId="15A0BFEA" w14:textId="12EAD357" w:rsidR="00234E19" w:rsidRDefault="00234E19">
          <w:pPr>
            <w:pStyle w:val="Sommario2"/>
            <w:tabs>
              <w:tab w:val="left" w:pos="1200"/>
            </w:tabs>
            <w:rPr>
              <w:rFonts w:asciiTheme="minorHAnsi" w:eastAsiaTheme="minorEastAsia" w:hAnsiTheme="minorHAnsi" w:cstheme="minorBidi"/>
              <w:smallCaps w:val="0"/>
              <w:noProof/>
              <w:spacing w:val="0"/>
              <w:sz w:val="22"/>
              <w:lang w:eastAsia="it-IT"/>
            </w:rPr>
          </w:pPr>
          <w:hyperlink w:anchor="_Toc163234295" w:history="1">
            <w:r w:rsidRPr="00C4515B">
              <w:rPr>
                <w:rStyle w:val="Collegamentoipertestuale"/>
                <w:noProof/>
              </w:rPr>
              <w:t>3.1</w:t>
            </w:r>
            <w:r>
              <w:rPr>
                <w:rFonts w:asciiTheme="minorHAnsi" w:eastAsiaTheme="minorEastAsia" w:hAnsiTheme="minorHAnsi" w:cstheme="minorBidi"/>
                <w:smallCaps w:val="0"/>
                <w:noProof/>
                <w:spacing w:val="0"/>
                <w:sz w:val="22"/>
                <w:lang w:eastAsia="it-IT"/>
              </w:rPr>
              <w:tab/>
            </w:r>
            <w:r w:rsidRPr="00C4515B">
              <w:rPr>
                <w:rStyle w:val="Collegamentoipertestuale"/>
                <w:noProof/>
              </w:rPr>
              <w:t>Dominio</w:t>
            </w:r>
            <w:r>
              <w:rPr>
                <w:noProof/>
                <w:webHidden/>
              </w:rPr>
              <w:tab/>
            </w:r>
            <w:r>
              <w:rPr>
                <w:noProof/>
                <w:webHidden/>
              </w:rPr>
              <w:fldChar w:fldCharType="begin"/>
            </w:r>
            <w:r>
              <w:rPr>
                <w:noProof/>
                <w:webHidden/>
              </w:rPr>
              <w:instrText xml:space="preserve"> PAGEREF _Toc163234295 \h </w:instrText>
            </w:r>
            <w:r>
              <w:rPr>
                <w:noProof/>
                <w:webHidden/>
              </w:rPr>
            </w:r>
            <w:r>
              <w:rPr>
                <w:noProof/>
                <w:webHidden/>
              </w:rPr>
              <w:fldChar w:fldCharType="separate"/>
            </w:r>
            <w:r>
              <w:rPr>
                <w:noProof/>
                <w:webHidden/>
              </w:rPr>
              <w:t>32</w:t>
            </w:r>
            <w:r>
              <w:rPr>
                <w:noProof/>
                <w:webHidden/>
              </w:rPr>
              <w:fldChar w:fldCharType="end"/>
            </w:r>
          </w:hyperlink>
        </w:p>
        <w:p w14:paraId="52EF2B3B" w14:textId="770F66B6" w:rsidR="00234E19" w:rsidRDefault="00234E19">
          <w:pPr>
            <w:pStyle w:val="Sommario3"/>
            <w:tabs>
              <w:tab w:val="left" w:pos="1680"/>
            </w:tabs>
            <w:rPr>
              <w:rFonts w:asciiTheme="minorHAnsi" w:eastAsiaTheme="minorEastAsia" w:hAnsiTheme="minorHAnsi" w:cstheme="minorBidi"/>
              <w:i w:val="0"/>
              <w:noProof/>
              <w:spacing w:val="0"/>
              <w:lang w:eastAsia="it-IT"/>
            </w:rPr>
          </w:pPr>
          <w:hyperlink w:anchor="_Toc163234296" w:history="1">
            <w:r w:rsidRPr="00C4515B">
              <w:rPr>
                <w:rStyle w:val="Collegamentoipertestuale"/>
                <w:noProof/>
              </w:rPr>
              <w:t>3.1.1</w:t>
            </w:r>
            <w:r>
              <w:rPr>
                <w:rFonts w:asciiTheme="minorHAnsi" w:eastAsiaTheme="minorEastAsia" w:hAnsiTheme="minorHAnsi" w:cstheme="minorBidi"/>
                <w:i w:val="0"/>
                <w:noProof/>
                <w:spacing w:val="0"/>
                <w:lang w:eastAsia="it-IT"/>
              </w:rPr>
              <w:tab/>
            </w:r>
            <w:r w:rsidRPr="00C4515B">
              <w:rPr>
                <w:rStyle w:val="Collegamentoipertestuale"/>
                <w:noProof/>
              </w:rPr>
              <w:t>Framework, librerie e modelli utilizzati per il dominio</w:t>
            </w:r>
            <w:r>
              <w:rPr>
                <w:noProof/>
                <w:webHidden/>
              </w:rPr>
              <w:tab/>
            </w:r>
            <w:r>
              <w:rPr>
                <w:noProof/>
                <w:webHidden/>
              </w:rPr>
              <w:fldChar w:fldCharType="begin"/>
            </w:r>
            <w:r>
              <w:rPr>
                <w:noProof/>
                <w:webHidden/>
              </w:rPr>
              <w:instrText xml:space="preserve"> PAGEREF _Toc163234296 \h </w:instrText>
            </w:r>
            <w:r>
              <w:rPr>
                <w:noProof/>
                <w:webHidden/>
              </w:rPr>
            </w:r>
            <w:r>
              <w:rPr>
                <w:noProof/>
                <w:webHidden/>
              </w:rPr>
              <w:fldChar w:fldCharType="separate"/>
            </w:r>
            <w:r>
              <w:rPr>
                <w:noProof/>
                <w:webHidden/>
              </w:rPr>
              <w:t>32</w:t>
            </w:r>
            <w:r>
              <w:rPr>
                <w:noProof/>
                <w:webHidden/>
              </w:rPr>
              <w:fldChar w:fldCharType="end"/>
            </w:r>
          </w:hyperlink>
        </w:p>
        <w:p w14:paraId="3C5A4B41" w14:textId="59C45004" w:rsidR="00234E19" w:rsidRDefault="00234E19">
          <w:pPr>
            <w:pStyle w:val="Sommario3"/>
            <w:tabs>
              <w:tab w:val="left" w:pos="1680"/>
            </w:tabs>
            <w:rPr>
              <w:rFonts w:asciiTheme="minorHAnsi" w:eastAsiaTheme="minorEastAsia" w:hAnsiTheme="minorHAnsi" w:cstheme="minorBidi"/>
              <w:i w:val="0"/>
              <w:noProof/>
              <w:spacing w:val="0"/>
              <w:lang w:eastAsia="it-IT"/>
            </w:rPr>
          </w:pPr>
          <w:hyperlink w:anchor="_Toc163234297" w:history="1">
            <w:r w:rsidRPr="00C4515B">
              <w:rPr>
                <w:rStyle w:val="Collegamentoipertestuale"/>
                <w:noProof/>
              </w:rPr>
              <w:t>3.1.2</w:t>
            </w:r>
            <w:r>
              <w:rPr>
                <w:rFonts w:asciiTheme="minorHAnsi" w:eastAsiaTheme="minorEastAsia" w:hAnsiTheme="minorHAnsi" w:cstheme="minorBidi"/>
                <w:i w:val="0"/>
                <w:noProof/>
                <w:spacing w:val="0"/>
                <w:lang w:eastAsia="it-IT"/>
              </w:rPr>
              <w:tab/>
            </w:r>
            <w:r w:rsidRPr="00C4515B">
              <w:rPr>
                <w:rStyle w:val="Collegamentoipertestuale"/>
                <w:noProof/>
              </w:rPr>
              <w:t>Tipo di dati manipolato – STIX Object</w:t>
            </w:r>
            <w:r>
              <w:rPr>
                <w:noProof/>
                <w:webHidden/>
              </w:rPr>
              <w:tab/>
            </w:r>
            <w:r>
              <w:rPr>
                <w:noProof/>
                <w:webHidden/>
              </w:rPr>
              <w:fldChar w:fldCharType="begin"/>
            </w:r>
            <w:r>
              <w:rPr>
                <w:noProof/>
                <w:webHidden/>
              </w:rPr>
              <w:instrText xml:space="preserve"> PAGEREF _Toc163234297 \h </w:instrText>
            </w:r>
            <w:r>
              <w:rPr>
                <w:noProof/>
                <w:webHidden/>
              </w:rPr>
            </w:r>
            <w:r>
              <w:rPr>
                <w:noProof/>
                <w:webHidden/>
              </w:rPr>
              <w:fldChar w:fldCharType="separate"/>
            </w:r>
            <w:r>
              <w:rPr>
                <w:noProof/>
                <w:webHidden/>
              </w:rPr>
              <w:t>33</w:t>
            </w:r>
            <w:r>
              <w:rPr>
                <w:noProof/>
                <w:webHidden/>
              </w:rPr>
              <w:fldChar w:fldCharType="end"/>
            </w:r>
          </w:hyperlink>
        </w:p>
        <w:p w14:paraId="6F05C7C4" w14:textId="426EE542" w:rsidR="00234E19" w:rsidRDefault="00234E19">
          <w:pPr>
            <w:pStyle w:val="Sommario2"/>
            <w:rPr>
              <w:rFonts w:asciiTheme="minorHAnsi" w:eastAsiaTheme="minorEastAsia" w:hAnsiTheme="minorHAnsi" w:cstheme="minorBidi"/>
              <w:smallCaps w:val="0"/>
              <w:noProof/>
              <w:spacing w:val="0"/>
              <w:sz w:val="22"/>
              <w:lang w:eastAsia="it-IT"/>
            </w:rPr>
          </w:pPr>
          <w:hyperlink w:anchor="_Toc163234298" w:history="1">
            <w:r w:rsidRPr="00C4515B">
              <w:rPr>
                <w:rStyle w:val="Collegamentoipertestuale"/>
                <w:noProof/>
              </w:rPr>
              <w:t>Str</w:t>
            </w:r>
            <w:r w:rsidRPr="00C4515B">
              <w:rPr>
                <w:rStyle w:val="Collegamentoipertestuale"/>
                <w:noProof/>
              </w:rPr>
              <w:t>u</w:t>
            </w:r>
            <w:r w:rsidRPr="00C4515B">
              <w:rPr>
                <w:rStyle w:val="Collegamentoipertestuale"/>
                <w:noProof/>
              </w:rPr>
              <w:t>tturazione package e directory</w:t>
            </w:r>
            <w:r>
              <w:rPr>
                <w:noProof/>
                <w:webHidden/>
              </w:rPr>
              <w:tab/>
            </w:r>
            <w:r>
              <w:rPr>
                <w:noProof/>
                <w:webHidden/>
              </w:rPr>
              <w:fldChar w:fldCharType="begin"/>
            </w:r>
            <w:r>
              <w:rPr>
                <w:noProof/>
                <w:webHidden/>
              </w:rPr>
              <w:instrText xml:space="preserve"> PAGEREF _Toc163234298 \h </w:instrText>
            </w:r>
            <w:r>
              <w:rPr>
                <w:noProof/>
                <w:webHidden/>
              </w:rPr>
            </w:r>
            <w:r>
              <w:rPr>
                <w:noProof/>
                <w:webHidden/>
              </w:rPr>
              <w:fldChar w:fldCharType="separate"/>
            </w:r>
            <w:r>
              <w:rPr>
                <w:noProof/>
                <w:webHidden/>
              </w:rPr>
              <w:t>34</w:t>
            </w:r>
            <w:r>
              <w:rPr>
                <w:noProof/>
                <w:webHidden/>
              </w:rPr>
              <w:fldChar w:fldCharType="end"/>
            </w:r>
          </w:hyperlink>
        </w:p>
        <w:p w14:paraId="4BCD8B29" w14:textId="593B6D8B" w:rsidR="00234E19" w:rsidRDefault="00234E19">
          <w:pPr>
            <w:pStyle w:val="Sommario3"/>
            <w:tabs>
              <w:tab w:val="left" w:pos="1680"/>
            </w:tabs>
            <w:rPr>
              <w:rFonts w:asciiTheme="minorHAnsi" w:eastAsiaTheme="minorEastAsia" w:hAnsiTheme="minorHAnsi" w:cstheme="minorBidi"/>
              <w:i w:val="0"/>
              <w:noProof/>
              <w:spacing w:val="0"/>
              <w:lang w:eastAsia="it-IT"/>
            </w:rPr>
          </w:pPr>
          <w:hyperlink w:anchor="_Toc163234299" w:history="1">
            <w:r w:rsidRPr="00C4515B">
              <w:rPr>
                <w:rStyle w:val="Collegamentoipertestuale"/>
                <w:noProof/>
              </w:rPr>
              <w:t>3.1.3</w:t>
            </w:r>
            <w:r>
              <w:rPr>
                <w:rFonts w:asciiTheme="minorHAnsi" w:eastAsiaTheme="minorEastAsia" w:hAnsiTheme="minorHAnsi" w:cstheme="minorBidi"/>
                <w:i w:val="0"/>
                <w:noProof/>
                <w:spacing w:val="0"/>
                <w:lang w:eastAsia="it-IT"/>
              </w:rPr>
              <w:tab/>
            </w:r>
            <w:r w:rsidRPr="00C4515B">
              <w:rPr>
                <w:rStyle w:val="Collegamentoipertestuale"/>
                <w:noProof/>
              </w:rPr>
              <w:t>Singleton</w:t>
            </w:r>
            <w:r>
              <w:rPr>
                <w:noProof/>
                <w:webHidden/>
              </w:rPr>
              <w:tab/>
            </w:r>
            <w:r>
              <w:rPr>
                <w:noProof/>
                <w:webHidden/>
              </w:rPr>
              <w:fldChar w:fldCharType="begin"/>
            </w:r>
            <w:r>
              <w:rPr>
                <w:noProof/>
                <w:webHidden/>
              </w:rPr>
              <w:instrText xml:space="preserve"> PAGEREF _Toc163234299 \h </w:instrText>
            </w:r>
            <w:r>
              <w:rPr>
                <w:noProof/>
                <w:webHidden/>
              </w:rPr>
            </w:r>
            <w:r>
              <w:rPr>
                <w:noProof/>
                <w:webHidden/>
              </w:rPr>
              <w:fldChar w:fldCharType="separate"/>
            </w:r>
            <w:r>
              <w:rPr>
                <w:noProof/>
                <w:webHidden/>
              </w:rPr>
              <w:t>34</w:t>
            </w:r>
            <w:r>
              <w:rPr>
                <w:noProof/>
                <w:webHidden/>
              </w:rPr>
              <w:fldChar w:fldCharType="end"/>
            </w:r>
          </w:hyperlink>
        </w:p>
        <w:p w14:paraId="27607F89" w14:textId="603E0D7B" w:rsidR="00234E19" w:rsidRDefault="00234E19">
          <w:pPr>
            <w:pStyle w:val="Sommario3"/>
            <w:tabs>
              <w:tab w:val="left" w:pos="1680"/>
            </w:tabs>
            <w:rPr>
              <w:rFonts w:asciiTheme="minorHAnsi" w:eastAsiaTheme="minorEastAsia" w:hAnsiTheme="minorHAnsi" w:cstheme="minorBidi"/>
              <w:i w:val="0"/>
              <w:noProof/>
              <w:spacing w:val="0"/>
              <w:lang w:eastAsia="it-IT"/>
            </w:rPr>
          </w:pPr>
          <w:hyperlink w:anchor="_Toc163234300" w:history="1">
            <w:r w:rsidRPr="00C4515B">
              <w:rPr>
                <w:rStyle w:val="Collegamentoipertestuale"/>
                <w:noProof/>
              </w:rPr>
              <w:t>3.1.4</w:t>
            </w:r>
            <w:r>
              <w:rPr>
                <w:rFonts w:asciiTheme="minorHAnsi" w:eastAsiaTheme="minorEastAsia" w:hAnsiTheme="minorHAnsi" w:cstheme="minorBidi"/>
                <w:i w:val="0"/>
                <w:noProof/>
                <w:spacing w:val="0"/>
                <w:lang w:eastAsia="it-IT"/>
              </w:rPr>
              <w:tab/>
            </w:r>
            <w:r w:rsidRPr="00C4515B">
              <w:rPr>
                <w:rStyle w:val="Collegamentoipertestuale"/>
                <w:noProof/>
              </w:rPr>
              <w:t>Interfaccia per MITRE data</w:t>
            </w:r>
            <w:r>
              <w:rPr>
                <w:noProof/>
                <w:webHidden/>
              </w:rPr>
              <w:tab/>
            </w:r>
            <w:r>
              <w:rPr>
                <w:noProof/>
                <w:webHidden/>
              </w:rPr>
              <w:fldChar w:fldCharType="begin"/>
            </w:r>
            <w:r>
              <w:rPr>
                <w:noProof/>
                <w:webHidden/>
              </w:rPr>
              <w:instrText xml:space="preserve"> PAGEREF _Toc163234300 \h </w:instrText>
            </w:r>
            <w:r>
              <w:rPr>
                <w:noProof/>
                <w:webHidden/>
              </w:rPr>
            </w:r>
            <w:r>
              <w:rPr>
                <w:noProof/>
                <w:webHidden/>
              </w:rPr>
              <w:fldChar w:fldCharType="separate"/>
            </w:r>
            <w:r>
              <w:rPr>
                <w:noProof/>
                <w:webHidden/>
              </w:rPr>
              <w:t>34</w:t>
            </w:r>
            <w:r>
              <w:rPr>
                <w:noProof/>
                <w:webHidden/>
              </w:rPr>
              <w:fldChar w:fldCharType="end"/>
            </w:r>
          </w:hyperlink>
        </w:p>
        <w:p w14:paraId="3C0963DE" w14:textId="5CCEA3F6" w:rsidR="00234E19" w:rsidRDefault="00234E19">
          <w:pPr>
            <w:pStyle w:val="Sommario3"/>
            <w:tabs>
              <w:tab w:val="left" w:pos="1680"/>
            </w:tabs>
            <w:rPr>
              <w:rFonts w:asciiTheme="minorHAnsi" w:eastAsiaTheme="minorEastAsia" w:hAnsiTheme="minorHAnsi" w:cstheme="minorBidi"/>
              <w:i w:val="0"/>
              <w:noProof/>
              <w:spacing w:val="0"/>
              <w:lang w:eastAsia="it-IT"/>
            </w:rPr>
          </w:pPr>
          <w:hyperlink w:anchor="_Toc163234301" w:history="1">
            <w:r w:rsidRPr="00C4515B">
              <w:rPr>
                <w:rStyle w:val="Collegamentoipertestuale"/>
                <w:noProof/>
              </w:rPr>
              <w:t>3.1.5</w:t>
            </w:r>
            <w:r>
              <w:rPr>
                <w:rFonts w:asciiTheme="minorHAnsi" w:eastAsiaTheme="minorEastAsia" w:hAnsiTheme="minorHAnsi" w:cstheme="minorBidi"/>
                <w:i w:val="0"/>
                <w:noProof/>
                <w:spacing w:val="0"/>
                <w:lang w:eastAsia="it-IT"/>
              </w:rPr>
              <w:tab/>
            </w:r>
            <w:r w:rsidRPr="00C4515B">
              <w:rPr>
                <w:rStyle w:val="Collegamentoipertestuale"/>
                <w:noProof/>
              </w:rPr>
              <w:t>Business</w:t>
            </w:r>
            <w:r>
              <w:rPr>
                <w:noProof/>
                <w:webHidden/>
              </w:rPr>
              <w:tab/>
            </w:r>
            <w:r>
              <w:rPr>
                <w:noProof/>
                <w:webHidden/>
              </w:rPr>
              <w:fldChar w:fldCharType="begin"/>
            </w:r>
            <w:r>
              <w:rPr>
                <w:noProof/>
                <w:webHidden/>
              </w:rPr>
              <w:instrText xml:space="preserve"> PAGEREF _Toc163234301 \h </w:instrText>
            </w:r>
            <w:r>
              <w:rPr>
                <w:noProof/>
                <w:webHidden/>
              </w:rPr>
            </w:r>
            <w:r>
              <w:rPr>
                <w:noProof/>
                <w:webHidden/>
              </w:rPr>
              <w:fldChar w:fldCharType="separate"/>
            </w:r>
            <w:r>
              <w:rPr>
                <w:noProof/>
                <w:webHidden/>
              </w:rPr>
              <w:t>36</w:t>
            </w:r>
            <w:r>
              <w:rPr>
                <w:noProof/>
                <w:webHidden/>
              </w:rPr>
              <w:fldChar w:fldCharType="end"/>
            </w:r>
          </w:hyperlink>
        </w:p>
        <w:p w14:paraId="4F48FEDC" w14:textId="756BFBB2" w:rsidR="00234E19" w:rsidRDefault="00234E19">
          <w:pPr>
            <w:pStyle w:val="Sommario3"/>
            <w:tabs>
              <w:tab w:val="left" w:pos="1680"/>
            </w:tabs>
            <w:rPr>
              <w:rFonts w:asciiTheme="minorHAnsi" w:eastAsiaTheme="minorEastAsia" w:hAnsiTheme="minorHAnsi" w:cstheme="minorBidi"/>
              <w:i w:val="0"/>
              <w:noProof/>
              <w:spacing w:val="0"/>
              <w:lang w:eastAsia="it-IT"/>
            </w:rPr>
          </w:pPr>
          <w:hyperlink w:anchor="_Toc163234302" w:history="1">
            <w:r w:rsidRPr="00C4515B">
              <w:rPr>
                <w:rStyle w:val="Collegamentoipertestuale"/>
                <w:noProof/>
              </w:rPr>
              <w:t>3.1.6</w:t>
            </w:r>
            <w:r>
              <w:rPr>
                <w:rFonts w:asciiTheme="minorHAnsi" w:eastAsiaTheme="minorEastAsia" w:hAnsiTheme="minorHAnsi" w:cstheme="minorBidi"/>
                <w:i w:val="0"/>
                <w:noProof/>
                <w:spacing w:val="0"/>
                <w:lang w:eastAsia="it-IT"/>
              </w:rPr>
              <w:tab/>
            </w:r>
            <w:r w:rsidRPr="00C4515B">
              <w:rPr>
                <w:rStyle w:val="Collegamentoipertestuale"/>
                <w:noProof/>
              </w:rPr>
              <w:t>Container</w:t>
            </w:r>
            <w:r>
              <w:rPr>
                <w:noProof/>
                <w:webHidden/>
              </w:rPr>
              <w:tab/>
            </w:r>
            <w:r>
              <w:rPr>
                <w:noProof/>
                <w:webHidden/>
              </w:rPr>
              <w:fldChar w:fldCharType="begin"/>
            </w:r>
            <w:r>
              <w:rPr>
                <w:noProof/>
                <w:webHidden/>
              </w:rPr>
              <w:instrText xml:space="preserve"> PAGEREF _Toc163234302 \h </w:instrText>
            </w:r>
            <w:r>
              <w:rPr>
                <w:noProof/>
                <w:webHidden/>
              </w:rPr>
            </w:r>
            <w:r>
              <w:rPr>
                <w:noProof/>
                <w:webHidden/>
              </w:rPr>
              <w:fldChar w:fldCharType="separate"/>
            </w:r>
            <w:r>
              <w:rPr>
                <w:noProof/>
                <w:webHidden/>
              </w:rPr>
              <w:t>36</w:t>
            </w:r>
            <w:r>
              <w:rPr>
                <w:noProof/>
                <w:webHidden/>
              </w:rPr>
              <w:fldChar w:fldCharType="end"/>
            </w:r>
          </w:hyperlink>
        </w:p>
        <w:p w14:paraId="3E661524" w14:textId="13C24F04" w:rsidR="00234E19" w:rsidRDefault="00234E19">
          <w:pPr>
            <w:pStyle w:val="Sommario3"/>
            <w:tabs>
              <w:tab w:val="left" w:pos="1680"/>
            </w:tabs>
            <w:rPr>
              <w:rFonts w:asciiTheme="minorHAnsi" w:eastAsiaTheme="minorEastAsia" w:hAnsiTheme="minorHAnsi" w:cstheme="minorBidi"/>
              <w:i w:val="0"/>
              <w:noProof/>
              <w:spacing w:val="0"/>
              <w:lang w:eastAsia="it-IT"/>
            </w:rPr>
          </w:pPr>
          <w:hyperlink w:anchor="_Toc163234303" w:history="1">
            <w:r w:rsidRPr="00C4515B">
              <w:rPr>
                <w:rStyle w:val="Collegamentoipertestuale"/>
                <w:noProof/>
              </w:rPr>
              <w:t>3.1.7</w:t>
            </w:r>
            <w:r>
              <w:rPr>
                <w:rFonts w:asciiTheme="minorHAnsi" w:eastAsiaTheme="minorEastAsia" w:hAnsiTheme="minorHAnsi" w:cstheme="minorBidi"/>
                <w:i w:val="0"/>
                <w:noProof/>
                <w:spacing w:val="0"/>
                <w:lang w:eastAsia="it-IT"/>
              </w:rPr>
              <w:tab/>
            </w:r>
            <w:r w:rsidRPr="00C4515B">
              <w:rPr>
                <w:rStyle w:val="Collegamentoipertestuale"/>
                <w:noProof/>
              </w:rPr>
              <w:t>Ottimizzazione della memoria</w:t>
            </w:r>
            <w:r>
              <w:rPr>
                <w:noProof/>
                <w:webHidden/>
              </w:rPr>
              <w:tab/>
            </w:r>
            <w:r>
              <w:rPr>
                <w:noProof/>
                <w:webHidden/>
              </w:rPr>
              <w:fldChar w:fldCharType="begin"/>
            </w:r>
            <w:r>
              <w:rPr>
                <w:noProof/>
                <w:webHidden/>
              </w:rPr>
              <w:instrText xml:space="preserve"> PAGEREF _Toc163234303 \h </w:instrText>
            </w:r>
            <w:r>
              <w:rPr>
                <w:noProof/>
                <w:webHidden/>
              </w:rPr>
            </w:r>
            <w:r>
              <w:rPr>
                <w:noProof/>
                <w:webHidden/>
              </w:rPr>
              <w:fldChar w:fldCharType="separate"/>
            </w:r>
            <w:r>
              <w:rPr>
                <w:noProof/>
                <w:webHidden/>
              </w:rPr>
              <w:t>36</w:t>
            </w:r>
            <w:r>
              <w:rPr>
                <w:noProof/>
                <w:webHidden/>
              </w:rPr>
              <w:fldChar w:fldCharType="end"/>
            </w:r>
          </w:hyperlink>
        </w:p>
        <w:p w14:paraId="6D45CA09" w14:textId="1D9AF60A" w:rsidR="00234E19" w:rsidRDefault="00234E19">
          <w:pPr>
            <w:pStyle w:val="Sommario2"/>
            <w:tabs>
              <w:tab w:val="left" w:pos="1200"/>
            </w:tabs>
            <w:rPr>
              <w:rFonts w:asciiTheme="minorHAnsi" w:eastAsiaTheme="minorEastAsia" w:hAnsiTheme="minorHAnsi" w:cstheme="minorBidi"/>
              <w:smallCaps w:val="0"/>
              <w:noProof/>
              <w:spacing w:val="0"/>
              <w:sz w:val="22"/>
              <w:lang w:eastAsia="it-IT"/>
            </w:rPr>
          </w:pPr>
          <w:hyperlink w:anchor="_Toc163234304" w:history="1">
            <w:r w:rsidRPr="00C4515B">
              <w:rPr>
                <w:rStyle w:val="Collegamentoipertestuale"/>
                <w:noProof/>
              </w:rPr>
              <w:t>3.2</w:t>
            </w:r>
            <w:r>
              <w:rPr>
                <w:rFonts w:asciiTheme="minorHAnsi" w:eastAsiaTheme="minorEastAsia" w:hAnsiTheme="minorHAnsi" w:cstheme="minorBidi"/>
                <w:smallCaps w:val="0"/>
                <w:noProof/>
                <w:spacing w:val="0"/>
                <w:sz w:val="22"/>
                <w:lang w:eastAsia="it-IT"/>
              </w:rPr>
              <w:tab/>
            </w:r>
            <w:r w:rsidRPr="00C4515B">
              <w:rPr>
                <w:rStyle w:val="Collegamentoipertestuale"/>
                <w:noProof/>
              </w:rPr>
              <w:t>Controller</w:t>
            </w:r>
            <w:r>
              <w:rPr>
                <w:noProof/>
                <w:webHidden/>
              </w:rPr>
              <w:tab/>
            </w:r>
            <w:r>
              <w:rPr>
                <w:noProof/>
                <w:webHidden/>
              </w:rPr>
              <w:fldChar w:fldCharType="begin"/>
            </w:r>
            <w:r>
              <w:rPr>
                <w:noProof/>
                <w:webHidden/>
              </w:rPr>
              <w:instrText xml:space="preserve"> PAGEREF _Toc163234304 \h </w:instrText>
            </w:r>
            <w:r>
              <w:rPr>
                <w:noProof/>
                <w:webHidden/>
              </w:rPr>
            </w:r>
            <w:r>
              <w:rPr>
                <w:noProof/>
                <w:webHidden/>
              </w:rPr>
              <w:fldChar w:fldCharType="separate"/>
            </w:r>
            <w:r>
              <w:rPr>
                <w:noProof/>
                <w:webHidden/>
              </w:rPr>
              <w:t>37</w:t>
            </w:r>
            <w:r>
              <w:rPr>
                <w:noProof/>
                <w:webHidden/>
              </w:rPr>
              <w:fldChar w:fldCharType="end"/>
            </w:r>
          </w:hyperlink>
        </w:p>
        <w:p w14:paraId="2964B1CF" w14:textId="37A422FC" w:rsidR="00234E19" w:rsidRDefault="00234E19">
          <w:pPr>
            <w:pStyle w:val="Sommario2"/>
            <w:tabs>
              <w:tab w:val="left" w:pos="1200"/>
            </w:tabs>
            <w:rPr>
              <w:rFonts w:asciiTheme="minorHAnsi" w:eastAsiaTheme="minorEastAsia" w:hAnsiTheme="minorHAnsi" w:cstheme="minorBidi"/>
              <w:smallCaps w:val="0"/>
              <w:noProof/>
              <w:spacing w:val="0"/>
              <w:sz w:val="22"/>
              <w:lang w:eastAsia="it-IT"/>
            </w:rPr>
          </w:pPr>
          <w:hyperlink w:anchor="_Toc163234305" w:history="1">
            <w:r w:rsidRPr="00C4515B">
              <w:rPr>
                <w:rStyle w:val="Collegamentoipertestuale"/>
                <w:noProof/>
              </w:rPr>
              <w:t>3.3</w:t>
            </w:r>
            <w:r>
              <w:rPr>
                <w:rFonts w:asciiTheme="minorHAnsi" w:eastAsiaTheme="minorEastAsia" w:hAnsiTheme="minorHAnsi" w:cstheme="minorBidi"/>
                <w:smallCaps w:val="0"/>
                <w:noProof/>
                <w:spacing w:val="0"/>
                <w:sz w:val="22"/>
                <w:lang w:eastAsia="it-IT"/>
              </w:rPr>
              <w:tab/>
            </w:r>
            <w:r w:rsidRPr="00C4515B">
              <w:rPr>
                <w:rStyle w:val="Collegamentoipertestuale"/>
                <w:noProof/>
              </w:rPr>
              <w:t>View</w:t>
            </w:r>
            <w:r>
              <w:rPr>
                <w:noProof/>
                <w:webHidden/>
              </w:rPr>
              <w:tab/>
            </w:r>
            <w:r>
              <w:rPr>
                <w:noProof/>
                <w:webHidden/>
              </w:rPr>
              <w:fldChar w:fldCharType="begin"/>
            </w:r>
            <w:r>
              <w:rPr>
                <w:noProof/>
                <w:webHidden/>
              </w:rPr>
              <w:instrText xml:space="preserve"> PAGEREF _Toc163234305 \h </w:instrText>
            </w:r>
            <w:r>
              <w:rPr>
                <w:noProof/>
                <w:webHidden/>
              </w:rPr>
            </w:r>
            <w:r>
              <w:rPr>
                <w:noProof/>
                <w:webHidden/>
              </w:rPr>
              <w:fldChar w:fldCharType="separate"/>
            </w:r>
            <w:r>
              <w:rPr>
                <w:noProof/>
                <w:webHidden/>
              </w:rPr>
              <w:t>37</w:t>
            </w:r>
            <w:r>
              <w:rPr>
                <w:noProof/>
                <w:webHidden/>
              </w:rPr>
              <w:fldChar w:fldCharType="end"/>
            </w:r>
          </w:hyperlink>
        </w:p>
        <w:p w14:paraId="17061377" w14:textId="0FF8650E" w:rsidR="00234E19" w:rsidRDefault="00234E19">
          <w:pPr>
            <w:pStyle w:val="Sommario1"/>
            <w:rPr>
              <w:rFonts w:asciiTheme="minorHAnsi" w:eastAsiaTheme="minorEastAsia" w:hAnsiTheme="minorHAnsi" w:cstheme="minorBidi"/>
              <w:b w:val="0"/>
              <w:smallCaps w:val="0"/>
              <w:noProof/>
              <w:spacing w:val="0"/>
              <w:sz w:val="22"/>
              <w:lang w:eastAsia="it-IT"/>
            </w:rPr>
          </w:pPr>
          <w:hyperlink w:anchor="_Toc163234306" w:history="1">
            <w:r w:rsidRPr="00C4515B">
              <w:rPr>
                <w:rStyle w:val="Collegamentoipertestuale"/>
                <w:noProof/>
              </w:rPr>
              <w:t>Bibliografia</w:t>
            </w:r>
            <w:r>
              <w:rPr>
                <w:noProof/>
                <w:webHidden/>
              </w:rPr>
              <w:tab/>
            </w:r>
            <w:r>
              <w:rPr>
                <w:noProof/>
                <w:webHidden/>
              </w:rPr>
              <w:fldChar w:fldCharType="begin"/>
            </w:r>
            <w:r>
              <w:rPr>
                <w:noProof/>
                <w:webHidden/>
              </w:rPr>
              <w:instrText xml:space="preserve"> PAGEREF _Toc163234306 \h </w:instrText>
            </w:r>
            <w:r>
              <w:rPr>
                <w:noProof/>
                <w:webHidden/>
              </w:rPr>
            </w:r>
            <w:r>
              <w:rPr>
                <w:noProof/>
                <w:webHidden/>
              </w:rPr>
              <w:fldChar w:fldCharType="separate"/>
            </w:r>
            <w:r>
              <w:rPr>
                <w:noProof/>
                <w:webHidden/>
              </w:rPr>
              <w:t>38</w:t>
            </w:r>
            <w:r>
              <w:rPr>
                <w:noProof/>
                <w:webHidden/>
              </w:rPr>
              <w:fldChar w:fldCharType="end"/>
            </w:r>
          </w:hyperlink>
        </w:p>
        <w:p w14:paraId="65A2F552" w14:textId="5F2577B9" w:rsidR="00A97DC3" w:rsidRPr="007E4D82" w:rsidRDefault="00A97DC3" w:rsidP="0038064E">
          <w:pPr>
            <w:rPr>
              <w:rFonts w:cs="Arial"/>
            </w:rPr>
          </w:pPr>
          <w:r w:rsidRPr="007E4D82">
            <w:rPr>
              <w:rFonts w:cs="Arial"/>
              <w:b/>
              <w:bCs/>
            </w:rPr>
            <w:fldChar w:fldCharType="end"/>
          </w:r>
        </w:p>
      </w:sdtContent>
    </w:sdt>
    <w:p w14:paraId="7A4EA521" w14:textId="44B98CE0" w:rsidR="00CD79AD" w:rsidRPr="007E4D82" w:rsidRDefault="00CD79AD" w:rsidP="0038064E">
      <w:pPr>
        <w:pStyle w:val="Sommario1"/>
        <w:rPr>
          <w14:shadow w14:blurRad="50800" w14:dist="38100" w14:dir="2700000" w14:sx="100000" w14:sy="100000" w14:kx="0" w14:ky="0" w14:algn="tl">
            <w14:srgbClr w14:val="000000">
              <w14:alpha w14:val="60000"/>
            </w14:srgbClr>
          </w14:shadow>
        </w:rPr>
      </w:pPr>
    </w:p>
    <w:p w14:paraId="4CE4C2D2" w14:textId="67E2CA15" w:rsidR="004F76EF" w:rsidRPr="007E4D82" w:rsidRDefault="004F76EF" w:rsidP="00E34A6F">
      <w:pPr>
        <w:pStyle w:val="Titolo1"/>
        <w:ind w:right="0"/>
        <w:rPr>
          <w:u w:val="single"/>
        </w:rPr>
      </w:pPr>
      <w:bookmarkStart w:id="10" w:name="_Toc521926745"/>
      <w:bookmarkStart w:id="11" w:name="_Toc525114697"/>
      <w:bookmarkStart w:id="12" w:name="_Toc162019238"/>
      <w:bookmarkStart w:id="13" w:name="_Toc163234261"/>
      <w:r w:rsidRPr="007E4D82">
        <w:lastRenderedPageBreak/>
        <w:t>Capitolo I</w:t>
      </w:r>
      <w:bookmarkEnd w:id="10"/>
      <w:bookmarkEnd w:id="11"/>
      <w:bookmarkEnd w:id="12"/>
      <w:bookmarkEnd w:id="13"/>
      <w:r w:rsidR="00662E33" w:rsidRPr="007E4D82">
        <w:t xml:space="preserve"> </w:t>
      </w:r>
    </w:p>
    <w:p w14:paraId="5E12DCB8" w14:textId="778AE13B" w:rsidR="002F1BFA" w:rsidRPr="007E4D82" w:rsidRDefault="004F76EF" w:rsidP="00311F37">
      <w:pPr>
        <w:pStyle w:val="Sottotitolo"/>
        <w:rPr>
          <w:ins w:id="14" w:author="Rick" w:date="2018-10-04T10:48:00Z"/>
        </w:rPr>
      </w:pPr>
      <w:bookmarkStart w:id="15" w:name="_Toc525114698"/>
      <w:bookmarkStart w:id="16" w:name="_Toc162019239"/>
      <w:bookmarkStart w:id="17" w:name="_Toc163234262"/>
      <w:r w:rsidRPr="007E4D82">
        <w:t>Introduzione</w:t>
      </w:r>
      <w:bookmarkEnd w:id="15"/>
      <w:bookmarkEnd w:id="16"/>
      <w:bookmarkEnd w:id="17"/>
    </w:p>
    <w:p w14:paraId="11C7E81C" w14:textId="77777777" w:rsidR="009C1821" w:rsidRPr="007E4D82" w:rsidRDefault="00856A1C" w:rsidP="00E34A6F">
      <w:pPr>
        <w:rPr>
          <w:rFonts w:cs="Arial"/>
        </w:rPr>
      </w:pPr>
      <w:r w:rsidRPr="007E4D82">
        <w:rPr>
          <w:rFonts w:cs="Arial"/>
        </w:rPr>
        <w:t xml:space="preserve">Nell'era digitale in cui viviamo, </w:t>
      </w:r>
      <w:r w:rsidRPr="007E4D82">
        <w:rPr>
          <w:rFonts w:cs="Arial"/>
          <w:b/>
          <w:bCs/>
        </w:rPr>
        <w:t>l'informatica</w:t>
      </w:r>
      <w:r w:rsidRPr="007E4D82">
        <w:rPr>
          <w:rFonts w:cs="Arial"/>
        </w:rPr>
        <w:t xml:space="preserve"> e la </w:t>
      </w:r>
      <w:r w:rsidRPr="007E4D82">
        <w:rPr>
          <w:rFonts w:cs="Arial"/>
          <w:b/>
          <w:bCs/>
        </w:rPr>
        <w:t>cybersecurity</w:t>
      </w:r>
      <w:r w:rsidRPr="007E4D82">
        <w:rPr>
          <w:rFonts w:cs="Arial"/>
        </w:rPr>
        <w:t xml:space="preserve"> sono diventate componenti fondamentali della nostra </w:t>
      </w:r>
      <w:r w:rsidRPr="007E4D82">
        <w:rPr>
          <w:rFonts w:cs="Arial"/>
          <w:b/>
          <w:bCs/>
        </w:rPr>
        <w:t>esistenza</w:t>
      </w:r>
      <w:r w:rsidRPr="007E4D82">
        <w:rPr>
          <w:rFonts w:cs="Arial"/>
        </w:rPr>
        <w:t xml:space="preserve"> </w:t>
      </w:r>
      <w:r w:rsidRPr="007E4D82">
        <w:rPr>
          <w:rFonts w:cs="Arial"/>
          <w:b/>
          <w:bCs/>
        </w:rPr>
        <w:t>quotidiana</w:t>
      </w:r>
      <w:r w:rsidRPr="007E4D82">
        <w:rPr>
          <w:rFonts w:cs="Arial"/>
        </w:rPr>
        <w:t>. Questo legame inscindibile tra tecnologia e sicurezza informatica è al centro della presente tesi, che esplora non solo come l'informatica ha plasmato il mondo moderno, ma soprattutto come la cybersecurity è diventata una materia indispensabile per proteggere i dati e le infrastrutture che sostengono la nostra società. Il mondo sta andando incontro all’evoluzione, giorno dopo giorno, mese dopo mese, anno dopo anno</w:t>
      </w:r>
      <w:r w:rsidR="00B8522E" w:rsidRPr="007E4D82">
        <w:rPr>
          <w:rFonts w:cs="Arial"/>
        </w:rPr>
        <w:t>.</w:t>
      </w:r>
      <w:r w:rsidRPr="007E4D82">
        <w:rPr>
          <w:rFonts w:cs="Arial"/>
        </w:rPr>
        <w:t xml:space="preserve"> </w:t>
      </w:r>
      <w:r w:rsidR="00B8522E" w:rsidRPr="007E4D82">
        <w:rPr>
          <w:rFonts w:cs="Arial"/>
        </w:rPr>
        <w:t>L</w:t>
      </w:r>
      <w:r w:rsidRPr="007E4D82">
        <w:rPr>
          <w:rFonts w:cs="Arial"/>
        </w:rPr>
        <w:t>’</w:t>
      </w:r>
      <w:r w:rsidRPr="007E4D82">
        <w:rPr>
          <w:rFonts w:cs="Arial"/>
          <w:b/>
          <w:bCs/>
        </w:rPr>
        <w:t>evoluzione</w:t>
      </w:r>
      <w:r w:rsidRPr="007E4D82">
        <w:rPr>
          <w:rFonts w:cs="Arial"/>
        </w:rPr>
        <w:t xml:space="preserve"> però non </w:t>
      </w:r>
      <w:r w:rsidR="00B8522E" w:rsidRPr="007E4D82">
        <w:rPr>
          <w:rFonts w:cs="Arial"/>
        </w:rPr>
        <w:t xml:space="preserve">è </w:t>
      </w:r>
      <w:r w:rsidRPr="007E4D82">
        <w:rPr>
          <w:rFonts w:cs="Arial"/>
        </w:rPr>
        <w:t>solo positiva</w:t>
      </w:r>
      <w:r w:rsidR="00B8522E" w:rsidRPr="007E4D82">
        <w:rPr>
          <w:rFonts w:cs="Arial"/>
        </w:rPr>
        <w:t>:</w:t>
      </w:r>
      <w:r w:rsidRPr="007E4D82">
        <w:rPr>
          <w:rFonts w:cs="Arial"/>
        </w:rPr>
        <w:t xml:space="preserve"> </w:t>
      </w:r>
      <w:r w:rsidR="00B8522E" w:rsidRPr="007E4D82">
        <w:rPr>
          <w:rFonts w:cs="Arial"/>
        </w:rPr>
        <w:t xml:space="preserve">ogni scoperta può essere interpretata sia come un progresso benefico, sia come una possibilità di impiego dannoso. </w:t>
      </w:r>
    </w:p>
    <w:p w14:paraId="4A99BD5F" w14:textId="48805BE7" w:rsidR="009C1821" w:rsidRPr="007E4D82" w:rsidRDefault="009C1821" w:rsidP="00E34A6F">
      <w:pPr>
        <w:rPr>
          <w:rFonts w:cs="Arial"/>
        </w:rPr>
      </w:pPr>
      <w:r w:rsidRPr="007E4D82">
        <w:rPr>
          <w:rFonts w:cs="Arial"/>
        </w:rPr>
        <w:t xml:space="preserve">Nell'ambito della sicurezza informatica, la distinzione tra uso </w:t>
      </w:r>
      <w:r w:rsidRPr="007E4D82">
        <w:rPr>
          <w:rFonts w:cs="Arial"/>
          <w:b/>
          <w:bCs/>
        </w:rPr>
        <w:t>legittimo</w:t>
      </w:r>
      <w:r w:rsidRPr="007E4D82">
        <w:rPr>
          <w:rFonts w:cs="Arial"/>
        </w:rPr>
        <w:t xml:space="preserve"> e </w:t>
      </w:r>
      <w:r w:rsidRPr="007E4D82">
        <w:rPr>
          <w:rFonts w:cs="Arial"/>
          <w:b/>
          <w:bCs/>
        </w:rPr>
        <w:t>malintenzionato</w:t>
      </w:r>
      <w:r w:rsidRPr="007E4D82">
        <w:rPr>
          <w:rFonts w:cs="Arial"/>
        </w:rPr>
        <w:t xml:space="preserve"> delle</w:t>
      </w:r>
      <w:r w:rsidR="00652C92" w:rsidRPr="007E4D82">
        <w:rPr>
          <w:rFonts w:cs="Arial"/>
        </w:rPr>
        <w:t xml:space="preserve"> nuove</w:t>
      </w:r>
      <w:r w:rsidRPr="007E4D82">
        <w:rPr>
          <w:rFonts w:cs="Arial"/>
        </w:rPr>
        <w:t xml:space="preserve"> tecnologie è delineata da una linea estremamente sottile. Per anticipare, identificare e difendere efficacemente le infrastrutture digitali dalle minacce emergenti, diventa cruciale adottare un approccio proattivo, che sia costantemente aggiornato. In questo contesto, ciò che distingue l'uso legittimo da quello malevolo non è tanto la </w:t>
      </w:r>
      <w:r w:rsidRPr="007E4D82">
        <w:rPr>
          <w:rFonts w:cs="Arial"/>
          <w:b/>
          <w:bCs/>
        </w:rPr>
        <w:t>conoscenza</w:t>
      </w:r>
      <w:r w:rsidRPr="007E4D82">
        <w:rPr>
          <w:rFonts w:cs="Arial"/>
        </w:rPr>
        <w:t xml:space="preserve"> in sé, quanto piuttosto gli </w:t>
      </w:r>
      <w:r w:rsidRPr="007E4D82">
        <w:rPr>
          <w:rFonts w:cs="Arial"/>
          <w:b/>
          <w:bCs/>
        </w:rPr>
        <w:t>intenti</w:t>
      </w:r>
      <w:r w:rsidRPr="007E4D82">
        <w:rPr>
          <w:rFonts w:cs="Arial"/>
        </w:rPr>
        <w:t xml:space="preserve"> che guidano il suo impiego. Le tecniche di attacco evolvono di pari passo con le tecnologie di difesa, generando un </w:t>
      </w:r>
      <w:r w:rsidRPr="007E4D82">
        <w:rPr>
          <w:rFonts w:cs="Arial"/>
          <w:b/>
          <w:bCs/>
        </w:rPr>
        <w:t>ciclo</w:t>
      </w:r>
      <w:r w:rsidRPr="007E4D82">
        <w:rPr>
          <w:rFonts w:cs="Arial"/>
        </w:rPr>
        <w:t xml:space="preserve"> </w:t>
      </w:r>
      <w:r w:rsidRPr="007E4D82">
        <w:rPr>
          <w:rFonts w:cs="Arial"/>
          <w:b/>
          <w:bCs/>
        </w:rPr>
        <w:t>continuo</w:t>
      </w:r>
      <w:r w:rsidRPr="007E4D82">
        <w:rPr>
          <w:rFonts w:cs="Arial"/>
        </w:rPr>
        <w:t xml:space="preserve"> di sfide e risposte. Questa dinamica impone agli esperti di sicurezza informatica di andare oltre la semplice reazione agli incidenti, spingendoli a prevedere e prevenire attivamente le potenziali minacce. </w:t>
      </w:r>
    </w:p>
    <w:p w14:paraId="0052089B" w14:textId="77777777" w:rsidR="003D4F78" w:rsidRPr="007E4D82" w:rsidRDefault="003D4F78" w:rsidP="00E34A6F">
      <w:pPr>
        <w:rPr>
          <w:rFonts w:cs="Arial"/>
        </w:rPr>
      </w:pPr>
      <w:r w:rsidRPr="007E4D82">
        <w:rPr>
          <w:rFonts w:cs="Arial"/>
        </w:rPr>
        <w:t xml:space="preserve">Adottare tale approccio multidisciplinare, che integra una profonda comprensione delle </w:t>
      </w:r>
      <w:r w:rsidRPr="007E4D82">
        <w:rPr>
          <w:rFonts w:cs="Arial"/>
          <w:b/>
          <w:bCs/>
        </w:rPr>
        <w:t>tattiche</w:t>
      </w:r>
      <w:r w:rsidRPr="007E4D82">
        <w:rPr>
          <w:rFonts w:cs="Arial"/>
        </w:rPr>
        <w:t xml:space="preserve">, </w:t>
      </w:r>
      <w:r w:rsidRPr="007E4D82">
        <w:rPr>
          <w:rFonts w:cs="Arial"/>
          <w:b/>
          <w:bCs/>
        </w:rPr>
        <w:t>tecniche</w:t>
      </w:r>
      <w:r w:rsidRPr="007E4D82">
        <w:rPr>
          <w:rFonts w:cs="Arial"/>
        </w:rPr>
        <w:t xml:space="preserve"> e </w:t>
      </w:r>
      <w:r w:rsidRPr="007E4D82">
        <w:rPr>
          <w:rFonts w:cs="Arial"/>
          <w:b/>
          <w:bCs/>
        </w:rPr>
        <w:t>procedure</w:t>
      </w:r>
      <w:r w:rsidRPr="007E4D82">
        <w:rPr>
          <w:rFonts w:cs="Arial"/>
        </w:rPr>
        <w:t xml:space="preserve"> (</w:t>
      </w:r>
      <w:r w:rsidRPr="007E4D82">
        <w:rPr>
          <w:rFonts w:cs="Arial"/>
          <w:b/>
          <w:bCs/>
        </w:rPr>
        <w:t>TTP</w:t>
      </w:r>
      <w:r w:rsidRPr="007E4D82">
        <w:rPr>
          <w:rFonts w:cs="Arial"/>
        </w:rPr>
        <w:t>) impiegate dagli aggressori con l'uso di strumenti all'avanguardia come l'</w:t>
      </w:r>
      <w:r w:rsidRPr="007E4D82">
        <w:rPr>
          <w:rFonts w:cs="Arial"/>
          <w:b/>
          <w:bCs/>
        </w:rPr>
        <w:t>analisi</w:t>
      </w:r>
      <w:r w:rsidRPr="007E4D82">
        <w:rPr>
          <w:rFonts w:cs="Arial"/>
        </w:rPr>
        <w:t xml:space="preserve"> </w:t>
      </w:r>
      <w:r w:rsidRPr="007E4D82">
        <w:rPr>
          <w:rFonts w:cs="Arial"/>
          <w:b/>
          <w:bCs/>
        </w:rPr>
        <w:t>comportamentale</w:t>
      </w:r>
      <w:r w:rsidRPr="007E4D82">
        <w:rPr>
          <w:rFonts w:cs="Arial"/>
        </w:rPr>
        <w:t xml:space="preserve">, la </w:t>
      </w:r>
      <w:proofErr w:type="spellStart"/>
      <w:r w:rsidRPr="007E4D82">
        <w:rPr>
          <w:rFonts w:cs="Arial"/>
          <w:b/>
          <w:bCs/>
        </w:rPr>
        <w:t>threat</w:t>
      </w:r>
      <w:proofErr w:type="spellEnd"/>
      <w:r w:rsidRPr="007E4D82">
        <w:rPr>
          <w:rFonts w:cs="Arial"/>
        </w:rPr>
        <w:t xml:space="preserve"> </w:t>
      </w:r>
      <w:r w:rsidRPr="007E4D82">
        <w:rPr>
          <w:rFonts w:cs="Arial"/>
          <w:b/>
          <w:bCs/>
        </w:rPr>
        <w:t>intelligence</w:t>
      </w:r>
      <w:r w:rsidRPr="007E4D82">
        <w:rPr>
          <w:rFonts w:cs="Arial"/>
        </w:rPr>
        <w:t xml:space="preserve"> e l'</w:t>
      </w:r>
      <w:r w:rsidRPr="007E4D82">
        <w:rPr>
          <w:rFonts w:cs="Arial"/>
          <w:b/>
          <w:bCs/>
        </w:rPr>
        <w:t>apprendimento</w:t>
      </w:r>
      <w:r w:rsidRPr="007E4D82">
        <w:rPr>
          <w:rFonts w:cs="Arial"/>
        </w:rPr>
        <w:t xml:space="preserve"> </w:t>
      </w:r>
      <w:r w:rsidRPr="007E4D82">
        <w:rPr>
          <w:rFonts w:cs="Arial"/>
          <w:b/>
          <w:bCs/>
        </w:rPr>
        <w:lastRenderedPageBreak/>
        <w:t>automatico</w:t>
      </w:r>
      <w:r w:rsidRPr="007E4D82">
        <w:rPr>
          <w:rFonts w:cs="Arial"/>
        </w:rPr>
        <w:t>, consente di anticipare e neutralizzare le minacce informatiche prima che queste si trasformino in attacchi concreti e dannosi. La capacità di rilevare precocemente le anomalie e i potenziali pericoli, analizzando e interpretando i segnali deboli all'interno del vasto mare di dati generati dalle attività di rete, rappresenta un pilastro fondamentale nella costruzione di un ecosistema digitale resiliente e sicuro.</w:t>
      </w:r>
    </w:p>
    <w:p w14:paraId="5923A0DC" w14:textId="0CDFC806" w:rsidR="00FA5DA4" w:rsidRDefault="003D4F78" w:rsidP="00FA5DA4">
      <w:r w:rsidRPr="007E4D82">
        <w:t>In questo contesto, l'obiettivo primario della presente tesi è esattamente quello di esplorare e delineare l'importanza di un approccio proattivo nella sicurezza informatica, attraverso l'analisi dettagliata delle strategie offensive e difensive, insieme all'</w:t>
      </w:r>
      <w:r w:rsidRPr="007E4D82">
        <w:rPr>
          <w:b/>
          <w:bCs/>
        </w:rPr>
        <w:t>implementazione</w:t>
      </w:r>
      <w:r w:rsidRPr="007E4D82">
        <w:t xml:space="preserve"> </w:t>
      </w:r>
      <w:r w:rsidRPr="007E4D82">
        <w:rPr>
          <w:b/>
          <w:bCs/>
        </w:rPr>
        <w:t>di soluzioni innovative per la prevenzione e il rilevamento</w:t>
      </w:r>
      <w:r w:rsidRPr="007E4D82">
        <w:t xml:space="preserve"> di ogni possibile minaccia conosciuta.</w:t>
      </w:r>
    </w:p>
    <w:p w14:paraId="0009487A" w14:textId="77777777" w:rsidR="00FA5DA4" w:rsidRDefault="00FA5DA4" w:rsidP="00FA5DA4"/>
    <w:p w14:paraId="5745DFAF" w14:textId="77777777" w:rsidR="00FA5DA4" w:rsidRPr="007E4D82" w:rsidRDefault="00FA5DA4" w:rsidP="00FA5DA4">
      <w:pPr>
        <w:pStyle w:val="Titolo1"/>
        <w:ind w:right="0"/>
      </w:pPr>
      <w:bookmarkStart w:id="18" w:name="_Toc521926754"/>
      <w:bookmarkStart w:id="19" w:name="_Toc525114707"/>
      <w:bookmarkStart w:id="20" w:name="_Toc162019243"/>
      <w:bookmarkStart w:id="21" w:name="_Toc163234263"/>
      <w:r w:rsidRPr="007E4D82">
        <w:lastRenderedPageBreak/>
        <w:t xml:space="preserve">Capitolo </w:t>
      </w:r>
      <w:r w:rsidRPr="007D5DF3">
        <w:t>II</w:t>
      </w:r>
      <w:bookmarkStart w:id="22" w:name="_Hlk521509706"/>
      <w:bookmarkEnd w:id="18"/>
      <w:bookmarkEnd w:id="19"/>
      <w:bookmarkEnd w:id="20"/>
      <w:bookmarkEnd w:id="21"/>
    </w:p>
    <w:p w14:paraId="2EA32CD1" w14:textId="5C029E65" w:rsidR="00FA5DA4" w:rsidRDefault="009B211D" w:rsidP="00311F37">
      <w:pPr>
        <w:pStyle w:val="Sottotitolo"/>
      </w:pPr>
      <w:bookmarkStart w:id="23" w:name="_Toc525114708"/>
      <w:bookmarkStart w:id="24" w:name="_Toc162019244"/>
      <w:bookmarkStart w:id="25" w:name="_Toc163234264"/>
      <w:r w:rsidRPr="00311F37">
        <w:t>Cybersecurity</w:t>
      </w:r>
      <w:r w:rsidR="00FA5DA4" w:rsidRPr="00311F37">
        <w:t xml:space="preserve"> Knowledge Base</w:t>
      </w:r>
      <w:bookmarkEnd w:id="22"/>
      <w:bookmarkEnd w:id="23"/>
      <w:bookmarkEnd w:id="24"/>
      <w:bookmarkEnd w:id="25"/>
    </w:p>
    <w:p w14:paraId="063829DD" w14:textId="08D4ED68" w:rsidR="00AC444D" w:rsidRPr="000F7F44" w:rsidRDefault="000F7F44" w:rsidP="000F7F44">
      <w:pPr>
        <w:rPr>
          <w:rFonts w:cs="Arial"/>
        </w:rPr>
      </w:pPr>
      <w:r w:rsidRPr="007E4D82">
        <w:rPr>
          <w:rFonts w:cs="Arial"/>
        </w:rPr>
        <w:t xml:space="preserve">Per acquisire una piena comprensione del panorama della cybersecurity </w:t>
      </w:r>
      <w:r>
        <w:rPr>
          <w:rFonts w:cs="Arial"/>
        </w:rPr>
        <w:t xml:space="preserve">e metodi per </w:t>
      </w:r>
      <w:proofErr w:type="spellStart"/>
      <w:r>
        <w:rPr>
          <w:rFonts w:cs="Arial"/>
        </w:rPr>
        <w:t>per</w:t>
      </w:r>
      <w:proofErr w:type="spellEnd"/>
      <w:r>
        <w:rPr>
          <w:rFonts w:cs="Arial"/>
        </w:rPr>
        <w:t xml:space="preserve"> la gestione del rischio, </w:t>
      </w:r>
      <w:r w:rsidRPr="007E4D82">
        <w:rPr>
          <w:rFonts w:cs="Arial"/>
        </w:rPr>
        <w:t>bisogna conoscere l’ambiente in cui ormai l’uomo da anni si muove</w:t>
      </w:r>
      <w:r w:rsidR="00AC444D">
        <w:rPr>
          <w:rFonts w:cs="Arial"/>
        </w:rPr>
        <w:t xml:space="preserve"> e le tecnologie attualmente utilizzabili</w:t>
      </w:r>
      <w:r w:rsidRPr="007E4D82">
        <w:rPr>
          <w:rFonts w:cs="Arial"/>
        </w:rPr>
        <w:t>.</w:t>
      </w:r>
    </w:p>
    <w:p w14:paraId="137E414B" w14:textId="77777777" w:rsidR="009B211D" w:rsidRPr="009B211D" w:rsidRDefault="009B211D" w:rsidP="009B211D">
      <w:pPr>
        <w:pStyle w:val="Paragrafoelenco"/>
        <w:keepNext/>
        <w:numPr>
          <w:ilvl w:val="0"/>
          <w:numId w:val="1"/>
        </w:numPr>
        <w:spacing w:before="40" w:after="120"/>
        <w:ind w:left="567" w:hanging="567"/>
        <w:outlineLvl w:val="1"/>
        <w:rPr>
          <w:rFonts w:ascii="Arial" w:eastAsia="Times New Roman" w:hAnsi="Arial" w:cs="Arial"/>
          <w:b/>
          <w:vanish/>
          <w:sz w:val="32"/>
          <w:szCs w:val="32"/>
          <w:lang w:eastAsia="en-US"/>
        </w:rPr>
      </w:pPr>
      <w:bookmarkStart w:id="26" w:name="_Toc162344541"/>
      <w:bookmarkStart w:id="27" w:name="_Toc162345060"/>
      <w:bookmarkStart w:id="28" w:name="_Toc162345098"/>
      <w:bookmarkStart w:id="29" w:name="_Toc162372849"/>
      <w:bookmarkStart w:id="30" w:name="_Toc162388766"/>
      <w:bookmarkStart w:id="31" w:name="_Toc162426539"/>
      <w:bookmarkStart w:id="32" w:name="_Toc162426675"/>
      <w:bookmarkStart w:id="33" w:name="_Toc162432895"/>
      <w:bookmarkStart w:id="34" w:name="_Toc162433074"/>
      <w:bookmarkStart w:id="35" w:name="_Toc162433157"/>
      <w:bookmarkStart w:id="36" w:name="_Toc162949517"/>
      <w:bookmarkStart w:id="37" w:name="_Toc163234265"/>
      <w:bookmarkEnd w:id="26"/>
      <w:bookmarkEnd w:id="27"/>
      <w:bookmarkEnd w:id="28"/>
      <w:bookmarkEnd w:id="29"/>
      <w:bookmarkEnd w:id="30"/>
      <w:bookmarkEnd w:id="31"/>
      <w:bookmarkEnd w:id="32"/>
      <w:bookmarkEnd w:id="33"/>
      <w:bookmarkEnd w:id="34"/>
      <w:bookmarkEnd w:id="35"/>
      <w:bookmarkEnd w:id="36"/>
      <w:bookmarkEnd w:id="37"/>
    </w:p>
    <w:p w14:paraId="0692819D" w14:textId="77777777" w:rsidR="009B211D" w:rsidRPr="009B211D" w:rsidRDefault="009B211D" w:rsidP="009B211D">
      <w:pPr>
        <w:pStyle w:val="Paragrafoelenco"/>
        <w:keepNext/>
        <w:numPr>
          <w:ilvl w:val="0"/>
          <w:numId w:val="1"/>
        </w:numPr>
        <w:spacing w:before="40" w:after="120"/>
        <w:ind w:left="567" w:hanging="567"/>
        <w:outlineLvl w:val="1"/>
        <w:rPr>
          <w:rFonts w:ascii="Arial" w:eastAsia="Times New Roman" w:hAnsi="Arial" w:cs="Arial"/>
          <w:b/>
          <w:vanish/>
          <w:sz w:val="32"/>
          <w:szCs w:val="32"/>
          <w:lang w:eastAsia="en-US"/>
        </w:rPr>
      </w:pPr>
      <w:bookmarkStart w:id="38" w:name="_Toc162344542"/>
      <w:bookmarkStart w:id="39" w:name="_Toc162345061"/>
      <w:bookmarkStart w:id="40" w:name="_Toc162345099"/>
      <w:bookmarkStart w:id="41" w:name="_Toc162372850"/>
      <w:bookmarkStart w:id="42" w:name="_Toc162388767"/>
      <w:bookmarkStart w:id="43" w:name="_Toc162426540"/>
      <w:bookmarkStart w:id="44" w:name="_Toc162426676"/>
      <w:bookmarkStart w:id="45" w:name="_Toc162432896"/>
      <w:bookmarkStart w:id="46" w:name="_Toc162433075"/>
      <w:bookmarkStart w:id="47" w:name="_Toc162433158"/>
      <w:bookmarkStart w:id="48" w:name="_Toc162949518"/>
      <w:bookmarkStart w:id="49" w:name="_Toc163234266"/>
      <w:bookmarkEnd w:id="38"/>
      <w:bookmarkEnd w:id="39"/>
      <w:bookmarkEnd w:id="40"/>
      <w:bookmarkEnd w:id="41"/>
      <w:bookmarkEnd w:id="42"/>
      <w:bookmarkEnd w:id="43"/>
      <w:bookmarkEnd w:id="44"/>
      <w:bookmarkEnd w:id="45"/>
      <w:bookmarkEnd w:id="46"/>
      <w:bookmarkEnd w:id="47"/>
      <w:bookmarkEnd w:id="48"/>
      <w:bookmarkEnd w:id="49"/>
    </w:p>
    <w:p w14:paraId="20F1D3E9" w14:textId="614FDBBC" w:rsidR="004F76EF" w:rsidRPr="009E5951" w:rsidRDefault="00662E33" w:rsidP="00B75024">
      <w:pPr>
        <w:pStyle w:val="Titolo2"/>
      </w:pPr>
      <w:bookmarkStart w:id="50" w:name="_Toc163234267"/>
      <w:r w:rsidRPr="009B211D">
        <w:t>Internet</w:t>
      </w:r>
      <w:r w:rsidRPr="009E5951">
        <w:t xml:space="preserve"> of </w:t>
      </w:r>
      <w:proofErr w:type="spellStart"/>
      <w:r w:rsidRPr="009E5951">
        <w:t>Things</w:t>
      </w:r>
      <w:proofErr w:type="spellEnd"/>
      <w:r w:rsidR="00382611" w:rsidRPr="009E5951">
        <w:t xml:space="preserve"> –</w:t>
      </w:r>
      <w:r w:rsidRPr="009E5951">
        <w:t xml:space="preserve"> </w:t>
      </w:r>
      <w:r w:rsidR="002506C9" w:rsidRPr="009E5951">
        <w:t>Un mondo</w:t>
      </w:r>
      <w:r w:rsidR="009E5951" w:rsidRPr="009E5951">
        <w:t xml:space="preserve"> </w:t>
      </w:r>
      <w:r w:rsidR="002506C9" w:rsidRPr="009E5951">
        <w:t>interconnesso</w:t>
      </w:r>
      <w:bookmarkEnd w:id="50"/>
    </w:p>
    <w:p w14:paraId="09F581E4" w14:textId="6A5F1452" w:rsidR="00662E33" w:rsidRPr="007E4D82" w:rsidRDefault="00BD3E3F" w:rsidP="00E34A6F">
      <w:pPr>
        <w:rPr>
          <w:rFonts w:cs="Arial"/>
        </w:rPr>
      </w:pPr>
      <w:r w:rsidRPr="007E4D82">
        <w:rPr>
          <w:rFonts w:cs="Arial"/>
        </w:rPr>
        <w:t>Il concetto dell’</w:t>
      </w:r>
      <w:r w:rsidR="00EE7B5E" w:rsidRPr="007E4D82">
        <w:rPr>
          <w:rFonts w:cs="Arial"/>
          <w:b/>
          <w:bCs/>
        </w:rPr>
        <w:t>Internet delle Cose</w:t>
      </w:r>
      <w:r w:rsidR="002B6E90" w:rsidRPr="007E4D82">
        <w:rPr>
          <w:rFonts w:cs="Arial"/>
          <w:b/>
          <w:bCs/>
        </w:rPr>
        <w:t xml:space="preserve"> </w:t>
      </w:r>
      <w:r w:rsidR="002B6E90" w:rsidRPr="007E4D82">
        <w:rPr>
          <w:rFonts w:cs="Arial"/>
          <w:noProof/>
        </w:rPr>
        <w:t xml:space="preserve">[1] </w:t>
      </w:r>
      <w:r w:rsidR="00EE7B5E" w:rsidRPr="007E4D82">
        <w:rPr>
          <w:rFonts w:cs="Arial"/>
        </w:rPr>
        <w:t>(</w:t>
      </w:r>
      <w:r w:rsidR="00EE7B5E" w:rsidRPr="007E4D82">
        <w:rPr>
          <w:rFonts w:cs="Arial"/>
          <w:b/>
          <w:bCs/>
        </w:rPr>
        <w:t>IoT</w:t>
      </w:r>
      <w:r w:rsidR="000B70E3" w:rsidRPr="007E4D82">
        <w:rPr>
          <w:rStyle w:val="Rimandonotaapidipagina"/>
          <w:rFonts w:cs="Arial"/>
        </w:rPr>
        <w:footnoteReference w:id="2"/>
      </w:r>
      <w:r w:rsidR="00EE7B5E" w:rsidRPr="007E4D82">
        <w:rPr>
          <w:rFonts w:cs="Arial"/>
        </w:rPr>
        <w:t>)</w:t>
      </w:r>
      <w:r w:rsidR="002B6E90" w:rsidRPr="007E4D82">
        <w:rPr>
          <w:rFonts w:cs="Arial"/>
        </w:rPr>
        <w:t xml:space="preserve"> </w:t>
      </w:r>
      <w:r w:rsidR="00EE7B5E" w:rsidRPr="007E4D82">
        <w:rPr>
          <w:rFonts w:cs="Arial"/>
        </w:rPr>
        <w:t>è alla base della vita smart</w:t>
      </w:r>
      <w:r w:rsidR="000B70E3" w:rsidRPr="007E4D82">
        <w:rPr>
          <w:rStyle w:val="Rimandonotaapidipagina"/>
          <w:rFonts w:cs="Arial"/>
        </w:rPr>
        <w:footnoteReference w:id="3"/>
      </w:r>
      <w:r w:rsidR="00EE7B5E" w:rsidRPr="007E4D82">
        <w:rPr>
          <w:rFonts w:cs="Arial"/>
        </w:rPr>
        <w:t xml:space="preserve"> che l’uomo vive ogni giorno</w:t>
      </w:r>
      <w:r w:rsidR="00F86DA3" w:rsidRPr="007E4D82">
        <w:rPr>
          <w:rFonts w:cs="Arial"/>
        </w:rPr>
        <w:t>, descrive dispositivi dotati di sensori, capacità di elaborazione, software e altre tecnologie che collegano e scambiano dati con altri dispositivi e sistemi su Internet o altre reti di comunicazione.</w:t>
      </w:r>
    </w:p>
    <w:p w14:paraId="347D9B81" w14:textId="4AF2756A" w:rsidR="006D7815" w:rsidRPr="007E4D82" w:rsidRDefault="006D7815" w:rsidP="00E34A6F">
      <w:pPr>
        <w:rPr>
          <w:rFonts w:cs="Arial"/>
          <w:u w:val="single"/>
        </w:rPr>
      </w:pPr>
      <w:r w:rsidRPr="007E4D82">
        <w:rPr>
          <w:rFonts w:cs="Arial"/>
        </w:rPr>
        <w:t>La riflessione su chi detenga la vera conoscenza, se</w:t>
      </w:r>
      <w:r w:rsidRPr="007E4D82">
        <w:rPr>
          <w:rFonts w:cs="Arial"/>
          <w:b/>
          <w:bCs/>
        </w:rPr>
        <w:t xml:space="preserve"> siamo noi a esplorare il mondo o </w:t>
      </w:r>
      <w:r w:rsidRPr="007E4D82">
        <w:rPr>
          <w:rFonts w:cs="Arial"/>
        </w:rPr>
        <w:t>se</w:t>
      </w:r>
      <w:r w:rsidRPr="007E4D82">
        <w:rPr>
          <w:rFonts w:cs="Arial"/>
          <w:b/>
          <w:bCs/>
        </w:rPr>
        <w:t xml:space="preserve"> è il mondo a scrutarci dettagliatamente</w:t>
      </w:r>
      <w:r w:rsidRPr="007E4D82">
        <w:rPr>
          <w:rFonts w:cs="Arial"/>
        </w:rPr>
        <w:t xml:space="preserve">, assume un rilievo particolare nell'era attuale, dominata dalla presenza capillare di dispositivi connessi. Questi strumenti, progettati per agevolare la nostra esistenza, </w:t>
      </w:r>
      <w:r w:rsidR="00BA21AB" w:rsidRPr="007E4D82">
        <w:rPr>
          <w:rFonts w:cs="Arial"/>
        </w:rPr>
        <w:t xml:space="preserve">entrano nella sfera della nostra </w:t>
      </w:r>
      <w:r w:rsidR="00BA21AB" w:rsidRPr="007E4D82">
        <w:rPr>
          <w:rFonts w:cs="Arial"/>
          <w:b/>
          <w:bCs/>
        </w:rPr>
        <w:t>privacy</w:t>
      </w:r>
      <w:r w:rsidR="00BA21AB" w:rsidRPr="007E4D82">
        <w:rPr>
          <w:rFonts w:cs="Arial"/>
        </w:rPr>
        <w:t xml:space="preserve"> per nostra stessa scelta</w:t>
      </w:r>
      <w:r w:rsidRPr="007E4D82">
        <w:rPr>
          <w:rFonts w:cs="Arial"/>
        </w:rPr>
        <w:t>, sollevando interrogativi imprescindibili: quali dati raccolgono su di noi? Con quale precisione possono anticipare i nostri interessi e desideri di acquisto? E come fanno a mappare così accuratamente le nostre routine quotidiane? Ancor più cruciale è comprendere le potenziali implicazioni legate alla divulgazione di queste informazioni personali.</w:t>
      </w:r>
    </w:p>
    <w:p w14:paraId="358B1F0C" w14:textId="26E3793F" w:rsidR="00E03D65" w:rsidRPr="00B75024" w:rsidRDefault="006D7815" w:rsidP="00E34A6F">
      <w:pPr>
        <w:rPr>
          <w:rFonts w:cs="Arial"/>
        </w:rPr>
      </w:pPr>
      <w:r w:rsidRPr="007E4D82">
        <w:rPr>
          <w:rFonts w:cs="Arial"/>
        </w:rPr>
        <w:lastRenderedPageBreak/>
        <w:t>Il compito della materia d’argomento di questo elaborato è proprio quello di rispondere all’ultima domanda.</w:t>
      </w:r>
    </w:p>
    <w:p w14:paraId="62C68E12" w14:textId="35C3EFF8" w:rsidR="002506C9" w:rsidRPr="007E4D82" w:rsidRDefault="00382611" w:rsidP="00B75024">
      <w:pPr>
        <w:pStyle w:val="Titolo2"/>
      </w:pPr>
      <w:bookmarkStart w:id="51" w:name="_Toc163234268"/>
      <w:r w:rsidRPr="007E4D82">
        <w:t xml:space="preserve">Cybersecurity – </w:t>
      </w:r>
      <w:r w:rsidR="002506C9" w:rsidRPr="007E4D82">
        <w:t>C</w:t>
      </w:r>
      <w:r w:rsidRPr="007E4D82">
        <w:t>os’è e di cosa si occupa</w:t>
      </w:r>
      <w:bookmarkEnd w:id="51"/>
    </w:p>
    <w:p w14:paraId="7504E972" w14:textId="5028DA2B" w:rsidR="002506C9" w:rsidRPr="007E4D82" w:rsidRDefault="00BA21AB" w:rsidP="00E03D65">
      <w:pPr>
        <w:rPr>
          <w:rFonts w:cs="Arial"/>
        </w:rPr>
      </w:pPr>
      <w:r w:rsidRPr="007E4D82">
        <w:rPr>
          <w:rFonts w:cs="Arial"/>
        </w:rPr>
        <w:t xml:space="preserve">La </w:t>
      </w:r>
      <w:r w:rsidRPr="007E4D82">
        <w:rPr>
          <w:rFonts w:cs="Arial"/>
          <w:b/>
          <w:bCs/>
        </w:rPr>
        <w:t>Cybersecurity</w:t>
      </w:r>
      <w:r w:rsidR="002B6E90" w:rsidRPr="007E4D82">
        <w:rPr>
          <w:rFonts w:cs="Arial"/>
          <w:b/>
          <w:bCs/>
        </w:rPr>
        <w:t xml:space="preserve"> </w:t>
      </w:r>
      <w:r w:rsidR="002B6E90" w:rsidRPr="007E4D82">
        <w:rPr>
          <w:rFonts w:cs="Arial"/>
        </w:rPr>
        <w:t>[2]</w:t>
      </w:r>
      <w:r w:rsidRPr="007E4D82">
        <w:rPr>
          <w:rFonts w:cs="Arial"/>
          <w:b/>
          <w:bCs/>
        </w:rPr>
        <w:t xml:space="preserve"> </w:t>
      </w:r>
      <w:r w:rsidR="000B70E3" w:rsidRPr="007E4D82">
        <w:rPr>
          <w:rFonts w:cs="Arial"/>
        </w:rPr>
        <w:t xml:space="preserve">è una materia che </w:t>
      </w:r>
      <w:r w:rsidRPr="007E4D82">
        <w:rPr>
          <w:rFonts w:cs="Arial"/>
        </w:rPr>
        <w:t xml:space="preserve">ha il compito di </w:t>
      </w:r>
      <w:r w:rsidR="000B70E3" w:rsidRPr="007E4D82">
        <w:rPr>
          <w:rFonts w:cs="Arial"/>
          <w:b/>
          <w:bCs/>
        </w:rPr>
        <w:t>proteggere</w:t>
      </w:r>
      <w:r w:rsidR="000B70E3" w:rsidRPr="007E4D82">
        <w:rPr>
          <w:rFonts w:cs="Arial"/>
        </w:rPr>
        <w:t xml:space="preserve">, nel senso più ampio del termine, </w:t>
      </w:r>
      <w:r w:rsidR="000B70E3" w:rsidRPr="007E4D82">
        <w:rPr>
          <w:rFonts w:cs="Arial"/>
          <w:b/>
          <w:bCs/>
        </w:rPr>
        <w:t>infrastrutture</w:t>
      </w:r>
      <w:r w:rsidR="000B70E3" w:rsidRPr="007E4D82">
        <w:rPr>
          <w:rFonts w:cs="Arial"/>
        </w:rPr>
        <w:t xml:space="preserve"> </w:t>
      </w:r>
      <w:r w:rsidR="000B70E3" w:rsidRPr="007E4D82">
        <w:rPr>
          <w:rFonts w:cs="Arial"/>
          <w:b/>
          <w:bCs/>
        </w:rPr>
        <w:t>digitali</w:t>
      </w:r>
      <w:r w:rsidR="000B70E3" w:rsidRPr="007E4D82">
        <w:rPr>
          <w:rFonts w:cs="Arial"/>
        </w:rPr>
        <w:t xml:space="preserve"> come sistemi, reti e programmi software da attacchi informatici, finalizzati all’ottenimento, trasformazione, distruzione, di informazioni sensibili e/o interruzione di processi aziendali.</w:t>
      </w:r>
    </w:p>
    <w:p w14:paraId="68B90822" w14:textId="7375FC44" w:rsidR="00BD456E" w:rsidRPr="007E4D82" w:rsidRDefault="00BD456E" w:rsidP="00E34A6F">
      <w:pPr>
        <w:rPr>
          <w:rFonts w:cs="Arial"/>
        </w:rPr>
      </w:pPr>
      <w:r w:rsidRPr="007E4D82">
        <w:rPr>
          <w:rFonts w:cs="Arial"/>
        </w:rPr>
        <w:t xml:space="preserve">Al cuore della cybersecurity vi è la triade </w:t>
      </w:r>
      <w:r w:rsidRPr="007E4D82">
        <w:rPr>
          <w:rFonts w:cs="Arial"/>
          <w:b/>
          <w:bCs/>
        </w:rPr>
        <w:t>CIA</w:t>
      </w:r>
      <w:r w:rsidR="0049505E" w:rsidRPr="007E4D82">
        <w:rPr>
          <w:rFonts w:cs="Arial"/>
          <w:b/>
          <w:bCs/>
        </w:rPr>
        <w:t xml:space="preserve"> </w:t>
      </w:r>
      <w:r w:rsidR="0049505E" w:rsidRPr="007E4D82">
        <w:rPr>
          <w:rFonts w:cs="Arial"/>
        </w:rPr>
        <w:t>[3]</w:t>
      </w:r>
      <w:r w:rsidR="002B6E90" w:rsidRPr="007E4D82">
        <w:rPr>
          <w:rFonts w:cs="Arial"/>
        </w:rPr>
        <w:t xml:space="preserve"> </w:t>
      </w:r>
      <w:r w:rsidRPr="007E4D82">
        <w:rPr>
          <w:rFonts w:cs="Arial"/>
        </w:rPr>
        <w:t>(</w:t>
      </w:r>
      <w:proofErr w:type="spellStart"/>
      <w:r w:rsidRPr="007E4D82">
        <w:rPr>
          <w:rFonts w:cs="Arial"/>
        </w:rPr>
        <w:t>Confidentiality</w:t>
      </w:r>
      <w:proofErr w:type="spellEnd"/>
      <w:r w:rsidRPr="007E4D82">
        <w:rPr>
          <w:rFonts w:cs="Arial"/>
        </w:rPr>
        <w:t xml:space="preserve">, </w:t>
      </w:r>
      <w:proofErr w:type="spellStart"/>
      <w:r w:rsidRPr="007E4D82">
        <w:rPr>
          <w:rFonts w:cs="Arial"/>
        </w:rPr>
        <w:t>Integrity</w:t>
      </w:r>
      <w:proofErr w:type="spellEnd"/>
      <w:r w:rsidRPr="007E4D82">
        <w:rPr>
          <w:rFonts w:cs="Arial"/>
        </w:rPr>
        <w:t xml:space="preserve">, </w:t>
      </w:r>
      <w:proofErr w:type="spellStart"/>
      <w:r w:rsidRPr="007E4D82">
        <w:rPr>
          <w:rFonts w:cs="Arial"/>
        </w:rPr>
        <w:t>Availability</w:t>
      </w:r>
      <w:proofErr w:type="spellEnd"/>
      <w:r w:rsidRPr="007E4D82">
        <w:rPr>
          <w:rFonts w:cs="Arial"/>
        </w:rPr>
        <w:t xml:space="preserve">) che funge da pilastro per la sicurezza delle informazioni. Questo modello si prefigge di garantire la </w:t>
      </w:r>
      <w:r w:rsidRPr="007E4D82">
        <w:rPr>
          <w:rFonts w:cs="Arial"/>
          <w:b/>
          <w:bCs/>
        </w:rPr>
        <w:t>riservatezza</w:t>
      </w:r>
      <w:r w:rsidRPr="007E4D82">
        <w:rPr>
          <w:rFonts w:cs="Arial"/>
        </w:rPr>
        <w:t xml:space="preserve"> (</w:t>
      </w:r>
      <w:proofErr w:type="spellStart"/>
      <w:r w:rsidRPr="007E4D82">
        <w:rPr>
          <w:rFonts w:cs="Arial"/>
          <w:b/>
          <w:bCs/>
        </w:rPr>
        <w:t>Confidentiality</w:t>
      </w:r>
      <w:proofErr w:type="spellEnd"/>
      <w:r w:rsidRPr="007E4D82">
        <w:rPr>
          <w:rFonts w:cs="Arial"/>
        </w:rPr>
        <w:t>) proteggendo le informazioni sensibili dall'accesso non autorizzato, l'</w:t>
      </w:r>
      <w:r w:rsidRPr="007E4D82">
        <w:rPr>
          <w:rFonts w:cs="Arial"/>
          <w:b/>
          <w:bCs/>
        </w:rPr>
        <w:t>integrità</w:t>
      </w:r>
      <w:r w:rsidRPr="007E4D82">
        <w:rPr>
          <w:rFonts w:cs="Arial"/>
        </w:rPr>
        <w:t xml:space="preserve"> (</w:t>
      </w:r>
      <w:proofErr w:type="spellStart"/>
      <w:r w:rsidRPr="007E4D82">
        <w:rPr>
          <w:rFonts w:cs="Arial"/>
          <w:b/>
          <w:bCs/>
        </w:rPr>
        <w:t>Integrity</w:t>
      </w:r>
      <w:proofErr w:type="spellEnd"/>
      <w:r w:rsidRPr="007E4D82">
        <w:rPr>
          <w:rFonts w:cs="Arial"/>
        </w:rPr>
        <w:t xml:space="preserve">) assicurando che i dati non vengano alterati o distrutti in modo improprio, e la </w:t>
      </w:r>
      <w:r w:rsidRPr="007E4D82">
        <w:rPr>
          <w:rFonts w:cs="Arial"/>
          <w:b/>
          <w:bCs/>
        </w:rPr>
        <w:t>disponibilità</w:t>
      </w:r>
      <w:r w:rsidRPr="007E4D82">
        <w:rPr>
          <w:rFonts w:cs="Arial"/>
        </w:rPr>
        <w:t xml:space="preserve"> (</w:t>
      </w:r>
      <w:proofErr w:type="spellStart"/>
      <w:r w:rsidRPr="007E4D82">
        <w:rPr>
          <w:rFonts w:cs="Arial"/>
          <w:b/>
          <w:bCs/>
        </w:rPr>
        <w:t>Availability</w:t>
      </w:r>
      <w:proofErr w:type="spellEnd"/>
      <w:r w:rsidRPr="007E4D82">
        <w:rPr>
          <w:rFonts w:cs="Arial"/>
        </w:rPr>
        <w:t xml:space="preserve">) mantenendo l'accesso continuo e ininterrotto alle informazioni e ai sistemi per gli utenti autorizzati. </w:t>
      </w:r>
    </w:p>
    <w:p w14:paraId="00AFA883" w14:textId="0BE2E4C7" w:rsidR="002506C9" w:rsidRPr="007E4D82" w:rsidRDefault="00BD456E" w:rsidP="00B75024">
      <w:pPr>
        <w:rPr>
          <w:rFonts w:cs="Arial"/>
        </w:rPr>
      </w:pPr>
      <w:r w:rsidRPr="007E4D82">
        <w:rPr>
          <w:rFonts w:cs="Arial"/>
        </w:rPr>
        <w:t>Insieme, questi principi formano il framework su cui si basano le strategie di difesa contro gli attacchi informatici, che puntano a violare queste fondamenta per infliggere danni o trarre vantaggi illeciti.</w:t>
      </w:r>
    </w:p>
    <w:p w14:paraId="567D90A1" w14:textId="2FA2C56C" w:rsidR="007E177D" w:rsidRPr="007E4D82" w:rsidRDefault="002506C9" w:rsidP="00B75024">
      <w:pPr>
        <w:pStyle w:val="Titolo2"/>
      </w:pPr>
      <w:bookmarkStart w:id="52" w:name="_Toc163234269"/>
      <w:r w:rsidRPr="007E4D82">
        <w:t xml:space="preserve">Cyber </w:t>
      </w:r>
      <w:proofErr w:type="spellStart"/>
      <w:r w:rsidRPr="007E4D82">
        <w:t>Kill</w:t>
      </w:r>
      <w:proofErr w:type="spellEnd"/>
      <w:r w:rsidRPr="007E4D82">
        <w:t xml:space="preserve"> Chain </w:t>
      </w:r>
      <w:bookmarkStart w:id="53" w:name="_Hlk162373592"/>
      <w:r w:rsidRPr="007E4D82">
        <w:t>–</w:t>
      </w:r>
      <w:bookmarkEnd w:id="53"/>
      <w:r w:rsidRPr="007E4D82">
        <w:t xml:space="preserve"> Cos’è e come usarla</w:t>
      </w:r>
      <w:bookmarkEnd w:id="52"/>
    </w:p>
    <w:p w14:paraId="26F83A89" w14:textId="7B2278BD" w:rsidR="002D5AE1" w:rsidRPr="007E4D82" w:rsidRDefault="002D5AE1" w:rsidP="002D5AE1">
      <w:pPr>
        <w:spacing w:after="160"/>
        <w:rPr>
          <w:rFonts w:cs="Arial"/>
        </w:rPr>
      </w:pPr>
      <w:r w:rsidRPr="007E4D82">
        <w:rPr>
          <w:rFonts w:cs="Arial"/>
        </w:rPr>
        <w:t xml:space="preserve">Per poter prevenire che accada qualsiasi tipo di incidente in natura di sicurezza informatica, bisogna comprendere a pieno come questi vengono messi in atto. Il modello che descrive le fasi con cui avviene un cyber-attacco è stato concretizzato e definito come </w:t>
      </w:r>
      <w:r w:rsidRPr="007E4D82">
        <w:rPr>
          <w:rFonts w:cs="Arial"/>
          <w:b/>
          <w:bCs/>
        </w:rPr>
        <w:t xml:space="preserve">Cyber </w:t>
      </w:r>
      <w:proofErr w:type="spellStart"/>
      <w:r w:rsidRPr="007E4D82">
        <w:rPr>
          <w:rFonts w:cs="Arial"/>
          <w:b/>
          <w:bCs/>
        </w:rPr>
        <w:t>Kill</w:t>
      </w:r>
      <w:proofErr w:type="spellEnd"/>
      <w:r w:rsidRPr="007E4D82">
        <w:rPr>
          <w:rFonts w:cs="Arial"/>
          <w:b/>
          <w:bCs/>
        </w:rPr>
        <w:t xml:space="preserve"> Chain</w:t>
      </w:r>
      <w:r w:rsidRPr="007E4D82">
        <w:rPr>
          <w:rFonts w:cs="Arial"/>
        </w:rPr>
        <w:t xml:space="preserve"> [8]</w:t>
      </w:r>
      <w:r w:rsidR="00B357C6">
        <w:rPr>
          <w:rFonts w:cs="Arial"/>
        </w:rPr>
        <w:t xml:space="preserve"> (figura 1)</w:t>
      </w:r>
      <w:r w:rsidRPr="007E4D82">
        <w:rPr>
          <w:rFonts w:cs="Arial"/>
        </w:rPr>
        <w:t>.</w:t>
      </w:r>
    </w:p>
    <w:p w14:paraId="2BFEAEDC" w14:textId="6150FCF8" w:rsidR="00EF074E" w:rsidRPr="007E4D82" w:rsidRDefault="002D5AE1" w:rsidP="002D5AE1">
      <w:pPr>
        <w:spacing w:after="160"/>
        <w:rPr>
          <w:rFonts w:cs="Arial"/>
        </w:rPr>
      </w:pPr>
      <w:r w:rsidRPr="007E4D82">
        <w:rPr>
          <w:rFonts w:cs="Arial"/>
        </w:rPr>
        <w:t xml:space="preserve">È fondamentale analizzare e capire in dettaglio la Cyber </w:t>
      </w:r>
      <w:proofErr w:type="spellStart"/>
      <w:r w:rsidRPr="007E4D82">
        <w:rPr>
          <w:rFonts w:cs="Arial"/>
        </w:rPr>
        <w:t>Kill</w:t>
      </w:r>
      <w:proofErr w:type="spellEnd"/>
      <w:r w:rsidRPr="007E4D82">
        <w:rPr>
          <w:rFonts w:cs="Arial"/>
        </w:rPr>
        <w:t xml:space="preserve"> Chain per implementare efficacemente misure di prevenzione e difesa. Questo modello, sviluppato per descrivere le fasi sequenziali di un attacco informatico, offre agli esperti di sicurezza una visione strutturata dei processi attraverso cui un aggressore pianifica e esegue un attacco. </w:t>
      </w:r>
    </w:p>
    <w:p w14:paraId="7EE0C8E5" w14:textId="574A02B6" w:rsidR="00EF074E" w:rsidRPr="007E4D82" w:rsidRDefault="00EF074E" w:rsidP="00EF074E">
      <w:pPr>
        <w:spacing w:after="160"/>
        <w:jc w:val="center"/>
        <w:rPr>
          <w:rFonts w:cs="Arial"/>
        </w:rPr>
      </w:pPr>
      <w:r w:rsidRPr="007E4D82">
        <w:rPr>
          <w:rFonts w:cs="Arial"/>
          <w:noProof/>
        </w:rPr>
        <w:lastRenderedPageBreak/>
        <w:drawing>
          <wp:inline distT="0" distB="0" distL="0" distR="0" wp14:anchorId="06420608" wp14:editId="1F892EEF">
            <wp:extent cx="4575808" cy="2888556"/>
            <wp:effectExtent l="0" t="0" r="0" b="7620"/>
            <wp:docPr id="272" name="Immagine 272" descr="CompTIA PenTest+ Study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mpTIA PenTest+ Study Guid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4821" cy="2919496"/>
                    </a:xfrm>
                    <a:prstGeom prst="rect">
                      <a:avLst/>
                    </a:prstGeom>
                    <a:noFill/>
                    <a:ln>
                      <a:noFill/>
                    </a:ln>
                  </pic:spPr>
                </pic:pic>
              </a:graphicData>
            </a:graphic>
          </wp:inline>
        </w:drawing>
      </w:r>
    </w:p>
    <w:p w14:paraId="1C46FE3C" w14:textId="77777777" w:rsidR="00B357C6" w:rsidRPr="00B75024" w:rsidRDefault="00B357C6" w:rsidP="00B357C6">
      <w:pPr>
        <w:spacing w:after="160"/>
        <w:jc w:val="center"/>
        <w:rPr>
          <w:rFonts w:cs="Arial"/>
          <w:sz w:val="20"/>
          <w:szCs w:val="20"/>
        </w:rPr>
      </w:pPr>
      <w:r w:rsidRPr="00B75024">
        <w:rPr>
          <w:rFonts w:cs="Arial"/>
          <w:sz w:val="20"/>
          <w:szCs w:val="20"/>
        </w:rPr>
        <w:t xml:space="preserve">Figura 1: Fasi della Cyber </w:t>
      </w:r>
      <w:proofErr w:type="spellStart"/>
      <w:r w:rsidRPr="00B75024">
        <w:rPr>
          <w:rFonts w:cs="Arial"/>
          <w:sz w:val="20"/>
          <w:szCs w:val="20"/>
        </w:rPr>
        <w:t>Kill</w:t>
      </w:r>
      <w:proofErr w:type="spellEnd"/>
      <w:r w:rsidRPr="00B75024">
        <w:rPr>
          <w:rFonts w:cs="Arial"/>
          <w:sz w:val="20"/>
          <w:szCs w:val="20"/>
        </w:rPr>
        <w:t xml:space="preserve"> Chain</w:t>
      </w:r>
    </w:p>
    <w:p w14:paraId="4D56D948" w14:textId="6A1AAC0A" w:rsidR="00EF074E" w:rsidRPr="007E4D82" w:rsidRDefault="00EF074E" w:rsidP="00B357C6">
      <w:pPr>
        <w:spacing w:after="160"/>
        <w:rPr>
          <w:rFonts w:cs="Arial"/>
        </w:rPr>
      </w:pPr>
      <w:r w:rsidRPr="007E4D82">
        <w:rPr>
          <w:rFonts w:cs="Arial"/>
        </w:rPr>
        <w:t xml:space="preserve">Le </w:t>
      </w:r>
      <w:r w:rsidRPr="007E4D82">
        <w:rPr>
          <w:rFonts w:cs="Arial"/>
          <w:i/>
          <w:iCs/>
        </w:rPr>
        <w:t>fasi</w:t>
      </w:r>
      <w:r w:rsidRPr="007E4D82">
        <w:rPr>
          <w:rFonts w:cs="Arial"/>
        </w:rPr>
        <w:t xml:space="preserve"> di cui è composta la Cyber </w:t>
      </w:r>
      <w:proofErr w:type="spellStart"/>
      <w:r w:rsidRPr="007E4D82">
        <w:rPr>
          <w:rFonts w:cs="Arial"/>
        </w:rPr>
        <w:t>Kill</w:t>
      </w:r>
      <w:proofErr w:type="spellEnd"/>
      <w:r w:rsidRPr="007E4D82">
        <w:rPr>
          <w:rFonts w:cs="Arial"/>
        </w:rPr>
        <w:t xml:space="preserve"> Chain sono:</w:t>
      </w:r>
    </w:p>
    <w:p w14:paraId="7608FA85" w14:textId="1EF8DE33" w:rsidR="00EF074E" w:rsidRPr="007E4D82" w:rsidRDefault="00EF074E">
      <w:pPr>
        <w:pStyle w:val="Paragrafoelenco"/>
        <w:numPr>
          <w:ilvl w:val="0"/>
          <w:numId w:val="13"/>
        </w:numPr>
        <w:spacing w:after="160"/>
        <w:ind w:left="284" w:hanging="284"/>
        <w:jc w:val="both"/>
        <w:rPr>
          <w:rFonts w:ascii="Arial" w:hAnsi="Arial" w:cs="Arial"/>
          <w:b/>
          <w:sz w:val="32"/>
          <w:szCs w:val="32"/>
        </w:rPr>
      </w:pPr>
      <w:proofErr w:type="spellStart"/>
      <w:r w:rsidRPr="007E4D82">
        <w:rPr>
          <w:rFonts w:ascii="Arial" w:hAnsi="Arial" w:cs="Arial"/>
          <w:b/>
        </w:rPr>
        <w:t>Reconaissance</w:t>
      </w:r>
      <w:proofErr w:type="spellEnd"/>
      <w:r w:rsidRPr="007E4D82">
        <w:rPr>
          <w:rFonts w:ascii="Arial" w:hAnsi="Arial" w:cs="Arial"/>
          <w:bCs/>
        </w:rPr>
        <w:t>: volta a ottenere informazioni sulla vittima al fine di capire le modalità con cui agire successivamente. Può essere svolta in due modalità:</w:t>
      </w:r>
    </w:p>
    <w:p w14:paraId="2171B9D5" w14:textId="1D71CC4F" w:rsidR="00EF074E" w:rsidRPr="007E4D82" w:rsidRDefault="00EF074E">
      <w:pPr>
        <w:pStyle w:val="Paragrafoelenco"/>
        <w:numPr>
          <w:ilvl w:val="1"/>
          <w:numId w:val="13"/>
        </w:numPr>
        <w:spacing w:after="160"/>
        <w:ind w:left="709"/>
        <w:jc w:val="both"/>
        <w:rPr>
          <w:rFonts w:ascii="Arial" w:hAnsi="Arial" w:cs="Arial"/>
          <w:bCs/>
        </w:rPr>
      </w:pPr>
      <w:r w:rsidRPr="007E4D82">
        <w:rPr>
          <w:rFonts w:ascii="Arial" w:hAnsi="Arial" w:cs="Arial"/>
          <w:b/>
          <w:i/>
          <w:iCs/>
        </w:rPr>
        <w:t>Passiva</w:t>
      </w:r>
      <w:r w:rsidRPr="007E4D82">
        <w:rPr>
          <w:rFonts w:ascii="Arial" w:hAnsi="Arial" w:cs="Arial"/>
          <w:bCs/>
        </w:rPr>
        <w:t xml:space="preserve">: utilizza metodi che non permettono all’individuo/organizzazione target di essere </w:t>
      </w:r>
      <w:r w:rsidR="00F60BFA" w:rsidRPr="007E4D82">
        <w:rPr>
          <w:rFonts w:ascii="Arial" w:hAnsi="Arial" w:cs="Arial"/>
          <w:bCs/>
        </w:rPr>
        <w:t>individuati (es. Domain Names, whois, Social Network).</w:t>
      </w:r>
    </w:p>
    <w:p w14:paraId="4277D953" w14:textId="3A854044" w:rsidR="00EF074E" w:rsidRPr="007E4D82" w:rsidRDefault="00EF074E">
      <w:pPr>
        <w:pStyle w:val="Paragrafoelenco"/>
        <w:numPr>
          <w:ilvl w:val="1"/>
          <w:numId w:val="13"/>
        </w:numPr>
        <w:spacing w:after="160"/>
        <w:ind w:left="709"/>
        <w:jc w:val="both"/>
        <w:rPr>
          <w:rFonts w:ascii="Arial" w:hAnsi="Arial" w:cs="Arial"/>
          <w:bCs/>
        </w:rPr>
      </w:pPr>
      <w:r w:rsidRPr="007E4D82">
        <w:rPr>
          <w:rFonts w:ascii="Arial" w:hAnsi="Arial" w:cs="Arial"/>
          <w:b/>
          <w:i/>
          <w:iCs/>
        </w:rPr>
        <w:t>Attiva</w:t>
      </w:r>
      <w:r w:rsidRPr="007E4D82">
        <w:rPr>
          <w:rFonts w:ascii="Arial" w:hAnsi="Arial" w:cs="Arial"/>
          <w:bCs/>
        </w:rPr>
        <w:t>:</w:t>
      </w:r>
      <w:r w:rsidR="00F60BFA" w:rsidRPr="007E4D82">
        <w:rPr>
          <w:rFonts w:ascii="Arial" w:hAnsi="Arial" w:cs="Arial"/>
        </w:rPr>
        <w:t xml:space="preserve"> </w:t>
      </w:r>
      <w:r w:rsidR="00F60BFA" w:rsidRPr="007E4D82">
        <w:rPr>
          <w:rFonts w:ascii="Arial" w:hAnsi="Arial" w:cs="Arial"/>
          <w:bCs/>
        </w:rPr>
        <w:t>permette di ottenere un profilo del target più specifico ma potrebbe mettere in allerta la vittima (es. Port scanning and Services).</w:t>
      </w:r>
    </w:p>
    <w:p w14:paraId="79F28699" w14:textId="06616CFE" w:rsidR="00EF074E" w:rsidRPr="007E4D82" w:rsidRDefault="00EF074E">
      <w:pPr>
        <w:pStyle w:val="Paragrafoelenco"/>
        <w:numPr>
          <w:ilvl w:val="0"/>
          <w:numId w:val="13"/>
        </w:numPr>
        <w:spacing w:after="160"/>
        <w:ind w:left="284" w:hanging="284"/>
        <w:jc w:val="both"/>
        <w:rPr>
          <w:rFonts w:ascii="Arial" w:hAnsi="Arial" w:cs="Arial"/>
          <w:b/>
          <w:sz w:val="32"/>
          <w:szCs w:val="32"/>
        </w:rPr>
      </w:pPr>
      <w:proofErr w:type="spellStart"/>
      <w:r w:rsidRPr="007E4D82">
        <w:rPr>
          <w:rFonts w:ascii="Arial" w:hAnsi="Arial" w:cs="Arial"/>
          <w:b/>
        </w:rPr>
        <w:t>Weponaize</w:t>
      </w:r>
      <w:proofErr w:type="spellEnd"/>
      <w:r w:rsidRPr="007E4D82">
        <w:rPr>
          <w:rFonts w:ascii="Arial" w:hAnsi="Arial" w:cs="Arial"/>
          <w:bCs/>
          <w:sz w:val="32"/>
          <w:szCs w:val="32"/>
        </w:rPr>
        <w:t xml:space="preserve">: </w:t>
      </w:r>
      <w:r w:rsidR="00F60BFA" w:rsidRPr="007E4D82">
        <w:rPr>
          <w:rFonts w:ascii="Arial" w:hAnsi="Arial" w:cs="Arial"/>
          <w:bCs/>
        </w:rPr>
        <w:t xml:space="preserve">ha lo scopo di progettare il metodo con cui agire, tramite le informazioni ottenute precedentemente, </w:t>
      </w:r>
      <w:r w:rsidR="000347A1" w:rsidRPr="007E4D82">
        <w:rPr>
          <w:rFonts w:ascii="Arial" w:hAnsi="Arial" w:cs="Arial"/>
          <w:bCs/>
        </w:rPr>
        <w:t>progettando</w:t>
      </w:r>
      <w:r w:rsidR="00F60BFA" w:rsidRPr="007E4D82">
        <w:rPr>
          <w:rFonts w:ascii="Arial" w:hAnsi="Arial" w:cs="Arial"/>
          <w:bCs/>
        </w:rPr>
        <w:t xml:space="preserve"> e sviluppando due </w:t>
      </w:r>
      <w:r w:rsidR="000347A1" w:rsidRPr="007E4D82">
        <w:rPr>
          <w:rFonts w:ascii="Arial" w:hAnsi="Arial" w:cs="Arial"/>
          <w:bCs/>
        </w:rPr>
        <w:t>componenti</w:t>
      </w:r>
      <w:r w:rsidR="00F60BFA" w:rsidRPr="007E4D82">
        <w:rPr>
          <w:rFonts w:ascii="Arial" w:hAnsi="Arial" w:cs="Arial"/>
          <w:bCs/>
        </w:rPr>
        <w:t>:</w:t>
      </w:r>
    </w:p>
    <w:p w14:paraId="761BD272" w14:textId="45F1050E" w:rsidR="00F60BFA" w:rsidRPr="007E4D82" w:rsidRDefault="00F60BFA">
      <w:pPr>
        <w:pStyle w:val="Paragrafoelenco"/>
        <w:numPr>
          <w:ilvl w:val="1"/>
          <w:numId w:val="13"/>
        </w:numPr>
        <w:spacing w:after="160"/>
        <w:ind w:left="851"/>
        <w:jc w:val="both"/>
        <w:rPr>
          <w:rFonts w:ascii="Arial" w:hAnsi="Arial" w:cs="Arial"/>
          <w:b/>
          <w:sz w:val="32"/>
          <w:szCs w:val="32"/>
        </w:rPr>
      </w:pPr>
      <w:r w:rsidRPr="007E4D82">
        <w:rPr>
          <w:rFonts w:ascii="Arial" w:hAnsi="Arial" w:cs="Arial"/>
          <w:b/>
          <w:i/>
          <w:iCs/>
        </w:rPr>
        <w:t>RAT</w:t>
      </w:r>
      <w:r w:rsidRPr="007E4D82">
        <w:rPr>
          <w:rFonts w:ascii="Arial" w:hAnsi="Arial" w:cs="Arial"/>
          <w:bCs/>
        </w:rPr>
        <w:t xml:space="preserve">: </w:t>
      </w:r>
      <w:r w:rsidRPr="007E4D82">
        <w:rPr>
          <w:rFonts w:ascii="Arial" w:hAnsi="Arial" w:cs="Arial"/>
          <w:bCs/>
          <w:i/>
          <w:iCs/>
        </w:rPr>
        <w:t xml:space="preserve">Remote </w:t>
      </w:r>
      <w:proofErr w:type="spellStart"/>
      <w:r w:rsidRPr="007E4D82">
        <w:rPr>
          <w:rFonts w:ascii="Arial" w:hAnsi="Arial" w:cs="Arial"/>
          <w:bCs/>
          <w:i/>
          <w:iCs/>
        </w:rPr>
        <w:t>Acces</w:t>
      </w:r>
      <w:proofErr w:type="spellEnd"/>
      <w:r w:rsidRPr="007E4D82">
        <w:rPr>
          <w:rFonts w:ascii="Arial" w:hAnsi="Arial" w:cs="Arial"/>
          <w:bCs/>
          <w:i/>
          <w:iCs/>
        </w:rPr>
        <w:t xml:space="preserve"> Tool</w:t>
      </w:r>
      <w:r w:rsidRPr="007E4D82">
        <w:rPr>
          <w:rFonts w:ascii="Arial" w:hAnsi="Arial" w:cs="Arial"/>
          <w:bCs/>
        </w:rPr>
        <w:t xml:space="preserve">, è la parte di software che permette di ottenere l’accesso al sistema target quando viene eseguita sul sistema target, solitamente anche chiamata </w:t>
      </w:r>
      <w:r w:rsidRPr="007E4D82">
        <w:rPr>
          <w:rFonts w:ascii="Arial" w:hAnsi="Arial" w:cs="Arial"/>
          <w:bCs/>
          <w:i/>
          <w:iCs/>
        </w:rPr>
        <w:t>payload of cyber-</w:t>
      </w:r>
      <w:proofErr w:type="spellStart"/>
      <w:r w:rsidRPr="007E4D82">
        <w:rPr>
          <w:rFonts w:ascii="Arial" w:hAnsi="Arial" w:cs="Arial"/>
          <w:bCs/>
          <w:i/>
          <w:iCs/>
        </w:rPr>
        <w:t>weapon</w:t>
      </w:r>
      <w:proofErr w:type="spellEnd"/>
      <w:r w:rsidRPr="007E4D82">
        <w:rPr>
          <w:rFonts w:ascii="Arial" w:hAnsi="Arial" w:cs="Arial"/>
          <w:bCs/>
        </w:rPr>
        <w:t>.</w:t>
      </w:r>
    </w:p>
    <w:p w14:paraId="5ACB3E28" w14:textId="7E7D169A" w:rsidR="00F60BFA" w:rsidRPr="007E4D82" w:rsidRDefault="00F60BFA">
      <w:pPr>
        <w:pStyle w:val="Paragrafoelenco"/>
        <w:numPr>
          <w:ilvl w:val="1"/>
          <w:numId w:val="13"/>
        </w:numPr>
        <w:spacing w:after="160"/>
        <w:ind w:left="851"/>
        <w:jc w:val="both"/>
        <w:rPr>
          <w:rFonts w:ascii="Arial" w:hAnsi="Arial" w:cs="Arial"/>
          <w:b/>
          <w:sz w:val="32"/>
          <w:szCs w:val="32"/>
        </w:rPr>
      </w:pPr>
      <w:r w:rsidRPr="007E4D82">
        <w:rPr>
          <w:rFonts w:ascii="Arial" w:hAnsi="Arial" w:cs="Arial"/>
          <w:b/>
          <w:i/>
          <w:iCs/>
        </w:rPr>
        <w:t>Exploit</w:t>
      </w:r>
      <w:r w:rsidRPr="007E4D82">
        <w:rPr>
          <w:rFonts w:ascii="Arial" w:hAnsi="Arial" w:cs="Arial"/>
          <w:bCs/>
        </w:rPr>
        <w:t xml:space="preserve">: è </w:t>
      </w:r>
      <w:r w:rsidR="00A45B5A" w:rsidRPr="007E4D82">
        <w:rPr>
          <w:rFonts w:ascii="Arial" w:hAnsi="Arial" w:cs="Arial"/>
          <w:bCs/>
        </w:rPr>
        <w:t xml:space="preserve">lo </w:t>
      </w:r>
      <w:r w:rsidRPr="007E4D82">
        <w:rPr>
          <w:rFonts w:ascii="Arial" w:hAnsi="Arial" w:cs="Arial"/>
          <w:bCs/>
        </w:rPr>
        <w:t xml:space="preserve">script che permette di </w:t>
      </w:r>
      <w:r w:rsidR="00A45B5A" w:rsidRPr="007E4D82">
        <w:rPr>
          <w:rFonts w:ascii="Arial" w:hAnsi="Arial" w:cs="Arial"/>
          <w:bCs/>
        </w:rPr>
        <w:t>eseguire il RAT utilizzando vulnerabilità de</w:t>
      </w:r>
      <w:r w:rsidR="000347A1" w:rsidRPr="007E4D82">
        <w:rPr>
          <w:rFonts w:ascii="Arial" w:hAnsi="Arial" w:cs="Arial"/>
          <w:bCs/>
        </w:rPr>
        <w:t>i</w:t>
      </w:r>
      <w:r w:rsidR="00A45B5A" w:rsidRPr="007E4D82">
        <w:rPr>
          <w:rFonts w:ascii="Arial" w:hAnsi="Arial" w:cs="Arial"/>
          <w:bCs/>
        </w:rPr>
        <w:t xml:space="preserve"> </w:t>
      </w:r>
      <w:r w:rsidR="000347A1" w:rsidRPr="007E4D82">
        <w:rPr>
          <w:rFonts w:ascii="Arial" w:hAnsi="Arial" w:cs="Arial"/>
          <w:bCs/>
        </w:rPr>
        <w:t>sistemi</w:t>
      </w:r>
      <w:r w:rsidR="00A45B5A" w:rsidRPr="007E4D82">
        <w:rPr>
          <w:rFonts w:ascii="Arial" w:hAnsi="Arial" w:cs="Arial"/>
          <w:bCs/>
        </w:rPr>
        <w:t xml:space="preserve">/software target, tramite l’utilizzo di </w:t>
      </w:r>
      <w:r w:rsidR="00A45B5A" w:rsidRPr="007E4D82">
        <w:rPr>
          <w:rFonts w:ascii="Arial" w:hAnsi="Arial" w:cs="Arial"/>
          <w:bCs/>
          <w:i/>
          <w:iCs/>
        </w:rPr>
        <w:t>CVE</w:t>
      </w:r>
      <w:r w:rsidR="00A45B5A" w:rsidRPr="007E4D82">
        <w:rPr>
          <w:rFonts w:ascii="Arial" w:hAnsi="Arial" w:cs="Arial"/>
          <w:bCs/>
        </w:rPr>
        <w:t>.</w:t>
      </w:r>
    </w:p>
    <w:p w14:paraId="578B61A9" w14:textId="4AEB0D78" w:rsidR="00EF074E" w:rsidRPr="007E4D82" w:rsidRDefault="00EF074E">
      <w:pPr>
        <w:pStyle w:val="Paragrafoelenco"/>
        <w:numPr>
          <w:ilvl w:val="0"/>
          <w:numId w:val="13"/>
        </w:numPr>
        <w:spacing w:after="160"/>
        <w:ind w:left="284" w:hanging="284"/>
        <w:jc w:val="both"/>
        <w:rPr>
          <w:rFonts w:ascii="Arial" w:hAnsi="Arial" w:cs="Arial"/>
          <w:b/>
          <w:sz w:val="32"/>
          <w:szCs w:val="32"/>
        </w:rPr>
      </w:pPr>
      <w:r w:rsidRPr="007E4D82">
        <w:rPr>
          <w:rFonts w:ascii="Arial" w:hAnsi="Arial" w:cs="Arial"/>
          <w:b/>
        </w:rPr>
        <w:lastRenderedPageBreak/>
        <w:t>Delivery</w:t>
      </w:r>
      <w:r w:rsidRPr="007E4D82">
        <w:rPr>
          <w:rFonts w:ascii="Arial" w:hAnsi="Arial" w:cs="Arial"/>
          <w:bCs/>
        </w:rPr>
        <w:t>:</w:t>
      </w:r>
      <w:r w:rsidR="00A45B5A" w:rsidRPr="007E4D82">
        <w:rPr>
          <w:rFonts w:ascii="Arial" w:hAnsi="Arial" w:cs="Arial"/>
          <w:bCs/>
        </w:rPr>
        <w:t xml:space="preserve"> la parte critica della catena per un </w:t>
      </w:r>
      <w:proofErr w:type="spellStart"/>
      <w:r w:rsidR="00A45B5A" w:rsidRPr="007E4D82">
        <w:rPr>
          <w:rFonts w:ascii="Arial" w:hAnsi="Arial" w:cs="Arial"/>
          <w:bCs/>
        </w:rPr>
        <w:t>attacker</w:t>
      </w:r>
      <w:proofErr w:type="spellEnd"/>
      <w:r w:rsidR="00A45B5A" w:rsidRPr="007E4D82">
        <w:rPr>
          <w:rStyle w:val="Rimandonotaapidipagina"/>
          <w:rFonts w:ascii="Arial" w:hAnsi="Arial" w:cs="Arial"/>
          <w:bCs/>
        </w:rPr>
        <w:footnoteReference w:id="4"/>
      </w:r>
      <w:r w:rsidR="00A45B5A" w:rsidRPr="007E4D82">
        <w:rPr>
          <w:rFonts w:ascii="Arial" w:hAnsi="Arial" w:cs="Arial"/>
          <w:bCs/>
        </w:rPr>
        <w:t>, l’</w:t>
      </w:r>
      <w:r w:rsidR="00A45B5A" w:rsidRPr="007E4D82">
        <w:rPr>
          <w:rFonts w:ascii="Arial" w:hAnsi="Arial" w:cs="Arial"/>
          <w:bCs/>
          <w:i/>
          <w:iCs/>
        </w:rPr>
        <w:t xml:space="preserve">alto rischio </w:t>
      </w:r>
      <w:r w:rsidR="00A45B5A" w:rsidRPr="007E4D82">
        <w:rPr>
          <w:rFonts w:ascii="Arial" w:hAnsi="Arial" w:cs="Arial"/>
          <w:bCs/>
        </w:rPr>
        <w:t>è dovuto alle possibili tracce che vengono lasciate dal cyber criminale. Nessun metodo permette di ottenere il 100% di successo in questa fase, ma anche un tentativo andato male permette di ottenere rilevanti informazioni sul target.</w:t>
      </w:r>
    </w:p>
    <w:p w14:paraId="1F6BF55C" w14:textId="77777777" w:rsidR="00EF074E" w:rsidRPr="007E4D82" w:rsidRDefault="00EF074E">
      <w:pPr>
        <w:pStyle w:val="Paragrafoelenco"/>
        <w:numPr>
          <w:ilvl w:val="0"/>
          <w:numId w:val="13"/>
        </w:numPr>
        <w:spacing w:after="160"/>
        <w:ind w:left="284" w:hanging="284"/>
        <w:jc w:val="both"/>
        <w:rPr>
          <w:rFonts w:ascii="Arial" w:hAnsi="Arial" w:cs="Arial"/>
          <w:b/>
          <w:sz w:val="32"/>
          <w:szCs w:val="32"/>
        </w:rPr>
      </w:pPr>
      <w:r w:rsidRPr="007E4D82">
        <w:rPr>
          <w:rFonts w:ascii="Arial" w:hAnsi="Arial" w:cs="Arial"/>
          <w:b/>
        </w:rPr>
        <w:t>Exploitation</w:t>
      </w:r>
      <w:r w:rsidRPr="007E4D82">
        <w:rPr>
          <w:rFonts w:ascii="Arial" w:hAnsi="Arial" w:cs="Arial"/>
          <w:bCs/>
          <w:sz w:val="32"/>
          <w:szCs w:val="32"/>
        </w:rPr>
        <w:t>:</w:t>
      </w:r>
      <w:r w:rsidR="00A45B5A" w:rsidRPr="007E4D82">
        <w:rPr>
          <w:rFonts w:ascii="Arial" w:hAnsi="Arial" w:cs="Arial"/>
          <w:bCs/>
          <w:sz w:val="32"/>
          <w:szCs w:val="32"/>
        </w:rPr>
        <w:t xml:space="preserve"> </w:t>
      </w:r>
      <w:r w:rsidR="00A45B5A" w:rsidRPr="007E4D82">
        <w:rPr>
          <w:rFonts w:ascii="Arial" w:hAnsi="Arial" w:cs="Arial"/>
          <w:bCs/>
        </w:rPr>
        <w:t xml:space="preserve">è la fase in cui vengono sfruttate le CVE </w:t>
      </w:r>
      <w:r w:rsidR="000347A1" w:rsidRPr="007E4D82">
        <w:rPr>
          <w:rFonts w:ascii="Arial" w:hAnsi="Arial" w:cs="Arial"/>
          <w:bCs/>
        </w:rPr>
        <w:t xml:space="preserve">per eseguire lo script sviluppato precedentemente, molte volte non è sufficiente un solo </w:t>
      </w:r>
      <w:r w:rsidR="000347A1" w:rsidRPr="007E4D82">
        <w:rPr>
          <w:rFonts w:ascii="Arial" w:hAnsi="Arial" w:cs="Arial"/>
          <w:bCs/>
          <w:i/>
          <w:iCs/>
        </w:rPr>
        <w:t>exploit</w:t>
      </w:r>
      <w:r w:rsidR="000347A1" w:rsidRPr="007E4D82">
        <w:rPr>
          <w:rFonts w:ascii="Arial" w:hAnsi="Arial" w:cs="Arial"/>
          <w:bCs/>
        </w:rPr>
        <w:t xml:space="preserve">, bensì si utilizzano </w:t>
      </w:r>
      <w:r w:rsidR="000347A1" w:rsidRPr="007E4D82">
        <w:rPr>
          <w:rFonts w:ascii="Arial" w:hAnsi="Arial" w:cs="Arial"/>
          <w:bCs/>
          <w:i/>
          <w:iCs/>
        </w:rPr>
        <w:t>exploit kit</w:t>
      </w:r>
      <w:r w:rsidR="000347A1" w:rsidRPr="007E4D82">
        <w:rPr>
          <w:rStyle w:val="Rimandonotaapidipagina"/>
          <w:rFonts w:ascii="Arial" w:hAnsi="Arial" w:cs="Arial"/>
          <w:bCs/>
          <w:i/>
          <w:iCs/>
        </w:rPr>
        <w:footnoteReference w:id="5"/>
      </w:r>
      <w:r w:rsidR="000347A1" w:rsidRPr="007E4D82">
        <w:rPr>
          <w:rFonts w:ascii="Arial" w:hAnsi="Arial" w:cs="Arial"/>
          <w:bCs/>
        </w:rPr>
        <w:t>.</w:t>
      </w:r>
    </w:p>
    <w:p w14:paraId="136E1E0F" w14:textId="68D935C2" w:rsidR="00EF074E" w:rsidRPr="007E4D82" w:rsidRDefault="00EF074E">
      <w:pPr>
        <w:pStyle w:val="Paragrafoelenco"/>
        <w:numPr>
          <w:ilvl w:val="0"/>
          <w:numId w:val="13"/>
        </w:numPr>
        <w:spacing w:after="160"/>
        <w:ind w:left="284" w:hanging="284"/>
        <w:jc w:val="both"/>
        <w:rPr>
          <w:rFonts w:ascii="Arial" w:hAnsi="Arial" w:cs="Arial"/>
          <w:b/>
          <w:sz w:val="32"/>
          <w:szCs w:val="32"/>
        </w:rPr>
      </w:pPr>
      <w:r w:rsidRPr="007E4D82">
        <w:rPr>
          <w:rFonts w:ascii="Arial" w:hAnsi="Arial" w:cs="Arial"/>
          <w:b/>
        </w:rPr>
        <w:t>Installation</w:t>
      </w:r>
      <w:r w:rsidRPr="007E4D82">
        <w:rPr>
          <w:rFonts w:ascii="Arial" w:hAnsi="Arial" w:cs="Arial"/>
          <w:bCs/>
          <w:sz w:val="32"/>
          <w:szCs w:val="32"/>
        </w:rPr>
        <w:t>:</w:t>
      </w:r>
      <w:r w:rsidR="000347A1" w:rsidRPr="007E4D82">
        <w:rPr>
          <w:rFonts w:ascii="Arial" w:hAnsi="Arial" w:cs="Arial"/>
          <w:bCs/>
          <w:sz w:val="32"/>
          <w:szCs w:val="32"/>
        </w:rPr>
        <w:t xml:space="preserve"> </w:t>
      </w:r>
      <w:r w:rsidR="000347A1" w:rsidRPr="007E4D82">
        <w:rPr>
          <w:rFonts w:ascii="Arial" w:hAnsi="Arial" w:cs="Arial"/>
          <w:bCs/>
        </w:rPr>
        <w:t xml:space="preserve">prevede l’istallazione del RAT eludendo tutti i sistemi di sicurezza della vittima (ad es. Anti-Virus, Anti-Debugger, </w:t>
      </w:r>
      <w:r w:rsidR="00BE5E19" w:rsidRPr="007E4D82">
        <w:rPr>
          <w:rFonts w:ascii="Arial" w:hAnsi="Arial" w:cs="Arial"/>
          <w:bCs/>
        </w:rPr>
        <w:t>Anti-</w:t>
      </w:r>
      <w:proofErr w:type="spellStart"/>
      <w:r w:rsidR="00BE5E19" w:rsidRPr="007E4D82">
        <w:rPr>
          <w:rFonts w:ascii="Arial" w:hAnsi="Arial" w:cs="Arial"/>
          <w:bCs/>
        </w:rPr>
        <w:t>Emulation</w:t>
      </w:r>
      <w:proofErr w:type="spellEnd"/>
      <w:r w:rsidR="00BE5E19" w:rsidRPr="007E4D82">
        <w:rPr>
          <w:rFonts w:ascii="Arial" w:hAnsi="Arial" w:cs="Arial"/>
          <w:bCs/>
        </w:rPr>
        <w:t xml:space="preserve">), tramite l’utilizzo di </w:t>
      </w:r>
      <w:r w:rsidR="00BE5E19" w:rsidRPr="007E4D82">
        <w:rPr>
          <w:rFonts w:ascii="Arial" w:hAnsi="Arial" w:cs="Arial"/>
          <w:bCs/>
          <w:i/>
          <w:iCs/>
        </w:rPr>
        <w:t xml:space="preserve">Rootkit </w:t>
      </w:r>
      <w:r w:rsidR="00BE5E19" w:rsidRPr="007E4D82">
        <w:rPr>
          <w:rFonts w:ascii="Arial" w:hAnsi="Arial" w:cs="Arial"/>
          <w:bCs/>
        </w:rPr>
        <w:t xml:space="preserve">e </w:t>
      </w:r>
      <w:proofErr w:type="spellStart"/>
      <w:r w:rsidR="00BE5E19" w:rsidRPr="007E4D82">
        <w:rPr>
          <w:rFonts w:ascii="Arial" w:hAnsi="Arial" w:cs="Arial"/>
          <w:bCs/>
          <w:i/>
          <w:iCs/>
        </w:rPr>
        <w:t>Bootkit</w:t>
      </w:r>
      <w:proofErr w:type="spellEnd"/>
      <w:r w:rsidR="00BE5E19" w:rsidRPr="007E4D82">
        <w:rPr>
          <w:rFonts w:ascii="Arial" w:hAnsi="Arial" w:cs="Arial"/>
          <w:bCs/>
        </w:rPr>
        <w:t>, rendendo l’accesso ai sistemi della vittima persistente.</w:t>
      </w:r>
    </w:p>
    <w:p w14:paraId="783FA467" w14:textId="65311D1F" w:rsidR="00EF074E" w:rsidRPr="007E4D82" w:rsidRDefault="00EF074E">
      <w:pPr>
        <w:pStyle w:val="Paragrafoelenco"/>
        <w:numPr>
          <w:ilvl w:val="0"/>
          <w:numId w:val="13"/>
        </w:numPr>
        <w:spacing w:after="160"/>
        <w:ind w:left="284" w:hanging="284"/>
        <w:jc w:val="both"/>
        <w:rPr>
          <w:rFonts w:ascii="Arial" w:hAnsi="Arial" w:cs="Arial"/>
          <w:b/>
          <w:sz w:val="32"/>
          <w:szCs w:val="32"/>
        </w:rPr>
      </w:pPr>
      <w:proofErr w:type="spellStart"/>
      <w:r w:rsidRPr="007E4D82">
        <w:rPr>
          <w:rFonts w:ascii="Arial" w:hAnsi="Arial" w:cs="Arial"/>
          <w:b/>
        </w:rPr>
        <w:t>Command</w:t>
      </w:r>
      <w:proofErr w:type="spellEnd"/>
      <w:r w:rsidRPr="007E4D82">
        <w:rPr>
          <w:rFonts w:ascii="Arial" w:hAnsi="Arial" w:cs="Arial"/>
          <w:b/>
        </w:rPr>
        <w:t xml:space="preserve"> &amp; </w:t>
      </w:r>
      <w:proofErr w:type="spellStart"/>
      <w:r w:rsidRPr="007E4D82">
        <w:rPr>
          <w:rFonts w:ascii="Arial" w:hAnsi="Arial" w:cs="Arial"/>
          <w:b/>
        </w:rPr>
        <w:t>Controll</w:t>
      </w:r>
      <w:proofErr w:type="spellEnd"/>
      <w:r w:rsidRPr="007E4D82">
        <w:rPr>
          <w:rFonts w:ascii="Arial" w:hAnsi="Arial" w:cs="Arial"/>
          <w:b/>
        </w:rPr>
        <w:t xml:space="preserve"> (C2)</w:t>
      </w:r>
      <w:r w:rsidRPr="007E4D82">
        <w:rPr>
          <w:rFonts w:ascii="Arial" w:hAnsi="Arial" w:cs="Arial"/>
          <w:bCs/>
          <w:sz w:val="32"/>
          <w:szCs w:val="32"/>
        </w:rPr>
        <w:t>:</w:t>
      </w:r>
      <w:r w:rsidR="000347A1" w:rsidRPr="007E4D82">
        <w:rPr>
          <w:rFonts w:ascii="Arial" w:hAnsi="Arial" w:cs="Arial"/>
          <w:bCs/>
          <w:sz w:val="32"/>
          <w:szCs w:val="32"/>
        </w:rPr>
        <w:t xml:space="preserve"> </w:t>
      </w:r>
      <w:r w:rsidR="00BE5E19" w:rsidRPr="007E4D82">
        <w:rPr>
          <w:rFonts w:ascii="Arial" w:hAnsi="Arial" w:cs="Arial"/>
          <w:bCs/>
        </w:rPr>
        <w:t>in questa fase l’</w:t>
      </w:r>
      <w:proofErr w:type="spellStart"/>
      <w:r w:rsidR="00BE5E19" w:rsidRPr="007E4D82">
        <w:rPr>
          <w:rFonts w:ascii="Arial" w:hAnsi="Arial" w:cs="Arial"/>
          <w:bCs/>
        </w:rPr>
        <w:t>attacker</w:t>
      </w:r>
      <w:proofErr w:type="spellEnd"/>
      <w:r w:rsidR="00BE5E19" w:rsidRPr="007E4D82">
        <w:rPr>
          <w:rFonts w:ascii="Arial" w:hAnsi="Arial" w:cs="Arial"/>
          <w:bCs/>
        </w:rPr>
        <w:t xml:space="preserve"> riesce a comunicare con i sistemi </w:t>
      </w:r>
      <w:proofErr w:type="spellStart"/>
      <w:r w:rsidR="00BE5E19" w:rsidRPr="007E4D82">
        <w:rPr>
          <w:rFonts w:ascii="Arial" w:hAnsi="Arial" w:cs="Arial"/>
          <w:bCs/>
        </w:rPr>
        <w:t>infetti</w:t>
      </w:r>
      <w:proofErr w:type="spellEnd"/>
      <w:r w:rsidR="00BE5E19" w:rsidRPr="007E4D82">
        <w:rPr>
          <w:rFonts w:ascii="Arial" w:hAnsi="Arial" w:cs="Arial"/>
          <w:bCs/>
        </w:rPr>
        <w:t xml:space="preserve">, negli anni sono </w:t>
      </w:r>
      <w:r w:rsidR="007E4D82" w:rsidRPr="007E4D82">
        <w:rPr>
          <w:rFonts w:ascii="Arial" w:hAnsi="Arial" w:cs="Arial"/>
          <w:bCs/>
        </w:rPr>
        <w:t>nate differenti strutture</w:t>
      </w:r>
      <w:r w:rsidR="00BE5E19" w:rsidRPr="007E4D82">
        <w:rPr>
          <w:rFonts w:ascii="Arial" w:hAnsi="Arial" w:cs="Arial"/>
          <w:bCs/>
        </w:rPr>
        <w:t xml:space="preserve"> per portare a termine questo step:</w:t>
      </w:r>
    </w:p>
    <w:p w14:paraId="714A6152" w14:textId="12102EAC" w:rsidR="00BE5E19" w:rsidRPr="007E4D82" w:rsidRDefault="00BE5E19">
      <w:pPr>
        <w:pStyle w:val="Paragrafoelenco"/>
        <w:numPr>
          <w:ilvl w:val="1"/>
          <w:numId w:val="13"/>
        </w:numPr>
        <w:spacing w:after="160"/>
        <w:ind w:left="851"/>
        <w:jc w:val="both"/>
        <w:rPr>
          <w:rFonts w:ascii="Arial" w:hAnsi="Arial" w:cs="Arial"/>
          <w:b/>
          <w:sz w:val="32"/>
          <w:szCs w:val="32"/>
        </w:rPr>
      </w:pPr>
      <w:r w:rsidRPr="007E4D82">
        <w:rPr>
          <w:rFonts w:ascii="Arial" w:hAnsi="Arial" w:cs="Arial"/>
          <w:b/>
          <w:i/>
          <w:iCs/>
        </w:rPr>
        <w:t>Struttura Centralizzata</w:t>
      </w:r>
      <w:r w:rsidRPr="007E4D82">
        <w:rPr>
          <w:rFonts w:ascii="Arial" w:hAnsi="Arial" w:cs="Arial"/>
          <w:bCs/>
        </w:rPr>
        <w:t xml:space="preserve">: classica </w:t>
      </w:r>
      <w:r w:rsidRPr="007E4D82">
        <w:rPr>
          <w:rFonts w:ascii="Arial" w:hAnsi="Arial" w:cs="Arial"/>
          <w:bCs/>
          <w:i/>
          <w:iCs/>
        </w:rPr>
        <w:t xml:space="preserve">struttura </w:t>
      </w:r>
      <w:proofErr w:type="spellStart"/>
      <w:r w:rsidRPr="007E4D82">
        <w:rPr>
          <w:rFonts w:ascii="Arial" w:hAnsi="Arial" w:cs="Arial"/>
          <w:bCs/>
          <w:i/>
          <w:iCs/>
        </w:rPr>
        <w:t>client-server</w:t>
      </w:r>
      <w:proofErr w:type="spellEnd"/>
      <w:r w:rsidRPr="007E4D82">
        <w:rPr>
          <w:rFonts w:ascii="Arial" w:hAnsi="Arial" w:cs="Arial"/>
          <w:bCs/>
        </w:rPr>
        <w:t xml:space="preserve">, la limitazione consiste nel numero di risorse hardware/software disponibili nel </w:t>
      </w:r>
      <w:r w:rsidRPr="007E4D82">
        <w:rPr>
          <w:rFonts w:ascii="Arial" w:hAnsi="Arial" w:cs="Arial"/>
          <w:bCs/>
          <w:i/>
          <w:iCs/>
        </w:rPr>
        <w:t>C2 Server</w:t>
      </w:r>
      <w:r w:rsidR="007E4D82" w:rsidRPr="007E4D82">
        <w:rPr>
          <w:rFonts w:ascii="Arial" w:hAnsi="Arial" w:cs="Arial"/>
          <w:bCs/>
        </w:rPr>
        <w:t>.</w:t>
      </w:r>
    </w:p>
    <w:p w14:paraId="5B02946E" w14:textId="41DD7560" w:rsidR="00BE5E19" w:rsidRPr="007E4D82" w:rsidRDefault="00BE5E19">
      <w:pPr>
        <w:pStyle w:val="Paragrafoelenco"/>
        <w:numPr>
          <w:ilvl w:val="1"/>
          <w:numId w:val="13"/>
        </w:numPr>
        <w:spacing w:after="160"/>
        <w:ind w:left="851"/>
        <w:jc w:val="both"/>
        <w:rPr>
          <w:rFonts w:ascii="Arial" w:hAnsi="Arial" w:cs="Arial"/>
          <w:b/>
          <w:sz w:val="32"/>
          <w:szCs w:val="32"/>
        </w:rPr>
      </w:pPr>
      <w:r w:rsidRPr="007E4D82">
        <w:rPr>
          <w:rFonts w:ascii="Arial" w:hAnsi="Arial" w:cs="Arial"/>
          <w:b/>
          <w:i/>
          <w:iCs/>
        </w:rPr>
        <w:t>Struttura Decentralizzata</w:t>
      </w:r>
      <w:r w:rsidRPr="007E4D82">
        <w:rPr>
          <w:rFonts w:ascii="Arial" w:hAnsi="Arial" w:cs="Arial"/>
          <w:b/>
        </w:rPr>
        <w:t xml:space="preserve">: </w:t>
      </w:r>
      <w:r w:rsidRPr="007E4D82">
        <w:rPr>
          <w:rFonts w:ascii="Arial" w:hAnsi="Arial" w:cs="Arial"/>
          <w:bCs/>
        </w:rPr>
        <w:t xml:space="preserve">prevede l’utilizzo della modalità di </w:t>
      </w:r>
      <w:r w:rsidRPr="007E4D82">
        <w:rPr>
          <w:rFonts w:ascii="Arial" w:hAnsi="Arial" w:cs="Arial"/>
          <w:bCs/>
          <w:i/>
          <w:iCs/>
        </w:rPr>
        <w:t>comunicazione peer</w:t>
      </w:r>
      <w:r w:rsidR="007E4D82" w:rsidRPr="007E4D82">
        <w:rPr>
          <w:rFonts w:ascii="Arial" w:hAnsi="Arial" w:cs="Arial"/>
          <w:bCs/>
          <w:i/>
          <w:iCs/>
        </w:rPr>
        <w:t>-</w:t>
      </w:r>
      <w:r w:rsidRPr="007E4D82">
        <w:rPr>
          <w:rFonts w:ascii="Arial" w:hAnsi="Arial" w:cs="Arial"/>
          <w:bCs/>
          <w:i/>
          <w:iCs/>
        </w:rPr>
        <w:t>to</w:t>
      </w:r>
      <w:r w:rsidR="007E4D82" w:rsidRPr="007E4D82">
        <w:rPr>
          <w:rFonts w:ascii="Arial" w:hAnsi="Arial" w:cs="Arial"/>
          <w:bCs/>
          <w:i/>
          <w:iCs/>
        </w:rPr>
        <w:t>-</w:t>
      </w:r>
      <w:r w:rsidRPr="007E4D82">
        <w:rPr>
          <w:rFonts w:ascii="Arial" w:hAnsi="Arial" w:cs="Arial"/>
          <w:bCs/>
          <w:i/>
          <w:iCs/>
        </w:rPr>
        <w:t>peer</w:t>
      </w:r>
      <w:r w:rsidR="007E4D82" w:rsidRPr="007E4D82">
        <w:rPr>
          <w:rFonts w:ascii="Arial" w:hAnsi="Arial" w:cs="Arial"/>
          <w:bCs/>
        </w:rPr>
        <w:t>, la quale permette alta scalabilità e tolleranza verso gli errori di trasmissione.</w:t>
      </w:r>
    </w:p>
    <w:p w14:paraId="1EF1728C" w14:textId="0FDE2201" w:rsidR="00BE5E19" w:rsidRPr="007E4D82" w:rsidRDefault="00BE5E19">
      <w:pPr>
        <w:pStyle w:val="Paragrafoelenco"/>
        <w:numPr>
          <w:ilvl w:val="1"/>
          <w:numId w:val="13"/>
        </w:numPr>
        <w:spacing w:after="160"/>
        <w:ind w:left="851"/>
        <w:jc w:val="both"/>
        <w:rPr>
          <w:rFonts w:ascii="Arial" w:hAnsi="Arial" w:cs="Arial"/>
          <w:b/>
          <w:sz w:val="32"/>
          <w:szCs w:val="32"/>
        </w:rPr>
      </w:pPr>
      <w:r w:rsidRPr="007E4D82">
        <w:rPr>
          <w:rFonts w:ascii="Arial" w:hAnsi="Arial" w:cs="Arial"/>
          <w:b/>
          <w:i/>
          <w:iCs/>
        </w:rPr>
        <w:t>Struttura basata sui Social Network</w:t>
      </w:r>
      <w:r w:rsidRPr="007E4D82">
        <w:rPr>
          <w:rFonts w:ascii="Arial" w:hAnsi="Arial" w:cs="Arial"/>
          <w:bCs/>
        </w:rPr>
        <w:t>:</w:t>
      </w:r>
      <w:r w:rsidR="007E4D82" w:rsidRPr="007E4D82">
        <w:rPr>
          <w:rFonts w:ascii="Arial" w:hAnsi="Arial" w:cs="Arial"/>
          <w:bCs/>
        </w:rPr>
        <w:t xml:space="preserve"> permette di passare le informazioni tramite l’utilizzo di social network (es. </w:t>
      </w:r>
      <w:proofErr w:type="spellStart"/>
      <w:r w:rsidR="007E4D82" w:rsidRPr="007E4D82">
        <w:rPr>
          <w:rFonts w:ascii="Arial" w:hAnsi="Arial" w:cs="Arial"/>
          <w:bCs/>
          <w:i/>
          <w:iCs/>
        </w:rPr>
        <w:t>Taidoor</w:t>
      </w:r>
      <w:proofErr w:type="spellEnd"/>
      <w:r w:rsidR="007E4D82" w:rsidRPr="007E4D82">
        <w:rPr>
          <w:rFonts w:ascii="Arial" w:hAnsi="Arial" w:cs="Arial"/>
          <w:bCs/>
        </w:rPr>
        <w:t>)</w:t>
      </w:r>
    </w:p>
    <w:p w14:paraId="2859CB03" w14:textId="4AFB5384" w:rsidR="00C45558" w:rsidRPr="005F13DC" w:rsidRDefault="00EF074E">
      <w:pPr>
        <w:pStyle w:val="Paragrafoelenco"/>
        <w:numPr>
          <w:ilvl w:val="0"/>
          <w:numId w:val="13"/>
        </w:numPr>
        <w:spacing w:after="160"/>
        <w:ind w:left="284" w:hanging="284"/>
        <w:jc w:val="both"/>
      </w:pPr>
      <w:r w:rsidRPr="007E4D82">
        <w:rPr>
          <w:rFonts w:ascii="Arial" w:hAnsi="Arial" w:cs="Arial"/>
          <w:b/>
        </w:rPr>
        <w:t xml:space="preserve">Act on </w:t>
      </w:r>
      <w:proofErr w:type="spellStart"/>
      <w:r w:rsidRPr="007E4D82">
        <w:rPr>
          <w:rFonts w:ascii="Arial" w:hAnsi="Arial" w:cs="Arial"/>
          <w:b/>
        </w:rPr>
        <w:t>Objective</w:t>
      </w:r>
      <w:proofErr w:type="spellEnd"/>
      <w:r w:rsidRPr="00E03D65">
        <w:rPr>
          <w:rFonts w:ascii="Arial" w:hAnsi="Arial" w:cs="Arial"/>
          <w:bCs/>
        </w:rPr>
        <w:t>:</w:t>
      </w:r>
      <w:r w:rsidR="000347A1" w:rsidRPr="00E03D65">
        <w:rPr>
          <w:rFonts w:ascii="Arial" w:hAnsi="Arial" w:cs="Arial"/>
          <w:bCs/>
        </w:rPr>
        <w:t xml:space="preserve"> </w:t>
      </w:r>
      <w:r w:rsidR="007E4D82" w:rsidRPr="00E03D65">
        <w:rPr>
          <w:rFonts w:ascii="Arial" w:hAnsi="Arial" w:cs="Arial"/>
          <w:bCs/>
        </w:rPr>
        <w:t xml:space="preserve">l'ultima fase della Cyber </w:t>
      </w:r>
      <w:proofErr w:type="spellStart"/>
      <w:r w:rsidR="007E4D82" w:rsidRPr="00E03D65">
        <w:rPr>
          <w:rFonts w:ascii="Arial" w:hAnsi="Arial" w:cs="Arial"/>
          <w:bCs/>
        </w:rPr>
        <w:t>Kill</w:t>
      </w:r>
      <w:proofErr w:type="spellEnd"/>
      <w:r w:rsidR="007E4D82" w:rsidRPr="00E03D65">
        <w:rPr>
          <w:rFonts w:ascii="Arial" w:hAnsi="Arial" w:cs="Arial"/>
          <w:bCs/>
        </w:rPr>
        <w:t xml:space="preserve"> Chain, implica </w:t>
      </w:r>
      <w:r w:rsidR="007E4D82" w:rsidRPr="00E03D65">
        <w:rPr>
          <w:rFonts w:ascii="Arial" w:hAnsi="Arial" w:cs="Arial"/>
          <w:bCs/>
          <w:i/>
          <w:iCs/>
        </w:rPr>
        <w:t>il raggiungimento dell'obiettivo</w:t>
      </w:r>
      <w:r w:rsidR="007E4D82" w:rsidRPr="00E03D65">
        <w:rPr>
          <w:rFonts w:ascii="Arial" w:hAnsi="Arial" w:cs="Arial"/>
          <w:bCs/>
        </w:rPr>
        <w:t xml:space="preserve"> </w:t>
      </w:r>
      <w:r w:rsidR="007E4D82" w:rsidRPr="00E03D65">
        <w:rPr>
          <w:rFonts w:ascii="Arial" w:hAnsi="Arial" w:cs="Arial"/>
          <w:bCs/>
          <w:i/>
          <w:iCs/>
        </w:rPr>
        <w:t>prefissato</w:t>
      </w:r>
      <w:r w:rsidR="007E4D82" w:rsidRPr="00E03D65">
        <w:rPr>
          <w:rFonts w:ascii="Arial" w:hAnsi="Arial" w:cs="Arial"/>
          <w:bCs/>
        </w:rPr>
        <w:t xml:space="preserve"> dall'aggressore. Dopo aver stabilito una presenza solida all'interno del sistema e aver ottenuto il controllo necessario tramite le fasi precedenti, l'attaccante esegue le azioni finali che possono variare a seconda </w:t>
      </w:r>
      <w:r w:rsidR="007E4D82" w:rsidRPr="00E03D65">
        <w:rPr>
          <w:rFonts w:ascii="Arial" w:hAnsi="Arial" w:cs="Arial"/>
          <w:bCs/>
        </w:rPr>
        <w:lastRenderedPageBreak/>
        <w:t xml:space="preserve">delle sue intenzioni. Queste possono includere il furto di dati sensibili, la distruzione di informazioni critiche o asset aziendali o qualsiasi altro obiettivo malevolo (ad es. </w:t>
      </w:r>
      <w:proofErr w:type="spellStart"/>
      <w:r w:rsidR="007E4D82" w:rsidRPr="00E03D65">
        <w:rPr>
          <w:rFonts w:ascii="Arial" w:hAnsi="Arial" w:cs="Arial"/>
          <w:bCs/>
        </w:rPr>
        <w:t>Ransoware</w:t>
      </w:r>
      <w:proofErr w:type="spellEnd"/>
      <w:r w:rsidR="007E4D82" w:rsidRPr="00E03D65">
        <w:rPr>
          <w:rFonts w:ascii="Arial" w:hAnsi="Arial" w:cs="Arial"/>
          <w:bCs/>
        </w:rPr>
        <w:t xml:space="preserve">, </w:t>
      </w:r>
      <w:proofErr w:type="spellStart"/>
      <w:r w:rsidR="007E4D82" w:rsidRPr="00E03D65">
        <w:rPr>
          <w:rFonts w:ascii="Arial" w:hAnsi="Arial" w:cs="Arial"/>
          <w:bCs/>
        </w:rPr>
        <w:t>BOTNets</w:t>
      </w:r>
      <w:proofErr w:type="spellEnd"/>
      <w:r w:rsidR="007E4D82" w:rsidRPr="00E03D65">
        <w:rPr>
          <w:rFonts w:ascii="Arial" w:hAnsi="Arial" w:cs="Arial"/>
          <w:bCs/>
        </w:rPr>
        <w:t xml:space="preserve">, </w:t>
      </w:r>
      <w:proofErr w:type="spellStart"/>
      <w:r w:rsidR="007E4D82" w:rsidRPr="00E03D65">
        <w:rPr>
          <w:rFonts w:ascii="Arial" w:hAnsi="Arial" w:cs="Arial"/>
          <w:bCs/>
        </w:rPr>
        <w:t>DDos</w:t>
      </w:r>
      <w:proofErr w:type="spellEnd"/>
      <w:r w:rsidR="007E4D82" w:rsidRPr="00E03D65">
        <w:rPr>
          <w:rFonts w:ascii="Arial" w:hAnsi="Arial" w:cs="Arial"/>
          <w:bCs/>
        </w:rPr>
        <w:t xml:space="preserve">, </w:t>
      </w:r>
      <w:proofErr w:type="spellStart"/>
      <w:r w:rsidR="007E4D82" w:rsidRPr="00E03D65">
        <w:rPr>
          <w:rFonts w:ascii="Arial" w:hAnsi="Arial" w:cs="Arial"/>
          <w:bCs/>
        </w:rPr>
        <w:t>ZeroDay</w:t>
      </w:r>
      <w:proofErr w:type="spellEnd"/>
      <w:r w:rsidR="007E4D82" w:rsidRPr="00E03D65">
        <w:rPr>
          <w:rFonts w:ascii="Arial" w:hAnsi="Arial" w:cs="Arial"/>
          <w:bCs/>
        </w:rPr>
        <w:t xml:space="preserve">, Data </w:t>
      </w:r>
      <w:proofErr w:type="spellStart"/>
      <w:r w:rsidR="007E4D82" w:rsidRPr="00E03D65">
        <w:rPr>
          <w:rFonts w:ascii="Arial" w:hAnsi="Arial" w:cs="Arial"/>
          <w:bCs/>
        </w:rPr>
        <w:t>exfiltration</w:t>
      </w:r>
      <w:proofErr w:type="spellEnd"/>
      <w:r w:rsidR="007E4D82" w:rsidRPr="00E03D65">
        <w:rPr>
          <w:rFonts w:ascii="Arial" w:hAnsi="Arial" w:cs="Arial"/>
          <w:bCs/>
        </w:rPr>
        <w:t>).</w:t>
      </w:r>
    </w:p>
    <w:p w14:paraId="3C845E75" w14:textId="79292726" w:rsidR="00E03D65" w:rsidRPr="009E5951" w:rsidRDefault="00E03D65" w:rsidP="00B75024">
      <w:pPr>
        <w:pStyle w:val="Titolo2"/>
      </w:pPr>
      <w:bookmarkStart w:id="54" w:name="_Toc163234270"/>
      <w:r w:rsidRPr="009E5951">
        <w:t>APT</w:t>
      </w:r>
      <w:r w:rsidR="00FF64B7">
        <w:t xml:space="preserve"> e Indicatori</w:t>
      </w:r>
      <w:bookmarkEnd w:id="54"/>
    </w:p>
    <w:p w14:paraId="1BBCDEA8" w14:textId="77777777" w:rsidR="009C734E" w:rsidRDefault="009E5951" w:rsidP="007D63D0">
      <w:pPr>
        <w:spacing w:after="160"/>
      </w:pPr>
      <w:r>
        <w:t>Per via dell’avanzamento</w:t>
      </w:r>
      <w:r w:rsidR="003D7421">
        <w:t xml:space="preserve"> delle tecnologie difensive</w:t>
      </w:r>
      <w:r>
        <w:t xml:space="preserve"> del </w:t>
      </w:r>
      <w:r w:rsidRPr="009E5951">
        <w:rPr>
          <w:b/>
          <w:bCs/>
        </w:rPr>
        <w:t>blue team</w:t>
      </w:r>
      <w:r>
        <w:rPr>
          <w:rStyle w:val="Rimandonotaapidipagina"/>
          <w:b/>
          <w:bCs/>
        </w:rPr>
        <w:footnoteReference w:id="6"/>
      </w:r>
      <w:r w:rsidR="003D7421">
        <w:t xml:space="preserve">, anche il </w:t>
      </w:r>
      <w:r w:rsidR="003D7421">
        <w:rPr>
          <w:b/>
          <w:bCs/>
        </w:rPr>
        <w:t>red team</w:t>
      </w:r>
      <w:r w:rsidR="003D7421">
        <w:rPr>
          <w:rStyle w:val="Rimandonotaapidipagina"/>
          <w:b/>
          <w:bCs/>
        </w:rPr>
        <w:footnoteReference w:id="7"/>
      </w:r>
      <w:r w:rsidR="003D7421">
        <w:t xml:space="preserve"> si è evoluto dando via ad una nuova classe di minacce</w:t>
      </w:r>
      <w:r w:rsidR="001C7060">
        <w:t xml:space="preserve">, </w:t>
      </w:r>
      <w:r w:rsidR="003D7421">
        <w:t xml:space="preserve">denominate </w:t>
      </w:r>
      <w:r w:rsidR="003D7421">
        <w:rPr>
          <w:b/>
          <w:bCs/>
        </w:rPr>
        <w:t xml:space="preserve">APT </w:t>
      </w:r>
      <w:r w:rsidR="003D7421">
        <w:t>(</w:t>
      </w:r>
      <w:proofErr w:type="spellStart"/>
      <w:r w:rsidR="003D7421">
        <w:rPr>
          <w:b/>
          <w:bCs/>
        </w:rPr>
        <w:t>Adavanced</w:t>
      </w:r>
      <w:proofErr w:type="spellEnd"/>
      <w:r w:rsidR="003D7421">
        <w:rPr>
          <w:b/>
          <w:bCs/>
        </w:rPr>
        <w:t xml:space="preserve"> </w:t>
      </w:r>
      <w:proofErr w:type="spellStart"/>
      <w:r w:rsidR="003D7421" w:rsidRPr="00FF64B7">
        <w:rPr>
          <w:rFonts w:eastAsia="SimSun" w:cs="Arial"/>
          <w:b/>
          <w:spacing w:val="0"/>
          <w:lang w:eastAsia="it-IT"/>
        </w:rPr>
        <w:t>Persistent</w:t>
      </w:r>
      <w:proofErr w:type="spellEnd"/>
      <w:r w:rsidR="003D7421">
        <w:rPr>
          <w:b/>
          <w:bCs/>
        </w:rPr>
        <w:t xml:space="preserve"> </w:t>
      </w:r>
      <w:proofErr w:type="spellStart"/>
      <w:r w:rsidR="003D7421">
        <w:rPr>
          <w:b/>
          <w:bCs/>
        </w:rPr>
        <w:t>Threat</w:t>
      </w:r>
      <w:proofErr w:type="spellEnd"/>
      <w:r w:rsidR="003D7421">
        <w:t xml:space="preserve">) </w:t>
      </w:r>
      <w:r w:rsidR="001C7060">
        <w:t>[9].</w:t>
      </w:r>
      <w:r w:rsidR="009C734E">
        <w:t xml:space="preserve"> </w:t>
      </w:r>
    </w:p>
    <w:p w14:paraId="14CA2F7B" w14:textId="2CE28210" w:rsidR="001C7060" w:rsidRDefault="009C734E" w:rsidP="007D63D0">
      <w:pPr>
        <w:spacing w:after="160"/>
      </w:pPr>
      <w:r>
        <w:t xml:space="preserve">Questi nuovi metodi di attacco sono volti </w:t>
      </w:r>
      <w:r w:rsidRPr="009C734E">
        <w:rPr>
          <w:rFonts w:cs="Arial"/>
        </w:rPr>
        <w:t>all’</w:t>
      </w:r>
      <w:r w:rsidRPr="009C734E">
        <w:rPr>
          <w:rFonts w:cs="Arial"/>
          <w:b/>
          <w:bCs/>
        </w:rPr>
        <w:t>utilizzo</w:t>
      </w:r>
      <w:r w:rsidRPr="009C734E">
        <w:rPr>
          <w:b/>
          <w:bCs/>
        </w:rPr>
        <w:t xml:space="preserve"> di tools avanzati</w:t>
      </w:r>
      <w:r>
        <w:t xml:space="preserve"> e tecniche progettate per </w:t>
      </w:r>
      <w:r w:rsidRPr="009C734E">
        <w:rPr>
          <w:b/>
          <w:bCs/>
        </w:rPr>
        <w:t>eludere</w:t>
      </w:r>
      <w:r>
        <w:t xml:space="preserve"> </w:t>
      </w:r>
      <w:r w:rsidRPr="009C734E">
        <w:rPr>
          <w:b/>
          <w:bCs/>
        </w:rPr>
        <w:t>le</w:t>
      </w:r>
      <w:r>
        <w:t xml:space="preserve"> </w:t>
      </w:r>
      <w:r w:rsidRPr="009C734E">
        <w:rPr>
          <w:b/>
          <w:bCs/>
        </w:rPr>
        <w:t>convenzionali</w:t>
      </w:r>
      <w:r>
        <w:t xml:space="preserve"> </w:t>
      </w:r>
      <w:r w:rsidRPr="009C734E">
        <w:rPr>
          <w:b/>
          <w:bCs/>
        </w:rPr>
        <w:t>difes</w:t>
      </w:r>
      <w:r w:rsidR="00FF64B7">
        <w:rPr>
          <w:b/>
          <w:bCs/>
        </w:rPr>
        <w:t>e</w:t>
      </w:r>
      <w:r>
        <w:t>.</w:t>
      </w:r>
    </w:p>
    <w:p w14:paraId="16939E2B" w14:textId="5FBAEF72" w:rsidR="009C734E" w:rsidRDefault="009C734E" w:rsidP="007D63D0">
      <w:pPr>
        <w:spacing w:after="160"/>
        <w:rPr>
          <w:u w:val="single"/>
        </w:rPr>
      </w:pPr>
      <w:r>
        <w:t xml:space="preserve">L’unico modo per difendersi da questo tipo di minacce è utilizzare metodi di </w:t>
      </w:r>
      <w:proofErr w:type="spellStart"/>
      <w:r w:rsidRPr="008D67BA">
        <w:rPr>
          <w:b/>
          <w:bCs/>
          <w:i/>
          <w:iCs/>
        </w:rPr>
        <w:t>Intellience-driven</w:t>
      </w:r>
      <w:proofErr w:type="spellEnd"/>
      <w:r w:rsidRPr="008D67BA">
        <w:rPr>
          <w:b/>
          <w:bCs/>
          <w:i/>
          <w:iCs/>
        </w:rPr>
        <w:t xml:space="preserve"> Computer Network Defense</w:t>
      </w:r>
      <w:r>
        <w:t xml:space="preserve">, cioè </w:t>
      </w:r>
      <w:r w:rsidR="008D67BA">
        <w:t xml:space="preserve">un processo continuo basato su una </w:t>
      </w:r>
      <w:r>
        <w:t xml:space="preserve">strategia di gestione del rischio che mira </w:t>
      </w:r>
      <w:r w:rsidR="008D67BA">
        <w:t xml:space="preserve">a rilevare le </w:t>
      </w:r>
      <w:r>
        <w:t>minacce</w:t>
      </w:r>
      <w:r w:rsidR="008D67BA">
        <w:t>, includere le analisi sugli avversari, le loro capacità, obbiettivi e limitazioni.</w:t>
      </w:r>
    </w:p>
    <w:p w14:paraId="5AE370D3" w14:textId="6EB5FF85" w:rsidR="00FF64B7" w:rsidRDefault="00FF64B7" w:rsidP="007D63D0">
      <w:pPr>
        <w:spacing w:after="160"/>
      </w:pPr>
      <w:r w:rsidRPr="00FF64B7">
        <w:t xml:space="preserve">Per </w:t>
      </w:r>
      <w:r>
        <w:t>utilizzare questo metodo di rilevazione del</w:t>
      </w:r>
      <w:r w:rsidRPr="00FF64B7">
        <w:t xml:space="preserve">le APT, vengono impiegati specifici </w:t>
      </w:r>
      <w:r w:rsidRPr="005D6A9B">
        <w:rPr>
          <w:b/>
          <w:bCs/>
        </w:rPr>
        <w:t>identificatori</w:t>
      </w:r>
      <w:r w:rsidRPr="00FF64B7">
        <w:t xml:space="preserve"> o </w:t>
      </w:r>
      <w:r w:rsidRPr="005D6A9B">
        <w:rPr>
          <w:b/>
          <w:bCs/>
        </w:rPr>
        <w:t>indicatori di compromissione</w:t>
      </w:r>
      <w:r w:rsidRPr="00FF64B7">
        <w:t xml:space="preserve"> (</w:t>
      </w:r>
      <w:proofErr w:type="spellStart"/>
      <w:r w:rsidRPr="00FF64B7">
        <w:rPr>
          <w:b/>
          <w:bCs/>
        </w:rPr>
        <w:t>IoC</w:t>
      </w:r>
      <w:proofErr w:type="spellEnd"/>
      <w:r w:rsidRPr="00FF64B7">
        <w:t>)</w:t>
      </w:r>
      <w:r w:rsidR="005D6A9B">
        <w:t xml:space="preserve"> [9]</w:t>
      </w:r>
      <w:r>
        <w:t xml:space="preserve"> i quali possono essere suddivisi in tre categorie:</w:t>
      </w:r>
    </w:p>
    <w:p w14:paraId="1C23D1F8" w14:textId="470836C0" w:rsidR="00FF64B7" w:rsidRPr="00B75024" w:rsidRDefault="00FF64B7">
      <w:pPr>
        <w:pStyle w:val="Paragrafoelenco"/>
        <w:numPr>
          <w:ilvl w:val="0"/>
          <w:numId w:val="19"/>
        </w:numPr>
        <w:rPr>
          <w:rFonts w:ascii="Arial" w:hAnsi="Arial" w:cs="Arial"/>
          <w:u w:val="single"/>
        </w:rPr>
      </w:pPr>
      <w:r w:rsidRPr="00B75024">
        <w:rPr>
          <w:rFonts w:ascii="Arial" w:hAnsi="Arial" w:cs="Arial"/>
          <w:b/>
          <w:bCs/>
        </w:rPr>
        <w:t>Atomici</w:t>
      </w:r>
      <w:r w:rsidRPr="00B75024">
        <w:rPr>
          <w:rFonts w:ascii="Arial" w:hAnsi="Arial" w:cs="Arial"/>
        </w:rPr>
        <w:t xml:space="preserve">: non posso essere suddivisi in parti più piccole (come l’indirizzo IP) </w:t>
      </w:r>
    </w:p>
    <w:p w14:paraId="3F62BEF4" w14:textId="2EA02509" w:rsidR="00FF64B7" w:rsidRPr="00B75024" w:rsidRDefault="00FF64B7">
      <w:pPr>
        <w:pStyle w:val="Paragrafoelenco"/>
        <w:numPr>
          <w:ilvl w:val="0"/>
          <w:numId w:val="19"/>
        </w:numPr>
        <w:rPr>
          <w:rFonts w:ascii="Arial" w:hAnsi="Arial" w:cs="Arial"/>
          <w:u w:val="single"/>
        </w:rPr>
      </w:pPr>
      <w:r w:rsidRPr="00B75024">
        <w:rPr>
          <w:rFonts w:ascii="Arial" w:hAnsi="Arial" w:cs="Arial"/>
          <w:b/>
          <w:bCs/>
        </w:rPr>
        <w:t>Calcolati</w:t>
      </w:r>
      <w:r w:rsidRPr="00B75024">
        <w:rPr>
          <w:rFonts w:ascii="Arial" w:hAnsi="Arial" w:cs="Arial"/>
        </w:rPr>
        <w:t>: derivano da dati coinvolti in un incidente (come i valori hash)</w:t>
      </w:r>
    </w:p>
    <w:p w14:paraId="2A26188F" w14:textId="381E0970" w:rsidR="007E177D" w:rsidRPr="00B75024" w:rsidRDefault="00FF64B7">
      <w:pPr>
        <w:pStyle w:val="Paragrafoelenco"/>
        <w:numPr>
          <w:ilvl w:val="0"/>
          <w:numId w:val="19"/>
        </w:numPr>
        <w:rPr>
          <w:u w:val="single"/>
        </w:rPr>
      </w:pPr>
      <w:r w:rsidRPr="00B75024">
        <w:rPr>
          <w:rFonts w:ascii="Arial" w:hAnsi="Arial" w:cs="Arial"/>
          <w:b/>
          <w:bCs/>
        </w:rPr>
        <w:t>Comportamentali</w:t>
      </w:r>
      <w:r w:rsidRPr="00B75024">
        <w:rPr>
          <w:rFonts w:ascii="Arial" w:hAnsi="Arial" w:cs="Arial"/>
        </w:rPr>
        <w:t xml:space="preserve">: </w:t>
      </w:r>
      <w:r w:rsidR="00F35007" w:rsidRPr="00B75024">
        <w:rPr>
          <w:rFonts w:ascii="Arial" w:hAnsi="Arial" w:cs="Arial"/>
        </w:rPr>
        <w:t xml:space="preserve">maggiormente utilizzati, sono </w:t>
      </w:r>
      <w:r w:rsidRPr="00B75024">
        <w:rPr>
          <w:rFonts w:ascii="Arial" w:hAnsi="Arial" w:cs="Arial"/>
        </w:rPr>
        <w:t xml:space="preserve">collezione di indicatori atomici e calcolati in combinazione </w:t>
      </w:r>
      <w:r w:rsidR="00F35007" w:rsidRPr="00B75024">
        <w:rPr>
          <w:rFonts w:ascii="Arial" w:hAnsi="Arial" w:cs="Arial"/>
        </w:rPr>
        <w:t xml:space="preserve">logica </w:t>
      </w:r>
      <w:r w:rsidRPr="00B75024">
        <w:rPr>
          <w:rFonts w:ascii="Arial" w:hAnsi="Arial" w:cs="Arial"/>
        </w:rPr>
        <w:t>tra loro</w:t>
      </w:r>
      <w:r w:rsidRPr="00B75024">
        <w:rPr>
          <w:rFonts w:cs="Arial"/>
        </w:rPr>
        <w:t>.</w:t>
      </w:r>
    </w:p>
    <w:p w14:paraId="51AF4CCE" w14:textId="32FF6FD5" w:rsidR="005F13DC" w:rsidRDefault="000B75A8" w:rsidP="00B75024">
      <w:pPr>
        <w:pStyle w:val="Titolo2"/>
        <w:rPr>
          <w:lang w:val="en-US"/>
        </w:rPr>
      </w:pPr>
      <w:bookmarkStart w:id="55" w:name="_Toc163234271"/>
      <w:r>
        <w:rPr>
          <w:lang w:val="en-US"/>
        </w:rPr>
        <w:lastRenderedPageBreak/>
        <w:t xml:space="preserve">CPE </w:t>
      </w:r>
      <w:r w:rsidRPr="00655C8E">
        <w:rPr>
          <w:lang w:val="en-US"/>
        </w:rPr>
        <w:t>–</w:t>
      </w:r>
      <w:r>
        <w:rPr>
          <w:lang w:val="en-US"/>
        </w:rPr>
        <w:t xml:space="preserve"> </w:t>
      </w:r>
      <w:r w:rsidR="005F13DC" w:rsidRPr="00C45558">
        <w:rPr>
          <w:lang w:val="en-US"/>
        </w:rPr>
        <w:t>CVE</w:t>
      </w:r>
      <w:r w:rsidR="005F13DC">
        <w:rPr>
          <w:lang w:val="en-US"/>
        </w:rPr>
        <w:t xml:space="preserve"> </w:t>
      </w:r>
      <w:r w:rsidR="005F13DC" w:rsidRPr="00655C8E">
        <w:rPr>
          <w:lang w:val="en-US"/>
        </w:rPr>
        <w:t xml:space="preserve">– </w:t>
      </w:r>
      <w:r w:rsidR="00BB2D61">
        <w:rPr>
          <w:lang w:val="en-US"/>
        </w:rPr>
        <w:t xml:space="preserve">CWE </w:t>
      </w:r>
      <w:r w:rsidR="00BB2D61" w:rsidRPr="00655C8E">
        <w:rPr>
          <w:lang w:val="en-US"/>
        </w:rPr>
        <w:t>–</w:t>
      </w:r>
      <w:r w:rsidR="00BB2D61">
        <w:rPr>
          <w:lang w:val="en-US"/>
        </w:rPr>
        <w:t xml:space="preserve"> CAPEC</w:t>
      </w:r>
      <w:r w:rsidR="00246A72">
        <w:rPr>
          <w:lang w:val="en-US"/>
        </w:rPr>
        <w:t xml:space="preserve"> </w:t>
      </w:r>
      <w:r w:rsidR="00246A72" w:rsidRPr="00655C8E">
        <w:rPr>
          <w:lang w:val="en-US"/>
        </w:rPr>
        <w:t>–</w:t>
      </w:r>
      <w:r w:rsidR="00246A72">
        <w:rPr>
          <w:lang w:val="en-US"/>
        </w:rPr>
        <w:t xml:space="preserve"> ATT&amp;CK</w:t>
      </w:r>
      <w:bookmarkEnd w:id="55"/>
    </w:p>
    <w:p w14:paraId="48778EEA" w14:textId="625F8304" w:rsidR="00BB2D61" w:rsidRPr="00BB2D61" w:rsidRDefault="00BB2D61" w:rsidP="00BB2D61">
      <w:pPr>
        <w:rPr>
          <w:lang w:val="en-US"/>
        </w:rPr>
      </w:pPr>
      <w:r w:rsidRPr="00BB2D61">
        <w:rPr>
          <w:lang w:val="en-US"/>
        </w:rPr>
        <w:t xml:space="preserve">Le </w:t>
      </w:r>
      <w:r w:rsidRPr="00BB2D61">
        <w:rPr>
          <w:b/>
          <w:bCs/>
          <w:lang w:val="en-US"/>
        </w:rPr>
        <w:t>Common Platform Enumeration</w:t>
      </w:r>
      <w:r w:rsidRPr="00BB2D61">
        <w:rPr>
          <w:lang w:val="en-US"/>
        </w:rPr>
        <w:t xml:space="preserve"> (</w:t>
      </w:r>
      <w:r w:rsidRPr="00BB2D61">
        <w:rPr>
          <w:b/>
          <w:bCs/>
          <w:lang w:val="en-US"/>
        </w:rPr>
        <w:t>CPE</w:t>
      </w:r>
      <w:r w:rsidRPr="00BB2D61">
        <w:rPr>
          <w:lang w:val="en-US"/>
        </w:rPr>
        <w:t xml:space="preserve">) </w:t>
      </w:r>
      <w:proofErr w:type="spellStart"/>
      <w:r w:rsidRPr="00BB2D61">
        <w:rPr>
          <w:lang w:val="en-US"/>
        </w:rPr>
        <w:t>sono</w:t>
      </w:r>
      <w:proofErr w:type="spellEnd"/>
      <w:r w:rsidRPr="00BB2D61">
        <w:rPr>
          <w:lang w:val="en-US"/>
        </w:rPr>
        <w:t xml:space="preserve"> uno standard per </w:t>
      </w:r>
      <w:proofErr w:type="spellStart"/>
      <w:r w:rsidRPr="00BB2D61">
        <w:rPr>
          <w:lang w:val="en-US"/>
        </w:rPr>
        <w:t>denominare</w:t>
      </w:r>
      <w:proofErr w:type="spellEnd"/>
      <w:r w:rsidRPr="00BB2D61">
        <w:rPr>
          <w:lang w:val="en-US"/>
        </w:rPr>
        <w:t xml:space="preserve"> e </w:t>
      </w:r>
      <w:proofErr w:type="spellStart"/>
      <w:r w:rsidRPr="00BB2D61">
        <w:rPr>
          <w:lang w:val="en-US"/>
        </w:rPr>
        <w:t>catalogare</w:t>
      </w:r>
      <w:proofErr w:type="spellEnd"/>
      <w:r w:rsidRPr="00BB2D61">
        <w:rPr>
          <w:lang w:val="en-US"/>
        </w:rPr>
        <w:t xml:space="preserve"> </w:t>
      </w:r>
      <w:proofErr w:type="spellStart"/>
      <w:r w:rsidRPr="00BB2D61">
        <w:rPr>
          <w:lang w:val="en-US"/>
        </w:rPr>
        <w:t>versioni</w:t>
      </w:r>
      <w:proofErr w:type="spellEnd"/>
      <w:r w:rsidRPr="00BB2D61">
        <w:rPr>
          <w:lang w:val="en-US"/>
        </w:rPr>
        <w:t xml:space="preserve"> </w:t>
      </w:r>
      <w:proofErr w:type="spellStart"/>
      <w:r w:rsidRPr="00BB2D61">
        <w:rPr>
          <w:lang w:val="en-US"/>
        </w:rPr>
        <w:t>specifiche</w:t>
      </w:r>
      <w:proofErr w:type="spellEnd"/>
      <w:r w:rsidRPr="00BB2D61">
        <w:rPr>
          <w:lang w:val="en-US"/>
        </w:rPr>
        <w:t xml:space="preserve"> di </w:t>
      </w:r>
      <w:proofErr w:type="spellStart"/>
      <w:r w:rsidRPr="00BB2D61">
        <w:rPr>
          <w:lang w:val="en-US"/>
        </w:rPr>
        <w:t>sistemi</w:t>
      </w:r>
      <w:proofErr w:type="spellEnd"/>
      <w:r w:rsidRPr="00BB2D61">
        <w:rPr>
          <w:lang w:val="en-US"/>
        </w:rPr>
        <w:t xml:space="preserve"> </w:t>
      </w:r>
      <w:proofErr w:type="spellStart"/>
      <w:r w:rsidRPr="00BB2D61">
        <w:rPr>
          <w:lang w:val="en-US"/>
        </w:rPr>
        <w:t>operativi</w:t>
      </w:r>
      <w:proofErr w:type="spellEnd"/>
      <w:r w:rsidRPr="00BB2D61">
        <w:rPr>
          <w:lang w:val="en-US"/>
        </w:rPr>
        <w:t xml:space="preserve">, </w:t>
      </w:r>
      <w:proofErr w:type="spellStart"/>
      <w:r w:rsidRPr="00BB2D61">
        <w:rPr>
          <w:lang w:val="en-US"/>
        </w:rPr>
        <w:t>applicazioni</w:t>
      </w:r>
      <w:proofErr w:type="spellEnd"/>
      <w:r w:rsidRPr="00BB2D61">
        <w:rPr>
          <w:lang w:val="en-US"/>
        </w:rPr>
        <w:t xml:space="preserve"> software e </w:t>
      </w:r>
      <w:proofErr w:type="spellStart"/>
      <w:r w:rsidRPr="00BB2D61">
        <w:rPr>
          <w:lang w:val="en-US"/>
        </w:rPr>
        <w:t>dispositivi</w:t>
      </w:r>
      <w:proofErr w:type="spellEnd"/>
      <w:r w:rsidRPr="00BB2D61">
        <w:rPr>
          <w:lang w:val="en-US"/>
        </w:rPr>
        <w:t xml:space="preserve"> hardware. </w:t>
      </w:r>
      <w:proofErr w:type="spellStart"/>
      <w:r w:rsidRPr="00BB2D61">
        <w:rPr>
          <w:lang w:val="en-US"/>
        </w:rPr>
        <w:t>Mantenute</w:t>
      </w:r>
      <w:proofErr w:type="spellEnd"/>
      <w:r w:rsidRPr="00BB2D61">
        <w:rPr>
          <w:lang w:val="en-US"/>
        </w:rPr>
        <w:t xml:space="preserve"> </w:t>
      </w:r>
      <w:proofErr w:type="spellStart"/>
      <w:r w:rsidRPr="00BB2D61">
        <w:rPr>
          <w:lang w:val="en-US"/>
        </w:rPr>
        <w:t>dalla</w:t>
      </w:r>
      <w:proofErr w:type="spellEnd"/>
      <w:r w:rsidRPr="00BB2D61">
        <w:rPr>
          <w:lang w:val="en-US"/>
        </w:rPr>
        <w:t xml:space="preserve"> MITRE Corporation, le CPE </w:t>
      </w:r>
      <w:proofErr w:type="spellStart"/>
      <w:r w:rsidRPr="00BB2D61">
        <w:rPr>
          <w:lang w:val="en-US"/>
        </w:rPr>
        <w:t>mirano</w:t>
      </w:r>
      <w:proofErr w:type="spellEnd"/>
      <w:r w:rsidRPr="00BB2D61">
        <w:rPr>
          <w:lang w:val="en-US"/>
        </w:rPr>
        <w:t xml:space="preserve"> a </w:t>
      </w:r>
      <w:proofErr w:type="spellStart"/>
      <w:r w:rsidRPr="00BB2D61">
        <w:rPr>
          <w:lang w:val="en-US"/>
        </w:rPr>
        <w:t>fornire</w:t>
      </w:r>
      <w:proofErr w:type="spellEnd"/>
      <w:r w:rsidRPr="00BB2D61">
        <w:rPr>
          <w:lang w:val="en-US"/>
        </w:rPr>
        <w:t xml:space="preserve"> un modo </w:t>
      </w:r>
      <w:proofErr w:type="spellStart"/>
      <w:r w:rsidRPr="00BB2D61">
        <w:rPr>
          <w:lang w:val="en-US"/>
        </w:rPr>
        <w:t>univoco</w:t>
      </w:r>
      <w:proofErr w:type="spellEnd"/>
      <w:r w:rsidRPr="00BB2D61">
        <w:rPr>
          <w:lang w:val="en-US"/>
        </w:rPr>
        <w:t xml:space="preserve"> e </w:t>
      </w:r>
      <w:proofErr w:type="spellStart"/>
      <w:r w:rsidRPr="00BB2D61">
        <w:rPr>
          <w:lang w:val="en-US"/>
        </w:rPr>
        <w:t>standardizzato</w:t>
      </w:r>
      <w:proofErr w:type="spellEnd"/>
      <w:r w:rsidRPr="00BB2D61">
        <w:rPr>
          <w:lang w:val="en-US"/>
        </w:rPr>
        <w:t xml:space="preserve"> per </w:t>
      </w:r>
      <w:proofErr w:type="spellStart"/>
      <w:r w:rsidRPr="00BB2D61">
        <w:rPr>
          <w:lang w:val="en-US"/>
        </w:rPr>
        <w:t>identificare</w:t>
      </w:r>
      <w:proofErr w:type="spellEnd"/>
      <w:r w:rsidRPr="00BB2D61">
        <w:rPr>
          <w:lang w:val="en-US"/>
        </w:rPr>
        <w:t xml:space="preserve"> e </w:t>
      </w:r>
      <w:proofErr w:type="spellStart"/>
      <w:r w:rsidRPr="00BB2D61">
        <w:rPr>
          <w:lang w:val="en-US"/>
        </w:rPr>
        <w:t>descrivere</w:t>
      </w:r>
      <w:proofErr w:type="spellEnd"/>
      <w:r w:rsidRPr="00BB2D61">
        <w:rPr>
          <w:lang w:val="en-US"/>
        </w:rPr>
        <w:t xml:space="preserve"> </w:t>
      </w:r>
      <w:proofErr w:type="spellStart"/>
      <w:r w:rsidRPr="00BB2D61">
        <w:rPr>
          <w:lang w:val="en-US"/>
        </w:rPr>
        <w:t>i</w:t>
      </w:r>
      <w:proofErr w:type="spellEnd"/>
      <w:r w:rsidRPr="00BB2D61">
        <w:rPr>
          <w:lang w:val="en-US"/>
        </w:rPr>
        <w:t xml:space="preserve"> </w:t>
      </w:r>
      <w:proofErr w:type="spellStart"/>
      <w:r w:rsidRPr="00BB2D61">
        <w:rPr>
          <w:lang w:val="en-US"/>
        </w:rPr>
        <w:t>prodotti</w:t>
      </w:r>
      <w:proofErr w:type="spellEnd"/>
      <w:r w:rsidRPr="00BB2D61">
        <w:rPr>
          <w:lang w:val="en-US"/>
        </w:rPr>
        <w:t xml:space="preserve"> in modo </w:t>
      </w:r>
      <w:proofErr w:type="spellStart"/>
      <w:r w:rsidRPr="00BB2D61">
        <w:rPr>
          <w:lang w:val="en-US"/>
        </w:rPr>
        <w:t>che</w:t>
      </w:r>
      <w:proofErr w:type="spellEnd"/>
      <w:r w:rsidRPr="00BB2D61">
        <w:rPr>
          <w:lang w:val="en-US"/>
        </w:rPr>
        <w:t xml:space="preserve"> </w:t>
      </w:r>
      <w:proofErr w:type="spellStart"/>
      <w:r w:rsidRPr="00BB2D61">
        <w:rPr>
          <w:lang w:val="en-US"/>
        </w:rPr>
        <w:t>sia</w:t>
      </w:r>
      <w:proofErr w:type="spellEnd"/>
      <w:r w:rsidRPr="00BB2D61">
        <w:rPr>
          <w:lang w:val="en-US"/>
        </w:rPr>
        <w:t xml:space="preserve"> </w:t>
      </w:r>
      <w:proofErr w:type="spellStart"/>
      <w:r w:rsidRPr="00BB2D61">
        <w:rPr>
          <w:lang w:val="en-US"/>
        </w:rPr>
        <w:t>possibile</w:t>
      </w:r>
      <w:proofErr w:type="spellEnd"/>
      <w:r w:rsidRPr="00BB2D61">
        <w:rPr>
          <w:lang w:val="en-US"/>
        </w:rPr>
        <w:t xml:space="preserve"> </w:t>
      </w:r>
      <w:proofErr w:type="spellStart"/>
      <w:r w:rsidRPr="00BB2D61">
        <w:rPr>
          <w:lang w:val="en-US"/>
        </w:rPr>
        <w:t>correlarli</w:t>
      </w:r>
      <w:proofErr w:type="spellEnd"/>
      <w:r w:rsidRPr="00BB2D61">
        <w:rPr>
          <w:lang w:val="en-US"/>
        </w:rPr>
        <w:t xml:space="preserve"> </w:t>
      </w:r>
      <w:proofErr w:type="spellStart"/>
      <w:r w:rsidRPr="00BB2D61">
        <w:rPr>
          <w:lang w:val="en-US"/>
        </w:rPr>
        <w:t>facilmente</w:t>
      </w:r>
      <w:proofErr w:type="spellEnd"/>
      <w:r w:rsidRPr="00BB2D61">
        <w:rPr>
          <w:lang w:val="en-US"/>
        </w:rPr>
        <w:t xml:space="preserve"> con le </w:t>
      </w:r>
      <w:proofErr w:type="spellStart"/>
      <w:r w:rsidRPr="00BB2D61">
        <w:rPr>
          <w:lang w:val="en-US"/>
        </w:rPr>
        <w:t>informazioni</w:t>
      </w:r>
      <w:proofErr w:type="spellEnd"/>
      <w:r w:rsidRPr="00BB2D61">
        <w:rPr>
          <w:lang w:val="en-US"/>
        </w:rPr>
        <w:t xml:space="preserve"> </w:t>
      </w:r>
      <w:proofErr w:type="spellStart"/>
      <w:r w:rsidRPr="00BB2D61">
        <w:rPr>
          <w:lang w:val="en-US"/>
        </w:rPr>
        <w:t>sulle</w:t>
      </w:r>
      <w:proofErr w:type="spellEnd"/>
      <w:r w:rsidRPr="00BB2D61">
        <w:rPr>
          <w:lang w:val="en-US"/>
        </w:rPr>
        <w:t xml:space="preserve"> </w:t>
      </w:r>
      <w:r w:rsidRPr="003459C0">
        <w:rPr>
          <w:b/>
          <w:bCs/>
          <w:lang w:val="en-US"/>
        </w:rPr>
        <w:t>CVE</w:t>
      </w:r>
      <w:r>
        <w:rPr>
          <w:lang w:val="en-US"/>
        </w:rPr>
        <w:t>.</w:t>
      </w:r>
    </w:p>
    <w:p w14:paraId="5456C942" w14:textId="46B51E39" w:rsidR="004C21C8" w:rsidRPr="004C21C8" w:rsidRDefault="005F13DC" w:rsidP="004C21C8">
      <w:pPr>
        <w:spacing w:after="160"/>
        <w:rPr>
          <w:lang w:val="en-US"/>
        </w:rPr>
      </w:pPr>
      <w:r>
        <w:rPr>
          <w:lang w:val="en-US"/>
        </w:rPr>
        <w:t xml:space="preserve">Le </w:t>
      </w:r>
      <w:r w:rsidRPr="003459C0">
        <w:rPr>
          <w:b/>
          <w:bCs/>
          <w:lang w:val="en-US"/>
        </w:rPr>
        <w:t>Common Vulnerabilities and Exposures</w:t>
      </w:r>
      <w:r>
        <w:rPr>
          <w:lang w:val="en-US"/>
        </w:rPr>
        <w:t xml:space="preserve"> (</w:t>
      </w:r>
      <w:r w:rsidRPr="003459C0">
        <w:rPr>
          <w:b/>
          <w:bCs/>
          <w:lang w:val="en-US"/>
        </w:rPr>
        <w:t>CVE</w:t>
      </w:r>
      <w:r>
        <w:rPr>
          <w:lang w:val="en-US"/>
        </w:rPr>
        <w:t>)</w:t>
      </w:r>
      <w:r w:rsidR="003459C0">
        <w:rPr>
          <w:lang w:val="en-US"/>
        </w:rPr>
        <w:t xml:space="preserve"> [14]</w:t>
      </w:r>
      <w:r>
        <w:rPr>
          <w:lang w:val="en-US"/>
        </w:rPr>
        <w:t xml:space="preserve">, </w:t>
      </w:r>
      <w:proofErr w:type="spellStart"/>
      <w:r>
        <w:rPr>
          <w:lang w:val="en-US"/>
        </w:rPr>
        <w:t>sono</w:t>
      </w:r>
      <w:proofErr w:type="spellEnd"/>
      <w:r>
        <w:rPr>
          <w:lang w:val="en-US"/>
        </w:rPr>
        <w:t xml:space="preserve"> un </w:t>
      </w:r>
      <w:proofErr w:type="spellStart"/>
      <w:r>
        <w:rPr>
          <w:lang w:val="en-US"/>
        </w:rPr>
        <w:t>catalogo</w:t>
      </w:r>
      <w:proofErr w:type="spellEnd"/>
      <w:r>
        <w:rPr>
          <w:lang w:val="en-US"/>
        </w:rPr>
        <w:t xml:space="preserve"> </w:t>
      </w:r>
      <w:proofErr w:type="spellStart"/>
      <w:r>
        <w:rPr>
          <w:lang w:val="en-US"/>
        </w:rPr>
        <w:t>pubblico</w:t>
      </w:r>
      <w:proofErr w:type="spellEnd"/>
      <w:r>
        <w:rPr>
          <w:lang w:val="en-US"/>
        </w:rPr>
        <w:t xml:space="preserve"> di </w:t>
      </w:r>
      <w:proofErr w:type="spellStart"/>
      <w:r>
        <w:rPr>
          <w:lang w:val="en-US"/>
        </w:rPr>
        <w:t>identificator</w:t>
      </w:r>
      <w:r w:rsidR="003459C0">
        <w:rPr>
          <w:lang w:val="en-US"/>
        </w:rPr>
        <w:t>i</w:t>
      </w:r>
      <w:proofErr w:type="spellEnd"/>
      <w:r>
        <w:rPr>
          <w:lang w:val="en-US"/>
        </w:rPr>
        <w:t xml:space="preserve"> di </w:t>
      </w:r>
      <w:proofErr w:type="spellStart"/>
      <w:r>
        <w:rPr>
          <w:lang w:val="en-US"/>
        </w:rPr>
        <w:t>vulnerabilità</w:t>
      </w:r>
      <w:proofErr w:type="spellEnd"/>
      <w:r>
        <w:rPr>
          <w:lang w:val="en-US"/>
        </w:rPr>
        <w:t xml:space="preserve"> e </w:t>
      </w:r>
      <w:proofErr w:type="spellStart"/>
      <w:r>
        <w:rPr>
          <w:lang w:val="en-US"/>
        </w:rPr>
        <w:t>falle</w:t>
      </w:r>
      <w:proofErr w:type="spellEnd"/>
      <w:r>
        <w:rPr>
          <w:lang w:val="en-US"/>
        </w:rPr>
        <w:t xml:space="preserve"> di </w:t>
      </w:r>
      <w:proofErr w:type="spellStart"/>
      <w:r>
        <w:rPr>
          <w:lang w:val="en-US"/>
        </w:rPr>
        <w:t>sicurezza</w:t>
      </w:r>
      <w:proofErr w:type="spellEnd"/>
      <w:r>
        <w:rPr>
          <w:lang w:val="en-US"/>
        </w:rPr>
        <w:t xml:space="preserve">, </w:t>
      </w:r>
      <w:proofErr w:type="spellStart"/>
      <w:r>
        <w:rPr>
          <w:lang w:val="en-US"/>
        </w:rPr>
        <w:t>mantenuto</w:t>
      </w:r>
      <w:proofErr w:type="spellEnd"/>
      <w:r>
        <w:rPr>
          <w:lang w:val="en-US"/>
        </w:rPr>
        <w:t xml:space="preserve"> </w:t>
      </w:r>
      <w:proofErr w:type="spellStart"/>
      <w:r>
        <w:rPr>
          <w:lang w:val="en-US"/>
        </w:rPr>
        <w:t>dalla</w:t>
      </w:r>
      <w:proofErr w:type="spellEnd"/>
      <w:r>
        <w:rPr>
          <w:lang w:val="en-US"/>
        </w:rPr>
        <w:t xml:space="preserve"> </w:t>
      </w:r>
      <w:r w:rsidRPr="00FD21C5">
        <w:rPr>
          <w:b/>
          <w:bCs/>
          <w:lang w:val="en-US"/>
        </w:rPr>
        <w:t xml:space="preserve">MITRE </w:t>
      </w:r>
      <w:proofErr w:type="spellStart"/>
      <w:r w:rsidRPr="00FD21C5">
        <w:rPr>
          <w:b/>
          <w:bCs/>
          <w:lang w:val="en-US"/>
        </w:rPr>
        <w:t>Coporation</w:t>
      </w:r>
      <w:proofErr w:type="spellEnd"/>
      <w:r>
        <w:rPr>
          <w:lang w:val="en-US"/>
        </w:rPr>
        <w:t xml:space="preserve">, </w:t>
      </w:r>
      <w:proofErr w:type="spellStart"/>
      <w:r>
        <w:rPr>
          <w:lang w:val="en-US"/>
        </w:rPr>
        <w:t>ormai</w:t>
      </w:r>
      <w:proofErr w:type="spellEnd"/>
      <w:r>
        <w:rPr>
          <w:lang w:val="en-US"/>
        </w:rPr>
        <w:t xml:space="preserve"> da anni </w:t>
      </w:r>
      <w:proofErr w:type="spellStart"/>
      <w:r>
        <w:rPr>
          <w:lang w:val="en-US"/>
        </w:rPr>
        <w:t>queste</w:t>
      </w:r>
      <w:proofErr w:type="spellEnd"/>
      <w:r>
        <w:rPr>
          <w:lang w:val="en-US"/>
        </w:rPr>
        <w:t xml:space="preserve"> </w:t>
      </w:r>
      <w:proofErr w:type="spellStart"/>
      <w:r>
        <w:rPr>
          <w:lang w:val="en-US"/>
        </w:rPr>
        <w:t>sono</w:t>
      </w:r>
      <w:proofErr w:type="spellEnd"/>
      <w:r>
        <w:rPr>
          <w:lang w:val="en-US"/>
        </w:rPr>
        <w:t xml:space="preserve"> uno </w:t>
      </w:r>
      <w:proofErr w:type="spellStart"/>
      <w:r>
        <w:rPr>
          <w:lang w:val="en-US"/>
        </w:rPr>
        <w:t>dei</w:t>
      </w:r>
      <w:proofErr w:type="spellEnd"/>
      <w:r>
        <w:rPr>
          <w:lang w:val="en-US"/>
        </w:rPr>
        <w:t xml:space="preserve"> </w:t>
      </w:r>
      <w:proofErr w:type="spellStart"/>
      <w:r>
        <w:rPr>
          <w:lang w:val="en-US"/>
        </w:rPr>
        <w:t>principali</w:t>
      </w:r>
      <w:proofErr w:type="spellEnd"/>
      <w:r>
        <w:rPr>
          <w:lang w:val="en-US"/>
        </w:rPr>
        <w:t xml:space="preserve"> </w:t>
      </w:r>
      <w:proofErr w:type="spellStart"/>
      <w:r>
        <w:rPr>
          <w:lang w:val="en-US"/>
        </w:rPr>
        <w:t>metodi</w:t>
      </w:r>
      <w:proofErr w:type="spellEnd"/>
      <w:r>
        <w:rPr>
          <w:lang w:val="en-US"/>
        </w:rPr>
        <w:t xml:space="preserve"> di </w:t>
      </w:r>
      <w:proofErr w:type="spellStart"/>
      <w:r>
        <w:rPr>
          <w:lang w:val="en-US"/>
        </w:rPr>
        <w:t>identificazione</w:t>
      </w:r>
      <w:proofErr w:type="spellEnd"/>
      <w:r>
        <w:rPr>
          <w:lang w:val="en-US"/>
        </w:rPr>
        <w:t xml:space="preserve"> </w:t>
      </w:r>
      <w:proofErr w:type="spellStart"/>
      <w:r>
        <w:rPr>
          <w:lang w:val="en-US"/>
        </w:rPr>
        <w:t>univoco</w:t>
      </w:r>
      <w:proofErr w:type="spellEnd"/>
      <w:r>
        <w:rPr>
          <w:lang w:val="en-US"/>
        </w:rPr>
        <w:t xml:space="preserve"> </w:t>
      </w:r>
      <w:proofErr w:type="spellStart"/>
      <w:r>
        <w:rPr>
          <w:lang w:val="en-US"/>
        </w:rPr>
        <w:t>delle</w:t>
      </w:r>
      <w:proofErr w:type="spellEnd"/>
      <w:r>
        <w:rPr>
          <w:lang w:val="en-US"/>
        </w:rPr>
        <w:t xml:space="preserve"> </w:t>
      </w:r>
      <w:proofErr w:type="spellStart"/>
      <w:r>
        <w:rPr>
          <w:lang w:val="en-US"/>
        </w:rPr>
        <w:t>minacce</w:t>
      </w:r>
      <w:proofErr w:type="spellEnd"/>
      <w:r>
        <w:rPr>
          <w:lang w:val="en-US"/>
        </w:rPr>
        <w:t xml:space="preserve">. </w:t>
      </w:r>
    </w:p>
    <w:p w14:paraId="17D6F1A1" w14:textId="45330866" w:rsidR="004C21C8" w:rsidRPr="004C21C8" w:rsidRDefault="004C21C8" w:rsidP="004C21C8">
      <w:pPr>
        <w:rPr>
          <w:lang w:val="en-US"/>
        </w:rPr>
      </w:pPr>
      <w:r w:rsidRPr="004C21C8">
        <w:rPr>
          <w:lang w:val="en-US"/>
        </w:rPr>
        <w:t xml:space="preserve">La </w:t>
      </w:r>
      <w:proofErr w:type="spellStart"/>
      <w:r w:rsidRPr="004C21C8">
        <w:rPr>
          <w:lang w:val="en-US"/>
        </w:rPr>
        <w:t>caratteristica</w:t>
      </w:r>
      <w:proofErr w:type="spellEnd"/>
      <w:r w:rsidRPr="004C21C8">
        <w:rPr>
          <w:lang w:val="en-US"/>
        </w:rPr>
        <w:t xml:space="preserve"> </w:t>
      </w:r>
      <w:proofErr w:type="spellStart"/>
      <w:r w:rsidRPr="004C21C8">
        <w:rPr>
          <w:lang w:val="en-US"/>
        </w:rPr>
        <w:t>distintiva</w:t>
      </w:r>
      <w:proofErr w:type="spellEnd"/>
      <w:r w:rsidRPr="004C21C8">
        <w:rPr>
          <w:lang w:val="en-US"/>
        </w:rPr>
        <w:t xml:space="preserve"> </w:t>
      </w:r>
      <w:proofErr w:type="spellStart"/>
      <w:r w:rsidRPr="004C21C8">
        <w:rPr>
          <w:lang w:val="en-US"/>
        </w:rPr>
        <w:t>delle</w:t>
      </w:r>
      <w:proofErr w:type="spellEnd"/>
      <w:r w:rsidRPr="004C21C8">
        <w:rPr>
          <w:lang w:val="en-US"/>
        </w:rPr>
        <w:t xml:space="preserve"> </w:t>
      </w:r>
      <w:r w:rsidR="00BB2D61">
        <w:rPr>
          <w:lang w:val="en-US"/>
        </w:rPr>
        <w:t xml:space="preserve">CVE </w:t>
      </w:r>
      <w:r w:rsidRPr="004C21C8">
        <w:rPr>
          <w:lang w:val="en-US"/>
        </w:rPr>
        <w:t xml:space="preserve">è </w:t>
      </w:r>
      <w:proofErr w:type="spellStart"/>
      <w:r w:rsidRPr="004C21C8">
        <w:rPr>
          <w:lang w:val="en-US"/>
        </w:rPr>
        <w:t>l'assegnazione</w:t>
      </w:r>
      <w:proofErr w:type="spellEnd"/>
      <w:r w:rsidRPr="004C21C8">
        <w:rPr>
          <w:lang w:val="en-US"/>
        </w:rPr>
        <w:t xml:space="preserve"> di un </w:t>
      </w:r>
      <w:proofErr w:type="spellStart"/>
      <w:r w:rsidRPr="004C21C8">
        <w:rPr>
          <w:lang w:val="en-US"/>
        </w:rPr>
        <w:t>identificativo</w:t>
      </w:r>
      <w:proofErr w:type="spellEnd"/>
      <w:r w:rsidRPr="004C21C8">
        <w:rPr>
          <w:lang w:val="en-US"/>
        </w:rPr>
        <w:t xml:space="preserve"> </w:t>
      </w:r>
      <w:proofErr w:type="spellStart"/>
      <w:r w:rsidRPr="004C21C8">
        <w:rPr>
          <w:lang w:val="en-US"/>
        </w:rPr>
        <w:t>unico</w:t>
      </w:r>
      <w:proofErr w:type="spellEnd"/>
      <w:r w:rsidRPr="004C21C8">
        <w:rPr>
          <w:lang w:val="en-US"/>
        </w:rPr>
        <w:t>, o ID CVE, a</w:t>
      </w:r>
      <w:r w:rsidR="00BB2D61">
        <w:rPr>
          <w:lang w:val="en-US"/>
        </w:rPr>
        <w:t>d</w:t>
      </w:r>
      <w:r w:rsidRPr="004C21C8">
        <w:rPr>
          <w:lang w:val="en-US"/>
        </w:rPr>
        <w:t xml:space="preserve"> </w:t>
      </w:r>
      <w:proofErr w:type="spellStart"/>
      <w:r w:rsidRPr="004C21C8">
        <w:rPr>
          <w:lang w:val="en-US"/>
        </w:rPr>
        <w:t>ogni</w:t>
      </w:r>
      <w:proofErr w:type="spellEnd"/>
      <w:r w:rsidRPr="004C21C8">
        <w:rPr>
          <w:lang w:val="en-US"/>
        </w:rPr>
        <w:t xml:space="preserve"> </w:t>
      </w:r>
      <w:proofErr w:type="spellStart"/>
      <w:r w:rsidRPr="004C21C8">
        <w:rPr>
          <w:lang w:val="en-US"/>
        </w:rPr>
        <w:t>vulnerabilità</w:t>
      </w:r>
      <w:proofErr w:type="spellEnd"/>
      <w:r w:rsidRPr="004C21C8">
        <w:rPr>
          <w:lang w:val="en-US"/>
        </w:rPr>
        <w:t xml:space="preserve"> </w:t>
      </w:r>
      <w:proofErr w:type="spellStart"/>
      <w:r w:rsidRPr="004C21C8">
        <w:rPr>
          <w:lang w:val="en-US"/>
        </w:rPr>
        <w:t>registrata</w:t>
      </w:r>
      <w:proofErr w:type="spellEnd"/>
      <w:r w:rsidRPr="004C21C8">
        <w:rPr>
          <w:lang w:val="en-US"/>
        </w:rPr>
        <w:t xml:space="preserve">. </w:t>
      </w:r>
      <w:proofErr w:type="spellStart"/>
      <w:r w:rsidRPr="004C21C8">
        <w:rPr>
          <w:lang w:val="en-US"/>
        </w:rPr>
        <w:t>Originariamente</w:t>
      </w:r>
      <w:proofErr w:type="spellEnd"/>
      <w:r w:rsidRPr="004C21C8">
        <w:rPr>
          <w:lang w:val="en-US"/>
        </w:rPr>
        <w:t xml:space="preserve">, dal </w:t>
      </w:r>
      <w:proofErr w:type="spellStart"/>
      <w:r w:rsidRPr="004C21C8">
        <w:rPr>
          <w:lang w:val="en-US"/>
        </w:rPr>
        <w:t>loro</w:t>
      </w:r>
      <w:proofErr w:type="spellEnd"/>
      <w:r w:rsidRPr="004C21C8">
        <w:rPr>
          <w:lang w:val="en-US"/>
        </w:rPr>
        <w:t xml:space="preserve"> </w:t>
      </w:r>
      <w:proofErr w:type="spellStart"/>
      <w:r w:rsidRPr="004C21C8">
        <w:rPr>
          <w:lang w:val="en-US"/>
        </w:rPr>
        <w:t>inizio</w:t>
      </w:r>
      <w:proofErr w:type="spellEnd"/>
      <w:r w:rsidRPr="004C21C8">
        <w:rPr>
          <w:lang w:val="en-US"/>
        </w:rPr>
        <w:t xml:space="preserve"> </w:t>
      </w:r>
      <w:proofErr w:type="spellStart"/>
      <w:r w:rsidRPr="004C21C8">
        <w:rPr>
          <w:lang w:val="en-US"/>
        </w:rPr>
        <w:t>nel</w:t>
      </w:r>
      <w:proofErr w:type="spellEnd"/>
      <w:r w:rsidRPr="004C21C8">
        <w:rPr>
          <w:lang w:val="en-US"/>
        </w:rPr>
        <w:t xml:space="preserve"> 1999, </w:t>
      </w:r>
      <w:proofErr w:type="spellStart"/>
      <w:r w:rsidRPr="004C21C8">
        <w:rPr>
          <w:lang w:val="en-US"/>
        </w:rPr>
        <w:t>gli</w:t>
      </w:r>
      <w:proofErr w:type="spellEnd"/>
      <w:r w:rsidRPr="004C21C8">
        <w:rPr>
          <w:lang w:val="en-US"/>
        </w:rPr>
        <w:t xml:space="preserve"> ID CVE </w:t>
      </w:r>
      <w:proofErr w:type="spellStart"/>
      <w:r w:rsidRPr="004C21C8">
        <w:rPr>
          <w:lang w:val="en-US"/>
        </w:rPr>
        <w:t>seguivano</w:t>
      </w:r>
      <w:proofErr w:type="spellEnd"/>
      <w:r w:rsidRPr="004C21C8">
        <w:rPr>
          <w:lang w:val="en-US"/>
        </w:rPr>
        <w:t xml:space="preserve"> il </w:t>
      </w:r>
      <w:proofErr w:type="spellStart"/>
      <w:r w:rsidRPr="004C21C8">
        <w:rPr>
          <w:lang w:val="en-US"/>
        </w:rPr>
        <w:t>formato</w:t>
      </w:r>
      <w:proofErr w:type="spellEnd"/>
      <w:r w:rsidRPr="004C21C8">
        <w:rPr>
          <w:lang w:val="en-US"/>
        </w:rPr>
        <w:t xml:space="preserve"> CVE-YYYY-NNNN, dove "YYYY" </w:t>
      </w:r>
      <w:proofErr w:type="spellStart"/>
      <w:r w:rsidRPr="004C21C8">
        <w:rPr>
          <w:lang w:val="en-US"/>
        </w:rPr>
        <w:t>rappresentava</w:t>
      </w:r>
      <w:proofErr w:type="spellEnd"/>
      <w:r w:rsidRPr="004C21C8">
        <w:rPr>
          <w:lang w:val="en-US"/>
        </w:rPr>
        <w:t xml:space="preserve"> </w:t>
      </w:r>
      <w:proofErr w:type="spellStart"/>
      <w:r w:rsidRPr="004C21C8">
        <w:rPr>
          <w:lang w:val="en-US"/>
        </w:rPr>
        <w:t>l'anno</w:t>
      </w:r>
      <w:proofErr w:type="spellEnd"/>
      <w:r w:rsidRPr="004C21C8">
        <w:rPr>
          <w:lang w:val="en-US"/>
        </w:rPr>
        <w:t xml:space="preserve"> di </w:t>
      </w:r>
      <w:proofErr w:type="spellStart"/>
      <w:r w:rsidRPr="004C21C8">
        <w:rPr>
          <w:lang w:val="en-US"/>
        </w:rPr>
        <w:t>identificazione</w:t>
      </w:r>
      <w:proofErr w:type="spellEnd"/>
      <w:r w:rsidRPr="004C21C8">
        <w:rPr>
          <w:lang w:val="en-US"/>
        </w:rPr>
        <w:t xml:space="preserve"> </w:t>
      </w:r>
      <w:proofErr w:type="spellStart"/>
      <w:r w:rsidRPr="004C21C8">
        <w:rPr>
          <w:lang w:val="en-US"/>
        </w:rPr>
        <w:t>della</w:t>
      </w:r>
      <w:proofErr w:type="spellEnd"/>
      <w:r w:rsidRPr="004C21C8">
        <w:rPr>
          <w:lang w:val="en-US"/>
        </w:rPr>
        <w:t xml:space="preserve"> </w:t>
      </w:r>
      <w:proofErr w:type="spellStart"/>
      <w:r w:rsidRPr="004C21C8">
        <w:rPr>
          <w:lang w:val="en-US"/>
        </w:rPr>
        <w:t>vulnerabilità</w:t>
      </w:r>
      <w:proofErr w:type="spellEnd"/>
      <w:r w:rsidRPr="004C21C8">
        <w:rPr>
          <w:lang w:val="en-US"/>
        </w:rPr>
        <w:t xml:space="preserve"> e "NNNN" era un </w:t>
      </w:r>
      <w:proofErr w:type="spellStart"/>
      <w:r w:rsidRPr="004C21C8">
        <w:rPr>
          <w:lang w:val="en-US"/>
        </w:rPr>
        <w:t>numero</w:t>
      </w:r>
      <w:proofErr w:type="spellEnd"/>
      <w:r w:rsidRPr="004C21C8">
        <w:rPr>
          <w:lang w:val="en-US"/>
        </w:rPr>
        <w:t xml:space="preserve"> </w:t>
      </w:r>
      <w:proofErr w:type="spellStart"/>
      <w:r w:rsidRPr="004C21C8">
        <w:rPr>
          <w:lang w:val="en-US"/>
        </w:rPr>
        <w:t>sequenziale</w:t>
      </w:r>
      <w:proofErr w:type="spellEnd"/>
      <w:r w:rsidRPr="004C21C8">
        <w:rPr>
          <w:lang w:val="en-US"/>
        </w:rPr>
        <w:t xml:space="preserve"> </w:t>
      </w:r>
      <w:proofErr w:type="spellStart"/>
      <w:r w:rsidRPr="004C21C8">
        <w:rPr>
          <w:lang w:val="en-US"/>
        </w:rPr>
        <w:t>che</w:t>
      </w:r>
      <w:proofErr w:type="spellEnd"/>
      <w:r w:rsidRPr="004C21C8">
        <w:rPr>
          <w:lang w:val="en-US"/>
        </w:rPr>
        <w:t xml:space="preserve"> </w:t>
      </w:r>
      <w:proofErr w:type="spellStart"/>
      <w:r w:rsidRPr="004C21C8">
        <w:rPr>
          <w:lang w:val="en-US"/>
        </w:rPr>
        <w:t>poteva</w:t>
      </w:r>
      <w:proofErr w:type="spellEnd"/>
      <w:r w:rsidRPr="004C21C8">
        <w:rPr>
          <w:lang w:val="en-US"/>
        </w:rPr>
        <w:t xml:space="preserve"> </w:t>
      </w:r>
      <w:proofErr w:type="spellStart"/>
      <w:r w:rsidRPr="004C21C8">
        <w:rPr>
          <w:lang w:val="en-US"/>
        </w:rPr>
        <w:t>arrivare</w:t>
      </w:r>
      <w:proofErr w:type="spellEnd"/>
      <w:r w:rsidRPr="004C21C8">
        <w:rPr>
          <w:lang w:val="en-US"/>
        </w:rPr>
        <w:t xml:space="preserve"> </w:t>
      </w:r>
      <w:proofErr w:type="spellStart"/>
      <w:r w:rsidRPr="004C21C8">
        <w:rPr>
          <w:lang w:val="en-US"/>
        </w:rPr>
        <w:t>fino</w:t>
      </w:r>
      <w:proofErr w:type="spellEnd"/>
      <w:r w:rsidRPr="004C21C8">
        <w:rPr>
          <w:lang w:val="en-US"/>
        </w:rPr>
        <w:t xml:space="preserve"> a 9999 per </w:t>
      </w:r>
      <w:proofErr w:type="spellStart"/>
      <w:r w:rsidRPr="004C21C8">
        <w:rPr>
          <w:lang w:val="en-US"/>
        </w:rPr>
        <w:t>ciascun</w:t>
      </w:r>
      <w:proofErr w:type="spellEnd"/>
      <w:r w:rsidRPr="004C21C8">
        <w:rPr>
          <w:lang w:val="en-US"/>
        </w:rPr>
        <w:t xml:space="preserve"> anno, </w:t>
      </w:r>
      <w:proofErr w:type="spellStart"/>
      <w:r w:rsidRPr="004C21C8">
        <w:rPr>
          <w:lang w:val="en-US"/>
        </w:rPr>
        <w:t>limitando</w:t>
      </w:r>
      <w:proofErr w:type="spellEnd"/>
      <w:r w:rsidRPr="004C21C8">
        <w:rPr>
          <w:lang w:val="en-US"/>
        </w:rPr>
        <w:t xml:space="preserve"> il </w:t>
      </w:r>
      <w:proofErr w:type="spellStart"/>
      <w:r w:rsidRPr="004C21C8">
        <w:rPr>
          <w:lang w:val="en-US"/>
        </w:rPr>
        <w:t>numero</w:t>
      </w:r>
      <w:proofErr w:type="spellEnd"/>
      <w:r w:rsidRPr="004C21C8">
        <w:rPr>
          <w:lang w:val="en-US"/>
        </w:rPr>
        <w:t xml:space="preserve"> </w:t>
      </w:r>
      <w:proofErr w:type="spellStart"/>
      <w:r w:rsidRPr="004C21C8">
        <w:rPr>
          <w:lang w:val="en-US"/>
        </w:rPr>
        <w:t>totale</w:t>
      </w:r>
      <w:proofErr w:type="spellEnd"/>
      <w:r w:rsidRPr="004C21C8">
        <w:rPr>
          <w:lang w:val="en-US"/>
        </w:rPr>
        <w:t xml:space="preserve"> di </w:t>
      </w:r>
      <w:proofErr w:type="spellStart"/>
      <w:r w:rsidRPr="004C21C8">
        <w:rPr>
          <w:lang w:val="en-US"/>
        </w:rPr>
        <w:t>vulnerabilità</w:t>
      </w:r>
      <w:proofErr w:type="spellEnd"/>
      <w:r w:rsidRPr="004C21C8">
        <w:rPr>
          <w:lang w:val="en-US"/>
        </w:rPr>
        <w:t xml:space="preserve"> </w:t>
      </w:r>
      <w:proofErr w:type="spellStart"/>
      <w:r w:rsidRPr="004C21C8">
        <w:rPr>
          <w:lang w:val="en-US"/>
        </w:rPr>
        <w:t>che</w:t>
      </w:r>
      <w:proofErr w:type="spellEnd"/>
      <w:r w:rsidRPr="004C21C8">
        <w:rPr>
          <w:lang w:val="en-US"/>
        </w:rPr>
        <w:t xml:space="preserve"> </w:t>
      </w:r>
      <w:proofErr w:type="spellStart"/>
      <w:r w:rsidRPr="004C21C8">
        <w:rPr>
          <w:lang w:val="en-US"/>
        </w:rPr>
        <w:t>potevano</w:t>
      </w:r>
      <w:proofErr w:type="spellEnd"/>
      <w:r w:rsidRPr="004C21C8">
        <w:rPr>
          <w:lang w:val="en-US"/>
        </w:rPr>
        <w:t xml:space="preserve"> </w:t>
      </w:r>
      <w:proofErr w:type="spellStart"/>
      <w:r w:rsidRPr="004C21C8">
        <w:rPr>
          <w:lang w:val="en-US"/>
        </w:rPr>
        <w:t>essere</w:t>
      </w:r>
      <w:proofErr w:type="spellEnd"/>
      <w:r w:rsidRPr="004C21C8">
        <w:rPr>
          <w:lang w:val="en-US"/>
        </w:rPr>
        <w:t xml:space="preserve"> </w:t>
      </w:r>
      <w:proofErr w:type="spellStart"/>
      <w:r w:rsidRPr="004C21C8">
        <w:rPr>
          <w:lang w:val="en-US"/>
        </w:rPr>
        <w:t>univocamente</w:t>
      </w:r>
      <w:proofErr w:type="spellEnd"/>
      <w:r w:rsidRPr="004C21C8">
        <w:rPr>
          <w:lang w:val="en-US"/>
        </w:rPr>
        <w:t xml:space="preserve"> </w:t>
      </w:r>
      <w:proofErr w:type="spellStart"/>
      <w:r w:rsidRPr="004C21C8">
        <w:rPr>
          <w:lang w:val="en-US"/>
        </w:rPr>
        <w:t>identificate</w:t>
      </w:r>
      <w:proofErr w:type="spellEnd"/>
      <w:r w:rsidRPr="004C21C8">
        <w:rPr>
          <w:lang w:val="en-US"/>
        </w:rPr>
        <w:t xml:space="preserve"> in un </w:t>
      </w:r>
      <w:proofErr w:type="spellStart"/>
      <w:r w:rsidRPr="004C21C8">
        <w:rPr>
          <w:lang w:val="en-US"/>
        </w:rPr>
        <w:t>singolo</w:t>
      </w:r>
      <w:proofErr w:type="spellEnd"/>
      <w:r w:rsidRPr="004C21C8">
        <w:rPr>
          <w:lang w:val="en-US"/>
        </w:rPr>
        <w:t xml:space="preserve"> anno.</w:t>
      </w:r>
    </w:p>
    <w:p w14:paraId="6732F7C6" w14:textId="21868A58" w:rsidR="003459C0" w:rsidRPr="003459C0" w:rsidRDefault="004C21C8" w:rsidP="003459C0">
      <w:pPr>
        <w:rPr>
          <w:lang w:val="en-US"/>
        </w:rPr>
      </w:pPr>
      <w:proofErr w:type="spellStart"/>
      <w:r w:rsidRPr="004C21C8">
        <w:rPr>
          <w:lang w:val="en-US"/>
        </w:rPr>
        <w:t>Tuttavia</w:t>
      </w:r>
      <w:proofErr w:type="spellEnd"/>
      <w:r w:rsidRPr="004C21C8">
        <w:rPr>
          <w:lang w:val="en-US"/>
        </w:rPr>
        <w:t xml:space="preserve">, a </w:t>
      </w:r>
      <w:proofErr w:type="spellStart"/>
      <w:r w:rsidRPr="004C21C8">
        <w:rPr>
          <w:lang w:val="en-US"/>
        </w:rPr>
        <w:t>seguito</w:t>
      </w:r>
      <w:proofErr w:type="spellEnd"/>
      <w:r w:rsidRPr="004C21C8">
        <w:rPr>
          <w:lang w:val="en-US"/>
        </w:rPr>
        <w:t xml:space="preserve"> </w:t>
      </w:r>
      <w:proofErr w:type="spellStart"/>
      <w:r w:rsidRPr="004C21C8">
        <w:rPr>
          <w:lang w:val="en-US"/>
        </w:rPr>
        <w:t>dell'incremento</w:t>
      </w:r>
      <w:proofErr w:type="spellEnd"/>
      <w:r w:rsidRPr="004C21C8">
        <w:rPr>
          <w:lang w:val="en-US"/>
        </w:rPr>
        <w:t xml:space="preserve"> </w:t>
      </w:r>
      <w:proofErr w:type="spellStart"/>
      <w:r w:rsidRPr="004C21C8">
        <w:rPr>
          <w:lang w:val="en-US"/>
        </w:rPr>
        <w:t>esponenziale</w:t>
      </w:r>
      <w:proofErr w:type="spellEnd"/>
      <w:r w:rsidRPr="004C21C8">
        <w:rPr>
          <w:lang w:val="en-US"/>
        </w:rPr>
        <w:t xml:space="preserve"> </w:t>
      </w:r>
      <w:proofErr w:type="spellStart"/>
      <w:r w:rsidRPr="004C21C8">
        <w:rPr>
          <w:lang w:val="en-US"/>
        </w:rPr>
        <w:t>nel</w:t>
      </w:r>
      <w:proofErr w:type="spellEnd"/>
      <w:r w:rsidRPr="004C21C8">
        <w:rPr>
          <w:lang w:val="en-US"/>
        </w:rPr>
        <w:t xml:space="preserve"> </w:t>
      </w:r>
      <w:proofErr w:type="spellStart"/>
      <w:r w:rsidRPr="004C21C8">
        <w:rPr>
          <w:lang w:val="en-US"/>
        </w:rPr>
        <w:t>numero</w:t>
      </w:r>
      <w:proofErr w:type="spellEnd"/>
      <w:r w:rsidRPr="004C21C8">
        <w:rPr>
          <w:lang w:val="en-US"/>
        </w:rPr>
        <w:t xml:space="preserve"> di </w:t>
      </w:r>
      <w:proofErr w:type="spellStart"/>
      <w:r w:rsidRPr="004C21C8">
        <w:rPr>
          <w:lang w:val="en-US"/>
        </w:rPr>
        <w:t>vulnerabilità</w:t>
      </w:r>
      <w:proofErr w:type="spellEnd"/>
      <w:r w:rsidRPr="004C21C8">
        <w:rPr>
          <w:lang w:val="en-US"/>
        </w:rPr>
        <w:t xml:space="preserve"> </w:t>
      </w:r>
      <w:proofErr w:type="spellStart"/>
      <w:r w:rsidRPr="004C21C8">
        <w:rPr>
          <w:lang w:val="en-US"/>
        </w:rPr>
        <w:t>scoperte</w:t>
      </w:r>
      <w:proofErr w:type="spellEnd"/>
      <w:r w:rsidRPr="004C21C8">
        <w:rPr>
          <w:lang w:val="en-US"/>
        </w:rPr>
        <w:t xml:space="preserve"> </w:t>
      </w:r>
      <w:proofErr w:type="spellStart"/>
      <w:r w:rsidRPr="004C21C8">
        <w:rPr>
          <w:lang w:val="en-US"/>
        </w:rPr>
        <w:t>annualmente</w:t>
      </w:r>
      <w:proofErr w:type="spellEnd"/>
      <w:r w:rsidRPr="004C21C8">
        <w:rPr>
          <w:lang w:val="en-US"/>
        </w:rPr>
        <w:t xml:space="preserve">, dal 13 </w:t>
      </w:r>
      <w:proofErr w:type="spellStart"/>
      <w:r w:rsidRPr="004C21C8">
        <w:rPr>
          <w:lang w:val="en-US"/>
        </w:rPr>
        <w:t>Gennaio</w:t>
      </w:r>
      <w:proofErr w:type="spellEnd"/>
      <w:r w:rsidRPr="004C21C8">
        <w:rPr>
          <w:lang w:val="en-US"/>
        </w:rPr>
        <w:t xml:space="preserve"> 2015 è </w:t>
      </w:r>
      <w:proofErr w:type="spellStart"/>
      <w:r w:rsidRPr="004C21C8">
        <w:rPr>
          <w:lang w:val="en-US"/>
        </w:rPr>
        <w:t>stato</w:t>
      </w:r>
      <w:proofErr w:type="spellEnd"/>
      <w:r w:rsidRPr="004C21C8">
        <w:rPr>
          <w:lang w:val="en-US"/>
        </w:rPr>
        <w:t xml:space="preserve"> </w:t>
      </w:r>
      <w:proofErr w:type="spellStart"/>
      <w:r w:rsidRPr="004C21C8">
        <w:rPr>
          <w:lang w:val="en-US"/>
        </w:rPr>
        <w:t>adottato</w:t>
      </w:r>
      <w:proofErr w:type="spellEnd"/>
      <w:r w:rsidRPr="004C21C8">
        <w:rPr>
          <w:lang w:val="en-US"/>
        </w:rPr>
        <w:t xml:space="preserve"> un nuovo </w:t>
      </w:r>
      <w:proofErr w:type="spellStart"/>
      <w:r w:rsidRPr="004C21C8">
        <w:rPr>
          <w:lang w:val="en-US"/>
        </w:rPr>
        <w:t>formato</w:t>
      </w:r>
      <w:proofErr w:type="spellEnd"/>
      <w:r w:rsidRPr="004C21C8">
        <w:rPr>
          <w:lang w:val="en-US"/>
        </w:rPr>
        <w:t xml:space="preserve"> per </w:t>
      </w:r>
      <w:proofErr w:type="spellStart"/>
      <w:r w:rsidRPr="004C21C8">
        <w:rPr>
          <w:lang w:val="en-US"/>
        </w:rPr>
        <w:t>gli</w:t>
      </w:r>
      <w:proofErr w:type="spellEnd"/>
      <w:r w:rsidRPr="004C21C8">
        <w:rPr>
          <w:lang w:val="en-US"/>
        </w:rPr>
        <w:t xml:space="preserve"> </w:t>
      </w:r>
      <w:proofErr w:type="spellStart"/>
      <w:r w:rsidRPr="004C21C8">
        <w:rPr>
          <w:lang w:val="en-US"/>
        </w:rPr>
        <w:t>identificatori</w:t>
      </w:r>
      <w:proofErr w:type="spellEnd"/>
      <w:r w:rsidRPr="004C21C8">
        <w:rPr>
          <w:lang w:val="en-US"/>
        </w:rPr>
        <w:t xml:space="preserve"> CVE. </w:t>
      </w:r>
      <w:proofErr w:type="spellStart"/>
      <w:r w:rsidRPr="004C21C8">
        <w:rPr>
          <w:lang w:val="en-US"/>
        </w:rPr>
        <w:t>Questo</w:t>
      </w:r>
      <w:proofErr w:type="spellEnd"/>
      <w:r w:rsidRPr="004C21C8">
        <w:rPr>
          <w:lang w:val="en-US"/>
        </w:rPr>
        <w:t xml:space="preserve"> nuovo schema </w:t>
      </w:r>
      <w:proofErr w:type="spellStart"/>
      <w:r w:rsidRPr="004C21C8">
        <w:rPr>
          <w:lang w:val="en-US"/>
        </w:rPr>
        <w:t>mantiene</w:t>
      </w:r>
      <w:proofErr w:type="spellEnd"/>
      <w:r w:rsidRPr="004C21C8">
        <w:rPr>
          <w:lang w:val="en-US"/>
        </w:rPr>
        <w:t xml:space="preserve"> la </w:t>
      </w:r>
      <w:proofErr w:type="spellStart"/>
      <w:r w:rsidRPr="004C21C8">
        <w:rPr>
          <w:lang w:val="en-US"/>
        </w:rPr>
        <w:t>parte</w:t>
      </w:r>
      <w:proofErr w:type="spellEnd"/>
      <w:r w:rsidRPr="004C21C8">
        <w:rPr>
          <w:lang w:val="en-US"/>
        </w:rPr>
        <w:t xml:space="preserve"> </w:t>
      </w:r>
      <w:proofErr w:type="spellStart"/>
      <w:r w:rsidRPr="004C21C8">
        <w:rPr>
          <w:lang w:val="en-US"/>
        </w:rPr>
        <w:t>dell'anno</w:t>
      </w:r>
      <w:proofErr w:type="spellEnd"/>
      <w:r w:rsidRPr="004C21C8">
        <w:rPr>
          <w:lang w:val="en-US"/>
        </w:rPr>
        <w:t xml:space="preserve"> (CVE-anno-) ma </w:t>
      </w:r>
      <w:proofErr w:type="spellStart"/>
      <w:r w:rsidRPr="004C21C8">
        <w:rPr>
          <w:lang w:val="en-US"/>
        </w:rPr>
        <w:t>sostituisce</w:t>
      </w:r>
      <w:proofErr w:type="spellEnd"/>
      <w:r w:rsidRPr="004C21C8">
        <w:rPr>
          <w:lang w:val="en-US"/>
        </w:rPr>
        <w:t xml:space="preserve"> il </w:t>
      </w:r>
      <w:proofErr w:type="spellStart"/>
      <w:r w:rsidRPr="004C21C8">
        <w:rPr>
          <w:lang w:val="en-US"/>
        </w:rPr>
        <w:t>numero</w:t>
      </w:r>
      <w:proofErr w:type="spellEnd"/>
      <w:r w:rsidRPr="004C21C8">
        <w:rPr>
          <w:lang w:val="en-US"/>
        </w:rPr>
        <w:t xml:space="preserve"> </w:t>
      </w:r>
      <w:proofErr w:type="spellStart"/>
      <w:r w:rsidRPr="004C21C8">
        <w:rPr>
          <w:lang w:val="en-US"/>
        </w:rPr>
        <w:t>sequenziale</w:t>
      </w:r>
      <w:proofErr w:type="spellEnd"/>
      <w:r w:rsidRPr="004C21C8">
        <w:rPr>
          <w:lang w:val="en-US"/>
        </w:rPr>
        <w:t xml:space="preserve"> con </w:t>
      </w:r>
      <w:proofErr w:type="spellStart"/>
      <w:r w:rsidRPr="004C21C8">
        <w:rPr>
          <w:lang w:val="en-US"/>
        </w:rPr>
        <w:t>una</w:t>
      </w:r>
      <w:proofErr w:type="spellEnd"/>
      <w:r w:rsidRPr="004C21C8">
        <w:rPr>
          <w:lang w:val="en-US"/>
        </w:rPr>
        <w:t xml:space="preserve"> </w:t>
      </w:r>
      <w:proofErr w:type="spellStart"/>
      <w:r w:rsidRPr="004C21C8">
        <w:rPr>
          <w:lang w:val="en-US"/>
        </w:rPr>
        <w:t>sequenza</w:t>
      </w:r>
      <w:proofErr w:type="spellEnd"/>
      <w:r w:rsidRPr="004C21C8">
        <w:rPr>
          <w:lang w:val="en-US"/>
        </w:rPr>
        <w:t xml:space="preserve"> di </w:t>
      </w:r>
      <w:proofErr w:type="spellStart"/>
      <w:r w:rsidRPr="004C21C8">
        <w:rPr>
          <w:lang w:val="en-US"/>
        </w:rPr>
        <w:t>cifre</w:t>
      </w:r>
      <w:proofErr w:type="spellEnd"/>
      <w:r w:rsidRPr="004C21C8">
        <w:rPr>
          <w:lang w:val="en-US"/>
        </w:rPr>
        <w:t xml:space="preserve"> di </w:t>
      </w:r>
      <w:proofErr w:type="spellStart"/>
      <w:r w:rsidRPr="004C21C8">
        <w:rPr>
          <w:lang w:val="en-US"/>
        </w:rPr>
        <w:t>lunghezza</w:t>
      </w:r>
      <w:proofErr w:type="spellEnd"/>
      <w:r w:rsidRPr="004C21C8">
        <w:rPr>
          <w:lang w:val="en-US"/>
        </w:rPr>
        <w:t xml:space="preserve"> </w:t>
      </w:r>
      <w:proofErr w:type="spellStart"/>
      <w:r w:rsidRPr="004C21C8">
        <w:rPr>
          <w:lang w:val="en-US"/>
        </w:rPr>
        <w:t>arbitraria</w:t>
      </w:r>
      <w:proofErr w:type="spellEnd"/>
      <w:r w:rsidRPr="004C21C8">
        <w:rPr>
          <w:lang w:val="en-US"/>
        </w:rPr>
        <w:t xml:space="preserve">, </w:t>
      </w:r>
      <w:proofErr w:type="spellStart"/>
      <w:r w:rsidRPr="004C21C8">
        <w:rPr>
          <w:lang w:val="en-US"/>
        </w:rPr>
        <w:t>garantendo</w:t>
      </w:r>
      <w:proofErr w:type="spellEnd"/>
      <w:r w:rsidRPr="004C21C8">
        <w:rPr>
          <w:lang w:val="en-US"/>
        </w:rPr>
        <w:t xml:space="preserve"> </w:t>
      </w:r>
      <w:proofErr w:type="spellStart"/>
      <w:r w:rsidRPr="004C21C8">
        <w:rPr>
          <w:lang w:val="en-US"/>
        </w:rPr>
        <w:t>che</w:t>
      </w:r>
      <w:proofErr w:type="spellEnd"/>
      <w:r w:rsidRPr="004C21C8">
        <w:rPr>
          <w:lang w:val="en-US"/>
        </w:rPr>
        <w:t xml:space="preserve"> </w:t>
      </w:r>
      <w:proofErr w:type="spellStart"/>
      <w:r w:rsidRPr="004C21C8">
        <w:rPr>
          <w:lang w:val="en-US"/>
        </w:rPr>
        <w:t>l'ultimo</w:t>
      </w:r>
      <w:proofErr w:type="spellEnd"/>
      <w:r w:rsidRPr="004C21C8">
        <w:rPr>
          <w:lang w:val="en-US"/>
        </w:rPr>
        <w:t xml:space="preserve"> campo </w:t>
      </w:r>
      <w:proofErr w:type="spellStart"/>
      <w:r w:rsidRPr="004C21C8">
        <w:rPr>
          <w:lang w:val="en-US"/>
        </w:rPr>
        <w:t>abbia</w:t>
      </w:r>
      <w:proofErr w:type="spellEnd"/>
      <w:r w:rsidRPr="004C21C8">
        <w:rPr>
          <w:lang w:val="en-US"/>
        </w:rPr>
        <w:t xml:space="preserve"> </w:t>
      </w:r>
      <w:proofErr w:type="spellStart"/>
      <w:r w:rsidRPr="004C21C8">
        <w:rPr>
          <w:lang w:val="en-US"/>
        </w:rPr>
        <w:t>almeno</w:t>
      </w:r>
      <w:proofErr w:type="spellEnd"/>
      <w:r w:rsidRPr="004C21C8">
        <w:rPr>
          <w:lang w:val="en-US"/>
        </w:rPr>
        <w:t xml:space="preserve"> quattro </w:t>
      </w:r>
      <w:proofErr w:type="spellStart"/>
      <w:r w:rsidRPr="004C21C8">
        <w:rPr>
          <w:lang w:val="en-US"/>
        </w:rPr>
        <w:t>caratteri</w:t>
      </w:r>
      <w:proofErr w:type="spellEnd"/>
      <w:r w:rsidRPr="004C21C8">
        <w:rPr>
          <w:lang w:val="en-US"/>
        </w:rPr>
        <w:t xml:space="preserve">. Questa </w:t>
      </w:r>
      <w:proofErr w:type="spellStart"/>
      <w:r w:rsidRPr="004C21C8">
        <w:rPr>
          <w:lang w:val="en-US"/>
        </w:rPr>
        <w:t>modifica</w:t>
      </w:r>
      <w:proofErr w:type="spellEnd"/>
      <w:r w:rsidRPr="004C21C8">
        <w:rPr>
          <w:lang w:val="en-US"/>
        </w:rPr>
        <w:t xml:space="preserve"> non solo </w:t>
      </w:r>
      <w:proofErr w:type="spellStart"/>
      <w:r w:rsidRPr="004C21C8">
        <w:rPr>
          <w:lang w:val="en-US"/>
        </w:rPr>
        <w:t>permette</w:t>
      </w:r>
      <w:proofErr w:type="spellEnd"/>
      <w:r w:rsidRPr="004C21C8">
        <w:rPr>
          <w:lang w:val="en-US"/>
        </w:rPr>
        <w:t xml:space="preserve"> </w:t>
      </w:r>
      <w:proofErr w:type="spellStart"/>
      <w:r w:rsidRPr="004C21C8">
        <w:rPr>
          <w:lang w:val="en-US"/>
        </w:rPr>
        <w:t>una</w:t>
      </w:r>
      <w:proofErr w:type="spellEnd"/>
      <w:r w:rsidRPr="004C21C8">
        <w:rPr>
          <w:lang w:val="en-US"/>
        </w:rPr>
        <w:t xml:space="preserve"> </w:t>
      </w:r>
      <w:proofErr w:type="spellStart"/>
      <w:r w:rsidRPr="004C21C8">
        <w:rPr>
          <w:lang w:val="en-US"/>
        </w:rPr>
        <w:t>capacità</w:t>
      </w:r>
      <w:proofErr w:type="spellEnd"/>
      <w:r w:rsidRPr="004C21C8">
        <w:rPr>
          <w:lang w:val="en-US"/>
        </w:rPr>
        <w:t xml:space="preserve"> </w:t>
      </w:r>
      <w:proofErr w:type="spellStart"/>
      <w:r w:rsidRPr="004C21C8">
        <w:rPr>
          <w:lang w:val="en-US"/>
        </w:rPr>
        <w:t>illimitata</w:t>
      </w:r>
      <w:proofErr w:type="spellEnd"/>
      <w:r w:rsidRPr="004C21C8">
        <w:rPr>
          <w:lang w:val="en-US"/>
        </w:rPr>
        <w:t xml:space="preserve"> </w:t>
      </w:r>
      <w:proofErr w:type="spellStart"/>
      <w:r w:rsidRPr="004C21C8">
        <w:rPr>
          <w:lang w:val="en-US"/>
        </w:rPr>
        <w:t>nell'assegnazione</w:t>
      </w:r>
      <w:proofErr w:type="spellEnd"/>
      <w:r w:rsidRPr="004C21C8">
        <w:rPr>
          <w:lang w:val="en-US"/>
        </w:rPr>
        <w:t xml:space="preserve"> </w:t>
      </w:r>
      <w:proofErr w:type="spellStart"/>
      <w:r w:rsidRPr="004C21C8">
        <w:rPr>
          <w:lang w:val="en-US"/>
        </w:rPr>
        <w:t>degli</w:t>
      </w:r>
      <w:proofErr w:type="spellEnd"/>
      <w:r w:rsidRPr="004C21C8">
        <w:rPr>
          <w:lang w:val="en-US"/>
        </w:rPr>
        <w:t xml:space="preserve"> ID, ma </w:t>
      </w:r>
      <w:proofErr w:type="spellStart"/>
      <w:r w:rsidRPr="004C21C8">
        <w:rPr>
          <w:lang w:val="en-US"/>
        </w:rPr>
        <w:t>assicura</w:t>
      </w:r>
      <w:proofErr w:type="spellEnd"/>
      <w:r w:rsidRPr="004C21C8">
        <w:rPr>
          <w:lang w:val="en-US"/>
        </w:rPr>
        <w:t xml:space="preserve"> </w:t>
      </w:r>
      <w:proofErr w:type="spellStart"/>
      <w:r w:rsidRPr="004C21C8">
        <w:rPr>
          <w:lang w:val="en-US"/>
        </w:rPr>
        <w:t>anche</w:t>
      </w:r>
      <w:proofErr w:type="spellEnd"/>
      <w:r w:rsidRPr="004C21C8">
        <w:rPr>
          <w:lang w:val="en-US"/>
        </w:rPr>
        <w:t xml:space="preserve"> la </w:t>
      </w:r>
      <w:proofErr w:type="spellStart"/>
      <w:r w:rsidRPr="004C21C8">
        <w:rPr>
          <w:lang w:val="en-US"/>
        </w:rPr>
        <w:t>retrocompatibilità</w:t>
      </w:r>
      <w:proofErr w:type="spellEnd"/>
      <w:r w:rsidRPr="004C21C8">
        <w:rPr>
          <w:lang w:val="en-US"/>
        </w:rPr>
        <w:t xml:space="preserve"> con il </w:t>
      </w:r>
      <w:proofErr w:type="spellStart"/>
      <w:r w:rsidRPr="004C21C8">
        <w:rPr>
          <w:lang w:val="en-US"/>
        </w:rPr>
        <w:t>formato</w:t>
      </w:r>
      <w:proofErr w:type="spellEnd"/>
      <w:r w:rsidRPr="004C21C8">
        <w:rPr>
          <w:lang w:val="en-US"/>
        </w:rPr>
        <w:t xml:space="preserve"> </w:t>
      </w:r>
      <w:proofErr w:type="spellStart"/>
      <w:r w:rsidRPr="004C21C8">
        <w:rPr>
          <w:lang w:val="en-US"/>
        </w:rPr>
        <w:t>precedente</w:t>
      </w:r>
      <w:proofErr w:type="spellEnd"/>
      <w:r w:rsidRPr="004C21C8">
        <w:rPr>
          <w:lang w:val="en-US"/>
        </w:rPr>
        <w:t>.</w:t>
      </w:r>
    </w:p>
    <w:p w14:paraId="3D236FEC" w14:textId="4B2A333A" w:rsidR="003459C0" w:rsidRPr="003459C0" w:rsidRDefault="003459C0" w:rsidP="003459C0">
      <w:pPr>
        <w:rPr>
          <w:lang w:val="en-US"/>
        </w:rPr>
      </w:pPr>
      <w:proofErr w:type="spellStart"/>
      <w:r w:rsidRPr="003459C0">
        <w:rPr>
          <w:lang w:val="en-US"/>
        </w:rPr>
        <w:t>Parallelamente</w:t>
      </w:r>
      <w:proofErr w:type="spellEnd"/>
      <w:r w:rsidRPr="003459C0">
        <w:rPr>
          <w:lang w:val="en-US"/>
        </w:rPr>
        <w:t xml:space="preserve"> al </w:t>
      </w:r>
      <w:proofErr w:type="spellStart"/>
      <w:r w:rsidRPr="003459C0">
        <w:rPr>
          <w:lang w:val="en-US"/>
        </w:rPr>
        <w:t>sistema</w:t>
      </w:r>
      <w:proofErr w:type="spellEnd"/>
      <w:r w:rsidRPr="003459C0">
        <w:rPr>
          <w:lang w:val="en-US"/>
        </w:rPr>
        <w:t xml:space="preserve"> </w:t>
      </w:r>
      <w:proofErr w:type="spellStart"/>
      <w:r w:rsidRPr="003459C0">
        <w:rPr>
          <w:lang w:val="en-US"/>
        </w:rPr>
        <w:t>delle</w:t>
      </w:r>
      <w:proofErr w:type="spellEnd"/>
      <w:r w:rsidRPr="003459C0">
        <w:rPr>
          <w:lang w:val="en-US"/>
        </w:rPr>
        <w:t xml:space="preserve"> CVE, le </w:t>
      </w:r>
      <w:r w:rsidRPr="003459C0">
        <w:rPr>
          <w:b/>
          <w:bCs/>
          <w:lang w:val="en-US"/>
        </w:rPr>
        <w:t>Common Weakness Enumeration</w:t>
      </w:r>
      <w:r w:rsidRPr="003459C0">
        <w:rPr>
          <w:lang w:val="en-US"/>
        </w:rPr>
        <w:t xml:space="preserve"> (</w:t>
      </w:r>
      <w:r w:rsidRPr="003459C0">
        <w:rPr>
          <w:b/>
          <w:bCs/>
          <w:lang w:val="en-US"/>
        </w:rPr>
        <w:t>CWE</w:t>
      </w:r>
      <w:r w:rsidRPr="003459C0">
        <w:rPr>
          <w:lang w:val="en-US"/>
        </w:rPr>
        <w:t>)</w:t>
      </w:r>
      <w:r>
        <w:rPr>
          <w:lang w:val="en-US"/>
        </w:rPr>
        <w:t xml:space="preserve"> [15]</w:t>
      </w:r>
      <w:r w:rsidRPr="003459C0">
        <w:rPr>
          <w:lang w:val="en-US"/>
        </w:rPr>
        <w:t xml:space="preserve"> </w:t>
      </w:r>
      <w:proofErr w:type="spellStart"/>
      <w:r w:rsidRPr="003459C0">
        <w:rPr>
          <w:lang w:val="en-US"/>
        </w:rPr>
        <w:t>rappresentano</w:t>
      </w:r>
      <w:proofErr w:type="spellEnd"/>
      <w:r w:rsidRPr="003459C0">
        <w:rPr>
          <w:lang w:val="en-US"/>
        </w:rPr>
        <w:t xml:space="preserve"> un </w:t>
      </w:r>
      <w:proofErr w:type="spellStart"/>
      <w:r w:rsidRPr="003459C0">
        <w:rPr>
          <w:lang w:val="en-US"/>
        </w:rPr>
        <w:t>altro</w:t>
      </w:r>
      <w:proofErr w:type="spellEnd"/>
      <w:r w:rsidRPr="003459C0">
        <w:rPr>
          <w:lang w:val="en-US"/>
        </w:rPr>
        <w:t xml:space="preserve"> </w:t>
      </w:r>
      <w:proofErr w:type="spellStart"/>
      <w:r w:rsidRPr="003459C0">
        <w:rPr>
          <w:lang w:val="en-US"/>
        </w:rPr>
        <w:t>strumento</w:t>
      </w:r>
      <w:proofErr w:type="spellEnd"/>
      <w:r w:rsidRPr="003459C0">
        <w:rPr>
          <w:lang w:val="en-US"/>
        </w:rPr>
        <w:t xml:space="preserve"> </w:t>
      </w:r>
      <w:proofErr w:type="spellStart"/>
      <w:r w:rsidRPr="003459C0">
        <w:rPr>
          <w:lang w:val="en-US"/>
        </w:rPr>
        <w:t>fondamentale</w:t>
      </w:r>
      <w:proofErr w:type="spellEnd"/>
      <w:r w:rsidRPr="003459C0">
        <w:rPr>
          <w:lang w:val="en-US"/>
        </w:rPr>
        <w:t xml:space="preserve"> </w:t>
      </w:r>
      <w:proofErr w:type="spellStart"/>
      <w:r w:rsidRPr="003459C0">
        <w:rPr>
          <w:lang w:val="en-US"/>
        </w:rPr>
        <w:t>nel</w:t>
      </w:r>
      <w:proofErr w:type="spellEnd"/>
      <w:r w:rsidRPr="003459C0">
        <w:rPr>
          <w:lang w:val="en-US"/>
        </w:rPr>
        <w:t xml:space="preserve"> campo </w:t>
      </w:r>
      <w:proofErr w:type="spellStart"/>
      <w:r w:rsidRPr="003459C0">
        <w:rPr>
          <w:lang w:val="en-US"/>
        </w:rPr>
        <w:t>della</w:t>
      </w:r>
      <w:proofErr w:type="spellEnd"/>
      <w:r w:rsidRPr="003459C0">
        <w:rPr>
          <w:lang w:val="en-US"/>
        </w:rPr>
        <w:t xml:space="preserve"> </w:t>
      </w:r>
      <w:proofErr w:type="spellStart"/>
      <w:r w:rsidRPr="003459C0">
        <w:rPr>
          <w:lang w:val="en-US"/>
        </w:rPr>
        <w:t>sicurezza</w:t>
      </w:r>
      <w:proofErr w:type="spellEnd"/>
      <w:r w:rsidRPr="003459C0">
        <w:rPr>
          <w:lang w:val="en-US"/>
        </w:rPr>
        <w:t xml:space="preserve"> informatica, </w:t>
      </w:r>
      <w:proofErr w:type="spellStart"/>
      <w:r w:rsidRPr="003459C0">
        <w:rPr>
          <w:lang w:val="en-US"/>
        </w:rPr>
        <w:t>focalizzandosi</w:t>
      </w:r>
      <w:proofErr w:type="spellEnd"/>
      <w:r w:rsidRPr="003459C0">
        <w:rPr>
          <w:lang w:val="en-US"/>
        </w:rPr>
        <w:t xml:space="preserve"> </w:t>
      </w:r>
      <w:proofErr w:type="spellStart"/>
      <w:r w:rsidRPr="003459C0">
        <w:rPr>
          <w:lang w:val="en-US"/>
        </w:rPr>
        <w:t>sulle</w:t>
      </w:r>
      <w:proofErr w:type="spellEnd"/>
      <w:r w:rsidRPr="003459C0">
        <w:rPr>
          <w:lang w:val="en-US"/>
        </w:rPr>
        <w:t xml:space="preserve"> </w:t>
      </w:r>
      <w:proofErr w:type="spellStart"/>
      <w:r w:rsidRPr="003459C0">
        <w:rPr>
          <w:lang w:val="en-US"/>
        </w:rPr>
        <w:t>debolezze</w:t>
      </w:r>
      <w:proofErr w:type="spellEnd"/>
      <w:r w:rsidRPr="003459C0">
        <w:rPr>
          <w:lang w:val="en-US"/>
        </w:rPr>
        <w:t xml:space="preserve"> e </w:t>
      </w:r>
      <w:proofErr w:type="spellStart"/>
      <w:r w:rsidRPr="003459C0">
        <w:rPr>
          <w:lang w:val="en-US"/>
        </w:rPr>
        <w:t>difetti</w:t>
      </w:r>
      <w:proofErr w:type="spellEnd"/>
      <w:r w:rsidRPr="003459C0">
        <w:rPr>
          <w:lang w:val="en-US"/>
        </w:rPr>
        <w:t xml:space="preserve"> </w:t>
      </w:r>
      <w:proofErr w:type="spellStart"/>
      <w:r w:rsidRPr="003459C0">
        <w:rPr>
          <w:lang w:val="en-US"/>
        </w:rPr>
        <w:t>nel</w:t>
      </w:r>
      <w:proofErr w:type="spellEnd"/>
      <w:r w:rsidRPr="003459C0">
        <w:rPr>
          <w:lang w:val="en-US"/>
        </w:rPr>
        <w:t xml:space="preserve"> design e </w:t>
      </w:r>
      <w:proofErr w:type="spellStart"/>
      <w:r w:rsidRPr="003459C0">
        <w:rPr>
          <w:lang w:val="en-US"/>
        </w:rPr>
        <w:t>nell'implementazione</w:t>
      </w:r>
      <w:proofErr w:type="spellEnd"/>
      <w:r w:rsidRPr="003459C0">
        <w:rPr>
          <w:lang w:val="en-US"/>
        </w:rPr>
        <w:t xml:space="preserve"> del software </w:t>
      </w:r>
      <w:proofErr w:type="spellStart"/>
      <w:r w:rsidRPr="003459C0">
        <w:rPr>
          <w:lang w:val="en-US"/>
        </w:rPr>
        <w:t>che</w:t>
      </w:r>
      <w:proofErr w:type="spellEnd"/>
      <w:r w:rsidRPr="003459C0">
        <w:rPr>
          <w:lang w:val="en-US"/>
        </w:rPr>
        <w:t xml:space="preserve"> </w:t>
      </w:r>
      <w:proofErr w:type="spellStart"/>
      <w:r w:rsidRPr="003459C0">
        <w:rPr>
          <w:lang w:val="en-US"/>
        </w:rPr>
        <w:t>possono</w:t>
      </w:r>
      <w:proofErr w:type="spellEnd"/>
      <w:r w:rsidRPr="003459C0">
        <w:rPr>
          <w:lang w:val="en-US"/>
        </w:rPr>
        <w:t xml:space="preserve"> </w:t>
      </w:r>
      <w:proofErr w:type="spellStart"/>
      <w:r w:rsidRPr="003459C0">
        <w:rPr>
          <w:lang w:val="en-US"/>
        </w:rPr>
        <w:t>portare</w:t>
      </w:r>
      <w:proofErr w:type="spellEnd"/>
      <w:r w:rsidRPr="003459C0">
        <w:rPr>
          <w:lang w:val="en-US"/>
        </w:rPr>
        <w:t xml:space="preserve"> a </w:t>
      </w:r>
      <w:proofErr w:type="spellStart"/>
      <w:r w:rsidRPr="003459C0">
        <w:rPr>
          <w:lang w:val="en-US"/>
        </w:rPr>
        <w:t>vulnerabilità</w:t>
      </w:r>
      <w:proofErr w:type="spellEnd"/>
      <w:r w:rsidRPr="003459C0">
        <w:rPr>
          <w:lang w:val="en-US"/>
        </w:rPr>
        <w:t xml:space="preserve">. </w:t>
      </w:r>
      <w:proofErr w:type="spellStart"/>
      <w:r w:rsidRPr="003459C0">
        <w:rPr>
          <w:lang w:val="en-US"/>
        </w:rPr>
        <w:t>Mentre</w:t>
      </w:r>
      <w:proofErr w:type="spellEnd"/>
      <w:r w:rsidRPr="003459C0">
        <w:rPr>
          <w:lang w:val="en-US"/>
        </w:rPr>
        <w:t xml:space="preserve"> le CVE </w:t>
      </w:r>
      <w:proofErr w:type="spellStart"/>
      <w:r w:rsidRPr="003459C0">
        <w:rPr>
          <w:lang w:val="en-US"/>
        </w:rPr>
        <w:t>forniscono</w:t>
      </w:r>
      <w:proofErr w:type="spellEnd"/>
      <w:r w:rsidRPr="003459C0">
        <w:rPr>
          <w:lang w:val="en-US"/>
        </w:rPr>
        <w:t xml:space="preserve"> un </w:t>
      </w:r>
      <w:proofErr w:type="spellStart"/>
      <w:r w:rsidRPr="003459C0">
        <w:rPr>
          <w:lang w:val="en-US"/>
        </w:rPr>
        <w:t>catalogo</w:t>
      </w:r>
      <w:proofErr w:type="spellEnd"/>
      <w:r w:rsidRPr="003459C0">
        <w:rPr>
          <w:lang w:val="en-US"/>
        </w:rPr>
        <w:t xml:space="preserve"> di </w:t>
      </w:r>
      <w:proofErr w:type="spellStart"/>
      <w:r w:rsidRPr="003459C0">
        <w:rPr>
          <w:lang w:val="en-US"/>
        </w:rPr>
        <w:t>vulnerabilità</w:t>
      </w:r>
      <w:proofErr w:type="spellEnd"/>
      <w:r w:rsidRPr="003459C0">
        <w:rPr>
          <w:lang w:val="en-US"/>
        </w:rPr>
        <w:t xml:space="preserve"> </w:t>
      </w:r>
      <w:proofErr w:type="spellStart"/>
      <w:r w:rsidRPr="003459C0">
        <w:rPr>
          <w:lang w:val="en-US"/>
        </w:rPr>
        <w:lastRenderedPageBreak/>
        <w:t>specifiche</w:t>
      </w:r>
      <w:proofErr w:type="spellEnd"/>
      <w:r w:rsidRPr="003459C0">
        <w:rPr>
          <w:lang w:val="en-US"/>
        </w:rPr>
        <w:t xml:space="preserve"> e note, le CWE </w:t>
      </w:r>
      <w:proofErr w:type="spellStart"/>
      <w:r w:rsidRPr="003459C0">
        <w:rPr>
          <w:lang w:val="en-US"/>
        </w:rPr>
        <w:t>offrono</w:t>
      </w:r>
      <w:proofErr w:type="spellEnd"/>
      <w:r w:rsidRPr="003459C0">
        <w:rPr>
          <w:lang w:val="en-US"/>
        </w:rPr>
        <w:t xml:space="preserve"> </w:t>
      </w:r>
      <w:proofErr w:type="spellStart"/>
      <w:r w:rsidRPr="003459C0">
        <w:rPr>
          <w:lang w:val="en-US"/>
        </w:rPr>
        <w:t>una</w:t>
      </w:r>
      <w:proofErr w:type="spellEnd"/>
      <w:r w:rsidRPr="003459C0">
        <w:rPr>
          <w:lang w:val="en-US"/>
        </w:rPr>
        <w:t xml:space="preserve"> vista </w:t>
      </w:r>
      <w:proofErr w:type="spellStart"/>
      <w:r w:rsidRPr="003459C0">
        <w:rPr>
          <w:lang w:val="en-US"/>
        </w:rPr>
        <w:t>più</w:t>
      </w:r>
      <w:proofErr w:type="spellEnd"/>
      <w:r w:rsidRPr="003459C0">
        <w:rPr>
          <w:lang w:val="en-US"/>
        </w:rPr>
        <w:t xml:space="preserve"> </w:t>
      </w:r>
      <w:proofErr w:type="spellStart"/>
      <w:r w:rsidRPr="003459C0">
        <w:rPr>
          <w:lang w:val="en-US"/>
        </w:rPr>
        <w:t>astratta</w:t>
      </w:r>
      <w:proofErr w:type="spellEnd"/>
      <w:r w:rsidRPr="003459C0">
        <w:rPr>
          <w:lang w:val="en-US"/>
        </w:rPr>
        <w:t xml:space="preserve">, </w:t>
      </w:r>
      <w:proofErr w:type="spellStart"/>
      <w:r w:rsidRPr="003459C0">
        <w:rPr>
          <w:lang w:val="en-US"/>
        </w:rPr>
        <w:t>categorizzando</w:t>
      </w:r>
      <w:proofErr w:type="spellEnd"/>
      <w:r w:rsidRPr="003459C0">
        <w:rPr>
          <w:lang w:val="en-US"/>
        </w:rPr>
        <w:t xml:space="preserve"> </w:t>
      </w:r>
      <w:proofErr w:type="spellStart"/>
      <w:r w:rsidRPr="003459C0">
        <w:rPr>
          <w:lang w:val="en-US"/>
        </w:rPr>
        <w:t>tipologie</w:t>
      </w:r>
      <w:proofErr w:type="spellEnd"/>
      <w:r w:rsidRPr="003459C0">
        <w:rPr>
          <w:lang w:val="en-US"/>
        </w:rPr>
        <w:t xml:space="preserve"> di </w:t>
      </w:r>
      <w:proofErr w:type="spellStart"/>
      <w:r w:rsidRPr="003459C0">
        <w:rPr>
          <w:lang w:val="en-US"/>
        </w:rPr>
        <w:t>debolezze</w:t>
      </w:r>
      <w:proofErr w:type="spellEnd"/>
      <w:r w:rsidRPr="003459C0">
        <w:rPr>
          <w:lang w:val="en-US"/>
        </w:rPr>
        <w:t xml:space="preserve"> </w:t>
      </w:r>
      <w:proofErr w:type="spellStart"/>
      <w:r w:rsidRPr="003459C0">
        <w:rPr>
          <w:lang w:val="en-US"/>
        </w:rPr>
        <w:t>che</w:t>
      </w:r>
      <w:proofErr w:type="spellEnd"/>
      <w:r w:rsidRPr="003459C0">
        <w:rPr>
          <w:lang w:val="en-US"/>
        </w:rPr>
        <w:t xml:space="preserve"> </w:t>
      </w:r>
      <w:proofErr w:type="spellStart"/>
      <w:r w:rsidRPr="003459C0">
        <w:rPr>
          <w:lang w:val="en-US"/>
        </w:rPr>
        <w:t>sono</w:t>
      </w:r>
      <w:proofErr w:type="spellEnd"/>
      <w:r w:rsidRPr="003459C0">
        <w:rPr>
          <w:lang w:val="en-US"/>
        </w:rPr>
        <w:t xml:space="preserve"> </w:t>
      </w:r>
      <w:proofErr w:type="spellStart"/>
      <w:r w:rsidRPr="003459C0">
        <w:rPr>
          <w:lang w:val="en-US"/>
        </w:rPr>
        <w:t>comunemente</w:t>
      </w:r>
      <w:proofErr w:type="spellEnd"/>
      <w:r w:rsidRPr="003459C0">
        <w:rPr>
          <w:lang w:val="en-US"/>
        </w:rPr>
        <w:t xml:space="preserve"> </w:t>
      </w:r>
      <w:proofErr w:type="spellStart"/>
      <w:r w:rsidRPr="003459C0">
        <w:rPr>
          <w:lang w:val="en-US"/>
        </w:rPr>
        <w:t>sfruttate</w:t>
      </w:r>
      <w:proofErr w:type="spellEnd"/>
      <w:r w:rsidRPr="003459C0">
        <w:rPr>
          <w:lang w:val="en-US"/>
        </w:rPr>
        <w:t xml:space="preserve"> </w:t>
      </w:r>
      <w:proofErr w:type="spellStart"/>
      <w:r w:rsidRPr="003459C0">
        <w:rPr>
          <w:lang w:val="en-US"/>
        </w:rPr>
        <w:t>dagli</w:t>
      </w:r>
      <w:proofErr w:type="spellEnd"/>
      <w:r w:rsidRPr="003459C0">
        <w:rPr>
          <w:lang w:val="en-US"/>
        </w:rPr>
        <w:t xml:space="preserve"> </w:t>
      </w:r>
      <w:proofErr w:type="spellStart"/>
      <w:r w:rsidRPr="003459C0">
        <w:rPr>
          <w:lang w:val="en-US"/>
        </w:rPr>
        <w:t>aggressori</w:t>
      </w:r>
      <w:proofErr w:type="spellEnd"/>
      <w:r w:rsidRPr="003459C0">
        <w:rPr>
          <w:lang w:val="en-US"/>
        </w:rPr>
        <w:t>.</w:t>
      </w:r>
    </w:p>
    <w:p w14:paraId="207EA517" w14:textId="59AE660D" w:rsidR="003459C0" w:rsidRPr="003459C0" w:rsidRDefault="003459C0" w:rsidP="003459C0">
      <w:pPr>
        <w:rPr>
          <w:lang w:val="en-US"/>
        </w:rPr>
      </w:pPr>
      <w:r w:rsidRPr="003459C0">
        <w:rPr>
          <w:lang w:val="en-US"/>
        </w:rPr>
        <w:t xml:space="preserve">La </w:t>
      </w:r>
      <w:proofErr w:type="spellStart"/>
      <w:r w:rsidRPr="003459C0">
        <w:rPr>
          <w:lang w:val="en-US"/>
        </w:rPr>
        <w:t>sinergia</w:t>
      </w:r>
      <w:proofErr w:type="spellEnd"/>
      <w:r w:rsidRPr="003459C0">
        <w:rPr>
          <w:lang w:val="en-US"/>
        </w:rPr>
        <w:t xml:space="preserve"> </w:t>
      </w:r>
      <w:proofErr w:type="spellStart"/>
      <w:r w:rsidRPr="003459C0">
        <w:rPr>
          <w:lang w:val="en-US"/>
        </w:rPr>
        <w:t>tra</w:t>
      </w:r>
      <w:proofErr w:type="spellEnd"/>
      <w:r w:rsidRPr="003459C0">
        <w:rPr>
          <w:lang w:val="en-US"/>
        </w:rPr>
        <w:t xml:space="preserve"> CVE e CWE </w:t>
      </w:r>
      <w:proofErr w:type="spellStart"/>
      <w:r w:rsidRPr="003459C0">
        <w:rPr>
          <w:lang w:val="en-US"/>
        </w:rPr>
        <w:t>si</w:t>
      </w:r>
      <w:proofErr w:type="spellEnd"/>
      <w:r w:rsidRPr="003459C0">
        <w:rPr>
          <w:lang w:val="en-US"/>
        </w:rPr>
        <w:t xml:space="preserve"> </w:t>
      </w:r>
      <w:proofErr w:type="spellStart"/>
      <w:r w:rsidRPr="003459C0">
        <w:rPr>
          <w:lang w:val="en-US"/>
        </w:rPr>
        <w:t>rivela</w:t>
      </w:r>
      <w:proofErr w:type="spellEnd"/>
      <w:r w:rsidRPr="003459C0">
        <w:rPr>
          <w:lang w:val="en-US"/>
        </w:rPr>
        <w:t xml:space="preserve"> </w:t>
      </w:r>
      <w:proofErr w:type="spellStart"/>
      <w:r w:rsidRPr="003459C0">
        <w:rPr>
          <w:lang w:val="en-US"/>
        </w:rPr>
        <w:t>estremamente</w:t>
      </w:r>
      <w:proofErr w:type="spellEnd"/>
      <w:r w:rsidRPr="003459C0">
        <w:rPr>
          <w:lang w:val="en-US"/>
        </w:rPr>
        <w:t xml:space="preserve"> utile per </w:t>
      </w:r>
      <w:proofErr w:type="spellStart"/>
      <w:r w:rsidRPr="003459C0">
        <w:rPr>
          <w:lang w:val="en-US"/>
        </w:rPr>
        <w:t>gli</w:t>
      </w:r>
      <w:proofErr w:type="spellEnd"/>
      <w:r w:rsidRPr="003459C0">
        <w:rPr>
          <w:lang w:val="en-US"/>
        </w:rPr>
        <w:t xml:space="preserve"> </w:t>
      </w:r>
      <w:proofErr w:type="spellStart"/>
      <w:r w:rsidRPr="003459C0">
        <w:rPr>
          <w:lang w:val="en-US"/>
        </w:rPr>
        <w:t>sviluppatori</w:t>
      </w:r>
      <w:proofErr w:type="spellEnd"/>
      <w:r w:rsidRPr="003459C0">
        <w:rPr>
          <w:lang w:val="en-US"/>
        </w:rPr>
        <w:t xml:space="preserve">, </w:t>
      </w:r>
      <w:proofErr w:type="spellStart"/>
      <w:r w:rsidRPr="003459C0">
        <w:rPr>
          <w:lang w:val="en-US"/>
        </w:rPr>
        <w:t>i</w:t>
      </w:r>
      <w:proofErr w:type="spellEnd"/>
      <w:r w:rsidRPr="003459C0">
        <w:rPr>
          <w:lang w:val="en-US"/>
        </w:rPr>
        <w:t xml:space="preserve"> </w:t>
      </w:r>
      <w:proofErr w:type="spellStart"/>
      <w:r w:rsidRPr="003459C0">
        <w:rPr>
          <w:lang w:val="en-US"/>
        </w:rPr>
        <w:t>professionisti</w:t>
      </w:r>
      <w:proofErr w:type="spellEnd"/>
      <w:r w:rsidRPr="003459C0">
        <w:rPr>
          <w:lang w:val="en-US"/>
        </w:rPr>
        <w:t xml:space="preserve"> </w:t>
      </w:r>
      <w:proofErr w:type="spellStart"/>
      <w:r w:rsidRPr="003459C0">
        <w:rPr>
          <w:lang w:val="en-US"/>
        </w:rPr>
        <w:t>della</w:t>
      </w:r>
      <w:proofErr w:type="spellEnd"/>
      <w:r w:rsidRPr="003459C0">
        <w:rPr>
          <w:lang w:val="en-US"/>
        </w:rPr>
        <w:t xml:space="preserve"> </w:t>
      </w:r>
      <w:proofErr w:type="spellStart"/>
      <w:r w:rsidRPr="003459C0">
        <w:rPr>
          <w:lang w:val="en-US"/>
        </w:rPr>
        <w:t>sicurezza</w:t>
      </w:r>
      <w:proofErr w:type="spellEnd"/>
      <w:r w:rsidRPr="003459C0">
        <w:rPr>
          <w:lang w:val="en-US"/>
        </w:rPr>
        <w:t xml:space="preserve"> e le </w:t>
      </w:r>
      <w:proofErr w:type="spellStart"/>
      <w:r w:rsidRPr="003459C0">
        <w:rPr>
          <w:lang w:val="en-US"/>
        </w:rPr>
        <w:t>organizzazioni</w:t>
      </w:r>
      <w:proofErr w:type="spellEnd"/>
      <w:r w:rsidRPr="003459C0">
        <w:rPr>
          <w:lang w:val="en-US"/>
        </w:rPr>
        <w:t xml:space="preserve"> </w:t>
      </w:r>
      <w:proofErr w:type="spellStart"/>
      <w:r w:rsidRPr="003459C0">
        <w:rPr>
          <w:lang w:val="en-US"/>
        </w:rPr>
        <w:t>che</w:t>
      </w:r>
      <w:proofErr w:type="spellEnd"/>
      <w:r w:rsidRPr="003459C0">
        <w:rPr>
          <w:lang w:val="en-US"/>
        </w:rPr>
        <w:t xml:space="preserve"> </w:t>
      </w:r>
      <w:proofErr w:type="spellStart"/>
      <w:r w:rsidRPr="003459C0">
        <w:rPr>
          <w:lang w:val="en-US"/>
        </w:rPr>
        <w:t>mirano</w:t>
      </w:r>
      <w:proofErr w:type="spellEnd"/>
      <w:r w:rsidRPr="003459C0">
        <w:rPr>
          <w:lang w:val="en-US"/>
        </w:rPr>
        <w:t xml:space="preserve"> a </w:t>
      </w:r>
      <w:proofErr w:type="spellStart"/>
      <w:r w:rsidRPr="003459C0">
        <w:rPr>
          <w:lang w:val="en-US"/>
        </w:rPr>
        <w:t>migliorare</w:t>
      </w:r>
      <w:proofErr w:type="spellEnd"/>
      <w:r w:rsidRPr="003459C0">
        <w:rPr>
          <w:lang w:val="en-US"/>
        </w:rPr>
        <w:t xml:space="preserve"> le </w:t>
      </w:r>
      <w:proofErr w:type="spellStart"/>
      <w:r w:rsidRPr="003459C0">
        <w:rPr>
          <w:lang w:val="en-US"/>
        </w:rPr>
        <w:t>pratiche</w:t>
      </w:r>
      <w:proofErr w:type="spellEnd"/>
      <w:r w:rsidRPr="003459C0">
        <w:rPr>
          <w:lang w:val="en-US"/>
        </w:rPr>
        <w:t xml:space="preserve"> di </w:t>
      </w:r>
      <w:proofErr w:type="spellStart"/>
      <w:r w:rsidRPr="003459C0">
        <w:rPr>
          <w:lang w:val="en-US"/>
        </w:rPr>
        <w:t>sviluppo</w:t>
      </w:r>
      <w:proofErr w:type="spellEnd"/>
      <w:r w:rsidRPr="003459C0">
        <w:rPr>
          <w:lang w:val="en-US"/>
        </w:rPr>
        <w:t xml:space="preserve"> del software e a </w:t>
      </w:r>
      <w:proofErr w:type="spellStart"/>
      <w:r w:rsidRPr="003459C0">
        <w:rPr>
          <w:lang w:val="en-US"/>
        </w:rPr>
        <w:t>fortificare</w:t>
      </w:r>
      <w:proofErr w:type="spellEnd"/>
      <w:r w:rsidRPr="003459C0">
        <w:rPr>
          <w:lang w:val="en-US"/>
        </w:rPr>
        <w:t xml:space="preserve"> le </w:t>
      </w:r>
      <w:proofErr w:type="spellStart"/>
      <w:r w:rsidRPr="003459C0">
        <w:rPr>
          <w:lang w:val="en-US"/>
        </w:rPr>
        <w:t>loro</w:t>
      </w:r>
      <w:proofErr w:type="spellEnd"/>
      <w:r w:rsidRPr="003459C0">
        <w:rPr>
          <w:lang w:val="en-US"/>
        </w:rPr>
        <w:t xml:space="preserve"> </w:t>
      </w:r>
      <w:proofErr w:type="spellStart"/>
      <w:r w:rsidRPr="003459C0">
        <w:rPr>
          <w:lang w:val="en-US"/>
        </w:rPr>
        <w:t>difese</w:t>
      </w:r>
      <w:proofErr w:type="spellEnd"/>
      <w:r w:rsidRPr="003459C0">
        <w:rPr>
          <w:lang w:val="en-US"/>
        </w:rPr>
        <w:t xml:space="preserve"> </w:t>
      </w:r>
      <w:proofErr w:type="spellStart"/>
      <w:r w:rsidRPr="003459C0">
        <w:rPr>
          <w:lang w:val="en-US"/>
        </w:rPr>
        <w:t>contro</w:t>
      </w:r>
      <w:proofErr w:type="spellEnd"/>
      <w:r w:rsidRPr="003459C0">
        <w:rPr>
          <w:lang w:val="en-US"/>
        </w:rPr>
        <w:t xml:space="preserve"> </w:t>
      </w:r>
      <w:proofErr w:type="spellStart"/>
      <w:r w:rsidRPr="003459C0">
        <w:rPr>
          <w:lang w:val="en-US"/>
        </w:rPr>
        <w:t>attacchi</w:t>
      </w:r>
      <w:proofErr w:type="spellEnd"/>
      <w:r w:rsidRPr="003459C0">
        <w:rPr>
          <w:lang w:val="en-US"/>
        </w:rPr>
        <w:t xml:space="preserve"> </w:t>
      </w:r>
      <w:proofErr w:type="spellStart"/>
      <w:r w:rsidRPr="003459C0">
        <w:rPr>
          <w:lang w:val="en-US"/>
        </w:rPr>
        <w:t>informatici</w:t>
      </w:r>
      <w:proofErr w:type="spellEnd"/>
      <w:r w:rsidRPr="003459C0">
        <w:rPr>
          <w:lang w:val="en-US"/>
        </w:rPr>
        <w:t xml:space="preserve">. Le CWE, </w:t>
      </w:r>
      <w:proofErr w:type="spellStart"/>
      <w:r w:rsidRPr="003459C0">
        <w:rPr>
          <w:lang w:val="en-US"/>
        </w:rPr>
        <w:t>mantenute</w:t>
      </w:r>
      <w:proofErr w:type="spellEnd"/>
      <w:r w:rsidRPr="003459C0">
        <w:rPr>
          <w:lang w:val="en-US"/>
        </w:rPr>
        <w:t xml:space="preserve"> </w:t>
      </w:r>
      <w:proofErr w:type="spellStart"/>
      <w:r w:rsidRPr="003459C0">
        <w:rPr>
          <w:lang w:val="en-US"/>
        </w:rPr>
        <w:t>anch'esse</w:t>
      </w:r>
      <w:proofErr w:type="spellEnd"/>
      <w:r w:rsidRPr="003459C0">
        <w:rPr>
          <w:lang w:val="en-US"/>
        </w:rPr>
        <w:t xml:space="preserve"> </w:t>
      </w:r>
      <w:proofErr w:type="spellStart"/>
      <w:r w:rsidRPr="003459C0">
        <w:rPr>
          <w:lang w:val="en-US"/>
        </w:rPr>
        <w:t>dalla</w:t>
      </w:r>
      <w:proofErr w:type="spellEnd"/>
      <w:r w:rsidRPr="003459C0">
        <w:rPr>
          <w:lang w:val="en-US"/>
        </w:rPr>
        <w:t xml:space="preserve"> MITRE Corporation, </w:t>
      </w:r>
      <w:proofErr w:type="spellStart"/>
      <w:r w:rsidRPr="003459C0">
        <w:rPr>
          <w:lang w:val="en-US"/>
        </w:rPr>
        <w:t>offrono</w:t>
      </w:r>
      <w:proofErr w:type="spellEnd"/>
      <w:r w:rsidRPr="003459C0">
        <w:rPr>
          <w:lang w:val="en-US"/>
        </w:rPr>
        <w:t xml:space="preserve"> </w:t>
      </w:r>
      <w:proofErr w:type="spellStart"/>
      <w:r w:rsidRPr="003459C0">
        <w:rPr>
          <w:lang w:val="en-US"/>
        </w:rPr>
        <w:t>una</w:t>
      </w:r>
      <w:proofErr w:type="spellEnd"/>
      <w:r w:rsidRPr="003459C0">
        <w:rPr>
          <w:lang w:val="en-US"/>
        </w:rPr>
        <w:t xml:space="preserve"> </w:t>
      </w:r>
      <w:proofErr w:type="spellStart"/>
      <w:r w:rsidRPr="003459C0">
        <w:rPr>
          <w:lang w:val="en-US"/>
        </w:rPr>
        <w:t>struttura</w:t>
      </w:r>
      <w:proofErr w:type="spellEnd"/>
      <w:r w:rsidRPr="003459C0">
        <w:rPr>
          <w:lang w:val="en-US"/>
        </w:rPr>
        <w:t xml:space="preserve"> per </w:t>
      </w:r>
      <w:proofErr w:type="spellStart"/>
      <w:r w:rsidRPr="003459C0">
        <w:rPr>
          <w:lang w:val="en-US"/>
        </w:rPr>
        <w:t>comprendere</w:t>
      </w:r>
      <w:proofErr w:type="spellEnd"/>
      <w:r w:rsidRPr="003459C0">
        <w:rPr>
          <w:lang w:val="en-US"/>
        </w:rPr>
        <w:t xml:space="preserve"> le cause </w:t>
      </w:r>
      <w:proofErr w:type="spellStart"/>
      <w:r w:rsidRPr="003459C0">
        <w:rPr>
          <w:lang w:val="en-US"/>
        </w:rPr>
        <w:t>radice</w:t>
      </w:r>
      <w:proofErr w:type="spellEnd"/>
      <w:r w:rsidRPr="003459C0">
        <w:rPr>
          <w:lang w:val="en-US"/>
        </w:rPr>
        <w:t xml:space="preserve"> </w:t>
      </w:r>
      <w:proofErr w:type="spellStart"/>
      <w:r w:rsidRPr="003459C0">
        <w:rPr>
          <w:lang w:val="en-US"/>
        </w:rPr>
        <w:t>delle</w:t>
      </w:r>
      <w:proofErr w:type="spellEnd"/>
      <w:r w:rsidRPr="003459C0">
        <w:rPr>
          <w:lang w:val="en-US"/>
        </w:rPr>
        <w:t xml:space="preserve"> </w:t>
      </w:r>
      <w:proofErr w:type="spellStart"/>
      <w:r w:rsidRPr="003459C0">
        <w:rPr>
          <w:lang w:val="en-US"/>
        </w:rPr>
        <w:t>vulnerabilità</w:t>
      </w:r>
      <w:proofErr w:type="spellEnd"/>
      <w:r w:rsidRPr="003459C0">
        <w:rPr>
          <w:lang w:val="en-US"/>
        </w:rPr>
        <w:t xml:space="preserve">, </w:t>
      </w:r>
      <w:proofErr w:type="spellStart"/>
      <w:r w:rsidRPr="003459C0">
        <w:rPr>
          <w:lang w:val="en-US"/>
        </w:rPr>
        <w:t>facilitando</w:t>
      </w:r>
      <w:proofErr w:type="spellEnd"/>
      <w:r w:rsidRPr="003459C0">
        <w:rPr>
          <w:lang w:val="en-US"/>
        </w:rPr>
        <w:t xml:space="preserve"> la </w:t>
      </w:r>
      <w:proofErr w:type="spellStart"/>
      <w:r w:rsidRPr="003459C0">
        <w:rPr>
          <w:lang w:val="en-US"/>
        </w:rPr>
        <w:t>prevenzione</w:t>
      </w:r>
      <w:proofErr w:type="spellEnd"/>
      <w:r w:rsidRPr="003459C0">
        <w:rPr>
          <w:lang w:val="en-US"/>
        </w:rPr>
        <w:t xml:space="preserve"> e la </w:t>
      </w:r>
      <w:proofErr w:type="spellStart"/>
      <w:r w:rsidRPr="003459C0">
        <w:rPr>
          <w:lang w:val="en-US"/>
        </w:rPr>
        <w:t>mitigazione</w:t>
      </w:r>
      <w:proofErr w:type="spellEnd"/>
      <w:r w:rsidRPr="003459C0">
        <w:rPr>
          <w:lang w:val="en-US"/>
        </w:rPr>
        <w:t xml:space="preserve"> </w:t>
      </w:r>
      <w:proofErr w:type="spellStart"/>
      <w:r w:rsidRPr="003459C0">
        <w:rPr>
          <w:lang w:val="en-US"/>
        </w:rPr>
        <w:t>delle</w:t>
      </w:r>
      <w:proofErr w:type="spellEnd"/>
      <w:r w:rsidRPr="003459C0">
        <w:rPr>
          <w:lang w:val="en-US"/>
        </w:rPr>
        <w:t xml:space="preserve"> </w:t>
      </w:r>
      <w:proofErr w:type="spellStart"/>
      <w:r w:rsidRPr="003459C0">
        <w:rPr>
          <w:lang w:val="en-US"/>
        </w:rPr>
        <w:t>stesse</w:t>
      </w:r>
      <w:proofErr w:type="spellEnd"/>
      <w:r w:rsidRPr="003459C0">
        <w:rPr>
          <w:lang w:val="en-US"/>
        </w:rPr>
        <w:t xml:space="preserve"> fin </w:t>
      </w:r>
      <w:proofErr w:type="spellStart"/>
      <w:r w:rsidRPr="003459C0">
        <w:rPr>
          <w:lang w:val="en-US"/>
        </w:rPr>
        <w:t>dalle</w:t>
      </w:r>
      <w:proofErr w:type="spellEnd"/>
      <w:r w:rsidRPr="003459C0">
        <w:rPr>
          <w:lang w:val="en-US"/>
        </w:rPr>
        <w:t xml:space="preserve"> </w:t>
      </w:r>
      <w:proofErr w:type="spellStart"/>
      <w:r w:rsidRPr="003459C0">
        <w:rPr>
          <w:lang w:val="en-US"/>
        </w:rPr>
        <w:t>fasi</w:t>
      </w:r>
      <w:proofErr w:type="spellEnd"/>
      <w:r w:rsidRPr="003459C0">
        <w:rPr>
          <w:lang w:val="en-US"/>
        </w:rPr>
        <w:t xml:space="preserve"> </w:t>
      </w:r>
      <w:proofErr w:type="spellStart"/>
      <w:r w:rsidRPr="003459C0">
        <w:rPr>
          <w:lang w:val="en-US"/>
        </w:rPr>
        <w:t>iniziali</w:t>
      </w:r>
      <w:proofErr w:type="spellEnd"/>
      <w:r w:rsidRPr="003459C0">
        <w:rPr>
          <w:lang w:val="en-US"/>
        </w:rPr>
        <w:t xml:space="preserve"> </w:t>
      </w:r>
      <w:proofErr w:type="spellStart"/>
      <w:r w:rsidRPr="003459C0">
        <w:rPr>
          <w:lang w:val="en-US"/>
        </w:rPr>
        <w:t>dello</w:t>
      </w:r>
      <w:proofErr w:type="spellEnd"/>
      <w:r w:rsidRPr="003459C0">
        <w:rPr>
          <w:lang w:val="en-US"/>
        </w:rPr>
        <w:t xml:space="preserve"> </w:t>
      </w:r>
      <w:proofErr w:type="spellStart"/>
      <w:r w:rsidRPr="003459C0">
        <w:rPr>
          <w:lang w:val="en-US"/>
        </w:rPr>
        <w:t>sviluppo</w:t>
      </w:r>
      <w:proofErr w:type="spellEnd"/>
      <w:r w:rsidRPr="003459C0">
        <w:rPr>
          <w:lang w:val="en-US"/>
        </w:rPr>
        <w:t xml:space="preserve"> del software.</w:t>
      </w:r>
    </w:p>
    <w:p w14:paraId="30A748FE" w14:textId="359032B5" w:rsidR="003459C0" w:rsidRDefault="003459C0" w:rsidP="003459C0">
      <w:pPr>
        <w:rPr>
          <w:lang w:val="en-US"/>
        </w:rPr>
      </w:pPr>
      <w:r w:rsidRPr="003459C0">
        <w:rPr>
          <w:lang w:val="en-US"/>
        </w:rPr>
        <w:t xml:space="preserve">Le CWE, </w:t>
      </w:r>
      <w:proofErr w:type="spellStart"/>
      <w:r w:rsidRPr="003459C0">
        <w:rPr>
          <w:lang w:val="en-US"/>
        </w:rPr>
        <w:t>attraverso</w:t>
      </w:r>
      <w:proofErr w:type="spellEnd"/>
      <w:r w:rsidRPr="003459C0">
        <w:rPr>
          <w:lang w:val="en-US"/>
        </w:rPr>
        <w:t xml:space="preserve"> la </w:t>
      </w:r>
      <w:proofErr w:type="spellStart"/>
      <w:r w:rsidRPr="003459C0">
        <w:rPr>
          <w:lang w:val="en-US"/>
        </w:rPr>
        <w:t>loro</w:t>
      </w:r>
      <w:proofErr w:type="spellEnd"/>
      <w:r w:rsidRPr="003459C0">
        <w:rPr>
          <w:lang w:val="en-US"/>
        </w:rPr>
        <w:t xml:space="preserve"> </w:t>
      </w:r>
      <w:proofErr w:type="spellStart"/>
      <w:r w:rsidRPr="003459C0">
        <w:rPr>
          <w:lang w:val="en-US"/>
        </w:rPr>
        <w:t>classificazione</w:t>
      </w:r>
      <w:proofErr w:type="spellEnd"/>
      <w:r w:rsidRPr="003459C0">
        <w:rPr>
          <w:lang w:val="en-US"/>
        </w:rPr>
        <w:t xml:space="preserve">, </w:t>
      </w:r>
      <w:proofErr w:type="spellStart"/>
      <w:r w:rsidRPr="003459C0">
        <w:rPr>
          <w:lang w:val="en-US"/>
        </w:rPr>
        <w:t>permettono</w:t>
      </w:r>
      <w:proofErr w:type="spellEnd"/>
      <w:r w:rsidRPr="003459C0">
        <w:rPr>
          <w:lang w:val="en-US"/>
        </w:rPr>
        <w:t xml:space="preserve"> di </w:t>
      </w:r>
      <w:proofErr w:type="spellStart"/>
      <w:r w:rsidRPr="003459C0">
        <w:rPr>
          <w:b/>
          <w:bCs/>
          <w:lang w:val="en-US"/>
        </w:rPr>
        <w:t>identificare</w:t>
      </w:r>
      <w:proofErr w:type="spellEnd"/>
      <w:r w:rsidRPr="003459C0">
        <w:rPr>
          <w:lang w:val="en-US"/>
        </w:rPr>
        <w:t xml:space="preserve"> </w:t>
      </w:r>
      <w:proofErr w:type="spellStart"/>
      <w:r w:rsidRPr="003459C0">
        <w:rPr>
          <w:b/>
          <w:bCs/>
          <w:lang w:val="en-US"/>
        </w:rPr>
        <w:t>modelli</w:t>
      </w:r>
      <w:proofErr w:type="spellEnd"/>
      <w:r w:rsidRPr="003459C0">
        <w:rPr>
          <w:lang w:val="en-US"/>
        </w:rPr>
        <w:t xml:space="preserve"> </w:t>
      </w:r>
      <w:proofErr w:type="spellStart"/>
      <w:r w:rsidRPr="003459C0">
        <w:rPr>
          <w:b/>
          <w:bCs/>
          <w:lang w:val="en-US"/>
        </w:rPr>
        <w:t>ricorrenti</w:t>
      </w:r>
      <w:proofErr w:type="spellEnd"/>
      <w:r w:rsidRPr="003459C0">
        <w:rPr>
          <w:lang w:val="en-US"/>
        </w:rPr>
        <w:t xml:space="preserve"> </w:t>
      </w:r>
      <w:r w:rsidRPr="003459C0">
        <w:rPr>
          <w:b/>
          <w:bCs/>
          <w:lang w:val="en-US"/>
        </w:rPr>
        <w:t>di</w:t>
      </w:r>
      <w:r w:rsidRPr="003459C0">
        <w:rPr>
          <w:lang w:val="en-US"/>
        </w:rPr>
        <w:t xml:space="preserve"> </w:t>
      </w:r>
      <w:proofErr w:type="spellStart"/>
      <w:r w:rsidRPr="003459C0">
        <w:rPr>
          <w:b/>
          <w:bCs/>
          <w:lang w:val="en-US"/>
        </w:rPr>
        <w:t>errori</w:t>
      </w:r>
      <w:proofErr w:type="spellEnd"/>
      <w:r w:rsidRPr="003459C0">
        <w:rPr>
          <w:lang w:val="en-US"/>
        </w:rPr>
        <w:t xml:space="preserve"> di </w:t>
      </w:r>
      <w:proofErr w:type="spellStart"/>
      <w:r w:rsidRPr="003459C0">
        <w:rPr>
          <w:lang w:val="en-US"/>
        </w:rPr>
        <w:t>programmazione</w:t>
      </w:r>
      <w:proofErr w:type="spellEnd"/>
      <w:r w:rsidRPr="003459C0">
        <w:rPr>
          <w:lang w:val="en-US"/>
        </w:rPr>
        <w:t xml:space="preserve"> </w:t>
      </w:r>
      <w:r w:rsidRPr="003459C0">
        <w:rPr>
          <w:b/>
          <w:bCs/>
          <w:lang w:val="en-US"/>
        </w:rPr>
        <w:t>e</w:t>
      </w:r>
      <w:r w:rsidRPr="003459C0">
        <w:rPr>
          <w:lang w:val="en-US"/>
        </w:rPr>
        <w:t xml:space="preserve"> </w:t>
      </w:r>
      <w:proofErr w:type="spellStart"/>
      <w:r w:rsidRPr="003459C0">
        <w:rPr>
          <w:b/>
          <w:bCs/>
          <w:lang w:val="en-US"/>
        </w:rPr>
        <w:t>difetti</w:t>
      </w:r>
      <w:proofErr w:type="spellEnd"/>
      <w:r w:rsidRPr="003459C0">
        <w:rPr>
          <w:lang w:val="en-US"/>
        </w:rPr>
        <w:t xml:space="preserve"> </w:t>
      </w:r>
      <w:r w:rsidRPr="003459C0">
        <w:rPr>
          <w:b/>
          <w:bCs/>
          <w:lang w:val="en-US"/>
        </w:rPr>
        <w:t>di</w:t>
      </w:r>
      <w:r w:rsidRPr="003459C0">
        <w:rPr>
          <w:lang w:val="en-US"/>
        </w:rPr>
        <w:t xml:space="preserve"> </w:t>
      </w:r>
      <w:r w:rsidRPr="003459C0">
        <w:rPr>
          <w:b/>
          <w:bCs/>
          <w:lang w:val="en-US"/>
        </w:rPr>
        <w:t>design</w:t>
      </w:r>
      <w:r w:rsidRPr="003459C0">
        <w:rPr>
          <w:lang w:val="en-US"/>
        </w:rPr>
        <w:t xml:space="preserve">, </w:t>
      </w:r>
      <w:proofErr w:type="spellStart"/>
      <w:r w:rsidRPr="003459C0">
        <w:rPr>
          <w:lang w:val="en-US"/>
        </w:rPr>
        <w:t>promuovendo</w:t>
      </w:r>
      <w:proofErr w:type="spellEnd"/>
      <w:r w:rsidRPr="003459C0">
        <w:rPr>
          <w:lang w:val="en-US"/>
        </w:rPr>
        <w:t xml:space="preserve"> un </w:t>
      </w:r>
      <w:proofErr w:type="spellStart"/>
      <w:r w:rsidRPr="003459C0">
        <w:rPr>
          <w:lang w:val="en-US"/>
        </w:rPr>
        <w:t>approccio</w:t>
      </w:r>
      <w:proofErr w:type="spellEnd"/>
      <w:r w:rsidRPr="003459C0">
        <w:rPr>
          <w:lang w:val="en-US"/>
        </w:rPr>
        <w:t xml:space="preserve"> </w:t>
      </w:r>
      <w:proofErr w:type="spellStart"/>
      <w:r w:rsidRPr="003459C0">
        <w:rPr>
          <w:lang w:val="en-US"/>
        </w:rPr>
        <w:t>proattivo</w:t>
      </w:r>
      <w:proofErr w:type="spellEnd"/>
      <w:r w:rsidRPr="003459C0">
        <w:rPr>
          <w:lang w:val="en-US"/>
        </w:rPr>
        <w:t xml:space="preserve"> </w:t>
      </w:r>
      <w:proofErr w:type="spellStart"/>
      <w:r w:rsidRPr="003459C0">
        <w:rPr>
          <w:lang w:val="en-US"/>
        </w:rPr>
        <w:t>alla</w:t>
      </w:r>
      <w:proofErr w:type="spellEnd"/>
      <w:r w:rsidRPr="003459C0">
        <w:rPr>
          <w:lang w:val="en-US"/>
        </w:rPr>
        <w:t xml:space="preserve"> </w:t>
      </w:r>
      <w:proofErr w:type="spellStart"/>
      <w:r w:rsidRPr="003459C0">
        <w:rPr>
          <w:lang w:val="en-US"/>
        </w:rPr>
        <w:t>sicurezza</w:t>
      </w:r>
      <w:proofErr w:type="spellEnd"/>
      <w:r w:rsidRPr="003459C0">
        <w:rPr>
          <w:lang w:val="en-US"/>
        </w:rPr>
        <w:t xml:space="preserve"> </w:t>
      </w:r>
      <w:proofErr w:type="spellStart"/>
      <w:r w:rsidRPr="003459C0">
        <w:rPr>
          <w:lang w:val="en-US"/>
        </w:rPr>
        <w:t>che</w:t>
      </w:r>
      <w:proofErr w:type="spellEnd"/>
      <w:r w:rsidRPr="003459C0">
        <w:rPr>
          <w:lang w:val="en-US"/>
        </w:rPr>
        <w:t xml:space="preserve"> </w:t>
      </w:r>
      <w:proofErr w:type="spellStart"/>
      <w:r w:rsidRPr="003459C0">
        <w:rPr>
          <w:lang w:val="en-US"/>
        </w:rPr>
        <w:t>va</w:t>
      </w:r>
      <w:proofErr w:type="spellEnd"/>
      <w:r w:rsidRPr="003459C0">
        <w:rPr>
          <w:lang w:val="en-US"/>
        </w:rPr>
        <w:t xml:space="preserve"> </w:t>
      </w:r>
      <w:proofErr w:type="spellStart"/>
      <w:r w:rsidRPr="003459C0">
        <w:rPr>
          <w:lang w:val="en-US"/>
        </w:rPr>
        <w:t>oltre</w:t>
      </w:r>
      <w:proofErr w:type="spellEnd"/>
      <w:r w:rsidRPr="003459C0">
        <w:rPr>
          <w:lang w:val="en-US"/>
        </w:rPr>
        <w:t xml:space="preserve"> la semplice </w:t>
      </w:r>
      <w:proofErr w:type="spellStart"/>
      <w:r w:rsidRPr="003459C0">
        <w:rPr>
          <w:lang w:val="en-US"/>
        </w:rPr>
        <w:t>reazione</w:t>
      </w:r>
      <w:proofErr w:type="spellEnd"/>
      <w:r w:rsidRPr="003459C0">
        <w:rPr>
          <w:lang w:val="en-US"/>
        </w:rPr>
        <w:t xml:space="preserve"> alle </w:t>
      </w:r>
      <w:proofErr w:type="spellStart"/>
      <w:r w:rsidRPr="003459C0">
        <w:rPr>
          <w:lang w:val="en-US"/>
        </w:rPr>
        <w:t>minacce</w:t>
      </w:r>
      <w:proofErr w:type="spellEnd"/>
      <w:r w:rsidRPr="003459C0">
        <w:rPr>
          <w:lang w:val="en-US"/>
        </w:rPr>
        <w:t xml:space="preserve"> </w:t>
      </w:r>
      <w:proofErr w:type="spellStart"/>
      <w:r w:rsidRPr="003459C0">
        <w:rPr>
          <w:lang w:val="en-US"/>
        </w:rPr>
        <w:t>identificate</w:t>
      </w:r>
      <w:proofErr w:type="spellEnd"/>
      <w:r w:rsidRPr="003459C0">
        <w:rPr>
          <w:lang w:val="en-US"/>
        </w:rPr>
        <w:t xml:space="preserve"> </w:t>
      </w:r>
      <w:proofErr w:type="spellStart"/>
      <w:r w:rsidRPr="003459C0">
        <w:rPr>
          <w:lang w:val="en-US"/>
        </w:rPr>
        <w:t>tramite</w:t>
      </w:r>
      <w:proofErr w:type="spellEnd"/>
      <w:r w:rsidRPr="003459C0">
        <w:rPr>
          <w:lang w:val="en-US"/>
        </w:rPr>
        <w:t xml:space="preserve"> CVE. </w:t>
      </w:r>
      <w:proofErr w:type="spellStart"/>
      <w:r w:rsidRPr="003459C0">
        <w:rPr>
          <w:lang w:val="en-US"/>
        </w:rPr>
        <w:t>Questo</w:t>
      </w:r>
      <w:proofErr w:type="spellEnd"/>
      <w:r w:rsidRPr="003459C0">
        <w:rPr>
          <w:lang w:val="en-US"/>
        </w:rPr>
        <w:t xml:space="preserve"> </w:t>
      </w:r>
      <w:proofErr w:type="spellStart"/>
      <w:r w:rsidRPr="003459C0">
        <w:rPr>
          <w:lang w:val="en-US"/>
        </w:rPr>
        <w:t>approccio</w:t>
      </w:r>
      <w:proofErr w:type="spellEnd"/>
      <w:r w:rsidRPr="003459C0">
        <w:rPr>
          <w:lang w:val="en-US"/>
        </w:rPr>
        <w:t xml:space="preserve"> </w:t>
      </w:r>
      <w:proofErr w:type="spellStart"/>
      <w:r w:rsidRPr="003459C0">
        <w:rPr>
          <w:lang w:val="en-US"/>
        </w:rPr>
        <w:t>aiuta</w:t>
      </w:r>
      <w:proofErr w:type="spellEnd"/>
      <w:r w:rsidRPr="003459C0">
        <w:rPr>
          <w:lang w:val="en-US"/>
        </w:rPr>
        <w:t xml:space="preserve"> a </w:t>
      </w:r>
      <w:proofErr w:type="spellStart"/>
      <w:r w:rsidRPr="003459C0">
        <w:rPr>
          <w:lang w:val="en-US"/>
        </w:rPr>
        <w:t>costruire</w:t>
      </w:r>
      <w:proofErr w:type="spellEnd"/>
      <w:r w:rsidRPr="003459C0">
        <w:rPr>
          <w:lang w:val="en-US"/>
        </w:rPr>
        <w:t xml:space="preserve"> software </w:t>
      </w:r>
      <w:proofErr w:type="spellStart"/>
      <w:r w:rsidRPr="003459C0">
        <w:rPr>
          <w:lang w:val="en-US"/>
        </w:rPr>
        <w:t>intrinsecamente</w:t>
      </w:r>
      <w:proofErr w:type="spellEnd"/>
      <w:r w:rsidRPr="003459C0">
        <w:rPr>
          <w:lang w:val="en-US"/>
        </w:rPr>
        <w:t xml:space="preserve"> </w:t>
      </w:r>
      <w:proofErr w:type="spellStart"/>
      <w:r w:rsidRPr="003459C0">
        <w:rPr>
          <w:lang w:val="en-US"/>
        </w:rPr>
        <w:t>più</w:t>
      </w:r>
      <w:proofErr w:type="spellEnd"/>
      <w:r w:rsidRPr="003459C0">
        <w:rPr>
          <w:lang w:val="en-US"/>
        </w:rPr>
        <w:t xml:space="preserve"> </w:t>
      </w:r>
      <w:proofErr w:type="spellStart"/>
      <w:r w:rsidRPr="003459C0">
        <w:rPr>
          <w:lang w:val="en-US"/>
        </w:rPr>
        <w:t>sicuri</w:t>
      </w:r>
      <w:proofErr w:type="spellEnd"/>
      <w:r w:rsidRPr="003459C0">
        <w:rPr>
          <w:lang w:val="en-US"/>
        </w:rPr>
        <w:t xml:space="preserve">, </w:t>
      </w:r>
      <w:proofErr w:type="spellStart"/>
      <w:r w:rsidRPr="003459C0">
        <w:rPr>
          <w:lang w:val="en-US"/>
        </w:rPr>
        <w:t>riducendo</w:t>
      </w:r>
      <w:proofErr w:type="spellEnd"/>
      <w:r w:rsidRPr="003459C0">
        <w:rPr>
          <w:lang w:val="en-US"/>
        </w:rPr>
        <w:t xml:space="preserve"> la </w:t>
      </w:r>
      <w:proofErr w:type="spellStart"/>
      <w:r w:rsidRPr="003459C0">
        <w:rPr>
          <w:lang w:val="en-US"/>
        </w:rPr>
        <w:t>superficie</w:t>
      </w:r>
      <w:proofErr w:type="spellEnd"/>
      <w:r w:rsidRPr="003459C0">
        <w:rPr>
          <w:lang w:val="en-US"/>
        </w:rPr>
        <w:t xml:space="preserve"> di </w:t>
      </w:r>
      <w:proofErr w:type="spellStart"/>
      <w:r w:rsidRPr="003459C0">
        <w:rPr>
          <w:lang w:val="en-US"/>
        </w:rPr>
        <w:t>attacco</w:t>
      </w:r>
      <w:proofErr w:type="spellEnd"/>
      <w:r w:rsidRPr="003459C0">
        <w:rPr>
          <w:lang w:val="en-US"/>
        </w:rPr>
        <w:t xml:space="preserve"> </w:t>
      </w:r>
      <w:proofErr w:type="spellStart"/>
      <w:r w:rsidRPr="003459C0">
        <w:rPr>
          <w:lang w:val="en-US"/>
        </w:rPr>
        <w:t>disponibile</w:t>
      </w:r>
      <w:proofErr w:type="spellEnd"/>
      <w:r w:rsidRPr="003459C0">
        <w:rPr>
          <w:lang w:val="en-US"/>
        </w:rPr>
        <w:t xml:space="preserve"> </w:t>
      </w:r>
      <w:proofErr w:type="spellStart"/>
      <w:r w:rsidRPr="003459C0">
        <w:rPr>
          <w:lang w:val="en-US"/>
        </w:rPr>
        <w:t>agli</w:t>
      </w:r>
      <w:proofErr w:type="spellEnd"/>
      <w:r w:rsidRPr="003459C0">
        <w:rPr>
          <w:lang w:val="en-US"/>
        </w:rPr>
        <w:t xml:space="preserve"> </w:t>
      </w:r>
      <w:proofErr w:type="spellStart"/>
      <w:r w:rsidRPr="003459C0">
        <w:rPr>
          <w:lang w:val="en-US"/>
        </w:rPr>
        <w:t>aggressori</w:t>
      </w:r>
      <w:proofErr w:type="spellEnd"/>
      <w:r w:rsidRPr="003459C0">
        <w:rPr>
          <w:lang w:val="en-US"/>
        </w:rPr>
        <w:t>.</w:t>
      </w:r>
    </w:p>
    <w:p w14:paraId="6514E9B6" w14:textId="593FCF66" w:rsidR="00655C8E" w:rsidRDefault="00924DD2" w:rsidP="00655C8E">
      <w:r>
        <w:t>Dalle CWE inoltre è possibile ricollegarsi alle</w:t>
      </w:r>
      <w:r w:rsidRPr="00924DD2">
        <w:t xml:space="preserve"> </w:t>
      </w:r>
      <w:r w:rsidRPr="00924DD2">
        <w:rPr>
          <w:b/>
          <w:bCs/>
        </w:rPr>
        <w:t xml:space="preserve">Common Attack Pattern </w:t>
      </w:r>
      <w:proofErr w:type="spellStart"/>
      <w:r w:rsidRPr="00924DD2">
        <w:rPr>
          <w:b/>
          <w:bCs/>
        </w:rPr>
        <w:t>Enumeration</w:t>
      </w:r>
      <w:proofErr w:type="spellEnd"/>
      <w:r w:rsidRPr="00924DD2">
        <w:rPr>
          <w:b/>
          <w:bCs/>
        </w:rPr>
        <w:t xml:space="preserve"> and </w:t>
      </w:r>
      <w:proofErr w:type="spellStart"/>
      <w:r w:rsidRPr="00924DD2">
        <w:rPr>
          <w:b/>
          <w:bCs/>
        </w:rPr>
        <w:t>Classification</w:t>
      </w:r>
      <w:proofErr w:type="spellEnd"/>
      <w:r>
        <w:rPr>
          <w:b/>
          <w:bCs/>
        </w:rPr>
        <w:t xml:space="preserve"> </w:t>
      </w:r>
      <w:r w:rsidRPr="00924DD2">
        <w:t>(</w:t>
      </w:r>
      <w:r>
        <w:rPr>
          <w:b/>
          <w:bCs/>
        </w:rPr>
        <w:t>CAPEC</w:t>
      </w:r>
      <w:r>
        <w:t xml:space="preserve">), nate nel 2007, sono un dizionario di pattern di attacco conosciuti e utilizzati dagli esperti del settore per prevenire aggressioni a sistemi informatici identificate e mappate tramite il </w:t>
      </w:r>
      <w:r w:rsidRPr="00924DD2">
        <w:rPr>
          <w:b/>
          <w:bCs/>
        </w:rPr>
        <w:t>MITRE ATT&amp;CK Framework</w:t>
      </w:r>
      <w:r w:rsidR="00BB2D61">
        <w:rPr>
          <w:b/>
          <w:bCs/>
        </w:rPr>
        <w:t xml:space="preserve"> </w:t>
      </w:r>
      <w:r w:rsidR="00BB2D61">
        <w:t>(figura 2)</w:t>
      </w:r>
      <w:r>
        <w:t>.</w:t>
      </w:r>
    </w:p>
    <w:p w14:paraId="6B1C17D5" w14:textId="67E81327" w:rsidR="00924DD2" w:rsidRPr="00924DD2" w:rsidRDefault="00BB2D61" w:rsidP="00BB2D61">
      <w:pPr>
        <w:jc w:val="center"/>
      </w:pPr>
      <w:r>
        <w:rPr>
          <w:noProof/>
        </w:rPr>
        <w:drawing>
          <wp:inline distT="0" distB="0" distL="0" distR="0" wp14:anchorId="6B1279D6" wp14:editId="25F04C2B">
            <wp:extent cx="4584065" cy="2400871"/>
            <wp:effectExtent l="0" t="0" r="6985" b="0"/>
            <wp:docPr id="2" name="Immagine 2" descr="Representation of how MITRE leverages the CVE and CWE systems to develop its ATT&amp;CK framework. Source: fnCy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resentation of how MITRE leverages the CVE and CWE systems to develop its ATT&amp;CK framework. Source: fnCyb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9374" cy="2403652"/>
                    </a:xfrm>
                    <a:prstGeom prst="rect">
                      <a:avLst/>
                    </a:prstGeom>
                    <a:noFill/>
                    <a:ln>
                      <a:noFill/>
                    </a:ln>
                  </pic:spPr>
                </pic:pic>
              </a:graphicData>
            </a:graphic>
          </wp:inline>
        </w:drawing>
      </w:r>
      <w:r>
        <w:br/>
      </w:r>
      <w:r w:rsidRPr="00B75024">
        <w:rPr>
          <w:sz w:val="20"/>
          <w:szCs w:val="20"/>
        </w:rPr>
        <w:t xml:space="preserve">Figura 2: </w:t>
      </w:r>
      <w:r w:rsidR="00C9669A" w:rsidRPr="00B75024">
        <w:rPr>
          <w:sz w:val="20"/>
          <w:szCs w:val="20"/>
        </w:rPr>
        <w:t>Tassonomia</w:t>
      </w:r>
      <w:r w:rsidRPr="00B75024">
        <w:rPr>
          <w:sz w:val="20"/>
          <w:szCs w:val="20"/>
        </w:rPr>
        <w:t xml:space="preserve"> di come MITRE sfrutta </w:t>
      </w:r>
      <w:r w:rsidR="00C9669A" w:rsidRPr="00B75024">
        <w:rPr>
          <w:sz w:val="20"/>
          <w:szCs w:val="20"/>
        </w:rPr>
        <w:t>C</w:t>
      </w:r>
      <w:r w:rsidRPr="00B75024">
        <w:rPr>
          <w:sz w:val="20"/>
          <w:szCs w:val="20"/>
        </w:rPr>
        <w:t>VE e CWE per creare il framework ATT&amp;CK [16]</w:t>
      </w:r>
    </w:p>
    <w:p w14:paraId="2124BF77" w14:textId="171900D4" w:rsidR="007E177D" w:rsidRPr="007E4D82" w:rsidRDefault="007E177D" w:rsidP="00B75024">
      <w:pPr>
        <w:pStyle w:val="Titolo2"/>
      </w:pPr>
      <w:bookmarkStart w:id="56" w:name="_Toc163234272"/>
      <w:r w:rsidRPr="007E4D82">
        <w:lastRenderedPageBreak/>
        <w:t>MITRE ATT&amp;CK Framework</w:t>
      </w:r>
      <w:bookmarkEnd w:id="56"/>
    </w:p>
    <w:p w14:paraId="20AE3148" w14:textId="77777777" w:rsidR="00924DD2" w:rsidRDefault="00F36A4D" w:rsidP="00F20B85">
      <w:pPr>
        <w:spacing w:after="160"/>
        <w:rPr>
          <w:rFonts w:cs="Arial"/>
        </w:rPr>
      </w:pPr>
      <w:r w:rsidRPr="00F36A4D">
        <w:rPr>
          <w:rFonts w:cs="Arial"/>
        </w:rPr>
        <w:t xml:space="preserve">In questo scenario in continua evoluzione, il </w:t>
      </w:r>
      <w:r w:rsidRPr="00633B5A">
        <w:rPr>
          <w:rFonts w:cs="Arial"/>
        </w:rPr>
        <w:t>MITRE ATT&amp;CK Framework</w:t>
      </w:r>
      <w:r w:rsidRPr="00F36A4D">
        <w:rPr>
          <w:rFonts w:cs="Arial"/>
        </w:rPr>
        <w:t xml:space="preserve"> </w:t>
      </w:r>
      <w:r w:rsidR="00633B5A">
        <w:rPr>
          <w:rFonts w:cs="Arial"/>
        </w:rPr>
        <w:t xml:space="preserve">[10] </w:t>
      </w:r>
      <w:r w:rsidRPr="00F36A4D">
        <w:rPr>
          <w:rFonts w:cs="Arial"/>
        </w:rPr>
        <w:t xml:space="preserve">emerge come uno strumento cruciale per la comprensione e la difesa contro le APT e altre minacce avanzate. </w:t>
      </w:r>
      <w:r w:rsidRPr="00633B5A">
        <w:rPr>
          <w:rFonts w:cs="Arial"/>
          <w:b/>
          <w:bCs/>
        </w:rPr>
        <w:t>ATT&amp;CK</w:t>
      </w:r>
      <w:r w:rsidRPr="00F36A4D">
        <w:rPr>
          <w:rFonts w:cs="Arial"/>
        </w:rPr>
        <w:t xml:space="preserve">, acronimo di </w:t>
      </w:r>
      <w:proofErr w:type="spellStart"/>
      <w:r w:rsidRPr="00633B5A">
        <w:rPr>
          <w:rFonts w:cs="Arial"/>
          <w:b/>
          <w:bCs/>
          <w:i/>
          <w:iCs/>
        </w:rPr>
        <w:t>Adversarial</w:t>
      </w:r>
      <w:proofErr w:type="spellEnd"/>
      <w:r w:rsidRPr="00633B5A">
        <w:rPr>
          <w:rFonts w:cs="Arial"/>
          <w:b/>
          <w:bCs/>
          <w:i/>
          <w:iCs/>
        </w:rPr>
        <w:t xml:space="preserve"> </w:t>
      </w:r>
      <w:proofErr w:type="spellStart"/>
      <w:r w:rsidRPr="00633B5A">
        <w:rPr>
          <w:rFonts w:cs="Arial"/>
          <w:b/>
          <w:bCs/>
          <w:i/>
          <w:iCs/>
        </w:rPr>
        <w:t>Tactics</w:t>
      </w:r>
      <w:proofErr w:type="spellEnd"/>
      <w:r w:rsidRPr="00633B5A">
        <w:rPr>
          <w:rFonts w:cs="Arial"/>
          <w:b/>
          <w:bCs/>
          <w:i/>
          <w:iCs/>
        </w:rPr>
        <w:t>, Techniques, and Common Knowledge</w:t>
      </w:r>
      <w:r w:rsidRPr="00F36A4D">
        <w:rPr>
          <w:rFonts w:cs="Arial"/>
        </w:rPr>
        <w:t>, è una base di conoscenza pubblicamente accessibile che cataloga e descrive in modo dettagliato</w:t>
      </w:r>
      <w:r w:rsidR="00924DD2">
        <w:rPr>
          <w:rFonts w:cs="Arial"/>
        </w:rPr>
        <w:t>:</w:t>
      </w:r>
    </w:p>
    <w:p w14:paraId="45E21C43" w14:textId="2E22C3F2" w:rsidR="00924DD2" w:rsidRPr="00B75024" w:rsidRDefault="00F36A4D">
      <w:pPr>
        <w:pStyle w:val="Paragrafoelenco"/>
        <w:numPr>
          <w:ilvl w:val="0"/>
          <w:numId w:val="20"/>
        </w:numPr>
        <w:spacing w:after="160"/>
        <w:rPr>
          <w:rFonts w:ascii="Arial" w:hAnsi="Arial" w:cs="Arial"/>
        </w:rPr>
      </w:pPr>
      <w:r w:rsidRPr="00B75024">
        <w:rPr>
          <w:rFonts w:ascii="Arial" w:hAnsi="Arial" w:cs="Arial"/>
        </w:rPr>
        <w:t xml:space="preserve">le </w:t>
      </w:r>
      <w:r w:rsidRPr="00B75024">
        <w:rPr>
          <w:rFonts w:ascii="Arial" w:hAnsi="Arial" w:cs="Arial"/>
          <w:i/>
          <w:iCs/>
        </w:rPr>
        <w:t>tattiche</w:t>
      </w:r>
      <w:r w:rsidRPr="00B75024">
        <w:rPr>
          <w:rFonts w:ascii="Arial" w:hAnsi="Arial" w:cs="Arial"/>
        </w:rPr>
        <w:t xml:space="preserve"> </w:t>
      </w:r>
      <w:r w:rsidR="00633B5A" w:rsidRPr="00B75024">
        <w:rPr>
          <w:rFonts w:ascii="Arial" w:hAnsi="Arial" w:cs="Arial"/>
        </w:rPr>
        <w:t>(</w:t>
      </w:r>
      <w:proofErr w:type="spellStart"/>
      <w:r w:rsidR="00633B5A" w:rsidRPr="00B75024">
        <w:rPr>
          <w:rFonts w:ascii="Arial" w:hAnsi="Arial" w:cs="Arial"/>
          <w:b/>
          <w:bCs/>
        </w:rPr>
        <w:t>tactics</w:t>
      </w:r>
      <w:proofErr w:type="spellEnd"/>
      <w:r w:rsidR="00633B5A" w:rsidRPr="00B75024">
        <w:rPr>
          <w:rFonts w:ascii="Arial" w:hAnsi="Arial" w:cs="Arial"/>
        </w:rPr>
        <w:t xml:space="preserve">) </w:t>
      </w:r>
      <w:r w:rsidRPr="00B75024">
        <w:rPr>
          <w:rFonts w:ascii="Arial" w:hAnsi="Arial" w:cs="Arial"/>
        </w:rPr>
        <w:t xml:space="preserve">e le </w:t>
      </w:r>
      <w:r w:rsidRPr="00B75024">
        <w:rPr>
          <w:rFonts w:ascii="Arial" w:hAnsi="Arial" w:cs="Arial"/>
          <w:i/>
          <w:iCs/>
        </w:rPr>
        <w:t>tecniche</w:t>
      </w:r>
      <w:r w:rsidR="00633B5A" w:rsidRPr="00B75024">
        <w:rPr>
          <w:rFonts w:ascii="Arial" w:hAnsi="Arial" w:cs="Arial"/>
          <w:i/>
          <w:iCs/>
        </w:rPr>
        <w:t xml:space="preserve"> </w:t>
      </w:r>
      <w:r w:rsidR="00633B5A" w:rsidRPr="00B75024">
        <w:rPr>
          <w:rFonts w:ascii="Arial" w:hAnsi="Arial" w:cs="Arial"/>
        </w:rPr>
        <w:t>(</w:t>
      </w:r>
      <w:proofErr w:type="spellStart"/>
      <w:r w:rsidR="00633B5A" w:rsidRPr="00B75024">
        <w:rPr>
          <w:rFonts w:ascii="Arial" w:hAnsi="Arial" w:cs="Arial"/>
          <w:b/>
          <w:bCs/>
        </w:rPr>
        <w:t>attack</w:t>
      </w:r>
      <w:proofErr w:type="spellEnd"/>
      <w:r w:rsidR="00633B5A" w:rsidRPr="00B75024">
        <w:rPr>
          <w:rFonts w:ascii="Arial" w:hAnsi="Arial" w:cs="Arial"/>
          <w:b/>
          <w:bCs/>
        </w:rPr>
        <w:t xml:space="preserve"> patterns</w:t>
      </w:r>
      <w:r w:rsidR="00633B5A" w:rsidRPr="00B75024">
        <w:rPr>
          <w:rFonts w:ascii="Arial" w:hAnsi="Arial" w:cs="Arial"/>
        </w:rPr>
        <w:t>)</w:t>
      </w:r>
      <w:r w:rsidRPr="00B75024">
        <w:rPr>
          <w:rFonts w:ascii="Arial" w:hAnsi="Arial" w:cs="Arial"/>
        </w:rPr>
        <w:t xml:space="preserve"> utilizzate dagli aggressori nelle loro campagne malevole</w:t>
      </w:r>
      <w:r w:rsidR="00924DD2" w:rsidRPr="00B75024">
        <w:rPr>
          <w:rFonts w:ascii="Arial" w:hAnsi="Arial" w:cs="Arial"/>
        </w:rPr>
        <w:t xml:space="preserve">, anche dette </w:t>
      </w:r>
      <w:r w:rsidR="00924DD2" w:rsidRPr="00B75024">
        <w:rPr>
          <w:rFonts w:ascii="Arial" w:hAnsi="Arial" w:cs="Arial"/>
          <w:b/>
          <w:bCs/>
          <w:lang w:val="en-US"/>
        </w:rPr>
        <w:t>Tactics Techniques and Procedures</w:t>
      </w:r>
      <w:r w:rsidR="00924DD2" w:rsidRPr="00B75024">
        <w:rPr>
          <w:rFonts w:ascii="Arial" w:hAnsi="Arial" w:cs="Arial"/>
        </w:rPr>
        <w:t xml:space="preserve"> (</w:t>
      </w:r>
      <w:proofErr w:type="spellStart"/>
      <w:r w:rsidR="00924DD2" w:rsidRPr="00B75024">
        <w:rPr>
          <w:rFonts w:ascii="Arial" w:hAnsi="Arial" w:cs="Arial"/>
          <w:b/>
          <w:bCs/>
        </w:rPr>
        <w:t>TTPs</w:t>
      </w:r>
      <w:proofErr w:type="spellEnd"/>
      <w:r w:rsidR="00924DD2" w:rsidRPr="00B75024">
        <w:rPr>
          <w:rFonts w:ascii="Arial" w:hAnsi="Arial" w:cs="Arial"/>
        </w:rPr>
        <w:t>)</w:t>
      </w:r>
    </w:p>
    <w:p w14:paraId="78CD7120" w14:textId="77777777" w:rsidR="00924DD2" w:rsidRPr="00B75024" w:rsidRDefault="00633B5A">
      <w:pPr>
        <w:pStyle w:val="Paragrafoelenco"/>
        <w:numPr>
          <w:ilvl w:val="0"/>
          <w:numId w:val="20"/>
        </w:numPr>
        <w:spacing w:after="160"/>
        <w:rPr>
          <w:rFonts w:ascii="Arial" w:hAnsi="Arial" w:cs="Arial"/>
        </w:rPr>
      </w:pPr>
      <w:r w:rsidRPr="00B75024">
        <w:rPr>
          <w:rFonts w:ascii="Arial" w:hAnsi="Arial" w:cs="Arial"/>
        </w:rPr>
        <w:t xml:space="preserve">tecniche di </w:t>
      </w:r>
      <w:r w:rsidRPr="00B75024">
        <w:rPr>
          <w:rFonts w:ascii="Arial" w:hAnsi="Arial" w:cs="Arial"/>
          <w:i/>
          <w:iCs/>
        </w:rPr>
        <w:t>riconoscimento</w:t>
      </w:r>
      <w:r w:rsidRPr="00B75024">
        <w:rPr>
          <w:rFonts w:ascii="Arial" w:hAnsi="Arial" w:cs="Arial"/>
        </w:rPr>
        <w:t xml:space="preserve"> (</w:t>
      </w:r>
      <w:proofErr w:type="spellStart"/>
      <w:r w:rsidRPr="00B75024">
        <w:rPr>
          <w:rFonts w:ascii="Arial" w:hAnsi="Arial" w:cs="Arial"/>
          <w:b/>
          <w:bCs/>
        </w:rPr>
        <w:t>detection</w:t>
      </w:r>
      <w:proofErr w:type="spellEnd"/>
      <w:r w:rsidRPr="00B75024">
        <w:rPr>
          <w:rFonts w:ascii="Arial" w:hAnsi="Arial" w:cs="Arial"/>
        </w:rPr>
        <w:t>)</w:t>
      </w:r>
    </w:p>
    <w:p w14:paraId="2B075309" w14:textId="77777777" w:rsidR="00924DD2" w:rsidRPr="00B75024" w:rsidRDefault="00924DD2">
      <w:pPr>
        <w:pStyle w:val="Paragrafoelenco"/>
        <w:numPr>
          <w:ilvl w:val="0"/>
          <w:numId w:val="20"/>
        </w:numPr>
        <w:spacing w:after="160"/>
        <w:rPr>
          <w:rFonts w:ascii="Arial" w:hAnsi="Arial" w:cs="Arial"/>
        </w:rPr>
      </w:pPr>
      <w:r w:rsidRPr="00B75024">
        <w:rPr>
          <w:rFonts w:ascii="Arial" w:hAnsi="Arial" w:cs="Arial"/>
        </w:rPr>
        <w:t xml:space="preserve">metodi di </w:t>
      </w:r>
      <w:r w:rsidR="00633B5A" w:rsidRPr="00B75024">
        <w:rPr>
          <w:rFonts w:ascii="Arial" w:hAnsi="Arial" w:cs="Arial"/>
          <w:i/>
          <w:iCs/>
        </w:rPr>
        <w:t>mitigazione</w:t>
      </w:r>
      <w:r w:rsidR="00633B5A" w:rsidRPr="00B75024">
        <w:rPr>
          <w:rFonts w:ascii="Arial" w:hAnsi="Arial" w:cs="Arial"/>
        </w:rPr>
        <w:t xml:space="preserve"> (</w:t>
      </w:r>
      <w:proofErr w:type="spellStart"/>
      <w:r w:rsidR="00633B5A" w:rsidRPr="00B75024">
        <w:rPr>
          <w:rFonts w:ascii="Arial" w:hAnsi="Arial" w:cs="Arial"/>
          <w:b/>
          <w:bCs/>
        </w:rPr>
        <w:t>course</w:t>
      </w:r>
      <w:proofErr w:type="spellEnd"/>
      <w:r w:rsidR="00633B5A" w:rsidRPr="00B75024">
        <w:rPr>
          <w:rFonts w:ascii="Arial" w:hAnsi="Arial" w:cs="Arial"/>
          <w:b/>
          <w:bCs/>
        </w:rPr>
        <w:t xml:space="preserve"> of action</w:t>
      </w:r>
      <w:r w:rsidR="00633B5A" w:rsidRPr="00B75024">
        <w:rPr>
          <w:rFonts w:ascii="Arial" w:hAnsi="Arial" w:cs="Arial"/>
        </w:rPr>
        <w:t>)</w:t>
      </w:r>
    </w:p>
    <w:p w14:paraId="4893238F" w14:textId="77777777" w:rsidR="00924DD2" w:rsidRPr="00B75024" w:rsidRDefault="008E63D1">
      <w:pPr>
        <w:pStyle w:val="Paragrafoelenco"/>
        <w:numPr>
          <w:ilvl w:val="0"/>
          <w:numId w:val="20"/>
        </w:numPr>
        <w:spacing w:after="160"/>
        <w:rPr>
          <w:rFonts w:ascii="Arial" w:hAnsi="Arial" w:cs="Arial"/>
        </w:rPr>
      </w:pPr>
      <w:r w:rsidRPr="00B75024">
        <w:rPr>
          <w:rFonts w:ascii="Arial" w:hAnsi="Arial" w:cs="Arial"/>
        </w:rPr>
        <w:t xml:space="preserve">gruppi di </w:t>
      </w:r>
      <w:proofErr w:type="spellStart"/>
      <w:r w:rsidRPr="00B75024">
        <w:rPr>
          <w:rFonts w:ascii="Arial" w:hAnsi="Arial" w:cs="Arial"/>
        </w:rPr>
        <w:t>attacker</w:t>
      </w:r>
      <w:proofErr w:type="spellEnd"/>
      <w:r w:rsidRPr="00B75024">
        <w:rPr>
          <w:rFonts w:ascii="Arial" w:hAnsi="Arial" w:cs="Arial"/>
        </w:rPr>
        <w:t xml:space="preserve"> conosciuti (</w:t>
      </w:r>
      <w:proofErr w:type="spellStart"/>
      <w:r w:rsidRPr="00B75024">
        <w:rPr>
          <w:rFonts w:ascii="Arial" w:hAnsi="Arial" w:cs="Arial"/>
          <w:b/>
          <w:bCs/>
        </w:rPr>
        <w:t>threat</w:t>
      </w:r>
      <w:proofErr w:type="spellEnd"/>
      <w:r w:rsidRPr="00B75024">
        <w:rPr>
          <w:rFonts w:ascii="Arial" w:hAnsi="Arial" w:cs="Arial"/>
          <w:b/>
          <w:bCs/>
        </w:rPr>
        <w:t xml:space="preserve"> group</w:t>
      </w:r>
      <w:r w:rsidRPr="00B75024">
        <w:rPr>
          <w:rFonts w:ascii="Arial" w:hAnsi="Arial" w:cs="Arial"/>
          <w:i/>
          <w:iCs/>
        </w:rPr>
        <w:t xml:space="preserve"> </w:t>
      </w:r>
      <w:r w:rsidRPr="00B75024">
        <w:rPr>
          <w:rFonts w:ascii="Arial" w:hAnsi="Arial" w:cs="Arial"/>
        </w:rPr>
        <w:t xml:space="preserve">ad es. APT3, APT29) </w:t>
      </w:r>
    </w:p>
    <w:p w14:paraId="719FC7F5" w14:textId="236C92C5" w:rsidR="00F20B85" w:rsidRPr="00B75024" w:rsidRDefault="00924DD2">
      <w:pPr>
        <w:pStyle w:val="Paragrafoelenco"/>
        <w:numPr>
          <w:ilvl w:val="0"/>
          <w:numId w:val="20"/>
        </w:numPr>
        <w:spacing w:after="160"/>
        <w:rPr>
          <w:rFonts w:ascii="Arial" w:hAnsi="Arial" w:cs="Arial"/>
        </w:rPr>
      </w:pPr>
      <w:r w:rsidRPr="00B75024">
        <w:rPr>
          <w:rFonts w:ascii="Arial" w:hAnsi="Arial" w:cs="Arial"/>
        </w:rPr>
        <w:t>d</w:t>
      </w:r>
      <w:r w:rsidR="008E63D1" w:rsidRPr="00B75024">
        <w:rPr>
          <w:rFonts w:ascii="Arial" w:hAnsi="Arial" w:cs="Arial"/>
        </w:rPr>
        <w:t>ispositivi/sistemi comunemente presenti in ambienti industriali (</w:t>
      </w:r>
      <w:r w:rsidR="008E63D1" w:rsidRPr="00B75024">
        <w:rPr>
          <w:rFonts w:ascii="Arial" w:hAnsi="Arial" w:cs="Arial"/>
          <w:b/>
          <w:bCs/>
        </w:rPr>
        <w:t>asset</w:t>
      </w:r>
      <w:r w:rsidR="008E63D1" w:rsidRPr="00B75024">
        <w:rPr>
          <w:rFonts w:ascii="Arial" w:hAnsi="Arial" w:cs="Arial"/>
        </w:rPr>
        <w:t>)</w:t>
      </w:r>
      <w:r w:rsidR="00F36A4D" w:rsidRPr="00B75024">
        <w:rPr>
          <w:rFonts w:ascii="Arial" w:hAnsi="Arial" w:cs="Arial"/>
        </w:rPr>
        <w:t>.</w:t>
      </w:r>
      <w:r w:rsidR="00F20B85" w:rsidRPr="00B75024">
        <w:rPr>
          <w:rFonts w:ascii="Arial" w:hAnsi="Arial" w:cs="Arial"/>
        </w:rPr>
        <w:t xml:space="preserve"> </w:t>
      </w:r>
    </w:p>
    <w:p w14:paraId="6453512C" w14:textId="3B2D2AA1" w:rsidR="00F20B85" w:rsidRPr="00285B1B" w:rsidRDefault="00F20B85" w:rsidP="00B9533E">
      <w:pPr>
        <w:spacing w:after="160"/>
        <w:rPr>
          <w:rFonts w:cs="Arial"/>
          <w:u w:val="single"/>
        </w:rPr>
      </w:pPr>
      <w:r w:rsidRPr="00285B1B">
        <w:rPr>
          <w:rFonts w:cs="Arial"/>
        </w:rPr>
        <w:t xml:space="preserve">Il framework mette a </w:t>
      </w:r>
      <w:r w:rsidR="00285B1B" w:rsidRPr="00285B1B">
        <w:rPr>
          <w:rFonts w:cs="Arial"/>
        </w:rPr>
        <w:t>disposizione</w:t>
      </w:r>
      <w:r w:rsidRPr="00285B1B">
        <w:rPr>
          <w:rFonts w:cs="Arial"/>
        </w:rPr>
        <w:t xml:space="preserve"> 3 matrici in modo da </w:t>
      </w:r>
      <w:r w:rsidRPr="00285B1B">
        <w:t>suddividere</w:t>
      </w:r>
      <w:r w:rsidRPr="00285B1B">
        <w:rPr>
          <w:rFonts w:cs="Arial"/>
        </w:rPr>
        <w:t xml:space="preserve"> l</w:t>
      </w:r>
      <w:r w:rsidR="00285B1B">
        <w:rPr>
          <w:rFonts w:cs="Arial"/>
        </w:rPr>
        <w:t>’ambiente in cui gli attacchi possano avvenire, cioè</w:t>
      </w:r>
      <w:r w:rsidRPr="00285B1B">
        <w:rPr>
          <w:rFonts w:cs="Arial"/>
        </w:rPr>
        <w:t xml:space="preserve">: </w:t>
      </w:r>
      <w:r w:rsidRPr="00285B1B">
        <w:rPr>
          <w:rFonts w:cs="Arial"/>
          <w:b/>
          <w:bCs/>
          <w:i/>
          <w:iCs/>
        </w:rPr>
        <w:t>Enterprise</w:t>
      </w:r>
      <w:r w:rsidRPr="00285B1B">
        <w:rPr>
          <w:rFonts w:cs="Arial"/>
        </w:rPr>
        <w:t xml:space="preserve">, </w:t>
      </w:r>
      <w:r w:rsidRPr="00285B1B">
        <w:rPr>
          <w:rFonts w:cs="Arial"/>
          <w:b/>
          <w:bCs/>
          <w:i/>
          <w:iCs/>
        </w:rPr>
        <w:t xml:space="preserve">ICS </w:t>
      </w:r>
      <w:r w:rsidRPr="00285B1B">
        <w:rPr>
          <w:rFonts w:cs="Arial"/>
        </w:rPr>
        <w:t>(</w:t>
      </w:r>
      <w:r w:rsidRPr="00285B1B">
        <w:rPr>
          <w:rFonts w:cs="Arial"/>
          <w:b/>
          <w:bCs/>
          <w:i/>
          <w:iCs/>
        </w:rPr>
        <w:t>Industrial Control Systems</w:t>
      </w:r>
      <w:r w:rsidRPr="00285B1B">
        <w:rPr>
          <w:rFonts w:cs="Arial"/>
        </w:rPr>
        <w:t xml:space="preserve">) e </w:t>
      </w:r>
      <w:r w:rsidRPr="00285B1B">
        <w:rPr>
          <w:rFonts w:cs="Arial"/>
          <w:b/>
          <w:bCs/>
          <w:i/>
          <w:iCs/>
        </w:rPr>
        <w:t>Mobile</w:t>
      </w:r>
      <w:r w:rsidRPr="00285B1B">
        <w:rPr>
          <w:rFonts w:cs="Arial"/>
        </w:rPr>
        <w:t>.</w:t>
      </w:r>
    </w:p>
    <w:p w14:paraId="43351707" w14:textId="073405AB" w:rsidR="00633B5A" w:rsidRPr="00F20B85" w:rsidRDefault="00633B5A" w:rsidP="00B9533E">
      <w:pPr>
        <w:spacing w:after="160"/>
        <w:rPr>
          <w:rFonts w:cs="Arial"/>
          <w:u w:val="single"/>
        </w:rPr>
      </w:pPr>
      <w:r>
        <w:rPr>
          <w:rFonts w:cs="Arial"/>
        </w:rPr>
        <w:t xml:space="preserve">Le </w:t>
      </w:r>
      <w:r w:rsidRPr="00F20B85">
        <w:rPr>
          <w:rFonts w:cs="Arial"/>
          <w:i/>
          <w:iCs/>
        </w:rPr>
        <w:t>tattiche</w:t>
      </w:r>
      <w:r w:rsidR="00F20B85">
        <w:rPr>
          <w:rFonts w:cs="Arial"/>
        </w:rPr>
        <w:t xml:space="preserve"> </w:t>
      </w:r>
      <w:r>
        <w:rPr>
          <w:rFonts w:cs="Arial"/>
        </w:rPr>
        <w:t xml:space="preserve">descritte </w:t>
      </w:r>
      <w:r w:rsidRPr="00F20B85">
        <w:t>nel</w:t>
      </w:r>
      <w:r>
        <w:rPr>
          <w:rFonts w:cs="Arial"/>
        </w:rPr>
        <w:t xml:space="preserve"> framework</w:t>
      </w:r>
      <w:r w:rsidR="00F20B85">
        <w:rPr>
          <w:rFonts w:cs="Arial"/>
        </w:rPr>
        <w:t>, nonché le colonne della matrice,</w:t>
      </w:r>
      <w:r>
        <w:rPr>
          <w:rFonts w:cs="Arial"/>
        </w:rPr>
        <w:t xml:space="preserve"> sono:</w:t>
      </w:r>
    </w:p>
    <w:p w14:paraId="3957CE87" w14:textId="77777777" w:rsidR="00633B5A" w:rsidRPr="00633B5A" w:rsidRDefault="00633B5A">
      <w:pPr>
        <w:pStyle w:val="Paragrafoelenco"/>
        <w:numPr>
          <w:ilvl w:val="0"/>
          <w:numId w:val="14"/>
        </w:numPr>
        <w:ind w:left="284" w:hanging="284"/>
        <w:jc w:val="both"/>
        <w:rPr>
          <w:rFonts w:ascii="Arial" w:hAnsi="Arial" w:cs="Arial"/>
        </w:rPr>
      </w:pPr>
      <w:proofErr w:type="spellStart"/>
      <w:r w:rsidRPr="00633B5A">
        <w:rPr>
          <w:rFonts w:ascii="Arial" w:hAnsi="Arial" w:cs="Arial"/>
          <w:b/>
          <w:bCs/>
        </w:rPr>
        <w:t>Reconnaissance</w:t>
      </w:r>
      <w:proofErr w:type="spellEnd"/>
      <w:r w:rsidRPr="00633B5A">
        <w:rPr>
          <w:rFonts w:ascii="Arial" w:hAnsi="Arial" w:cs="Arial"/>
        </w:rPr>
        <w:t>: Raccogliere informazioni che possono essere utilizzate per pianificare futuri attacchi.</w:t>
      </w:r>
    </w:p>
    <w:p w14:paraId="789AE363" w14:textId="77777777" w:rsidR="00633B5A" w:rsidRPr="00633B5A" w:rsidRDefault="00633B5A">
      <w:pPr>
        <w:pStyle w:val="Paragrafoelenco"/>
        <w:numPr>
          <w:ilvl w:val="0"/>
          <w:numId w:val="14"/>
        </w:numPr>
        <w:ind w:left="284" w:hanging="284"/>
        <w:jc w:val="both"/>
        <w:rPr>
          <w:rFonts w:ascii="Arial" w:hAnsi="Arial" w:cs="Arial"/>
        </w:rPr>
      </w:pPr>
      <w:r w:rsidRPr="00633B5A">
        <w:rPr>
          <w:rFonts w:ascii="Arial" w:hAnsi="Arial" w:cs="Arial"/>
          <w:b/>
          <w:bCs/>
        </w:rPr>
        <w:t>Resource</w:t>
      </w:r>
      <w:r w:rsidRPr="00633B5A">
        <w:rPr>
          <w:rFonts w:ascii="Arial" w:hAnsi="Arial" w:cs="Arial"/>
        </w:rPr>
        <w:t xml:space="preserve"> </w:t>
      </w:r>
      <w:r w:rsidRPr="00633B5A">
        <w:rPr>
          <w:rFonts w:ascii="Arial" w:hAnsi="Arial" w:cs="Arial"/>
          <w:b/>
          <w:bCs/>
        </w:rPr>
        <w:t>Development</w:t>
      </w:r>
      <w:r w:rsidRPr="00633B5A">
        <w:rPr>
          <w:rFonts w:ascii="Arial" w:hAnsi="Arial" w:cs="Arial"/>
        </w:rPr>
        <w:t>: Creare e gestire risorse utilizzate per supportare le operazioni offensive.</w:t>
      </w:r>
    </w:p>
    <w:p w14:paraId="69123EB4" w14:textId="77777777" w:rsidR="00633B5A" w:rsidRPr="00633B5A" w:rsidRDefault="00633B5A">
      <w:pPr>
        <w:pStyle w:val="Paragrafoelenco"/>
        <w:numPr>
          <w:ilvl w:val="0"/>
          <w:numId w:val="14"/>
        </w:numPr>
        <w:ind w:left="284" w:hanging="284"/>
        <w:jc w:val="both"/>
        <w:rPr>
          <w:rFonts w:ascii="Arial" w:hAnsi="Arial" w:cs="Arial"/>
        </w:rPr>
      </w:pPr>
      <w:proofErr w:type="spellStart"/>
      <w:r w:rsidRPr="00633B5A">
        <w:rPr>
          <w:rFonts w:ascii="Arial" w:hAnsi="Arial" w:cs="Arial"/>
          <w:b/>
          <w:bCs/>
        </w:rPr>
        <w:t>Initial</w:t>
      </w:r>
      <w:proofErr w:type="spellEnd"/>
      <w:r w:rsidRPr="00633B5A">
        <w:rPr>
          <w:rFonts w:ascii="Arial" w:hAnsi="Arial" w:cs="Arial"/>
        </w:rPr>
        <w:t xml:space="preserve"> </w:t>
      </w:r>
      <w:r w:rsidRPr="00633B5A">
        <w:rPr>
          <w:rFonts w:ascii="Arial" w:hAnsi="Arial" w:cs="Arial"/>
          <w:b/>
          <w:bCs/>
        </w:rPr>
        <w:t>Access</w:t>
      </w:r>
      <w:r w:rsidRPr="00633B5A">
        <w:rPr>
          <w:rFonts w:ascii="Arial" w:hAnsi="Arial" w:cs="Arial"/>
        </w:rPr>
        <w:t>: Guadagnare l'ingresso nel network o nel sistema della vittima.</w:t>
      </w:r>
    </w:p>
    <w:p w14:paraId="7BFC7566" w14:textId="77777777" w:rsidR="00633B5A" w:rsidRPr="00633B5A" w:rsidRDefault="00633B5A">
      <w:pPr>
        <w:pStyle w:val="Paragrafoelenco"/>
        <w:numPr>
          <w:ilvl w:val="0"/>
          <w:numId w:val="14"/>
        </w:numPr>
        <w:ind w:left="284" w:hanging="284"/>
        <w:jc w:val="both"/>
        <w:rPr>
          <w:rFonts w:ascii="Arial" w:hAnsi="Arial" w:cs="Arial"/>
        </w:rPr>
      </w:pPr>
      <w:proofErr w:type="spellStart"/>
      <w:r w:rsidRPr="00F20B85">
        <w:rPr>
          <w:rFonts w:ascii="Arial" w:hAnsi="Arial" w:cs="Arial"/>
          <w:b/>
          <w:bCs/>
        </w:rPr>
        <w:t>Execution</w:t>
      </w:r>
      <w:proofErr w:type="spellEnd"/>
      <w:r w:rsidRPr="00633B5A">
        <w:rPr>
          <w:rFonts w:ascii="Arial" w:hAnsi="Arial" w:cs="Arial"/>
        </w:rPr>
        <w:t>: Eseguire codice malevolo sul sistema della vittima per portare avanti l'attacco.</w:t>
      </w:r>
    </w:p>
    <w:p w14:paraId="1F30CD7B" w14:textId="77777777" w:rsidR="00633B5A" w:rsidRPr="00633B5A" w:rsidRDefault="00633B5A">
      <w:pPr>
        <w:pStyle w:val="Paragrafoelenco"/>
        <w:numPr>
          <w:ilvl w:val="0"/>
          <w:numId w:val="14"/>
        </w:numPr>
        <w:ind w:left="284" w:hanging="284"/>
        <w:jc w:val="both"/>
        <w:rPr>
          <w:rFonts w:ascii="Arial" w:hAnsi="Arial" w:cs="Arial"/>
        </w:rPr>
      </w:pPr>
      <w:proofErr w:type="spellStart"/>
      <w:r w:rsidRPr="00F20B85">
        <w:rPr>
          <w:rFonts w:ascii="Arial" w:hAnsi="Arial" w:cs="Arial"/>
          <w:b/>
          <w:bCs/>
        </w:rPr>
        <w:t>Persistence</w:t>
      </w:r>
      <w:proofErr w:type="spellEnd"/>
      <w:r w:rsidRPr="00633B5A">
        <w:rPr>
          <w:rFonts w:ascii="Arial" w:hAnsi="Arial" w:cs="Arial"/>
        </w:rPr>
        <w:t>: Mantenere l'accesso a lungo termine ai sistemi compromessi attraverso vari metodi, nonostante i riavvii e i cambiamenti di credenziali.</w:t>
      </w:r>
    </w:p>
    <w:p w14:paraId="2E47B23D" w14:textId="77777777" w:rsidR="00633B5A" w:rsidRPr="00633B5A" w:rsidRDefault="00633B5A">
      <w:pPr>
        <w:pStyle w:val="Paragrafoelenco"/>
        <w:numPr>
          <w:ilvl w:val="0"/>
          <w:numId w:val="14"/>
        </w:numPr>
        <w:ind w:left="284" w:hanging="284"/>
        <w:jc w:val="both"/>
        <w:rPr>
          <w:rFonts w:ascii="Arial" w:hAnsi="Arial" w:cs="Arial"/>
        </w:rPr>
      </w:pPr>
      <w:proofErr w:type="spellStart"/>
      <w:r w:rsidRPr="00F20B85">
        <w:rPr>
          <w:rFonts w:ascii="Arial" w:hAnsi="Arial" w:cs="Arial"/>
          <w:b/>
          <w:bCs/>
        </w:rPr>
        <w:lastRenderedPageBreak/>
        <w:t>Privilege</w:t>
      </w:r>
      <w:proofErr w:type="spellEnd"/>
      <w:r w:rsidRPr="00633B5A">
        <w:rPr>
          <w:rFonts w:ascii="Arial" w:hAnsi="Arial" w:cs="Arial"/>
        </w:rPr>
        <w:t xml:space="preserve"> </w:t>
      </w:r>
      <w:r w:rsidRPr="00F20B85">
        <w:rPr>
          <w:rFonts w:ascii="Arial" w:hAnsi="Arial" w:cs="Arial"/>
          <w:b/>
          <w:bCs/>
        </w:rPr>
        <w:t>Escalation</w:t>
      </w:r>
      <w:r w:rsidRPr="00633B5A">
        <w:rPr>
          <w:rFonts w:ascii="Arial" w:hAnsi="Arial" w:cs="Arial"/>
        </w:rPr>
        <w:t>: Ottenere livelli di accesso superiori sul sistema o network compromesso, spesso ottenendo privilegi di amministrazione.</w:t>
      </w:r>
    </w:p>
    <w:p w14:paraId="0F8D9DBD" w14:textId="77777777" w:rsidR="00633B5A" w:rsidRPr="00633B5A" w:rsidRDefault="00633B5A">
      <w:pPr>
        <w:pStyle w:val="Paragrafoelenco"/>
        <w:numPr>
          <w:ilvl w:val="0"/>
          <w:numId w:val="14"/>
        </w:numPr>
        <w:ind w:left="284" w:hanging="284"/>
        <w:jc w:val="both"/>
        <w:rPr>
          <w:rFonts w:ascii="Arial" w:hAnsi="Arial" w:cs="Arial"/>
        </w:rPr>
      </w:pPr>
      <w:r w:rsidRPr="00F20B85">
        <w:rPr>
          <w:rFonts w:ascii="Arial" w:hAnsi="Arial" w:cs="Arial"/>
          <w:b/>
          <w:bCs/>
        </w:rPr>
        <w:t>Defense</w:t>
      </w:r>
      <w:r w:rsidRPr="00633B5A">
        <w:rPr>
          <w:rFonts w:ascii="Arial" w:hAnsi="Arial" w:cs="Arial"/>
        </w:rPr>
        <w:t xml:space="preserve"> </w:t>
      </w:r>
      <w:proofErr w:type="spellStart"/>
      <w:r w:rsidRPr="00F20B85">
        <w:rPr>
          <w:rFonts w:ascii="Arial" w:hAnsi="Arial" w:cs="Arial"/>
          <w:b/>
          <w:bCs/>
        </w:rPr>
        <w:t>Evasion</w:t>
      </w:r>
      <w:proofErr w:type="spellEnd"/>
      <w:r w:rsidRPr="00633B5A">
        <w:rPr>
          <w:rFonts w:ascii="Arial" w:hAnsi="Arial" w:cs="Arial"/>
        </w:rPr>
        <w:t>: Evitare il rilevamento attraverso diversi mezzi, includendo la modifica del codice malevolo e l'abuso di strumenti legittimi.</w:t>
      </w:r>
    </w:p>
    <w:p w14:paraId="46E90B64" w14:textId="77777777" w:rsidR="00633B5A" w:rsidRPr="00633B5A" w:rsidRDefault="00633B5A">
      <w:pPr>
        <w:pStyle w:val="Paragrafoelenco"/>
        <w:numPr>
          <w:ilvl w:val="0"/>
          <w:numId w:val="14"/>
        </w:numPr>
        <w:ind w:left="284" w:hanging="284"/>
        <w:jc w:val="both"/>
        <w:rPr>
          <w:rFonts w:ascii="Arial" w:hAnsi="Arial" w:cs="Arial"/>
        </w:rPr>
      </w:pPr>
      <w:proofErr w:type="spellStart"/>
      <w:r w:rsidRPr="00F20B85">
        <w:rPr>
          <w:rFonts w:ascii="Arial" w:hAnsi="Arial" w:cs="Arial"/>
          <w:b/>
          <w:bCs/>
        </w:rPr>
        <w:t>Credential</w:t>
      </w:r>
      <w:proofErr w:type="spellEnd"/>
      <w:r w:rsidRPr="00633B5A">
        <w:rPr>
          <w:rFonts w:ascii="Arial" w:hAnsi="Arial" w:cs="Arial"/>
        </w:rPr>
        <w:t xml:space="preserve"> </w:t>
      </w:r>
      <w:r w:rsidRPr="00F20B85">
        <w:rPr>
          <w:rFonts w:ascii="Arial" w:hAnsi="Arial" w:cs="Arial"/>
          <w:b/>
          <w:bCs/>
        </w:rPr>
        <w:t>Access</w:t>
      </w:r>
      <w:r w:rsidRPr="00633B5A">
        <w:rPr>
          <w:rFonts w:ascii="Arial" w:hAnsi="Arial" w:cs="Arial"/>
        </w:rPr>
        <w:t>: Rubare credenziali come nomi utente e password per ottenere ulteriore accesso all'interno dell'ambiente della vittima.</w:t>
      </w:r>
    </w:p>
    <w:p w14:paraId="7566C9DA" w14:textId="77777777" w:rsidR="00633B5A" w:rsidRPr="00633B5A" w:rsidRDefault="00633B5A">
      <w:pPr>
        <w:pStyle w:val="Paragrafoelenco"/>
        <w:numPr>
          <w:ilvl w:val="0"/>
          <w:numId w:val="14"/>
        </w:numPr>
        <w:ind w:left="284" w:hanging="284"/>
        <w:jc w:val="both"/>
        <w:rPr>
          <w:rFonts w:ascii="Arial" w:hAnsi="Arial" w:cs="Arial"/>
        </w:rPr>
      </w:pPr>
      <w:r w:rsidRPr="00F20B85">
        <w:rPr>
          <w:rFonts w:ascii="Arial" w:hAnsi="Arial" w:cs="Arial"/>
          <w:b/>
          <w:bCs/>
        </w:rPr>
        <w:t>Discovery</w:t>
      </w:r>
      <w:r w:rsidRPr="00633B5A">
        <w:rPr>
          <w:rFonts w:ascii="Arial" w:hAnsi="Arial" w:cs="Arial"/>
        </w:rPr>
        <w:t>: Raccogliere informazioni sull'ambiente interno per orientare gli attacchi successivi.</w:t>
      </w:r>
    </w:p>
    <w:p w14:paraId="035A97D3" w14:textId="77777777" w:rsidR="00633B5A" w:rsidRPr="00633B5A" w:rsidRDefault="00633B5A">
      <w:pPr>
        <w:pStyle w:val="Paragrafoelenco"/>
        <w:numPr>
          <w:ilvl w:val="0"/>
          <w:numId w:val="14"/>
        </w:numPr>
        <w:ind w:left="284" w:hanging="284"/>
        <w:jc w:val="both"/>
        <w:rPr>
          <w:rFonts w:ascii="Arial" w:hAnsi="Arial" w:cs="Arial"/>
        </w:rPr>
      </w:pPr>
      <w:proofErr w:type="spellStart"/>
      <w:r w:rsidRPr="00F20B85">
        <w:rPr>
          <w:rFonts w:ascii="Arial" w:hAnsi="Arial" w:cs="Arial"/>
          <w:b/>
          <w:bCs/>
        </w:rPr>
        <w:t>Lateral</w:t>
      </w:r>
      <w:proofErr w:type="spellEnd"/>
      <w:r w:rsidRPr="00633B5A">
        <w:rPr>
          <w:rFonts w:ascii="Arial" w:hAnsi="Arial" w:cs="Arial"/>
        </w:rPr>
        <w:t xml:space="preserve"> </w:t>
      </w:r>
      <w:proofErr w:type="spellStart"/>
      <w:r w:rsidRPr="00F20B85">
        <w:rPr>
          <w:rFonts w:ascii="Arial" w:hAnsi="Arial" w:cs="Arial"/>
          <w:b/>
          <w:bCs/>
        </w:rPr>
        <w:t>Movement</w:t>
      </w:r>
      <w:proofErr w:type="spellEnd"/>
      <w:r w:rsidRPr="00633B5A">
        <w:rPr>
          <w:rFonts w:ascii="Arial" w:hAnsi="Arial" w:cs="Arial"/>
        </w:rPr>
        <w:t>: Muoversi attraverso la rete per accedere a ulteriori sistemi e informazioni.</w:t>
      </w:r>
    </w:p>
    <w:p w14:paraId="457F3538" w14:textId="77777777" w:rsidR="00633B5A" w:rsidRPr="00633B5A" w:rsidRDefault="00633B5A">
      <w:pPr>
        <w:pStyle w:val="Paragrafoelenco"/>
        <w:numPr>
          <w:ilvl w:val="0"/>
          <w:numId w:val="14"/>
        </w:numPr>
        <w:ind w:left="284" w:hanging="284"/>
        <w:jc w:val="both"/>
        <w:rPr>
          <w:rFonts w:ascii="Arial" w:hAnsi="Arial" w:cs="Arial"/>
        </w:rPr>
      </w:pPr>
      <w:r w:rsidRPr="00F20B85">
        <w:rPr>
          <w:rFonts w:ascii="Arial" w:hAnsi="Arial" w:cs="Arial"/>
          <w:b/>
          <w:bCs/>
        </w:rPr>
        <w:t>Collection</w:t>
      </w:r>
      <w:r w:rsidRPr="00633B5A">
        <w:rPr>
          <w:rFonts w:ascii="Arial" w:hAnsi="Arial" w:cs="Arial"/>
        </w:rPr>
        <w:t>: Raccogliere dati di valore dall'ambiente della vittima.</w:t>
      </w:r>
    </w:p>
    <w:p w14:paraId="3C298EB2" w14:textId="77777777" w:rsidR="00633B5A" w:rsidRPr="00633B5A" w:rsidRDefault="00633B5A">
      <w:pPr>
        <w:pStyle w:val="Paragrafoelenco"/>
        <w:numPr>
          <w:ilvl w:val="0"/>
          <w:numId w:val="14"/>
        </w:numPr>
        <w:ind w:left="284" w:hanging="284"/>
        <w:jc w:val="both"/>
        <w:rPr>
          <w:rFonts w:ascii="Arial" w:hAnsi="Arial" w:cs="Arial"/>
        </w:rPr>
      </w:pPr>
      <w:proofErr w:type="spellStart"/>
      <w:r w:rsidRPr="00F20B85">
        <w:rPr>
          <w:rFonts w:ascii="Arial" w:hAnsi="Arial" w:cs="Arial"/>
          <w:b/>
          <w:bCs/>
        </w:rPr>
        <w:t>Command</w:t>
      </w:r>
      <w:proofErr w:type="spellEnd"/>
      <w:r w:rsidRPr="00633B5A">
        <w:rPr>
          <w:rFonts w:ascii="Arial" w:hAnsi="Arial" w:cs="Arial"/>
        </w:rPr>
        <w:t xml:space="preserve"> </w:t>
      </w:r>
      <w:r w:rsidRPr="00F20B85">
        <w:rPr>
          <w:rFonts w:ascii="Arial" w:hAnsi="Arial" w:cs="Arial"/>
          <w:b/>
          <w:bCs/>
        </w:rPr>
        <w:t>and</w:t>
      </w:r>
      <w:r w:rsidRPr="00633B5A">
        <w:rPr>
          <w:rFonts w:ascii="Arial" w:hAnsi="Arial" w:cs="Arial"/>
        </w:rPr>
        <w:t xml:space="preserve"> </w:t>
      </w:r>
      <w:r w:rsidRPr="00F20B85">
        <w:rPr>
          <w:rFonts w:ascii="Arial" w:hAnsi="Arial" w:cs="Arial"/>
          <w:b/>
          <w:bCs/>
        </w:rPr>
        <w:t>Control</w:t>
      </w:r>
      <w:r w:rsidRPr="00633B5A">
        <w:rPr>
          <w:rFonts w:ascii="Arial" w:hAnsi="Arial" w:cs="Arial"/>
        </w:rPr>
        <w:t xml:space="preserve"> (C2): Comunicare con i sistemi compromessi per controllarli a distanza.</w:t>
      </w:r>
    </w:p>
    <w:p w14:paraId="215404FA" w14:textId="5536073F" w:rsidR="00633B5A" w:rsidRDefault="00633B5A">
      <w:pPr>
        <w:pStyle w:val="Paragrafoelenco"/>
        <w:numPr>
          <w:ilvl w:val="0"/>
          <w:numId w:val="14"/>
        </w:numPr>
        <w:ind w:left="284" w:hanging="284"/>
        <w:jc w:val="both"/>
        <w:rPr>
          <w:rFonts w:ascii="Arial" w:hAnsi="Arial" w:cs="Arial"/>
        </w:rPr>
      </w:pPr>
      <w:proofErr w:type="spellStart"/>
      <w:r w:rsidRPr="00F20B85">
        <w:rPr>
          <w:rFonts w:ascii="Arial" w:hAnsi="Arial" w:cs="Arial"/>
          <w:b/>
          <w:bCs/>
        </w:rPr>
        <w:t>Exfiltration</w:t>
      </w:r>
      <w:proofErr w:type="spellEnd"/>
      <w:r w:rsidRPr="00633B5A">
        <w:rPr>
          <w:rFonts w:ascii="Arial" w:hAnsi="Arial" w:cs="Arial"/>
        </w:rPr>
        <w:t>: Trasferire dati da un computer o rete compromessi a un luogo controllato dall'aggressore.</w:t>
      </w:r>
    </w:p>
    <w:p w14:paraId="14C0E769" w14:textId="04B447FC" w:rsidR="00AF51D6" w:rsidRDefault="00AF51D6">
      <w:pPr>
        <w:pStyle w:val="Paragrafoelenco"/>
        <w:numPr>
          <w:ilvl w:val="0"/>
          <w:numId w:val="14"/>
        </w:numPr>
        <w:ind w:left="284" w:hanging="284"/>
        <w:jc w:val="both"/>
        <w:rPr>
          <w:rFonts w:ascii="Arial" w:hAnsi="Arial" w:cs="Arial"/>
        </w:rPr>
      </w:pPr>
      <w:proofErr w:type="spellStart"/>
      <w:r w:rsidRPr="00AF51D6">
        <w:rPr>
          <w:rFonts w:ascii="Arial" w:hAnsi="Arial" w:cs="Arial"/>
          <w:b/>
          <w:bCs/>
        </w:rPr>
        <w:t>Impair</w:t>
      </w:r>
      <w:proofErr w:type="spellEnd"/>
      <w:r w:rsidRPr="00AF51D6">
        <w:rPr>
          <w:rFonts w:ascii="Arial" w:hAnsi="Arial" w:cs="Arial"/>
          <w:b/>
          <w:bCs/>
        </w:rPr>
        <w:t xml:space="preserve"> </w:t>
      </w:r>
      <w:proofErr w:type="spellStart"/>
      <w:r w:rsidRPr="00AF51D6">
        <w:rPr>
          <w:rFonts w:ascii="Arial" w:hAnsi="Arial" w:cs="Arial"/>
          <w:b/>
          <w:bCs/>
        </w:rPr>
        <w:t>Process</w:t>
      </w:r>
      <w:proofErr w:type="spellEnd"/>
      <w:r w:rsidRPr="00AF51D6">
        <w:rPr>
          <w:rFonts w:ascii="Arial" w:hAnsi="Arial" w:cs="Arial"/>
          <w:b/>
          <w:bCs/>
        </w:rPr>
        <w:t xml:space="preserve"> Control</w:t>
      </w:r>
      <w:r>
        <w:rPr>
          <w:rFonts w:ascii="Arial" w:hAnsi="Arial" w:cs="Arial"/>
        </w:rPr>
        <w:t xml:space="preserve">: Tecniche che portano a manipolare, danneggiare e/o disabilitare processi di controllo fisici. </w:t>
      </w:r>
    </w:p>
    <w:p w14:paraId="56A109FA" w14:textId="1B539CBE" w:rsidR="00AF51D6" w:rsidRPr="00AF51D6" w:rsidRDefault="00AF51D6">
      <w:pPr>
        <w:pStyle w:val="Paragrafoelenco"/>
        <w:numPr>
          <w:ilvl w:val="0"/>
          <w:numId w:val="14"/>
        </w:numPr>
        <w:ind w:left="284" w:hanging="284"/>
        <w:jc w:val="both"/>
        <w:rPr>
          <w:rFonts w:ascii="Arial" w:hAnsi="Arial" w:cs="Arial"/>
          <w:b/>
          <w:bCs/>
        </w:rPr>
      </w:pPr>
      <w:proofErr w:type="spellStart"/>
      <w:r w:rsidRPr="00AF51D6">
        <w:rPr>
          <w:rFonts w:ascii="Arial" w:hAnsi="Arial" w:cs="Arial"/>
          <w:b/>
          <w:bCs/>
        </w:rPr>
        <w:t>Inhibit</w:t>
      </w:r>
      <w:proofErr w:type="spellEnd"/>
      <w:r w:rsidRPr="00AF51D6">
        <w:rPr>
          <w:rFonts w:ascii="Arial" w:hAnsi="Arial" w:cs="Arial"/>
          <w:b/>
          <w:bCs/>
        </w:rPr>
        <w:t xml:space="preserve"> </w:t>
      </w:r>
      <w:proofErr w:type="spellStart"/>
      <w:r w:rsidRPr="00AF51D6">
        <w:rPr>
          <w:rFonts w:ascii="Arial" w:hAnsi="Arial" w:cs="Arial"/>
          <w:b/>
          <w:bCs/>
        </w:rPr>
        <w:t>Response</w:t>
      </w:r>
      <w:proofErr w:type="spellEnd"/>
      <w:r w:rsidRPr="00AF51D6">
        <w:rPr>
          <w:rFonts w:ascii="Arial" w:hAnsi="Arial" w:cs="Arial"/>
          <w:b/>
          <w:bCs/>
        </w:rPr>
        <w:t xml:space="preserve"> </w:t>
      </w:r>
      <w:proofErr w:type="spellStart"/>
      <w:r w:rsidRPr="00AF51D6">
        <w:rPr>
          <w:rFonts w:ascii="Arial" w:hAnsi="Arial" w:cs="Arial"/>
          <w:b/>
          <w:bCs/>
        </w:rPr>
        <w:t>Function</w:t>
      </w:r>
      <w:proofErr w:type="spellEnd"/>
      <w:r>
        <w:rPr>
          <w:rFonts w:ascii="Arial" w:hAnsi="Arial" w:cs="Arial"/>
        </w:rPr>
        <w:t>: I</w:t>
      </w:r>
      <w:r w:rsidRPr="00AF51D6">
        <w:rPr>
          <w:rFonts w:ascii="Arial" w:hAnsi="Arial" w:cs="Arial"/>
        </w:rPr>
        <w:t>mpedire che le funzioni di sicurezza, protezione, garanzia della qualità e intervento dell'operatore rispondano a un guasto, a un pericolo o a uno stato pericoloso</w:t>
      </w:r>
      <w:r>
        <w:rPr>
          <w:rFonts w:ascii="Arial" w:hAnsi="Arial" w:cs="Arial"/>
        </w:rPr>
        <w:t xml:space="preserve"> non fermino le azioni malevole.</w:t>
      </w:r>
    </w:p>
    <w:p w14:paraId="7D36DC92" w14:textId="1EC256E6" w:rsidR="007E177D" w:rsidRDefault="00633B5A">
      <w:pPr>
        <w:pStyle w:val="Paragrafoelenco"/>
        <w:numPr>
          <w:ilvl w:val="0"/>
          <w:numId w:val="14"/>
        </w:numPr>
        <w:ind w:left="284" w:hanging="284"/>
        <w:jc w:val="both"/>
        <w:rPr>
          <w:rFonts w:ascii="Arial" w:hAnsi="Arial" w:cs="Arial"/>
        </w:rPr>
      </w:pPr>
      <w:r w:rsidRPr="00F20B85">
        <w:rPr>
          <w:rFonts w:ascii="Arial" w:hAnsi="Arial" w:cs="Arial"/>
          <w:b/>
          <w:bCs/>
        </w:rPr>
        <w:t>Impact</w:t>
      </w:r>
      <w:r w:rsidRPr="00633B5A">
        <w:rPr>
          <w:rFonts w:ascii="Arial" w:hAnsi="Arial" w:cs="Arial"/>
        </w:rPr>
        <w:t>: Operazioni mirate a distruggere, interrompere o compromettere in modo significativo le risorse della vittima.</w:t>
      </w:r>
    </w:p>
    <w:p w14:paraId="10969338" w14:textId="203E22A0" w:rsidR="002D424F" w:rsidRDefault="002D424F" w:rsidP="00224F25">
      <w:pPr>
        <w:rPr>
          <w:rFonts w:cs="Arial"/>
        </w:rPr>
      </w:pPr>
      <w:r>
        <w:rPr>
          <w:rFonts w:cs="Arial"/>
        </w:rPr>
        <w:t xml:space="preserve">Nella </w:t>
      </w:r>
      <w:r>
        <w:t>documentazion</w:t>
      </w:r>
      <w:r>
        <w:rPr>
          <w:rFonts w:cs="Arial"/>
        </w:rPr>
        <w:t>e del framework in questione sono disponibili vari tool, tra cui:</w:t>
      </w:r>
    </w:p>
    <w:p w14:paraId="5DC00DC4" w14:textId="75FE9BBF" w:rsidR="002D424F" w:rsidRPr="002D424F" w:rsidRDefault="002D424F">
      <w:pPr>
        <w:pStyle w:val="Paragrafoelenco"/>
        <w:numPr>
          <w:ilvl w:val="0"/>
          <w:numId w:val="16"/>
        </w:numPr>
        <w:ind w:left="284" w:hanging="284"/>
        <w:rPr>
          <w:rFonts w:ascii="Arial" w:hAnsi="Arial" w:cs="Arial"/>
          <w:u w:val="single"/>
        </w:rPr>
      </w:pPr>
      <w:r w:rsidRPr="002D424F">
        <w:rPr>
          <w:rFonts w:ascii="Arial" w:hAnsi="Arial" w:cs="Arial"/>
          <w:b/>
          <w:bCs/>
        </w:rPr>
        <w:t>ATT&amp;CK Workbench</w:t>
      </w:r>
      <w:r w:rsidRPr="002D424F">
        <w:rPr>
          <w:rFonts w:ascii="Arial" w:hAnsi="Arial" w:cs="Arial"/>
        </w:rPr>
        <w:t>: un’applicazione che</w:t>
      </w:r>
      <w:r>
        <w:rPr>
          <w:rFonts w:ascii="Arial" w:hAnsi="Arial" w:cs="Arial"/>
        </w:rPr>
        <w:t xml:space="preserve"> permette di esplorare creare, annotare e condividere estensioni della conoscenza MITRE ATT&amp;CK.</w:t>
      </w:r>
    </w:p>
    <w:p w14:paraId="0AC318B0" w14:textId="289319BC" w:rsidR="002D424F" w:rsidRPr="002D424F" w:rsidRDefault="002D424F">
      <w:pPr>
        <w:pStyle w:val="Paragrafoelenco"/>
        <w:numPr>
          <w:ilvl w:val="0"/>
          <w:numId w:val="16"/>
        </w:numPr>
        <w:ind w:left="284" w:hanging="284"/>
        <w:rPr>
          <w:rFonts w:ascii="Arial" w:hAnsi="Arial" w:cs="Arial"/>
          <w:u w:val="single"/>
        </w:rPr>
      </w:pPr>
      <w:r w:rsidRPr="002D424F">
        <w:rPr>
          <w:rFonts w:ascii="Arial" w:hAnsi="Arial" w:cs="Arial"/>
          <w:b/>
          <w:bCs/>
        </w:rPr>
        <w:t>Python Utilities</w:t>
      </w:r>
      <w:r w:rsidRPr="002D424F">
        <w:rPr>
          <w:rFonts w:ascii="Arial" w:hAnsi="Arial" w:cs="Arial"/>
        </w:rPr>
        <w:t>: prevede una l</w:t>
      </w:r>
      <w:r>
        <w:rPr>
          <w:rFonts w:ascii="Arial" w:hAnsi="Arial" w:cs="Arial"/>
        </w:rPr>
        <w:t xml:space="preserve">ibreria </w:t>
      </w:r>
      <w:proofErr w:type="spellStart"/>
      <w:r>
        <w:rPr>
          <w:rFonts w:ascii="Arial" w:hAnsi="Arial" w:cs="Arial"/>
        </w:rPr>
        <w:t>python</w:t>
      </w:r>
      <w:proofErr w:type="spellEnd"/>
      <w:r>
        <w:rPr>
          <w:rFonts w:ascii="Arial" w:hAnsi="Arial" w:cs="Arial"/>
        </w:rPr>
        <w:t xml:space="preserve"> scaricabile, da poter utilizzare per manipolare e ottenere oggetti </w:t>
      </w:r>
      <w:r w:rsidRPr="004B56F5">
        <w:rPr>
          <w:rFonts w:ascii="Arial" w:hAnsi="Arial" w:cs="Arial"/>
          <w:b/>
          <w:bCs/>
        </w:rPr>
        <w:t>STIX 2.0</w:t>
      </w:r>
      <w:r>
        <w:rPr>
          <w:rFonts w:ascii="Arial" w:hAnsi="Arial" w:cs="Arial"/>
        </w:rPr>
        <w:t xml:space="preserve"> (</w:t>
      </w:r>
      <w:proofErr w:type="spellStart"/>
      <w:r w:rsidRPr="004B56F5">
        <w:rPr>
          <w:rFonts w:ascii="Arial" w:hAnsi="Arial" w:cs="Arial"/>
          <w:b/>
          <w:bCs/>
          <w:color w:val="111111"/>
          <w:shd w:val="clear" w:color="auto" w:fill="FDFDFD"/>
        </w:rPr>
        <w:t>Structured</w:t>
      </w:r>
      <w:proofErr w:type="spellEnd"/>
      <w:r w:rsidRPr="004B56F5">
        <w:rPr>
          <w:rFonts w:ascii="Arial" w:hAnsi="Arial" w:cs="Arial"/>
          <w:b/>
          <w:bCs/>
          <w:color w:val="111111"/>
          <w:shd w:val="clear" w:color="auto" w:fill="FDFDFD"/>
        </w:rPr>
        <w:t xml:space="preserve"> </w:t>
      </w:r>
      <w:proofErr w:type="spellStart"/>
      <w:r w:rsidRPr="004B56F5">
        <w:rPr>
          <w:rFonts w:ascii="Arial" w:hAnsi="Arial" w:cs="Arial"/>
          <w:b/>
          <w:bCs/>
          <w:color w:val="111111"/>
          <w:shd w:val="clear" w:color="auto" w:fill="FDFDFD"/>
        </w:rPr>
        <w:t>Threat</w:t>
      </w:r>
      <w:proofErr w:type="spellEnd"/>
      <w:r w:rsidRPr="004B56F5">
        <w:rPr>
          <w:rFonts w:ascii="Arial" w:hAnsi="Arial" w:cs="Arial"/>
          <w:b/>
          <w:bCs/>
          <w:color w:val="111111"/>
          <w:shd w:val="clear" w:color="auto" w:fill="FDFDFD"/>
        </w:rPr>
        <w:t xml:space="preserve"> Information </w:t>
      </w:r>
      <w:proofErr w:type="spellStart"/>
      <w:r w:rsidRPr="004B56F5">
        <w:rPr>
          <w:rFonts w:ascii="Arial" w:hAnsi="Arial" w:cs="Arial"/>
          <w:b/>
          <w:bCs/>
          <w:color w:val="111111"/>
          <w:shd w:val="clear" w:color="auto" w:fill="FDFDFD"/>
        </w:rPr>
        <w:t>Expression</w:t>
      </w:r>
      <w:proofErr w:type="spellEnd"/>
      <w:r>
        <w:rPr>
          <w:rFonts w:ascii="Helvetica" w:hAnsi="Helvetica"/>
          <w:color w:val="111111"/>
          <w:shd w:val="clear" w:color="auto" w:fill="FDFDFD"/>
        </w:rPr>
        <w:t>)</w:t>
      </w:r>
      <w:r w:rsidR="004B56F5">
        <w:rPr>
          <w:rFonts w:ascii="Helvetica" w:hAnsi="Helvetica"/>
          <w:color w:val="111111"/>
          <w:shd w:val="clear" w:color="auto" w:fill="FDFDFD"/>
        </w:rPr>
        <w:t>.</w:t>
      </w:r>
      <w:r>
        <w:rPr>
          <w:rFonts w:ascii="Arial" w:hAnsi="Arial" w:cs="Arial"/>
        </w:rPr>
        <w:t xml:space="preserve"> </w:t>
      </w:r>
    </w:p>
    <w:p w14:paraId="5C494B1E" w14:textId="4B41313C" w:rsidR="004B56F5" w:rsidRPr="004B56F5" w:rsidRDefault="002D424F">
      <w:pPr>
        <w:pStyle w:val="Paragrafoelenco"/>
        <w:numPr>
          <w:ilvl w:val="0"/>
          <w:numId w:val="16"/>
        </w:numPr>
        <w:ind w:left="284" w:hanging="284"/>
        <w:rPr>
          <w:rFonts w:ascii="Arial" w:hAnsi="Arial" w:cs="Arial"/>
        </w:rPr>
      </w:pPr>
      <w:r w:rsidRPr="004B56F5">
        <w:rPr>
          <w:rFonts w:ascii="Arial" w:hAnsi="Arial" w:cs="Arial"/>
          <w:b/>
          <w:bCs/>
        </w:rPr>
        <w:lastRenderedPageBreak/>
        <w:t>ATT&amp;CK Navigator</w:t>
      </w:r>
      <w:r w:rsidRPr="004B56F5">
        <w:rPr>
          <w:rFonts w:ascii="Arial" w:hAnsi="Arial" w:cs="Arial"/>
        </w:rPr>
        <w:t xml:space="preserve">: </w:t>
      </w:r>
      <w:r w:rsidR="004B56F5" w:rsidRPr="004B56F5">
        <w:rPr>
          <w:rFonts w:ascii="Arial" w:hAnsi="Arial" w:cs="Arial"/>
        </w:rPr>
        <w:t>Un tool web-</w:t>
      </w:r>
      <w:proofErr w:type="spellStart"/>
      <w:r w:rsidR="004B56F5" w:rsidRPr="004B56F5">
        <w:rPr>
          <w:rFonts w:ascii="Arial" w:hAnsi="Arial" w:cs="Arial"/>
        </w:rPr>
        <w:t>based</w:t>
      </w:r>
      <w:proofErr w:type="spellEnd"/>
      <w:r w:rsidR="004B56F5" w:rsidRPr="004B56F5">
        <w:rPr>
          <w:rFonts w:ascii="Arial" w:hAnsi="Arial" w:cs="Arial"/>
        </w:rPr>
        <w:t xml:space="preserve"> progettato specificamente per esplorare la matrice del MITRE ATT&amp;CK, consentendo agli utenti di annotare possibili combinazioni di tecniche per orchestrare un attacco o per ricostruire il percorso seguito dal red team, è il MITRE ATT&amp;CK Navigator. Questo strumento offre una piattaforma interattiva e facilmente navigabile che permette agli analisti di sicurezza, ai ricercatori e ai membri dei red team di visualizzare le tattiche e le tecniche descritte nel framework ATT&amp;CK.</w:t>
      </w:r>
      <w:r w:rsidR="004B56F5" w:rsidRPr="004B56F5">
        <w:rPr>
          <w:rFonts w:ascii="Arial" w:hAnsi="Arial" w:cs="Arial"/>
        </w:rPr>
        <w:br/>
        <w:t>Con il MITRE ATT&amp;CK Navigator, gli utenti possono creare "</w:t>
      </w:r>
      <w:proofErr w:type="spellStart"/>
      <w:r w:rsidR="004B56F5" w:rsidRPr="007D63D0">
        <w:rPr>
          <w:rFonts w:ascii="Arial" w:hAnsi="Arial" w:cs="Arial"/>
          <w:b/>
          <w:bCs/>
        </w:rPr>
        <w:t>layer</w:t>
      </w:r>
      <w:proofErr w:type="spellEnd"/>
      <w:r w:rsidR="004B56F5" w:rsidRPr="004B56F5">
        <w:rPr>
          <w:rFonts w:ascii="Arial" w:hAnsi="Arial" w:cs="Arial"/>
        </w:rPr>
        <w:t xml:space="preserve">" personalizzati che evidenziano specifici insiemi di tecniche utilizzate in scenari di attacco noti o ipotetici, </w:t>
      </w:r>
      <w:r w:rsidR="004B56F5" w:rsidRPr="007D63D0">
        <w:rPr>
          <w:rFonts w:ascii="Arial" w:hAnsi="Arial" w:cs="Arial"/>
          <w:b/>
          <w:bCs/>
        </w:rPr>
        <w:t xml:space="preserve">facilitando l'analisi delle minacce </w:t>
      </w:r>
      <w:r w:rsidR="004B56F5" w:rsidRPr="004B56F5">
        <w:rPr>
          <w:rFonts w:ascii="Arial" w:hAnsi="Arial" w:cs="Arial"/>
        </w:rPr>
        <w:t xml:space="preserve">e la </w:t>
      </w:r>
      <w:r w:rsidR="004B56F5" w:rsidRPr="007D63D0">
        <w:rPr>
          <w:rFonts w:ascii="Arial" w:hAnsi="Arial" w:cs="Arial"/>
          <w:b/>
          <w:bCs/>
        </w:rPr>
        <w:t>pianificazione della difesa</w:t>
      </w:r>
      <w:r w:rsidR="004B56F5" w:rsidRPr="004B56F5">
        <w:rPr>
          <w:rFonts w:ascii="Arial" w:hAnsi="Arial" w:cs="Arial"/>
        </w:rPr>
        <w:t>. La capacità di annotare e combinare diverse tecniche aiuta a comprendere come gli attaccanti potrebbero stringere insieme varie tattiche per raggiungere i loro obiettivi, offrendo così spunti preziosi per lo sviluppo di strategie di mitigazione più efficaci. Inoltre, il Navigator consente la condivisione e la collaborazione tra i team, rendendo più semplice la disseminazione delle informazioni sulle minacce e l'aggiornamento delle conoscenze sulla sicurezza informatica</w:t>
      </w:r>
      <w:r w:rsidR="00B357C6">
        <w:rPr>
          <w:rFonts w:ascii="Arial" w:hAnsi="Arial" w:cs="Arial"/>
        </w:rPr>
        <w:t xml:space="preserve"> (figura </w:t>
      </w:r>
      <w:r w:rsidR="00BB2D61">
        <w:rPr>
          <w:rFonts w:ascii="Arial" w:hAnsi="Arial" w:cs="Arial"/>
        </w:rPr>
        <w:t>3</w:t>
      </w:r>
      <w:r w:rsidR="00B357C6">
        <w:rPr>
          <w:rFonts w:ascii="Arial" w:hAnsi="Arial" w:cs="Arial"/>
        </w:rPr>
        <w:t>)</w:t>
      </w:r>
      <w:r w:rsidR="004B56F5" w:rsidRPr="004B56F5">
        <w:rPr>
          <w:rFonts w:ascii="Arial" w:hAnsi="Arial" w:cs="Arial"/>
        </w:rPr>
        <w:t>.</w:t>
      </w:r>
    </w:p>
    <w:p w14:paraId="153D6359" w14:textId="15234F64" w:rsidR="00224F25" w:rsidRDefault="00224F25" w:rsidP="00224F25">
      <w:pPr>
        <w:jc w:val="center"/>
        <w:rPr>
          <w:rFonts w:cs="Arial"/>
        </w:rPr>
      </w:pPr>
      <w:r w:rsidRPr="00224F25">
        <w:rPr>
          <w:rFonts w:cs="Arial"/>
          <w:noProof/>
        </w:rPr>
        <w:drawing>
          <wp:inline distT="0" distB="0" distL="0" distR="0" wp14:anchorId="06A979D0" wp14:editId="6EC09209">
            <wp:extent cx="5101877" cy="2446867"/>
            <wp:effectExtent l="0" t="0" r="381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753"/>
                    <a:stretch/>
                  </pic:blipFill>
                  <pic:spPr bwMode="auto">
                    <a:xfrm>
                      <a:off x="0" y="0"/>
                      <a:ext cx="5155453" cy="2472562"/>
                    </a:xfrm>
                    <a:prstGeom prst="rect">
                      <a:avLst/>
                    </a:prstGeom>
                    <a:ln>
                      <a:noFill/>
                    </a:ln>
                    <a:extLst>
                      <a:ext uri="{53640926-AAD7-44D8-BBD7-CCE9431645EC}">
                        <a14:shadowObscured xmlns:a14="http://schemas.microsoft.com/office/drawing/2010/main"/>
                      </a:ext>
                    </a:extLst>
                  </pic:spPr>
                </pic:pic>
              </a:graphicData>
            </a:graphic>
          </wp:inline>
        </w:drawing>
      </w:r>
    </w:p>
    <w:p w14:paraId="5D1E54BA" w14:textId="55C518A3" w:rsidR="00B9533E" w:rsidRPr="00B75024" w:rsidRDefault="00B357C6" w:rsidP="007D63D0">
      <w:pPr>
        <w:jc w:val="center"/>
        <w:rPr>
          <w:rFonts w:cs="Arial"/>
          <w:color w:val="C00000"/>
          <w:sz w:val="20"/>
          <w:szCs w:val="20"/>
        </w:rPr>
      </w:pPr>
      <w:r w:rsidRPr="00B75024">
        <w:rPr>
          <w:rFonts w:cs="Arial"/>
          <w:sz w:val="20"/>
          <w:szCs w:val="20"/>
        </w:rPr>
        <w:t xml:space="preserve">Figura </w:t>
      </w:r>
      <w:r w:rsidR="00BB2D61" w:rsidRPr="00B75024">
        <w:rPr>
          <w:rFonts w:cs="Arial"/>
          <w:sz w:val="20"/>
          <w:szCs w:val="20"/>
        </w:rPr>
        <w:t>3</w:t>
      </w:r>
      <w:r w:rsidRPr="00B75024">
        <w:rPr>
          <w:rFonts w:cs="Arial"/>
          <w:sz w:val="20"/>
          <w:szCs w:val="20"/>
        </w:rPr>
        <w:t xml:space="preserve">: </w:t>
      </w:r>
      <w:r w:rsidR="004B56F5" w:rsidRPr="00B75024">
        <w:rPr>
          <w:rFonts w:cs="Arial"/>
          <w:sz w:val="20"/>
          <w:szCs w:val="20"/>
        </w:rPr>
        <w:t>Esempio di utilizzo del MITRE ATT&amp;CK Navigator</w:t>
      </w:r>
      <w:r w:rsidR="007D63D0" w:rsidRPr="00B75024">
        <w:rPr>
          <w:rFonts w:cs="Arial"/>
          <w:sz w:val="20"/>
          <w:szCs w:val="20"/>
        </w:rPr>
        <w:br/>
        <w:t xml:space="preserve">studio dell’unione dei gruppi </w:t>
      </w:r>
      <w:r w:rsidR="00FD7288" w:rsidRPr="00B75024">
        <w:rPr>
          <w:rFonts w:cs="Arial"/>
          <w:color w:val="92D050"/>
          <w:sz w:val="20"/>
          <w:szCs w:val="20"/>
        </w:rPr>
        <w:t>APT3</w:t>
      </w:r>
      <w:r w:rsidR="00FD7288" w:rsidRPr="00B75024">
        <w:rPr>
          <w:rFonts w:cs="Arial"/>
          <w:sz w:val="20"/>
          <w:szCs w:val="20"/>
        </w:rPr>
        <w:t xml:space="preserve">, </w:t>
      </w:r>
      <w:r w:rsidR="00FD7288" w:rsidRPr="00B75024">
        <w:rPr>
          <w:rFonts w:cs="Arial"/>
          <w:color w:val="BF8F00" w:themeColor="accent4" w:themeShade="BF"/>
          <w:sz w:val="20"/>
          <w:szCs w:val="20"/>
        </w:rPr>
        <w:t>APT29</w:t>
      </w:r>
      <w:r w:rsidR="00FD7288" w:rsidRPr="00B75024">
        <w:rPr>
          <w:rFonts w:cs="Arial"/>
          <w:sz w:val="20"/>
          <w:szCs w:val="20"/>
        </w:rPr>
        <w:t xml:space="preserve">, </w:t>
      </w:r>
      <w:r w:rsidR="00FD7288" w:rsidRPr="00B75024">
        <w:rPr>
          <w:rFonts w:cs="Arial"/>
          <w:color w:val="C00000"/>
          <w:sz w:val="20"/>
          <w:szCs w:val="20"/>
        </w:rPr>
        <w:t>APT3+APT29</w:t>
      </w:r>
    </w:p>
    <w:p w14:paraId="45C92816" w14:textId="3C9C6965" w:rsidR="00662E33" w:rsidRDefault="007E177D" w:rsidP="00B75024">
      <w:pPr>
        <w:pStyle w:val="Titolo2"/>
      </w:pPr>
      <w:bookmarkStart w:id="57" w:name="_Toc163234273"/>
      <w:r w:rsidRPr="009E5951">
        <w:lastRenderedPageBreak/>
        <w:t>MITRE ATLAS – Nuove tecnologie e nuove minacce</w:t>
      </w:r>
      <w:bookmarkEnd w:id="57"/>
    </w:p>
    <w:p w14:paraId="174E28AE" w14:textId="77777777" w:rsidR="00B9533E" w:rsidRDefault="00B9533E" w:rsidP="00B9533E">
      <w:pPr>
        <w:spacing w:after="160"/>
      </w:pPr>
      <w:r w:rsidRPr="00B9533E">
        <w:t>Con l'ascesa e l'espansione delle tecnologie di Intelligenza Artificiale (</w:t>
      </w:r>
      <w:r w:rsidRPr="00B9533E">
        <w:rPr>
          <w:b/>
          <w:bCs/>
        </w:rPr>
        <w:t>AI</w:t>
      </w:r>
      <w:r w:rsidRPr="00B9533E">
        <w:t>), si è assistito non solo a un progresso significativo in vari campi, ma anche alla nascita di nuove strategie e tecniche da parte dei red team per condurre azioni malevole sfruttando o mirando a queste tecnologie avanzate.</w:t>
      </w:r>
      <w:r>
        <w:t xml:space="preserve"> </w:t>
      </w:r>
    </w:p>
    <w:p w14:paraId="0CF847E8" w14:textId="27E6B969" w:rsidR="00AF51D6" w:rsidRPr="00AF51D6" w:rsidRDefault="00B9533E" w:rsidP="00AF51D6">
      <w:pPr>
        <w:spacing w:after="160"/>
      </w:pPr>
      <w:r>
        <w:t xml:space="preserve">Con lo scopo di colmare il divario di conoscenza tra il red team e il blu team, è nato il nuovo framework </w:t>
      </w:r>
      <w:r w:rsidRPr="00B9533E">
        <w:rPr>
          <w:b/>
          <w:bCs/>
        </w:rPr>
        <w:t>Mitre</w:t>
      </w:r>
      <w:r>
        <w:rPr>
          <w:b/>
          <w:bCs/>
        </w:rPr>
        <w:t xml:space="preserve"> ATLAS </w:t>
      </w:r>
      <w:r>
        <w:t>(</w:t>
      </w:r>
      <w:proofErr w:type="spellStart"/>
      <w:r w:rsidR="00484A22" w:rsidRPr="00484A22">
        <w:rPr>
          <w:b/>
          <w:bCs/>
          <w:i/>
          <w:iCs/>
        </w:rPr>
        <w:t>Adversarial</w:t>
      </w:r>
      <w:proofErr w:type="spellEnd"/>
      <w:r w:rsidR="00484A22" w:rsidRPr="00484A22">
        <w:rPr>
          <w:b/>
          <w:bCs/>
          <w:i/>
          <w:iCs/>
        </w:rPr>
        <w:t xml:space="preserve"> </w:t>
      </w:r>
      <w:proofErr w:type="spellStart"/>
      <w:r w:rsidR="00484A22" w:rsidRPr="00484A22">
        <w:rPr>
          <w:b/>
          <w:bCs/>
          <w:i/>
          <w:iCs/>
        </w:rPr>
        <w:t>Threat</w:t>
      </w:r>
      <w:proofErr w:type="spellEnd"/>
      <w:r w:rsidR="00484A22" w:rsidRPr="00484A22">
        <w:rPr>
          <w:b/>
          <w:bCs/>
          <w:i/>
          <w:iCs/>
        </w:rPr>
        <w:t xml:space="preserve"> </w:t>
      </w:r>
      <w:proofErr w:type="spellStart"/>
      <w:r w:rsidR="00484A22" w:rsidRPr="00484A22">
        <w:rPr>
          <w:b/>
          <w:bCs/>
          <w:i/>
          <w:iCs/>
        </w:rPr>
        <w:t>Landscape</w:t>
      </w:r>
      <w:proofErr w:type="spellEnd"/>
      <w:r w:rsidR="00484A22" w:rsidRPr="00484A22">
        <w:rPr>
          <w:b/>
          <w:bCs/>
          <w:i/>
          <w:iCs/>
        </w:rPr>
        <w:t xml:space="preserve"> for </w:t>
      </w:r>
      <w:proofErr w:type="spellStart"/>
      <w:r w:rsidR="00484A22" w:rsidRPr="00484A22">
        <w:rPr>
          <w:b/>
          <w:bCs/>
          <w:i/>
          <w:iCs/>
        </w:rPr>
        <w:t>Artificial</w:t>
      </w:r>
      <w:proofErr w:type="spellEnd"/>
      <w:r w:rsidR="00484A22" w:rsidRPr="00484A22">
        <w:rPr>
          <w:b/>
          <w:bCs/>
          <w:i/>
          <w:iCs/>
        </w:rPr>
        <w:t>-Intelligence Systems</w:t>
      </w:r>
      <w:r>
        <w:t>)</w:t>
      </w:r>
      <w:r w:rsidR="00FE77BA">
        <w:t xml:space="preserve"> [11]</w:t>
      </w:r>
      <w:r w:rsidR="00484A22">
        <w:t>,</w:t>
      </w:r>
      <w:r w:rsidR="00AF51D6">
        <w:t xml:space="preserve"> </w:t>
      </w:r>
      <w:r w:rsidR="00484A22">
        <w:t>complementare al precedente Mitre ATT&amp;CK.</w:t>
      </w:r>
    </w:p>
    <w:p w14:paraId="13446E2B" w14:textId="3E3FE5BF" w:rsidR="00484A22" w:rsidRDefault="00AF51D6" w:rsidP="00AF51D6">
      <w:pPr>
        <w:spacing w:after="160"/>
      </w:pPr>
      <w:r w:rsidRPr="00AF51D6">
        <w:t>La maggiore differenza tra il MITRE ATT&amp;CK Framework e ATLAS risiede principalmente nel modo in cui entrambi approcciano la categorizzazione e la rappresentazione delle tattiche utilizzate dagli aggressori nel corso di un attacco informatico.</w:t>
      </w:r>
      <w:r>
        <w:t xml:space="preserve"> Nel secondo le tattiche utilizzate dagli </w:t>
      </w:r>
      <w:proofErr w:type="spellStart"/>
      <w:r>
        <w:t>attacker</w:t>
      </w:r>
      <w:proofErr w:type="spellEnd"/>
      <w:r>
        <w:t xml:space="preserve"> sono:</w:t>
      </w:r>
    </w:p>
    <w:p w14:paraId="53A0CE3D" w14:textId="7D100834" w:rsidR="00AF51D6" w:rsidRPr="00AF51D6" w:rsidRDefault="00AF51D6">
      <w:pPr>
        <w:pStyle w:val="Paragrafoelenco"/>
        <w:numPr>
          <w:ilvl w:val="0"/>
          <w:numId w:val="15"/>
        </w:numPr>
        <w:spacing w:after="160"/>
        <w:rPr>
          <w:rFonts w:ascii="Arial" w:hAnsi="Arial" w:cs="Arial"/>
          <w:b/>
          <w:bCs/>
        </w:rPr>
      </w:pPr>
      <w:proofErr w:type="spellStart"/>
      <w:r w:rsidRPr="00AF51D6">
        <w:rPr>
          <w:rFonts w:ascii="Arial" w:hAnsi="Arial" w:cs="Arial"/>
          <w:b/>
          <w:bCs/>
        </w:rPr>
        <w:t>Reconnaissance</w:t>
      </w:r>
      <w:proofErr w:type="spellEnd"/>
    </w:p>
    <w:p w14:paraId="4BEFF4D3" w14:textId="2357A5FE"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Resource Development</w:t>
      </w:r>
    </w:p>
    <w:p w14:paraId="64ECF31A" w14:textId="4F6D2DCE" w:rsidR="00AF51D6" w:rsidRPr="00AF51D6" w:rsidRDefault="00AF51D6">
      <w:pPr>
        <w:pStyle w:val="Paragrafoelenco"/>
        <w:numPr>
          <w:ilvl w:val="0"/>
          <w:numId w:val="15"/>
        </w:numPr>
        <w:spacing w:after="160"/>
        <w:rPr>
          <w:rFonts w:ascii="Arial" w:hAnsi="Arial" w:cs="Arial"/>
          <w:b/>
          <w:bCs/>
        </w:rPr>
      </w:pPr>
      <w:proofErr w:type="spellStart"/>
      <w:r w:rsidRPr="00AF51D6">
        <w:rPr>
          <w:rFonts w:ascii="Arial" w:hAnsi="Arial" w:cs="Arial"/>
          <w:b/>
          <w:bCs/>
        </w:rPr>
        <w:t>Initial</w:t>
      </w:r>
      <w:proofErr w:type="spellEnd"/>
      <w:r w:rsidRPr="00AF51D6">
        <w:rPr>
          <w:rFonts w:ascii="Arial" w:hAnsi="Arial" w:cs="Arial"/>
          <w:b/>
          <w:bCs/>
        </w:rPr>
        <w:t xml:space="preserve"> Access</w:t>
      </w:r>
    </w:p>
    <w:p w14:paraId="68CA9B3D" w14:textId="78EA8754"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ML Model Access</w:t>
      </w:r>
      <w:r>
        <w:rPr>
          <w:rFonts w:ascii="Arial" w:hAnsi="Arial" w:cs="Arial"/>
        </w:rPr>
        <w:t>:</w:t>
      </w:r>
      <w:r w:rsidR="00CC5CC1">
        <w:rPr>
          <w:rFonts w:ascii="Arial" w:hAnsi="Arial" w:cs="Arial"/>
        </w:rPr>
        <w:t xml:space="preserve"> Gli avversari cercano di ottenere certi livelli di accesso ad un modello di  machine learning.</w:t>
      </w:r>
    </w:p>
    <w:p w14:paraId="3FB2637A" w14:textId="0DA06D4C" w:rsidR="00AF51D6" w:rsidRPr="00AF51D6" w:rsidRDefault="00AF51D6">
      <w:pPr>
        <w:pStyle w:val="Paragrafoelenco"/>
        <w:numPr>
          <w:ilvl w:val="0"/>
          <w:numId w:val="15"/>
        </w:numPr>
        <w:spacing w:after="160"/>
        <w:rPr>
          <w:rFonts w:ascii="Arial" w:hAnsi="Arial" w:cs="Arial"/>
          <w:b/>
          <w:bCs/>
        </w:rPr>
      </w:pPr>
      <w:proofErr w:type="spellStart"/>
      <w:r w:rsidRPr="00AF51D6">
        <w:rPr>
          <w:rFonts w:ascii="Arial" w:hAnsi="Arial" w:cs="Arial"/>
          <w:b/>
          <w:bCs/>
        </w:rPr>
        <w:t>Execution</w:t>
      </w:r>
      <w:proofErr w:type="spellEnd"/>
    </w:p>
    <w:p w14:paraId="399F23E0" w14:textId="07D8C3C3" w:rsidR="00AF51D6" w:rsidRPr="00AF51D6" w:rsidRDefault="00AF51D6">
      <w:pPr>
        <w:pStyle w:val="Paragrafoelenco"/>
        <w:numPr>
          <w:ilvl w:val="0"/>
          <w:numId w:val="15"/>
        </w:numPr>
        <w:spacing w:after="160"/>
        <w:rPr>
          <w:rFonts w:ascii="Arial" w:hAnsi="Arial" w:cs="Arial"/>
          <w:b/>
          <w:bCs/>
        </w:rPr>
      </w:pPr>
      <w:proofErr w:type="spellStart"/>
      <w:r w:rsidRPr="00AF51D6">
        <w:rPr>
          <w:rFonts w:ascii="Arial" w:hAnsi="Arial" w:cs="Arial"/>
          <w:b/>
          <w:bCs/>
        </w:rPr>
        <w:t>Persistence</w:t>
      </w:r>
      <w:proofErr w:type="spellEnd"/>
    </w:p>
    <w:p w14:paraId="353EB96E" w14:textId="30F5024B" w:rsidR="00AF51D6" w:rsidRPr="00AF51D6" w:rsidRDefault="00AF51D6">
      <w:pPr>
        <w:pStyle w:val="Paragrafoelenco"/>
        <w:numPr>
          <w:ilvl w:val="0"/>
          <w:numId w:val="15"/>
        </w:numPr>
        <w:spacing w:after="160"/>
        <w:rPr>
          <w:rFonts w:ascii="Arial" w:hAnsi="Arial" w:cs="Arial"/>
          <w:b/>
          <w:bCs/>
        </w:rPr>
      </w:pPr>
      <w:proofErr w:type="spellStart"/>
      <w:r w:rsidRPr="00AF51D6">
        <w:rPr>
          <w:rFonts w:ascii="Arial" w:hAnsi="Arial" w:cs="Arial"/>
          <w:b/>
          <w:bCs/>
        </w:rPr>
        <w:t>Privilege</w:t>
      </w:r>
      <w:proofErr w:type="spellEnd"/>
      <w:r w:rsidRPr="00AF51D6">
        <w:rPr>
          <w:rFonts w:ascii="Arial" w:hAnsi="Arial" w:cs="Arial"/>
          <w:b/>
          <w:bCs/>
        </w:rPr>
        <w:t xml:space="preserve"> Escalation</w:t>
      </w:r>
    </w:p>
    <w:p w14:paraId="73CFA5EF" w14:textId="53AFE45C"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 xml:space="preserve">Defense </w:t>
      </w:r>
      <w:proofErr w:type="spellStart"/>
      <w:r w:rsidRPr="00AF51D6">
        <w:rPr>
          <w:rFonts w:ascii="Arial" w:hAnsi="Arial" w:cs="Arial"/>
          <w:b/>
          <w:bCs/>
        </w:rPr>
        <w:t>Evasion</w:t>
      </w:r>
      <w:proofErr w:type="spellEnd"/>
    </w:p>
    <w:p w14:paraId="0FB2236A" w14:textId="3B32F058" w:rsidR="00AF51D6" w:rsidRPr="00AF51D6" w:rsidRDefault="00AF51D6">
      <w:pPr>
        <w:pStyle w:val="Paragrafoelenco"/>
        <w:numPr>
          <w:ilvl w:val="0"/>
          <w:numId w:val="15"/>
        </w:numPr>
        <w:spacing w:after="160"/>
        <w:rPr>
          <w:rFonts w:ascii="Arial" w:hAnsi="Arial" w:cs="Arial"/>
          <w:b/>
          <w:bCs/>
        </w:rPr>
      </w:pPr>
      <w:proofErr w:type="spellStart"/>
      <w:r w:rsidRPr="00AF51D6">
        <w:rPr>
          <w:rFonts w:ascii="Arial" w:hAnsi="Arial" w:cs="Arial"/>
          <w:b/>
          <w:bCs/>
        </w:rPr>
        <w:t>Credential</w:t>
      </w:r>
      <w:proofErr w:type="spellEnd"/>
      <w:r w:rsidRPr="00AF51D6">
        <w:rPr>
          <w:rFonts w:ascii="Arial" w:hAnsi="Arial" w:cs="Arial"/>
          <w:b/>
          <w:bCs/>
        </w:rPr>
        <w:t xml:space="preserve"> Access</w:t>
      </w:r>
    </w:p>
    <w:p w14:paraId="40055CA5" w14:textId="0B6C399E"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Discovery</w:t>
      </w:r>
    </w:p>
    <w:p w14:paraId="28C0048F" w14:textId="5618B7BD"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lastRenderedPageBreak/>
        <w:t>Collection</w:t>
      </w:r>
    </w:p>
    <w:p w14:paraId="48AC9F67" w14:textId="1EF368BA"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 xml:space="preserve">ML Attack </w:t>
      </w:r>
      <w:proofErr w:type="spellStart"/>
      <w:r w:rsidRPr="00AF51D6">
        <w:rPr>
          <w:rFonts w:ascii="Arial" w:hAnsi="Arial" w:cs="Arial"/>
          <w:b/>
          <w:bCs/>
        </w:rPr>
        <w:t>Staging</w:t>
      </w:r>
      <w:proofErr w:type="spellEnd"/>
      <w:r>
        <w:rPr>
          <w:rFonts w:ascii="Arial" w:hAnsi="Arial" w:cs="Arial"/>
        </w:rPr>
        <w:t>:</w:t>
      </w:r>
      <w:r w:rsidR="00CC5CC1">
        <w:rPr>
          <w:rFonts w:ascii="Arial" w:hAnsi="Arial" w:cs="Arial"/>
        </w:rPr>
        <w:t xml:space="preserve"> Il red team utilizza le conoscenze </w:t>
      </w:r>
      <w:r w:rsidR="00CC5CC1" w:rsidRPr="00CC5CC1">
        <w:rPr>
          <w:rFonts w:ascii="Arial" w:hAnsi="Arial" w:cs="Arial"/>
          <w:i/>
          <w:iCs/>
        </w:rPr>
        <w:t>white box</w:t>
      </w:r>
      <w:r w:rsidR="00CC5CC1">
        <w:rPr>
          <w:rStyle w:val="Rimandonotaapidipagina"/>
          <w:rFonts w:ascii="Arial" w:hAnsi="Arial" w:cs="Arial"/>
        </w:rPr>
        <w:footnoteReference w:id="8"/>
      </w:r>
      <w:r w:rsidR="00CC5CC1">
        <w:rPr>
          <w:rFonts w:ascii="Arial" w:hAnsi="Arial" w:cs="Arial"/>
        </w:rPr>
        <w:t xml:space="preserve"> del sistema target per personalizzare l’attacco.</w:t>
      </w:r>
    </w:p>
    <w:p w14:paraId="216C0DE8" w14:textId="2329994B" w:rsidR="00AF51D6" w:rsidRPr="00AF51D6" w:rsidRDefault="00AF51D6">
      <w:pPr>
        <w:pStyle w:val="Paragrafoelenco"/>
        <w:numPr>
          <w:ilvl w:val="0"/>
          <w:numId w:val="15"/>
        </w:numPr>
        <w:spacing w:after="160"/>
        <w:rPr>
          <w:rFonts w:ascii="Arial" w:hAnsi="Arial" w:cs="Arial"/>
          <w:b/>
          <w:bCs/>
        </w:rPr>
      </w:pPr>
      <w:proofErr w:type="spellStart"/>
      <w:r w:rsidRPr="00AF51D6">
        <w:rPr>
          <w:rFonts w:ascii="Arial" w:hAnsi="Arial" w:cs="Arial"/>
          <w:b/>
          <w:bCs/>
        </w:rPr>
        <w:t>Exfiltration</w:t>
      </w:r>
      <w:proofErr w:type="spellEnd"/>
    </w:p>
    <w:p w14:paraId="04DF8F93" w14:textId="77777777" w:rsidR="00AC370B" w:rsidRDefault="00AF51D6">
      <w:pPr>
        <w:pStyle w:val="Paragrafoelenco"/>
        <w:numPr>
          <w:ilvl w:val="0"/>
          <w:numId w:val="15"/>
        </w:numPr>
        <w:spacing w:after="160"/>
        <w:rPr>
          <w:rFonts w:ascii="Arial" w:hAnsi="Arial" w:cs="Arial"/>
          <w:b/>
          <w:bCs/>
        </w:rPr>
      </w:pPr>
      <w:r w:rsidRPr="00AF51D6">
        <w:rPr>
          <w:rFonts w:ascii="Arial" w:hAnsi="Arial" w:cs="Arial"/>
          <w:b/>
          <w:bCs/>
        </w:rPr>
        <w:t>Impact</w:t>
      </w:r>
    </w:p>
    <w:p w14:paraId="09312D68" w14:textId="0527B0CB" w:rsidR="00AC370B" w:rsidRDefault="00AC370B" w:rsidP="00B75024">
      <w:pPr>
        <w:pStyle w:val="Titolo2"/>
      </w:pPr>
      <w:bookmarkStart w:id="58" w:name="_Toc163234274"/>
      <w:r>
        <w:t>Mappatura</w:t>
      </w:r>
      <w:r w:rsidRPr="00AC370B">
        <w:t xml:space="preserve"> CVE</w:t>
      </w:r>
      <w:r w:rsidR="00071E3C">
        <w:t xml:space="preserve"> </w:t>
      </w:r>
      <w:r w:rsidR="00071E3C" w:rsidRPr="009E5951">
        <w:t>–</w:t>
      </w:r>
      <w:r w:rsidR="00071E3C">
        <w:t xml:space="preserve"> </w:t>
      </w:r>
      <w:r>
        <w:t>ATT&amp;CK</w:t>
      </w:r>
      <w:bookmarkEnd w:id="58"/>
    </w:p>
    <w:p w14:paraId="5EB61032" w14:textId="5DCA21CF" w:rsidR="006A2FFF" w:rsidRPr="006A2FFF" w:rsidRDefault="00492537" w:rsidP="006A2FFF">
      <w:pPr>
        <w:pStyle w:val="Titolo3"/>
      </w:pPr>
      <w:proofErr w:type="spellStart"/>
      <w:r>
        <w:t>Mappings</w:t>
      </w:r>
      <w:proofErr w:type="spellEnd"/>
      <w:r>
        <w:t xml:space="preserve"> </w:t>
      </w:r>
      <w:r w:rsidRPr="009E5951">
        <w:t>–</w:t>
      </w:r>
      <w:r>
        <w:t xml:space="preserve"> Explorer</w:t>
      </w:r>
    </w:p>
    <w:p w14:paraId="1EC052BC" w14:textId="76E6FC48" w:rsidR="00071E3C" w:rsidRDefault="00071E3C" w:rsidP="00482227">
      <w:pPr>
        <w:spacing w:after="160"/>
      </w:pPr>
      <w:r>
        <w:t>Per approfondire lo studio sugli impatti che ogni vulnerabilità, identificata tramite un ID CVE, può avere su un sistema informatico,</w:t>
      </w:r>
      <w:r w:rsidR="001C4255">
        <w:t xml:space="preserve"> la</w:t>
      </w:r>
      <w:r w:rsidR="008C7183">
        <w:rPr>
          <w:b/>
          <w:bCs/>
        </w:rPr>
        <w:t xml:space="preserve"> CTID </w:t>
      </w:r>
      <w:r w:rsidR="008C7183" w:rsidRPr="001C4255">
        <w:t xml:space="preserve">(Center for </w:t>
      </w:r>
      <w:proofErr w:type="spellStart"/>
      <w:r w:rsidR="008C7183" w:rsidRPr="001C4255">
        <w:t>Threat-Informed</w:t>
      </w:r>
      <w:proofErr w:type="spellEnd"/>
      <w:r w:rsidR="008C7183" w:rsidRPr="001C4255">
        <w:t xml:space="preserve"> Defense)</w:t>
      </w:r>
      <w:r w:rsidRPr="001C4255">
        <w:t xml:space="preserve"> </w:t>
      </w:r>
      <w:r>
        <w:t xml:space="preserve">ha </w:t>
      </w:r>
      <w:r w:rsidR="001C4255">
        <w:t>continuato a sviluppare un</w:t>
      </w:r>
      <w:r>
        <w:t xml:space="preserve"> framework</w:t>
      </w:r>
      <w:r w:rsidR="001C4255">
        <w:t xml:space="preserve"> della </w:t>
      </w:r>
      <w:r w:rsidR="001C4255" w:rsidRPr="001C4255">
        <w:rPr>
          <w:b/>
          <w:bCs/>
        </w:rPr>
        <w:t>MITRE</w:t>
      </w:r>
      <w:r w:rsidR="001C4255">
        <w:t xml:space="preserve"> </w:t>
      </w:r>
      <w:r w:rsidR="001C4255" w:rsidRPr="001C4255">
        <w:rPr>
          <w:b/>
          <w:bCs/>
        </w:rPr>
        <w:t>ENGENUITY</w:t>
      </w:r>
      <w:r w:rsidR="001C4255">
        <w:rPr>
          <w:rStyle w:val="Rimandonotaapidipagina"/>
          <w:b/>
          <w:bCs/>
        </w:rPr>
        <w:footnoteReference w:id="9"/>
      </w:r>
      <w:r>
        <w:t xml:space="preserve"> che facilita la correlazione tra le CVE conosciute e le tecniche descritte nel framework ATT&amp;CK</w:t>
      </w:r>
      <w:r w:rsidR="00E848BF">
        <w:t xml:space="preserve">, anche se al tempo di scrittura di questo studio il framework ATT&amp;CK to CVE lavora soltanto sul dominio </w:t>
      </w:r>
      <w:r w:rsidR="00E848BF" w:rsidRPr="00E848BF">
        <w:rPr>
          <w:i/>
          <w:iCs/>
        </w:rPr>
        <w:t>Enterprise</w:t>
      </w:r>
      <w:r w:rsidR="00E848BF">
        <w:t xml:space="preserve"> della matrice ATT&amp;CK</w:t>
      </w:r>
      <w:r>
        <w:t>.</w:t>
      </w:r>
    </w:p>
    <w:p w14:paraId="5D9DD402" w14:textId="04E1276D" w:rsidR="00A73DAE" w:rsidRDefault="00A73DAE" w:rsidP="00071E3C">
      <w:r>
        <w:t xml:space="preserve">Nello studio svolto da </w:t>
      </w:r>
      <w:r w:rsidR="001C4255">
        <w:t>CTID</w:t>
      </w:r>
      <w:r>
        <w:t xml:space="preserve"> ad ogni CVE vengono assegnati 4 parametri</w:t>
      </w:r>
      <w:r w:rsidR="00482227">
        <w:t xml:space="preserve"> (figura 4)</w:t>
      </w:r>
      <w:r>
        <w:t>:</w:t>
      </w:r>
    </w:p>
    <w:p w14:paraId="54F8AF28" w14:textId="2E529899" w:rsidR="00A73DAE" w:rsidRPr="00A73DAE" w:rsidRDefault="00A73DAE">
      <w:pPr>
        <w:pStyle w:val="Paragrafoelenco"/>
        <w:numPr>
          <w:ilvl w:val="0"/>
          <w:numId w:val="18"/>
        </w:numPr>
        <w:rPr>
          <w:rFonts w:ascii="Arial" w:hAnsi="Arial" w:cs="Arial"/>
        </w:rPr>
      </w:pPr>
      <w:r w:rsidRPr="00A73DAE">
        <w:rPr>
          <w:rFonts w:ascii="Arial" w:hAnsi="Arial" w:cs="Arial"/>
          <w:b/>
          <w:bCs/>
        </w:rPr>
        <w:t>Exploitation Technique</w:t>
      </w:r>
      <w:r w:rsidRPr="00A73DAE">
        <w:rPr>
          <w:rFonts w:ascii="Arial" w:hAnsi="Arial" w:cs="Arial"/>
        </w:rPr>
        <w:t>:</w:t>
      </w:r>
      <w:r>
        <w:rPr>
          <w:rFonts w:ascii="Arial" w:hAnsi="Arial" w:cs="Arial"/>
        </w:rPr>
        <w:t xml:space="preserve"> una lista di metodi che possono essere usati per sfruttare la vulnerabilità</w:t>
      </w:r>
      <w:r w:rsidR="00482227">
        <w:rPr>
          <w:rFonts w:ascii="Arial" w:hAnsi="Arial" w:cs="Arial"/>
        </w:rPr>
        <w:t>;</w:t>
      </w:r>
    </w:p>
    <w:p w14:paraId="67A4F089" w14:textId="599C509A" w:rsidR="00A73DAE" w:rsidRPr="00A73DAE" w:rsidRDefault="00A73DAE">
      <w:pPr>
        <w:pStyle w:val="Paragrafoelenco"/>
        <w:numPr>
          <w:ilvl w:val="0"/>
          <w:numId w:val="17"/>
        </w:numPr>
        <w:rPr>
          <w:rFonts w:ascii="Arial" w:hAnsi="Arial" w:cs="Arial"/>
        </w:rPr>
      </w:pPr>
      <w:proofErr w:type="spellStart"/>
      <w:r w:rsidRPr="00A73DAE">
        <w:rPr>
          <w:rFonts w:ascii="Arial" w:hAnsi="Arial" w:cs="Arial"/>
          <w:b/>
          <w:bCs/>
        </w:rPr>
        <w:t>Primary</w:t>
      </w:r>
      <w:proofErr w:type="spellEnd"/>
      <w:r w:rsidRPr="00A73DAE">
        <w:rPr>
          <w:rFonts w:ascii="Arial" w:hAnsi="Arial" w:cs="Arial"/>
          <w:b/>
          <w:bCs/>
        </w:rPr>
        <w:t xml:space="preserve"> Impact</w:t>
      </w:r>
      <w:r w:rsidRPr="00A73DAE">
        <w:rPr>
          <w:rFonts w:ascii="Arial" w:hAnsi="Arial" w:cs="Arial"/>
        </w:rPr>
        <w:t>:</w:t>
      </w:r>
      <w:r>
        <w:rPr>
          <w:rFonts w:ascii="Arial" w:hAnsi="Arial" w:cs="Arial"/>
        </w:rPr>
        <w:t xml:space="preserve"> una lista di tecniche che identificano il beneficio inziale raggiunto</w:t>
      </w:r>
      <w:r w:rsidR="00482227">
        <w:rPr>
          <w:rFonts w:ascii="Arial" w:hAnsi="Arial" w:cs="Arial"/>
        </w:rPr>
        <w:t>;</w:t>
      </w:r>
    </w:p>
    <w:p w14:paraId="5914D978" w14:textId="50822009" w:rsidR="00A73DAE" w:rsidRPr="00A73DAE" w:rsidRDefault="00A73DAE">
      <w:pPr>
        <w:pStyle w:val="Paragrafoelenco"/>
        <w:numPr>
          <w:ilvl w:val="0"/>
          <w:numId w:val="17"/>
        </w:numPr>
        <w:rPr>
          <w:rFonts w:ascii="Arial" w:hAnsi="Arial" w:cs="Arial"/>
        </w:rPr>
      </w:pPr>
      <w:proofErr w:type="spellStart"/>
      <w:r w:rsidRPr="00A73DAE">
        <w:rPr>
          <w:rFonts w:ascii="Arial" w:hAnsi="Arial" w:cs="Arial"/>
          <w:b/>
          <w:bCs/>
        </w:rPr>
        <w:t>Secondary</w:t>
      </w:r>
      <w:proofErr w:type="spellEnd"/>
      <w:r w:rsidRPr="00A73DAE">
        <w:rPr>
          <w:rFonts w:ascii="Arial" w:hAnsi="Arial" w:cs="Arial"/>
          <w:b/>
          <w:bCs/>
        </w:rPr>
        <w:t xml:space="preserve"> Impact</w:t>
      </w:r>
      <w:r w:rsidRPr="00A73DAE">
        <w:rPr>
          <w:rFonts w:ascii="Arial" w:hAnsi="Arial" w:cs="Arial"/>
        </w:rPr>
        <w:t>:</w:t>
      </w:r>
      <w:r>
        <w:rPr>
          <w:rFonts w:ascii="Arial" w:hAnsi="Arial" w:cs="Arial"/>
        </w:rPr>
        <w:t xml:space="preserve"> una lista di tecniche che descrivono cosa l’avversario può fare se ottiene il beneficio dell’impatto primario</w:t>
      </w:r>
      <w:r w:rsidR="00482227">
        <w:rPr>
          <w:rFonts w:ascii="Arial" w:hAnsi="Arial" w:cs="Arial"/>
        </w:rPr>
        <w:t>;</w:t>
      </w:r>
    </w:p>
    <w:p w14:paraId="11E897A8" w14:textId="4BEE57BE" w:rsidR="00A73DAE" w:rsidRPr="00A73DAE" w:rsidRDefault="00A73DAE">
      <w:pPr>
        <w:pStyle w:val="Paragrafoelenco"/>
        <w:numPr>
          <w:ilvl w:val="0"/>
          <w:numId w:val="17"/>
        </w:numPr>
        <w:rPr>
          <w:rFonts w:ascii="Arial" w:hAnsi="Arial" w:cs="Arial"/>
        </w:rPr>
      </w:pPr>
      <w:proofErr w:type="spellStart"/>
      <w:r w:rsidRPr="00A73DAE">
        <w:rPr>
          <w:rFonts w:ascii="Arial" w:hAnsi="Arial" w:cs="Arial"/>
          <w:b/>
          <w:bCs/>
        </w:rPr>
        <w:lastRenderedPageBreak/>
        <w:t>Uncategorized</w:t>
      </w:r>
      <w:proofErr w:type="spellEnd"/>
      <w:r w:rsidRPr="00A73DAE">
        <w:rPr>
          <w:rFonts w:ascii="Arial" w:hAnsi="Arial" w:cs="Arial"/>
        </w:rPr>
        <w:t>:</w:t>
      </w:r>
      <w:r w:rsidR="00482227">
        <w:rPr>
          <w:rFonts w:ascii="Arial" w:hAnsi="Arial" w:cs="Arial"/>
        </w:rPr>
        <w:t xml:space="preserve"> una lista di tecniche correlate alla CVE in questione, il cui tipo di relazione non rientra tra le precedenti.</w:t>
      </w:r>
    </w:p>
    <w:p w14:paraId="77F23A0A" w14:textId="201A599E" w:rsidR="00071E3C" w:rsidRPr="006A2FFF" w:rsidRDefault="00071E3C" w:rsidP="00071E3C"/>
    <w:p w14:paraId="44C77D5A" w14:textId="77777777" w:rsidR="006A2FFF" w:rsidRDefault="00AC370B" w:rsidP="00071E3C">
      <w:pPr>
        <w:jc w:val="center"/>
        <w:rPr>
          <w:sz w:val="20"/>
          <w:szCs w:val="20"/>
        </w:rPr>
      </w:pPr>
      <w:r>
        <w:rPr>
          <w:noProof/>
        </w:rPr>
        <w:drawing>
          <wp:inline distT="0" distB="0" distL="0" distR="0" wp14:anchorId="1D9D511C" wp14:editId="5C86C841">
            <wp:extent cx="4949825" cy="2390314"/>
            <wp:effectExtent l="0" t="0" r="3175" b="0"/>
            <wp:docPr id="3" name="Immagine 3" desc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56" t="10641" r="911"/>
                    <a:stretch/>
                  </pic:blipFill>
                  <pic:spPr bwMode="auto">
                    <a:xfrm>
                      <a:off x="0" y="0"/>
                      <a:ext cx="4960250" cy="2395348"/>
                    </a:xfrm>
                    <a:prstGeom prst="rect">
                      <a:avLst/>
                    </a:prstGeom>
                    <a:noFill/>
                    <a:ln>
                      <a:noFill/>
                    </a:ln>
                    <a:extLst>
                      <a:ext uri="{53640926-AAD7-44D8-BBD7-CCE9431645EC}">
                        <a14:shadowObscured xmlns:a14="http://schemas.microsoft.com/office/drawing/2010/main"/>
                      </a:ext>
                    </a:extLst>
                  </pic:spPr>
                </pic:pic>
              </a:graphicData>
            </a:graphic>
          </wp:inline>
        </w:drawing>
      </w:r>
      <w:r w:rsidR="00071E3C">
        <w:br/>
      </w:r>
      <w:r w:rsidR="00071E3C" w:rsidRPr="00B75024">
        <w:rPr>
          <w:sz w:val="20"/>
          <w:szCs w:val="20"/>
        </w:rPr>
        <w:t xml:space="preserve">Figura 4: </w:t>
      </w:r>
      <w:r w:rsidR="00A73DAE" w:rsidRPr="00B75024">
        <w:rPr>
          <w:sz w:val="20"/>
          <w:szCs w:val="20"/>
        </w:rPr>
        <w:t>Esempio</w:t>
      </w:r>
      <w:r w:rsidR="00071E3C" w:rsidRPr="00B75024">
        <w:rPr>
          <w:sz w:val="20"/>
          <w:szCs w:val="20"/>
        </w:rPr>
        <w:t xml:space="preserve"> di come una CVE è correlata al framework ATT&amp;CK</w:t>
      </w:r>
      <w:r w:rsidR="00A73DAE" w:rsidRPr="00B75024">
        <w:rPr>
          <w:sz w:val="20"/>
          <w:szCs w:val="20"/>
        </w:rPr>
        <w:t xml:space="preserve"> [17]</w:t>
      </w:r>
    </w:p>
    <w:p w14:paraId="6C5F9A2C" w14:textId="77777777" w:rsidR="006A2FFF" w:rsidRDefault="006A2FFF" w:rsidP="006A2FFF"/>
    <w:p w14:paraId="352C1552" w14:textId="77777777" w:rsidR="006A2FFF" w:rsidRDefault="006A2FFF" w:rsidP="006A2FFF">
      <w:r>
        <w:t xml:space="preserve">Sebbene questo framework offra un'analisi comprensiva, la correlazione tra le CVE e le </w:t>
      </w:r>
      <w:proofErr w:type="spellStart"/>
      <w:r>
        <w:t>TTPs</w:t>
      </w:r>
      <w:proofErr w:type="spellEnd"/>
      <w:r>
        <w:t xml:space="preserve"> del MITRE ATT&amp;CK che mette a disposizione è aggiornata soltanto fino al 2021, risultando quindi tre anni indietro rispetto alla data di redazione di questo studio.</w:t>
      </w:r>
      <w:r w:rsidRPr="00C45558">
        <w:t xml:space="preserve"> </w:t>
      </w:r>
      <w:r>
        <w:t>Al fine di ampliare il dataset di mappatura tra CVE e ATT&amp;CK si è impiegata anche un’altra tecnica relazionale.</w:t>
      </w:r>
    </w:p>
    <w:p w14:paraId="55E2A41E" w14:textId="06C18A74" w:rsidR="000B5CA8" w:rsidRPr="000B5CA8" w:rsidRDefault="00033A9E" w:rsidP="000B5CA8">
      <w:pPr>
        <w:pStyle w:val="Titolo3"/>
      </w:pPr>
      <w:bookmarkStart w:id="59" w:name="_Toc163234276"/>
      <w:r w:rsidRPr="00033A9E">
        <w:t>ATT&amp;CK</w:t>
      </w:r>
      <w:r w:rsidR="00C865DD">
        <w:t xml:space="preserve"> BERT</w:t>
      </w:r>
      <w:bookmarkEnd w:id="59"/>
    </w:p>
    <w:p w14:paraId="62C51A25" w14:textId="5380D375" w:rsidR="000B5CA8" w:rsidRDefault="000B5CA8" w:rsidP="000B5CA8">
      <w:r w:rsidRPr="000B5CA8">
        <w:rPr>
          <w:b/>
          <w:bCs/>
        </w:rPr>
        <w:t>ATT&amp;CK BERT</w:t>
      </w:r>
      <w:r w:rsidR="00DE45D9">
        <w:t xml:space="preserve"> </w:t>
      </w:r>
      <w:r w:rsidR="000C4DFE">
        <w:t>(</w:t>
      </w:r>
      <w:proofErr w:type="spellStart"/>
      <w:r w:rsidR="000C4DFE">
        <w:t>Bidirectional</w:t>
      </w:r>
      <w:proofErr w:type="spellEnd"/>
      <w:r w:rsidR="000C4DFE" w:rsidRPr="000C4DFE">
        <w:t xml:space="preserve"> Encoder </w:t>
      </w:r>
      <w:proofErr w:type="spellStart"/>
      <w:r w:rsidR="000C4DFE" w:rsidRPr="000C4DFE">
        <w:t>Representations</w:t>
      </w:r>
      <w:proofErr w:type="spellEnd"/>
      <w:r w:rsidR="000C4DFE" w:rsidRPr="000C4DFE">
        <w:t xml:space="preserve"> of Transformers</w:t>
      </w:r>
      <w:r w:rsidR="000C4DFE">
        <w:t xml:space="preserve">) [19] </w:t>
      </w:r>
      <w:r w:rsidRPr="000B5CA8">
        <w:t>è un modello di linguaggio avanzato, specificamente sviluppato per il dominio della sicurezza informatica, che sfrutta l'architettura dei trasformatori per processare e interpretare il linguaggio associato alle azioni di attacco cyber. Il suo scopo è quello di trasformare descrizioni testuali complesse in rappresentazioni vettoriali</w:t>
      </w:r>
      <w:r>
        <w:t xml:space="preserve"> (detti vettori </w:t>
      </w:r>
      <w:proofErr w:type="spellStart"/>
      <w:r w:rsidRPr="000B5CA8">
        <w:rPr>
          <w:b/>
          <w:bCs/>
        </w:rPr>
        <w:t>embedding</w:t>
      </w:r>
      <w:proofErr w:type="spellEnd"/>
      <w:r>
        <w:t xml:space="preserve">) </w:t>
      </w:r>
      <w:r w:rsidRPr="000B5CA8">
        <w:t>che riflettano il significato semantico sottostante, facilitando così l'analisi delle strategie di attacco e migliorando la comprensione delle minacce</w:t>
      </w:r>
      <w:r>
        <w:t>.</w:t>
      </w:r>
    </w:p>
    <w:p w14:paraId="5126CBBD" w14:textId="736625D6" w:rsidR="000B5CA8" w:rsidRDefault="000B5CA8" w:rsidP="000B5CA8">
      <w:r w:rsidRPr="000B5CA8">
        <w:lastRenderedPageBreak/>
        <w:t xml:space="preserve">I vettori </w:t>
      </w:r>
      <w:proofErr w:type="spellStart"/>
      <w:r w:rsidRPr="000B5CA8">
        <w:rPr>
          <w:b/>
          <w:bCs/>
        </w:rPr>
        <w:t>embedding</w:t>
      </w:r>
      <w:proofErr w:type="spellEnd"/>
      <w:r w:rsidR="00F716FC">
        <w:rPr>
          <w:b/>
          <w:bCs/>
        </w:rPr>
        <w:t xml:space="preserve"> </w:t>
      </w:r>
      <w:r w:rsidR="00F716FC">
        <w:t>[21]</w:t>
      </w:r>
      <w:r w:rsidRPr="000B5CA8">
        <w:t xml:space="preserve">, nel contesto di ATT&amp;CK BERT, sono rappresentazioni numeriche ad alta </w:t>
      </w:r>
      <w:proofErr w:type="spellStart"/>
      <w:r w:rsidRPr="000B5CA8">
        <w:t>dimensionalità</w:t>
      </w:r>
      <w:proofErr w:type="spellEnd"/>
      <w:r w:rsidRPr="000B5CA8">
        <w:t xml:space="preserve"> di frasi o parole. Questi vettori catturano il contesto e il significato semantico delle entità linguistiche, trasformando il testo in un formato che può essere facilmente processato dai modelli di machine learning. </w:t>
      </w:r>
      <w:r>
        <w:t>Grazie ad essi</w:t>
      </w:r>
      <w:r w:rsidRPr="000B5CA8">
        <w:t xml:space="preserve"> il modello può discernere le sfumature semantiche tra termini diversi e riconoscere la similarità tra concetti correlati, anche se espressi con parole differenti</w:t>
      </w:r>
      <w:r>
        <w:t xml:space="preserve">. I vettori risultanti dall’utilizzo di ATT&amp;CK BERT permettono ai ricercatori di studiare la similarità tra 2 testi, tramite vari modi, come la </w:t>
      </w:r>
      <w:r>
        <w:rPr>
          <w:b/>
          <w:bCs/>
        </w:rPr>
        <w:t>similarità coseno</w:t>
      </w:r>
      <w:r>
        <w:t>.</w:t>
      </w:r>
    </w:p>
    <w:p w14:paraId="4FCAC270" w14:textId="123BDC41" w:rsidR="00FB707D" w:rsidRDefault="00FB707D" w:rsidP="000B5CA8">
      <w:r w:rsidRPr="00FB707D">
        <w:t xml:space="preserve">La </w:t>
      </w:r>
      <w:r w:rsidRPr="00FB707D">
        <w:rPr>
          <w:b/>
          <w:bCs/>
        </w:rPr>
        <w:t>similarità coseno</w:t>
      </w:r>
      <w:r w:rsidRPr="00FB707D">
        <w:t xml:space="preserve"> è una metrica utilizzata per misurare quanto due vettori </w:t>
      </w:r>
      <w:proofErr w:type="spellStart"/>
      <w:r w:rsidRPr="00FB707D">
        <w:t>embedding</w:t>
      </w:r>
      <w:proofErr w:type="spellEnd"/>
      <w:r w:rsidRPr="00FB707D">
        <w:t xml:space="preserve"> siano simili l'uno all'altro in termini di orientamento nello spazio vettoriale, ignorando la loro magnitudine</w:t>
      </w:r>
      <w:r>
        <w:rPr>
          <w:rStyle w:val="Rimandonotaapidipagina"/>
        </w:rPr>
        <w:footnoteReference w:id="10"/>
      </w:r>
      <w:r w:rsidRPr="00FB707D">
        <w:t>.</w:t>
      </w:r>
    </w:p>
    <w:p w14:paraId="21925C66" w14:textId="638A7738" w:rsidR="00FB707D" w:rsidRDefault="00FB707D" w:rsidP="00FB707D">
      <w:r>
        <w:t>La formula per calcolare la similarità coseno tra due vettori A e B è</w:t>
      </w:r>
    </w:p>
    <w:p w14:paraId="633E0A85" w14:textId="0BC04873" w:rsidR="00FB707D" w:rsidRPr="00FB5EFD" w:rsidRDefault="00FB707D" w:rsidP="00FB707D">
      <w:pPr>
        <w:jc w:val="center"/>
        <w:rPr>
          <w:rFonts w:cs="Arial"/>
        </w:rPr>
      </w:pPr>
      <m:oMathPara>
        <m:oMath>
          <m:r>
            <m:rPr>
              <m:sty m:val="p"/>
            </m:rPr>
            <w:rPr>
              <w:rFonts w:ascii="Cambria Math" w:hAnsi="Cambria Math" w:cs="Arial"/>
            </w:rPr>
            <m:t xml:space="preserve">Similarità Coseno = </m:t>
          </m:r>
          <m:f>
            <m:fPr>
              <m:ctrlPr>
                <w:rPr>
                  <w:rFonts w:ascii="Cambria Math" w:hAnsi="Cambria Math" w:cs="Arial"/>
                  <w:i/>
                </w:rPr>
              </m:ctrlPr>
            </m:fPr>
            <m:num>
              <m:r>
                <w:rPr>
                  <w:rFonts w:ascii="Cambria Math" w:hAnsi="Cambria Math" w:cs="Arial"/>
                </w:rPr>
                <m:t>A∙B</m:t>
              </m:r>
            </m:num>
            <m:den>
              <m:r>
                <w:rPr>
                  <w:rFonts w:ascii="Cambria Math" w:hAnsi="Cambria Math" w:cs="Arial"/>
                </w:rPr>
                <m:t>∥A∥∙∥B∥</m:t>
              </m:r>
            </m:den>
          </m:f>
        </m:oMath>
      </m:oMathPara>
    </w:p>
    <w:p w14:paraId="64055BE2" w14:textId="77777777" w:rsidR="00FB707D" w:rsidRPr="00FB5EFD" w:rsidRDefault="00FB707D" w:rsidP="00FB5EFD">
      <w:pPr>
        <w:rPr>
          <w:rFonts w:cs="Arial"/>
        </w:rPr>
      </w:pPr>
      <w:r w:rsidRPr="00FB5EFD">
        <w:rPr>
          <w:rFonts w:cs="Arial"/>
        </w:rPr>
        <w:t>Dove:</w:t>
      </w:r>
    </w:p>
    <w:p w14:paraId="5E2ED487" w14:textId="77777777" w:rsidR="00FB5EFD" w:rsidRPr="00FB5EFD" w:rsidRDefault="00FB5EFD" w:rsidP="00FB5EFD">
      <w:pPr>
        <w:pStyle w:val="Paragrafoelenco"/>
        <w:numPr>
          <w:ilvl w:val="0"/>
          <w:numId w:val="15"/>
        </w:numPr>
        <w:spacing w:after="160"/>
        <w:jc w:val="both"/>
        <w:rPr>
          <w:rFonts w:ascii="Arial" w:hAnsi="Arial" w:cs="Arial"/>
          <w:b/>
          <w:bCs/>
        </w:rPr>
      </w:pPr>
      <m:oMath>
        <m:r>
          <w:rPr>
            <w:rFonts w:ascii="Cambria Math" w:hAnsi="Cambria Math" w:cs="Arial"/>
          </w:rPr>
          <m:t>A∙B</m:t>
        </m:r>
      </m:oMath>
      <w:r w:rsidRPr="00FB5EFD">
        <w:rPr>
          <w:rFonts w:ascii="Arial" w:hAnsi="Arial" w:cs="Arial"/>
        </w:rPr>
        <w:t xml:space="preserve"> rappresenta il prodotto scalare dei vettori A e B</w:t>
      </w:r>
    </w:p>
    <w:p w14:paraId="4B6C5A19" w14:textId="77777777" w:rsidR="00FB5EFD" w:rsidRDefault="00FB5EFD" w:rsidP="00FB5EFD">
      <w:pPr>
        <w:pStyle w:val="Paragrafoelenco"/>
        <w:numPr>
          <w:ilvl w:val="0"/>
          <w:numId w:val="15"/>
        </w:numPr>
        <w:spacing w:after="160"/>
        <w:jc w:val="both"/>
        <w:rPr>
          <w:rFonts w:ascii="Arial" w:hAnsi="Arial" w:cs="Arial"/>
        </w:rPr>
      </w:pPr>
      <m:oMath>
        <m:r>
          <w:rPr>
            <w:rFonts w:ascii="Cambria Math" w:hAnsi="Cambria Math" w:cs="Arial"/>
          </w:rPr>
          <m:t>∥A∥∙∥B∥</m:t>
        </m:r>
      </m:oMath>
      <w:r w:rsidRPr="00FB5EFD">
        <w:rPr>
          <w:rFonts w:ascii="Arial" w:hAnsi="Arial" w:cs="Arial"/>
        </w:rPr>
        <w:t xml:space="preserve"> sono le magnitudini dei vettori A e B, calcolate come </w:t>
      </w:r>
      <m:oMath>
        <m:r>
          <w:rPr>
            <w:rFonts w:ascii="Cambria Math" w:hAnsi="Cambria Math" w:cs="Arial"/>
          </w:rPr>
          <m:t>√</m:t>
        </m:r>
        <m:nary>
          <m:naryPr>
            <m:chr m:val="∑"/>
            <m:limLoc m:val="undOvr"/>
            <m:subHide m:val="1"/>
            <m:supHide m:val="1"/>
            <m:ctrlPr>
              <w:rPr>
                <w:rFonts w:ascii="Cambria Math" w:hAnsi="Cambria Math" w:cs="Arial"/>
                <w:i/>
              </w:rPr>
            </m:ctrlPr>
          </m:naryPr>
          <m:sub/>
          <m:sup/>
          <m:e>
            <m:sSubSup>
              <m:sSubSupPr>
                <m:ctrlPr>
                  <w:rPr>
                    <w:rFonts w:ascii="Cambria Math" w:hAnsi="Cambria Math" w:cs="Arial"/>
                    <w:i/>
                  </w:rPr>
                </m:ctrlPr>
              </m:sSubSupPr>
              <m:e>
                <m:r>
                  <w:rPr>
                    <w:rFonts w:ascii="Cambria Math" w:hAnsi="Cambria Math" w:cs="Arial"/>
                  </w:rPr>
                  <m:t>a</m:t>
                </m:r>
              </m:e>
              <m:sub>
                <m:r>
                  <w:rPr>
                    <w:rFonts w:ascii="Cambria Math" w:hAnsi="Cambria Math" w:cs="Arial"/>
                  </w:rPr>
                  <m:t>i</m:t>
                </m:r>
              </m:sub>
              <m:sup>
                <m:r>
                  <w:rPr>
                    <w:rFonts w:ascii="Cambria Math" w:hAnsi="Cambria Math" w:cs="Arial"/>
                  </w:rPr>
                  <m:t>2</m:t>
                </m:r>
              </m:sup>
            </m:sSubSup>
          </m:e>
        </m:nary>
      </m:oMath>
      <w:r w:rsidRPr="00FB5EFD">
        <w:rPr>
          <w:rFonts w:ascii="Arial" w:hAnsi="Arial" w:cs="Arial"/>
        </w:rPr>
        <w:t xml:space="preserve"> e </w:t>
      </w:r>
      <m:oMath>
        <m:r>
          <w:rPr>
            <w:rFonts w:ascii="Cambria Math" w:hAnsi="Cambria Math" w:cs="Arial"/>
          </w:rPr>
          <m:t>√</m:t>
        </m:r>
        <m:nary>
          <m:naryPr>
            <m:chr m:val="∑"/>
            <m:limLoc m:val="undOvr"/>
            <m:subHide m:val="1"/>
            <m:supHide m:val="1"/>
            <m:ctrlPr>
              <w:rPr>
                <w:rFonts w:ascii="Cambria Math" w:hAnsi="Cambria Math" w:cs="Arial"/>
                <w:i/>
              </w:rPr>
            </m:ctrlPr>
          </m:naryPr>
          <m:sub/>
          <m:sup/>
          <m:e>
            <m:sSubSup>
              <m:sSubSupPr>
                <m:ctrlPr>
                  <w:rPr>
                    <w:rFonts w:ascii="Cambria Math" w:hAnsi="Cambria Math" w:cs="Arial"/>
                    <w:i/>
                  </w:rPr>
                </m:ctrlPr>
              </m:sSubSupPr>
              <m:e>
                <m:r>
                  <w:rPr>
                    <w:rFonts w:ascii="Cambria Math" w:hAnsi="Cambria Math" w:cs="Arial"/>
                  </w:rPr>
                  <m:t>b</m:t>
                </m:r>
              </m:e>
              <m:sub>
                <m:r>
                  <w:rPr>
                    <w:rFonts w:ascii="Cambria Math" w:hAnsi="Cambria Math" w:cs="Arial"/>
                  </w:rPr>
                  <m:t>i</m:t>
                </m:r>
              </m:sub>
              <m:sup>
                <m:r>
                  <w:rPr>
                    <w:rFonts w:ascii="Cambria Math" w:hAnsi="Cambria Math" w:cs="Arial"/>
                  </w:rPr>
                  <m:t>2</m:t>
                </m:r>
              </m:sup>
            </m:sSubSup>
          </m:e>
        </m:nary>
      </m:oMath>
      <w:r w:rsidRPr="00FB5EFD">
        <w:rPr>
          <w:rFonts w:ascii="Arial" w:hAnsi="Arial" w:cs="Arial"/>
        </w:rPr>
        <w:t xml:space="preserve"> rispettivamente dove </w:t>
      </w:r>
      <m:oMath>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oMath>
      <w:r w:rsidRPr="00FB5EFD">
        <w:rPr>
          <w:rFonts w:ascii="Arial" w:hAnsi="Arial" w:cs="Arial"/>
        </w:rPr>
        <w:t xml:space="preserve"> e </w:t>
      </w:r>
      <m:oMath>
        <m:sSub>
          <m:sSubPr>
            <m:ctrlPr>
              <w:rPr>
                <w:rFonts w:ascii="Cambria Math" w:hAnsi="Cambria Math" w:cs="Arial"/>
                <w:i/>
              </w:rPr>
            </m:ctrlPr>
          </m:sSubPr>
          <m:e>
            <m:r>
              <w:rPr>
                <w:rFonts w:ascii="Cambria Math" w:hAnsi="Cambria Math" w:cs="Arial"/>
              </w:rPr>
              <m:t>b</m:t>
            </m:r>
          </m:e>
          <m:sub>
            <m:r>
              <w:rPr>
                <w:rFonts w:ascii="Cambria Math" w:hAnsi="Cambria Math" w:cs="Arial"/>
              </w:rPr>
              <m:t>i</m:t>
            </m:r>
          </m:sub>
        </m:sSub>
      </m:oMath>
      <w:r w:rsidRPr="00FB5EFD">
        <w:rPr>
          <w:rFonts w:ascii="Arial" w:hAnsi="Arial" w:cs="Arial"/>
        </w:rPr>
        <w:t xml:space="preserve">  sono gli elementi dei vettori A e B</w:t>
      </w:r>
    </w:p>
    <w:p w14:paraId="500BF6D1" w14:textId="77777777" w:rsidR="00FB5EFD" w:rsidRPr="00FB5EFD" w:rsidRDefault="00FB5EFD" w:rsidP="00FB5EFD">
      <w:pPr>
        <w:spacing w:after="160"/>
        <w:rPr>
          <w:rFonts w:cs="Arial"/>
        </w:rPr>
      </w:pPr>
      <w:r w:rsidRPr="00FB5EFD">
        <w:rPr>
          <w:rFonts w:cs="Arial"/>
        </w:rPr>
        <w:t>Il risultato della similarità coseno varia tra -1 e 1, dove:</w:t>
      </w:r>
    </w:p>
    <w:p w14:paraId="7608918E" w14:textId="77777777" w:rsidR="00FB5EFD" w:rsidRPr="00FB5EFD" w:rsidRDefault="00FB5EFD" w:rsidP="00FB5EFD">
      <w:pPr>
        <w:pStyle w:val="Paragrafoelenco"/>
        <w:numPr>
          <w:ilvl w:val="0"/>
          <w:numId w:val="15"/>
        </w:numPr>
        <w:spacing w:after="160"/>
        <w:jc w:val="both"/>
        <w:rPr>
          <w:rFonts w:ascii="Arial" w:hAnsi="Arial" w:cs="Arial"/>
        </w:rPr>
      </w:pPr>
      <w:r w:rsidRPr="00FB5EFD">
        <w:rPr>
          <w:rFonts w:ascii="Arial" w:hAnsi="Arial" w:cs="Arial"/>
        </w:rPr>
        <w:t>1 indica che i due vettori sono direzionati esattamente nella stessa direzione,</w:t>
      </w:r>
    </w:p>
    <w:p w14:paraId="41C4E86D" w14:textId="77777777" w:rsidR="00FB5EFD" w:rsidRPr="00FB5EFD" w:rsidRDefault="00FB5EFD" w:rsidP="00FB5EFD">
      <w:pPr>
        <w:pStyle w:val="Paragrafoelenco"/>
        <w:numPr>
          <w:ilvl w:val="0"/>
          <w:numId w:val="15"/>
        </w:numPr>
        <w:spacing w:after="160"/>
        <w:jc w:val="both"/>
        <w:rPr>
          <w:rFonts w:ascii="Arial" w:hAnsi="Arial" w:cs="Arial"/>
        </w:rPr>
      </w:pPr>
      <w:r w:rsidRPr="00FB5EFD">
        <w:rPr>
          <w:rFonts w:ascii="Arial" w:hAnsi="Arial" w:cs="Arial"/>
        </w:rPr>
        <w:t>0 indica che i vettori sono ortogonali (angolo di 90 gradi, indicando indipendenza o nessuna similarità),</w:t>
      </w:r>
    </w:p>
    <w:p w14:paraId="3A15708B" w14:textId="77777777" w:rsidR="00FB5EFD" w:rsidRPr="00FB5EFD" w:rsidRDefault="00FB5EFD" w:rsidP="00FB5EFD">
      <w:pPr>
        <w:pStyle w:val="Paragrafoelenco"/>
        <w:numPr>
          <w:ilvl w:val="0"/>
          <w:numId w:val="15"/>
        </w:numPr>
        <w:spacing w:after="160"/>
        <w:jc w:val="both"/>
        <w:rPr>
          <w:rFonts w:ascii="Arial" w:hAnsi="Arial" w:cs="Arial"/>
        </w:rPr>
      </w:pPr>
      <w:r w:rsidRPr="00FB5EFD">
        <w:rPr>
          <w:rFonts w:ascii="Arial" w:hAnsi="Arial" w:cs="Arial"/>
        </w:rPr>
        <w:t>-1 indica che i vettori sono direzionati esattamente in direzioni opposte.</w:t>
      </w:r>
    </w:p>
    <w:p w14:paraId="664F74B5" w14:textId="2D742DB4" w:rsidR="00311F37" w:rsidRDefault="00FB5EFD" w:rsidP="00FB5EFD">
      <w:r w:rsidRPr="00FB707D">
        <w:lastRenderedPageBreak/>
        <w:t>Questo significa che la similarità coseno valuta l'angolo tra due vettori</w:t>
      </w:r>
      <w:r>
        <w:t xml:space="preserve"> con valori compresi tra -1 e 1</w:t>
      </w:r>
      <w:r w:rsidRPr="00FB707D">
        <w:t>, dove un valore di similarità vicino a 1 indica una forte correlazione semantica tra le frasi o le parole rappresentate dai vettori</w:t>
      </w:r>
      <w:r w:rsidR="00DE45D9">
        <w:t xml:space="preserve"> (figura 5)</w:t>
      </w:r>
      <w:r w:rsidRPr="00FB707D">
        <w:t>.</w:t>
      </w:r>
    </w:p>
    <w:p w14:paraId="6BFBF0C4" w14:textId="77777777" w:rsidR="00DE45D9" w:rsidRDefault="00DE45D9" w:rsidP="00DE45D9">
      <w:r w:rsidRPr="00DE45D9">
        <w:t xml:space="preserve">ATT&amp;CK BERT può essere impiegato nella ricerca corrente per analizzare e determinare il grado di similarità tra le descrizioni delle CVE e quelle delle </w:t>
      </w:r>
      <w:proofErr w:type="spellStart"/>
      <w:r w:rsidRPr="00DE45D9">
        <w:t>TTPs</w:t>
      </w:r>
      <w:proofErr w:type="spellEnd"/>
      <w:r w:rsidRPr="00DE45D9">
        <w:t xml:space="preserve"> all'interno del framework ATT&amp;CK, con l'obiettivo di identificare possibili correlazioni. Questo approccio consente di stabilire legami diretti tra vulnerabilità specifiche e le modalità operative degli attaccanti</w:t>
      </w:r>
      <w:r>
        <w:t>.</w:t>
      </w:r>
    </w:p>
    <w:p w14:paraId="0E1FB5C7" w14:textId="77777777" w:rsidR="00DE45D9" w:rsidRDefault="00DE45D9" w:rsidP="00DE45D9">
      <w:pPr>
        <w:jc w:val="center"/>
      </w:pPr>
      <w:r>
        <w:rPr>
          <w:noProof/>
        </w:rPr>
        <w:drawing>
          <wp:inline distT="0" distB="0" distL="0" distR="0" wp14:anchorId="20F08C50" wp14:editId="133037EB">
            <wp:extent cx="5040630" cy="1267460"/>
            <wp:effectExtent l="0" t="0" r="7620"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630" cy="1267460"/>
                    </a:xfrm>
                    <a:prstGeom prst="rect">
                      <a:avLst/>
                    </a:prstGeom>
                    <a:noFill/>
                    <a:ln>
                      <a:noFill/>
                    </a:ln>
                  </pic:spPr>
                </pic:pic>
              </a:graphicData>
            </a:graphic>
          </wp:inline>
        </w:drawing>
      </w:r>
    </w:p>
    <w:p w14:paraId="759B6630" w14:textId="5E335693" w:rsidR="00DE45D9" w:rsidRPr="00DE45D9" w:rsidRDefault="00DE45D9" w:rsidP="00DE45D9">
      <w:pPr>
        <w:jc w:val="center"/>
      </w:pPr>
      <w:r w:rsidRPr="00DE45D9">
        <w:rPr>
          <w:sz w:val="20"/>
          <w:szCs w:val="20"/>
        </w:rPr>
        <w:t xml:space="preserve">Figura 5: rappresentazione grafica della similarità </w:t>
      </w:r>
      <w:r>
        <w:rPr>
          <w:sz w:val="20"/>
          <w:szCs w:val="20"/>
        </w:rPr>
        <w:t xml:space="preserve">coseno </w:t>
      </w:r>
      <w:r w:rsidRPr="00DE45D9">
        <w:rPr>
          <w:sz w:val="20"/>
          <w:szCs w:val="20"/>
        </w:rPr>
        <w:t>tra due vettori</w:t>
      </w:r>
      <w:r w:rsidRPr="00DE45D9">
        <w:br w:type="page"/>
      </w:r>
    </w:p>
    <w:p w14:paraId="582C527A" w14:textId="08A08A37" w:rsidR="00623EC8" w:rsidRDefault="00311F37" w:rsidP="00623EC8">
      <w:pPr>
        <w:pStyle w:val="Sottotitolo"/>
      </w:pPr>
      <w:bookmarkStart w:id="60" w:name="_Toc163234277"/>
      <w:r w:rsidRPr="00311F37">
        <w:lastRenderedPageBreak/>
        <w:t>Lo Stato dell’Arte</w:t>
      </w:r>
      <w:bookmarkEnd w:id="60"/>
    </w:p>
    <w:p w14:paraId="11E3084C" w14:textId="624B5C4C" w:rsidR="00623EC8" w:rsidRDefault="00623EC8" w:rsidP="00B75024">
      <w:pPr>
        <w:pStyle w:val="Titolo2"/>
      </w:pPr>
      <w:bookmarkStart w:id="61" w:name="_Toc163234278"/>
      <w:r>
        <w:t xml:space="preserve">Analisi di un reale attacco </w:t>
      </w:r>
      <w:r w:rsidR="00C36056">
        <w:t>con MITRE ATT&amp;CK</w:t>
      </w:r>
      <w:bookmarkEnd w:id="61"/>
    </w:p>
    <w:p w14:paraId="3439AD45" w14:textId="340FB585" w:rsidR="00542670" w:rsidRPr="009F2874" w:rsidRDefault="00FE77BA" w:rsidP="00482227">
      <w:pPr>
        <w:spacing w:after="160"/>
      </w:pPr>
      <w:r w:rsidRPr="00FE77BA">
        <w:t xml:space="preserve">Il cyber attacco preso in esempio è </w:t>
      </w:r>
      <w:r>
        <w:t xml:space="preserve">avvenuto contro il sistema internet satellitare della compagnia americana </w:t>
      </w:r>
      <w:proofErr w:type="spellStart"/>
      <w:r w:rsidR="00E34921">
        <w:rPr>
          <w:b/>
          <w:bCs/>
        </w:rPr>
        <w:t>Viasat</w:t>
      </w:r>
      <w:proofErr w:type="spellEnd"/>
      <w:r w:rsidR="009F2874" w:rsidRPr="009F2874">
        <w:rPr>
          <w:b/>
          <w:bCs/>
        </w:rPr>
        <w:t xml:space="preserve"> </w:t>
      </w:r>
      <w:r w:rsidR="009F2874" w:rsidRPr="00604C4F">
        <w:rPr>
          <w:b/>
          <w:bCs/>
        </w:rPr>
        <w:t>Inc</w:t>
      </w:r>
      <w:r w:rsidR="009F2874">
        <w:t>.</w:t>
      </w:r>
    </w:p>
    <w:p w14:paraId="68FACEBC" w14:textId="10926ED9" w:rsidR="005D5C84" w:rsidRDefault="005D5C84" w:rsidP="00482227">
      <w:pPr>
        <w:spacing w:after="160"/>
      </w:pPr>
      <w:r w:rsidRPr="005D5C84">
        <w:t xml:space="preserve">Il 24 febbraio 2022, coincidendo con l'inizio dell'invasione russa dell'Ucraina, si è verificato un attacco informatico di significativa entità che ha colpito l'accesso a Internet via satellite a banda larga. Questo attacco ha specificamente mirato a disabilitare i modem utilizzati per stabilire la comunicazione con la rete satellitare </w:t>
      </w:r>
      <w:r w:rsidRPr="005D5C84">
        <w:rPr>
          <w:b/>
          <w:bCs/>
        </w:rPr>
        <w:t>KA-SAT</w:t>
      </w:r>
      <w:r w:rsidRPr="005D5C84">
        <w:t xml:space="preserve">, gestita da </w:t>
      </w:r>
      <w:proofErr w:type="spellStart"/>
      <w:r w:rsidR="00E34921">
        <w:t>Viasat</w:t>
      </w:r>
      <w:proofErr w:type="spellEnd"/>
      <w:r w:rsidRPr="009F2874">
        <w:t xml:space="preserve"> </w:t>
      </w:r>
      <w:proofErr w:type="spellStart"/>
      <w:r w:rsidRPr="009F2874">
        <w:t>Inc</w:t>
      </w:r>
      <w:proofErr w:type="spellEnd"/>
      <w:r w:rsidR="00B357C6">
        <w:t xml:space="preserve">, la quale appoggia una parte dei sui servizi su quelli offerti da </w:t>
      </w:r>
      <w:proofErr w:type="spellStart"/>
      <w:r w:rsidR="00B357C6" w:rsidRPr="00B357C6">
        <w:rPr>
          <w:b/>
          <w:bCs/>
        </w:rPr>
        <w:t>Skylogic</w:t>
      </w:r>
      <w:proofErr w:type="spellEnd"/>
      <w:r w:rsidR="00B357C6">
        <w:t xml:space="preserve">, una </w:t>
      </w:r>
      <w:r w:rsidR="00B357C6" w:rsidRPr="00B357C6">
        <w:t>società specializzata in servizi di comunicazione satellitare a banda larga per le piccole e medie imprese, conglomerati industriali e il pubblico</w:t>
      </w:r>
      <w:r w:rsidRPr="005D5C84">
        <w:t xml:space="preserve">. L'effetto immediato è stata la </w:t>
      </w:r>
      <w:r w:rsidRPr="00B357C6">
        <w:rPr>
          <w:b/>
          <w:bCs/>
        </w:rPr>
        <w:t>perdita di connettività</w:t>
      </w:r>
      <w:r w:rsidRPr="005D5C84">
        <w:t xml:space="preserve"> per decine di migliaia di utenti in Ucraina e in diverse parti dell'Europa, evidenziando la vulnerabilità delle infrastrutture critiche di comunicazione in contesti di conflitto geopolitico</w:t>
      </w:r>
      <w:r>
        <w:t xml:space="preserve"> [12]</w:t>
      </w:r>
      <w:r w:rsidRPr="005D5C84">
        <w:t>.</w:t>
      </w:r>
    </w:p>
    <w:p w14:paraId="2DC0700D" w14:textId="6834F3E3" w:rsidR="005D6AF6" w:rsidRDefault="005D6AF6" w:rsidP="00482227">
      <w:pPr>
        <w:spacing w:after="160"/>
      </w:pPr>
      <w:r w:rsidRPr="005D6AF6">
        <w:t xml:space="preserve">L'attacco informatico contro </w:t>
      </w:r>
      <w:proofErr w:type="spellStart"/>
      <w:r w:rsidR="00E34921">
        <w:t>Viasat</w:t>
      </w:r>
      <w:proofErr w:type="spellEnd"/>
      <w:r w:rsidRPr="005D6AF6">
        <w:t xml:space="preserve"> ha avuto </w:t>
      </w:r>
      <w:r w:rsidRPr="00B357C6">
        <w:rPr>
          <w:b/>
          <w:bCs/>
        </w:rPr>
        <w:t xml:space="preserve">ripercussioni ben oltre la semplice interruzione dei servizi </w:t>
      </w:r>
      <w:r w:rsidRPr="005D6AF6">
        <w:t xml:space="preserve">di comunicazione, toccando infrastrutture critiche e numerosi utenti in diverse nazioni europee. Una significativa </w:t>
      </w:r>
      <w:r w:rsidRPr="00B357C6">
        <w:rPr>
          <w:b/>
          <w:bCs/>
        </w:rPr>
        <w:t>compagnia</w:t>
      </w:r>
      <w:r w:rsidRPr="005D6AF6">
        <w:t xml:space="preserve"> </w:t>
      </w:r>
      <w:r w:rsidRPr="00B357C6">
        <w:rPr>
          <w:b/>
          <w:bCs/>
        </w:rPr>
        <w:t>energetica</w:t>
      </w:r>
      <w:r w:rsidRPr="005D6AF6">
        <w:t xml:space="preserve"> </w:t>
      </w:r>
      <w:r w:rsidRPr="00B357C6">
        <w:rPr>
          <w:b/>
          <w:bCs/>
        </w:rPr>
        <w:t>tedesca</w:t>
      </w:r>
      <w:r w:rsidRPr="005D6AF6">
        <w:t xml:space="preserve"> ha riscontrato la perdita della capacità di monitoraggio remoto su oltre 5.800 turbine eoliche</w:t>
      </w:r>
      <w:r>
        <w:t xml:space="preserve">. </w:t>
      </w:r>
      <w:r w:rsidRPr="005D6AF6">
        <w:t xml:space="preserve">In </w:t>
      </w:r>
      <w:r w:rsidRPr="00B357C6">
        <w:rPr>
          <w:b/>
          <w:bCs/>
        </w:rPr>
        <w:t>Francia</w:t>
      </w:r>
      <w:r w:rsidRPr="005D6AF6">
        <w:t xml:space="preserve">, quasi 9.000 utenti di un </w:t>
      </w:r>
      <w:r w:rsidRPr="00B357C6">
        <w:rPr>
          <w:b/>
          <w:bCs/>
        </w:rPr>
        <w:t>provider</w:t>
      </w:r>
      <w:r w:rsidRPr="005D6AF6">
        <w:t xml:space="preserve"> </w:t>
      </w:r>
      <w:r w:rsidRPr="00B357C6">
        <w:rPr>
          <w:b/>
          <w:bCs/>
        </w:rPr>
        <w:t>di</w:t>
      </w:r>
      <w:r w:rsidRPr="005D6AF6">
        <w:t xml:space="preserve"> </w:t>
      </w:r>
      <w:r w:rsidRPr="00B357C6">
        <w:rPr>
          <w:b/>
          <w:bCs/>
        </w:rPr>
        <w:t>servizi</w:t>
      </w:r>
      <w:r w:rsidRPr="005D6AF6">
        <w:t xml:space="preserve"> </w:t>
      </w:r>
      <w:r w:rsidRPr="00B357C6">
        <w:rPr>
          <w:b/>
          <w:bCs/>
        </w:rPr>
        <w:t>Internet</w:t>
      </w:r>
      <w:r w:rsidRPr="005D6AF6">
        <w:t xml:space="preserve"> via satellite hanno sperimentato un'interruzione della connessione, mentre un altro fornitore ha visto circa un terzo dei suoi 40.000 abbonati in </w:t>
      </w:r>
      <w:r w:rsidRPr="00B357C6">
        <w:rPr>
          <w:b/>
          <w:bCs/>
        </w:rPr>
        <w:t>Europa</w:t>
      </w:r>
      <w:r w:rsidRPr="005D6AF6">
        <w:t xml:space="preserve"> (includendo paesi come Germania, Francia, Ungheria, Grecia, Italia e Polonia) affrontare </w:t>
      </w:r>
      <w:r w:rsidRPr="00B357C6">
        <w:rPr>
          <w:b/>
          <w:bCs/>
        </w:rPr>
        <w:t>problemi</w:t>
      </w:r>
      <w:r w:rsidRPr="005D6AF6">
        <w:t xml:space="preserve"> </w:t>
      </w:r>
      <w:r w:rsidRPr="00B357C6">
        <w:rPr>
          <w:b/>
          <w:bCs/>
        </w:rPr>
        <w:t>di</w:t>
      </w:r>
      <w:r w:rsidRPr="005D6AF6">
        <w:t xml:space="preserve"> </w:t>
      </w:r>
      <w:r w:rsidRPr="00B357C6">
        <w:rPr>
          <w:b/>
          <w:bCs/>
        </w:rPr>
        <w:t>accesso</w:t>
      </w:r>
      <w:r w:rsidRPr="005D6AF6">
        <w:t xml:space="preserve"> </w:t>
      </w:r>
      <w:r w:rsidRPr="00B357C6">
        <w:rPr>
          <w:b/>
          <w:bCs/>
        </w:rPr>
        <w:t>a</w:t>
      </w:r>
      <w:r w:rsidRPr="005D6AF6">
        <w:t xml:space="preserve"> </w:t>
      </w:r>
      <w:r w:rsidRPr="00B357C6">
        <w:rPr>
          <w:b/>
          <w:bCs/>
        </w:rPr>
        <w:t>Internet</w:t>
      </w:r>
      <w:r w:rsidRPr="005D6AF6">
        <w:t>. In totale, l'attacco ha impattato diverse migliaia di clienti in Ucraina e decine di migliaia di utenti della banda larga fissa in tutto il continente europeo, sottolineando l'ampio raggio d'azione e le severe conseguenze che un attacco mirato può generare su scala transnazionale.</w:t>
      </w:r>
    </w:p>
    <w:p w14:paraId="78A94C3A" w14:textId="384442B8" w:rsidR="00542670" w:rsidRDefault="00542670" w:rsidP="00743FDD">
      <w:r>
        <w:t>Premettendo che questo sia solo un’ipotesi, come dice la fonte</w:t>
      </w:r>
      <w:r w:rsidR="008D4FB0">
        <w:t xml:space="preserve"> [</w:t>
      </w:r>
      <w:r w:rsidR="005D5C84">
        <w:rPr>
          <w:rFonts w:cs="Arial"/>
          <w:lang w:val="en-US"/>
        </w:rPr>
        <w:t>13</w:t>
      </w:r>
      <w:r w:rsidR="008D4FB0">
        <w:t>]</w:t>
      </w:r>
      <w:r>
        <w:t>:</w:t>
      </w:r>
    </w:p>
    <w:p w14:paraId="218A7ABA" w14:textId="28239AF4" w:rsidR="00743FDD" w:rsidRPr="0038064E" w:rsidRDefault="00542670" w:rsidP="008D4FB0">
      <w:pPr>
        <w:pStyle w:val="Citazione"/>
        <w:rPr>
          <w:rFonts w:asciiTheme="minorHAnsi" w:hAnsiTheme="minorHAnsi" w:cstheme="minorHAnsi"/>
          <w:lang w:val="en-US"/>
        </w:rPr>
      </w:pPr>
      <w:r w:rsidRPr="0038064E">
        <w:rPr>
          <w:rFonts w:asciiTheme="minorHAnsi" w:hAnsiTheme="minorHAnsi" w:cstheme="minorHAnsi"/>
          <w:shd w:val="clear" w:color="auto" w:fill="FFFFFF"/>
          <w:lang w:val="en-US"/>
        </w:rPr>
        <w:lastRenderedPageBreak/>
        <w:t xml:space="preserve">“Without first-hand knowledge of </w:t>
      </w:r>
      <w:proofErr w:type="spellStart"/>
      <w:r w:rsidR="00E34921" w:rsidRPr="0038064E">
        <w:rPr>
          <w:rFonts w:asciiTheme="minorHAnsi" w:hAnsiTheme="minorHAnsi" w:cstheme="minorHAnsi"/>
          <w:shd w:val="clear" w:color="auto" w:fill="FFFFFF"/>
          <w:lang w:val="en-US"/>
        </w:rPr>
        <w:t>Viasat</w:t>
      </w:r>
      <w:r w:rsidRPr="0038064E">
        <w:rPr>
          <w:rFonts w:asciiTheme="minorHAnsi" w:hAnsiTheme="minorHAnsi" w:cstheme="minorHAnsi"/>
          <w:shd w:val="clear" w:color="auto" w:fill="FFFFFF"/>
          <w:lang w:val="en-US"/>
        </w:rPr>
        <w:t>’s</w:t>
      </w:r>
      <w:proofErr w:type="spellEnd"/>
      <w:r w:rsidRPr="0038064E">
        <w:rPr>
          <w:rFonts w:asciiTheme="minorHAnsi" w:hAnsiTheme="minorHAnsi" w:cstheme="minorHAnsi"/>
          <w:shd w:val="clear" w:color="auto" w:fill="FFFFFF"/>
          <w:lang w:val="en-US"/>
        </w:rPr>
        <w:t xml:space="preserve"> systems, we cannot be certain about our hypothesis</w:t>
      </w:r>
      <w:r w:rsidRPr="0038064E">
        <w:rPr>
          <w:rFonts w:asciiTheme="minorHAnsi" w:hAnsiTheme="minorHAnsi" w:cstheme="minorHAnsi"/>
          <w:lang w:val="en-US"/>
        </w:rPr>
        <w:t>”</w:t>
      </w:r>
    </w:p>
    <w:p w14:paraId="314B8E40" w14:textId="0FA3CB77" w:rsidR="005D6AF6" w:rsidRPr="00B357C6" w:rsidRDefault="0038064E" w:rsidP="00B357C6">
      <w:pPr>
        <w:rPr>
          <w:rFonts w:eastAsia="SimSun"/>
          <w:shd w:val="clear" w:color="auto" w:fill="FFFFFF"/>
          <w:lang w:val="en-US" w:eastAsia="it-IT"/>
        </w:rPr>
      </w:pPr>
      <w:r>
        <w:rPr>
          <w:rFonts w:eastAsia="SimSun"/>
          <w:shd w:val="clear" w:color="auto" w:fill="FFFFFF"/>
          <w:lang w:val="en-US" w:eastAsia="it-IT"/>
        </w:rPr>
        <w:t>è</w:t>
      </w:r>
      <w:r w:rsidR="005D6AF6" w:rsidRPr="00B357C6">
        <w:rPr>
          <w:rFonts w:eastAsia="SimSun"/>
          <w:shd w:val="clear" w:color="auto" w:fill="FFFFFF"/>
          <w:lang w:val="en-US" w:eastAsia="it-IT"/>
        </w:rPr>
        <w:t xml:space="preserve"> </w:t>
      </w:r>
      <w:proofErr w:type="spellStart"/>
      <w:r w:rsidR="005D6AF6" w:rsidRPr="00B357C6">
        <w:rPr>
          <w:rFonts w:eastAsia="SimSun"/>
          <w:shd w:val="clear" w:color="auto" w:fill="FFFFFF"/>
          <w:lang w:val="en-US" w:eastAsia="it-IT"/>
        </w:rPr>
        <w:t>stato</w:t>
      </w:r>
      <w:proofErr w:type="spellEnd"/>
      <w:r w:rsidR="005D6AF6" w:rsidRPr="00B357C6">
        <w:rPr>
          <w:rFonts w:eastAsia="SimSun"/>
          <w:shd w:val="clear" w:color="auto" w:fill="FFFFFF"/>
          <w:lang w:val="en-US" w:eastAsia="it-IT"/>
        </w:rPr>
        <w:t xml:space="preserve"> possible </w:t>
      </w:r>
      <w:proofErr w:type="spellStart"/>
      <w:r w:rsidR="005D6AF6" w:rsidRPr="00B357C6">
        <w:rPr>
          <w:rFonts w:eastAsia="SimSun"/>
          <w:shd w:val="clear" w:color="auto" w:fill="FFFFFF"/>
          <w:lang w:val="en-US" w:eastAsia="it-IT"/>
        </w:rPr>
        <w:t>creare</w:t>
      </w:r>
      <w:proofErr w:type="spellEnd"/>
      <w:r w:rsidR="005D6AF6" w:rsidRPr="00B357C6">
        <w:rPr>
          <w:rFonts w:eastAsia="SimSun"/>
          <w:shd w:val="clear" w:color="auto" w:fill="FFFFFF"/>
          <w:lang w:val="en-US" w:eastAsia="it-IT"/>
        </w:rPr>
        <w:t xml:space="preserve"> </w:t>
      </w:r>
      <w:proofErr w:type="spellStart"/>
      <w:r w:rsidR="005D6AF6" w:rsidRPr="00B357C6">
        <w:rPr>
          <w:rFonts w:eastAsia="SimSun"/>
          <w:shd w:val="clear" w:color="auto" w:fill="FFFFFF"/>
          <w:lang w:val="en-US" w:eastAsia="it-IT"/>
        </w:rPr>
        <w:t>una</w:t>
      </w:r>
      <w:proofErr w:type="spellEnd"/>
      <w:r w:rsidR="005D6AF6" w:rsidRPr="00B357C6">
        <w:rPr>
          <w:rFonts w:eastAsia="SimSun"/>
          <w:shd w:val="clear" w:color="auto" w:fill="FFFFFF"/>
          <w:lang w:val="en-US" w:eastAsia="it-IT"/>
        </w:rPr>
        <w:t xml:space="preserve"> </w:t>
      </w:r>
      <w:proofErr w:type="spellStart"/>
      <w:r w:rsidR="005D6AF6" w:rsidRPr="00B357C6">
        <w:rPr>
          <w:rFonts w:eastAsia="SimSun"/>
          <w:shd w:val="clear" w:color="auto" w:fill="FFFFFF"/>
          <w:lang w:val="en-US" w:eastAsia="it-IT"/>
        </w:rPr>
        <w:t>mappatura</w:t>
      </w:r>
      <w:proofErr w:type="spellEnd"/>
      <w:r w:rsidR="005D6AF6" w:rsidRPr="00B357C6">
        <w:rPr>
          <w:rFonts w:eastAsia="SimSun"/>
          <w:shd w:val="clear" w:color="auto" w:fill="FFFFFF"/>
          <w:lang w:val="en-US" w:eastAsia="it-IT"/>
        </w:rPr>
        <w:t xml:space="preserve"> </w:t>
      </w:r>
      <w:proofErr w:type="spellStart"/>
      <w:r w:rsidR="005D6AF6" w:rsidRPr="00B357C6">
        <w:rPr>
          <w:rFonts w:eastAsia="SimSun"/>
          <w:shd w:val="clear" w:color="auto" w:fill="FFFFFF"/>
          <w:lang w:val="en-US" w:eastAsia="it-IT"/>
        </w:rPr>
        <w:t>tra</w:t>
      </w:r>
      <w:proofErr w:type="spellEnd"/>
      <w:r w:rsidR="005D6AF6" w:rsidRPr="00B357C6">
        <w:rPr>
          <w:rFonts w:eastAsia="SimSun"/>
          <w:shd w:val="clear" w:color="auto" w:fill="FFFFFF"/>
          <w:lang w:val="en-US" w:eastAsia="it-IT"/>
        </w:rPr>
        <w:t xml:space="preserve"> le TTPs del framework MITRE ATT&amp;CK e </w:t>
      </w:r>
      <w:proofErr w:type="spellStart"/>
      <w:r w:rsidR="005D6AF6" w:rsidRPr="00B357C6">
        <w:rPr>
          <w:rFonts w:eastAsia="SimSun"/>
          <w:shd w:val="clear" w:color="auto" w:fill="FFFFFF"/>
          <w:lang w:val="en-US" w:eastAsia="it-IT"/>
        </w:rPr>
        <w:t>l’attacco</w:t>
      </w:r>
      <w:proofErr w:type="spellEnd"/>
      <w:r w:rsidR="005D6AF6" w:rsidRPr="00B357C6">
        <w:rPr>
          <w:rFonts w:eastAsia="SimSun"/>
          <w:shd w:val="clear" w:color="auto" w:fill="FFFFFF"/>
          <w:lang w:val="en-US" w:eastAsia="it-IT"/>
        </w:rPr>
        <w:t xml:space="preserve"> </w:t>
      </w:r>
      <w:proofErr w:type="spellStart"/>
      <w:r w:rsidR="005D6AF6" w:rsidRPr="00B357C6">
        <w:rPr>
          <w:rFonts w:eastAsia="SimSun"/>
          <w:shd w:val="clear" w:color="auto" w:fill="FFFFFF"/>
          <w:lang w:val="en-US" w:eastAsia="it-IT"/>
        </w:rPr>
        <w:t>precedentemente</w:t>
      </w:r>
      <w:proofErr w:type="spellEnd"/>
      <w:r w:rsidR="005D6AF6" w:rsidRPr="00B357C6">
        <w:rPr>
          <w:rFonts w:eastAsia="SimSun"/>
          <w:shd w:val="clear" w:color="auto" w:fill="FFFFFF"/>
          <w:lang w:val="en-US" w:eastAsia="it-IT"/>
        </w:rPr>
        <w:t xml:space="preserve"> </w:t>
      </w:r>
      <w:proofErr w:type="spellStart"/>
      <w:r w:rsidR="005D6AF6" w:rsidRPr="00B357C6">
        <w:rPr>
          <w:rFonts w:eastAsia="SimSun"/>
          <w:shd w:val="clear" w:color="auto" w:fill="FFFFFF"/>
          <w:lang w:val="en-US" w:eastAsia="it-IT"/>
        </w:rPr>
        <w:t>descritto</w:t>
      </w:r>
      <w:proofErr w:type="spellEnd"/>
      <w:r w:rsidR="005D6AF6" w:rsidRPr="00B357C6">
        <w:rPr>
          <w:rFonts w:eastAsia="SimSun"/>
          <w:shd w:val="clear" w:color="auto" w:fill="FFFFFF"/>
          <w:lang w:val="en-US" w:eastAsia="it-IT"/>
        </w:rPr>
        <w:t>.</w:t>
      </w:r>
    </w:p>
    <w:p w14:paraId="00D57A6E" w14:textId="7F849864" w:rsidR="00D638AA" w:rsidRPr="00D638AA" w:rsidRDefault="00D638AA" w:rsidP="00D638AA">
      <w:pPr>
        <w:pStyle w:val="Titolo3"/>
      </w:pPr>
      <w:bookmarkStart w:id="62" w:name="_Toc163234279"/>
      <w:proofErr w:type="spellStart"/>
      <w:r w:rsidRPr="00D638AA">
        <w:t>Reconaissance</w:t>
      </w:r>
      <w:bookmarkEnd w:id="62"/>
      <w:proofErr w:type="spellEnd"/>
    </w:p>
    <w:p w14:paraId="22BCD5FF" w14:textId="1B2C0C70" w:rsidR="008D4FB0" w:rsidRPr="008D4FB0" w:rsidRDefault="008D4FB0" w:rsidP="008D4FB0">
      <w:r w:rsidRPr="008D4FB0">
        <w:t>Tutto è iniziato nel 20</w:t>
      </w:r>
      <w:r>
        <w:t>21</w:t>
      </w:r>
      <w:r w:rsidRPr="008D4FB0">
        <w:t xml:space="preserve">, </w:t>
      </w:r>
      <w:proofErr w:type="spellStart"/>
      <w:r w:rsidRPr="008D4FB0">
        <w:t>F</w:t>
      </w:r>
      <w:r>
        <w:t>ortinet</w:t>
      </w:r>
      <w:proofErr w:type="spellEnd"/>
      <w:r>
        <w:t xml:space="preserve"> ha rilevato un attacco sulla </w:t>
      </w:r>
      <w:r w:rsidR="0023470E">
        <w:t>VPN</w:t>
      </w:r>
      <w:r>
        <w:t xml:space="preserve"> “</w:t>
      </w:r>
      <w:proofErr w:type="spellStart"/>
      <w:r>
        <w:rPr>
          <w:i/>
          <w:iCs/>
        </w:rPr>
        <w:t>Fortigate</w:t>
      </w:r>
      <w:proofErr w:type="spellEnd"/>
      <w:r>
        <w:t xml:space="preserve">” riguardante la vulnerabilità CVE-2018-13379 nota dal 2019. Tramite questa il gruppo di hacker russi noti con il denominativo </w:t>
      </w:r>
      <w:r>
        <w:rPr>
          <w:i/>
          <w:iCs/>
        </w:rPr>
        <w:t>Groove</w:t>
      </w:r>
      <w:r>
        <w:t xml:space="preserve"> ha rubato credenziali di quasi 500.000 indirizzi IP, utilizzano le seguenti </w:t>
      </w:r>
      <w:proofErr w:type="spellStart"/>
      <w:r>
        <w:t>TTPs</w:t>
      </w:r>
      <w:proofErr w:type="spellEnd"/>
      <w:r>
        <w:t>:</w:t>
      </w:r>
    </w:p>
    <w:tbl>
      <w:tblPr>
        <w:tblStyle w:val="Grigliatabella"/>
        <w:tblW w:w="8041" w:type="dxa"/>
        <w:tblLook w:val="04A0" w:firstRow="1" w:lastRow="0" w:firstColumn="1" w:lastColumn="0" w:noHBand="0" w:noVBand="1"/>
      </w:tblPr>
      <w:tblGrid>
        <w:gridCol w:w="2890"/>
        <w:gridCol w:w="5151"/>
      </w:tblGrid>
      <w:tr w:rsidR="008D4FB0" w14:paraId="2A733E9E" w14:textId="77777777" w:rsidTr="00AC370B">
        <w:tc>
          <w:tcPr>
            <w:tcW w:w="2890" w:type="dxa"/>
          </w:tcPr>
          <w:p w14:paraId="6BE33BAA" w14:textId="77B40DF2" w:rsidR="008D4FB0" w:rsidRPr="009E52B2" w:rsidRDefault="008D4FB0" w:rsidP="008D4FB0">
            <w:pPr>
              <w:rPr>
                <w:b/>
                <w:bCs/>
              </w:rPr>
            </w:pPr>
            <w:r w:rsidRPr="009E52B2">
              <w:rPr>
                <w:b/>
                <w:bCs/>
              </w:rPr>
              <w:t>Tattiche</w:t>
            </w:r>
          </w:p>
        </w:tc>
        <w:tc>
          <w:tcPr>
            <w:tcW w:w="5151" w:type="dxa"/>
          </w:tcPr>
          <w:p w14:paraId="0774E49E" w14:textId="7C58788E" w:rsidR="008D4FB0" w:rsidRPr="009E52B2" w:rsidRDefault="008D4FB0" w:rsidP="008D4FB0">
            <w:pPr>
              <w:rPr>
                <w:b/>
                <w:bCs/>
              </w:rPr>
            </w:pPr>
            <w:r w:rsidRPr="009E52B2">
              <w:rPr>
                <w:b/>
                <w:bCs/>
              </w:rPr>
              <w:t>Tecniche</w:t>
            </w:r>
          </w:p>
        </w:tc>
      </w:tr>
      <w:tr w:rsidR="008D4FB0" w:rsidRPr="008D4FB0" w14:paraId="6D1CFE55" w14:textId="77777777" w:rsidTr="00AC370B">
        <w:tc>
          <w:tcPr>
            <w:tcW w:w="2890" w:type="dxa"/>
            <w:vMerge w:val="restart"/>
          </w:tcPr>
          <w:p w14:paraId="2235F63D" w14:textId="698232F3" w:rsidR="008D4FB0" w:rsidRDefault="008D4FB0" w:rsidP="008D4FB0">
            <w:proofErr w:type="spellStart"/>
            <w:r>
              <w:t>Reconaissance</w:t>
            </w:r>
            <w:proofErr w:type="spellEnd"/>
          </w:p>
        </w:tc>
        <w:tc>
          <w:tcPr>
            <w:tcW w:w="5151" w:type="dxa"/>
          </w:tcPr>
          <w:p w14:paraId="0B34368A" w14:textId="3D1AC9D8" w:rsidR="008D4FB0" w:rsidRPr="008D4FB0" w:rsidRDefault="008D4FB0" w:rsidP="008D4FB0">
            <w:pPr>
              <w:rPr>
                <w:lang w:val="en-US"/>
              </w:rPr>
            </w:pPr>
            <w:r w:rsidRPr="008D4FB0">
              <w:rPr>
                <w:lang w:val="en-US"/>
              </w:rPr>
              <w:t>[T1595.002] Active Scanning: Vulnerability Scanning</w:t>
            </w:r>
          </w:p>
        </w:tc>
      </w:tr>
      <w:tr w:rsidR="008D4FB0" w:rsidRPr="008D4FB0" w14:paraId="64F5A612" w14:textId="77777777" w:rsidTr="00AC370B">
        <w:tc>
          <w:tcPr>
            <w:tcW w:w="2890" w:type="dxa"/>
            <w:vMerge/>
          </w:tcPr>
          <w:p w14:paraId="0C55F78C" w14:textId="77777777" w:rsidR="008D4FB0" w:rsidRPr="008D4FB0" w:rsidRDefault="008D4FB0" w:rsidP="008D4FB0">
            <w:pPr>
              <w:rPr>
                <w:lang w:val="en-US"/>
              </w:rPr>
            </w:pPr>
          </w:p>
        </w:tc>
        <w:tc>
          <w:tcPr>
            <w:tcW w:w="5151" w:type="dxa"/>
          </w:tcPr>
          <w:p w14:paraId="5906624A" w14:textId="19E7316E" w:rsidR="008D4FB0" w:rsidRPr="008D4FB0" w:rsidRDefault="008D4FB0" w:rsidP="008D4FB0">
            <w:pPr>
              <w:rPr>
                <w:lang w:val="en-US"/>
              </w:rPr>
            </w:pPr>
            <w:r w:rsidRPr="008D4FB0">
              <w:rPr>
                <w:lang w:val="en-US"/>
              </w:rPr>
              <w:t>[T1593] Search Open Websites/Domains</w:t>
            </w:r>
          </w:p>
        </w:tc>
      </w:tr>
      <w:tr w:rsidR="008D4FB0" w:rsidRPr="008D4FB0" w14:paraId="59A2D339" w14:textId="77777777" w:rsidTr="00AC370B">
        <w:tc>
          <w:tcPr>
            <w:tcW w:w="2890" w:type="dxa"/>
            <w:vMerge/>
          </w:tcPr>
          <w:p w14:paraId="3EF0DDAD" w14:textId="77777777" w:rsidR="008D4FB0" w:rsidRPr="008D4FB0" w:rsidRDefault="008D4FB0" w:rsidP="008D4FB0">
            <w:pPr>
              <w:rPr>
                <w:lang w:val="en-US"/>
              </w:rPr>
            </w:pPr>
          </w:p>
        </w:tc>
        <w:tc>
          <w:tcPr>
            <w:tcW w:w="5151" w:type="dxa"/>
          </w:tcPr>
          <w:p w14:paraId="39750738" w14:textId="03D6DB6C" w:rsidR="008D4FB0" w:rsidRPr="008D4FB0" w:rsidRDefault="008D4FB0" w:rsidP="008D4FB0">
            <w:pPr>
              <w:rPr>
                <w:lang w:val="en-US"/>
              </w:rPr>
            </w:pPr>
            <w:r w:rsidRPr="008D4FB0">
              <w:rPr>
                <w:lang w:val="en-US"/>
              </w:rPr>
              <w:t>[T1589.001] Gather Victim Identity Information: Credentials</w:t>
            </w:r>
          </w:p>
        </w:tc>
      </w:tr>
      <w:tr w:rsidR="008D4FB0" w14:paraId="0336DCB1" w14:textId="77777777" w:rsidTr="00AC370B">
        <w:tc>
          <w:tcPr>
            <w:tcW w:w="2890" w:type="dxa"/>
            <w:vMerge w:val="restart"/>
          </w:tcPr>
          <w:p w14:paraId="568E106A" w14:textId="268BFF50" w:rsidR="008D4FB0" w:rsidRDefault="008D4FB0" w:rsidP="008D4FB0">
            <w:r>
              <w:t>Resource Development</w:t>
            </w:r>
          </w:p>
        </w:tc>
        <w:tc>
          <w:tcPr>
            <w:tcW w:w="5151" w:type="dxa"/>
          </w:tcPr>
          <w:p w14:paraId="2318A321" w14:textId="11042154" w:rsidR="008D4FB0" w:rsidRPr="008D4FB0" w:rsidRDefault="008D4FB0" w:rsidP="008D4FB0">
            <w:pPr>
              <w:rPr>
                <w:lang w:val="en-US"/>
              </w:rPr>
            </w:pPr>
            <w:r w:rsidRPr="008D4FB0">
              <w:rPr>
                <w:lang w:val="en-US"/>
              </w:rPr>
              <w:t>[T1650] Acquire Access</w:t>
            </w:r>
          </w:p>
        </w:tc>
      </w:tr>
      <w:tr w:rsidR="008D4FB0" w:rsidRPr="008D4FB0" w14:paraId="1676898A" w14:textId="77777777" w:rsidTr="00AC370B">
        <w:tc>
          <w:tcPr>
            <w:tcW w:w="2890" w:type="dxa"/>
            <w:vMerge/>
          </w:tcPr>
          <w:p w14:paraId="6ABD3283" w14:textId="77777777" w:rsidR="008D4FB0" w:rsidRDefault="008D4FB0" w:rsidP="008D4FB0"/>
        </w:tc>
        <w:tc>
          <w:tcPr>
            <w:tcW w:w="5151" w:type="dxa"/>
          </w:tcPr>
          <w:p w14:paraId="7747BEFB" w14:textId="4A04B2EA" w:rsidR="008D4FB0" w:rsidRPr="008D4FB0" w:rsidRDefault="008D4FB0" w:rsidP="008D4FB0">
            <w:pPr>
              <w:rPr>
                <w:lang w:val="en-US"/>
              </w:rPr>
            </w:pPr>
            <w:r w:rsidRPr="008D4FB0">
              <w:rPr>
                <w:lang w:val="en-US"/>
              </w:rPr>
              <w:t>[T1586] Compromise Accounts</w:t>
            </w:r>
          </w:p>
        </w:tc>
      </w:tr>
    </w:tbl>
    <w:p w14:paraId="285D0BD1" w14:textId="4986E570" w:rsidR="00D638AA" w:rsidRDefault="005546FF" w:rsidP="00D638AA">
      <w:pPr>
        <w:pStyle w:val="Titolo3"/>
        <w:rPr>
          <w:lang w:val="en-US"/>
        </w:rPr>
      </w:pPr>
      <w:bookmarkStart w:id="63" w:name="_Toc163234280"/>
      <w:r>
        <w:rPr>
          <w:lang w:val="en-US"/>
        </w:rPr>
        <w:t xml:space="preserve">Initial </w:t>
      </w:r>
      <w:proofErr w:type="spellStart"/>
      <w:r>
        <w:rPr>
          <w:lang w:val="en-US"/>
        </w:rPr>
        <w:t>Acces</w:t>
      </w:r>
      <w:bookmarkEnd w:id="63"/>
      <w:proofErr w:type="spellEnd"/>
    </w:p>
    <w:p w14:paraId="3FD5342E" w14:textId="04802BD8" w:rsidR="00D638AA" w:rsidRDefault="0023470E" w:rsidP="00623EC8">
      <w:r w:rsidRPr="0023470E">
        <w:t xml:space="preserve">Dato che i server di controllo di </w:t>
      </w:r>
      <w:proofErr w:type="spellStart"/>
      <w:r w:rsidRPr="0023470E">
        <w:t>Skylogic</w:t>
      </w:r>
      <w:proofErr w:type="spellEnd"/>
      <w:r w:rsidRPr="0023470E">
        <w:t xml:space="preserve">, le Gateway Earth Stations e i modem Surfbeam2 impiegati da </w:t>
      </w:r>
      <w:proofErr w:type="spellStart"/>
      <w:r w:rsidR="00E34921">
        <w:t>Viasat</w:t>
      </w:r>
      <w:proofErr w:type="spellEnd"/>
      <w:r w:rsidRPr="0023470E">
        <w:t xml:space="preserve"> si affidano a dispositivi VPN forniti dalla società </w:t>
      </w:r>
      <w:proofErr w:type="spellStart"/>
      <w:r w:rsidRPr="0023470E">
        <w:t>Fortinet</w:t>
      </w:r>
      <w:proofErr w:type="spellEnd"/>
      <w:r w:rsidRPr="0023470E">
        <w:t xml:space="preserve">, </w:t>
      </w:r>
      <w:r w:rsidR="00E34921">
        <w:t xml:space="preserve">è chiaro </w:t>
      </w:r>
      <w:r w:rsidRPr="0023470E">
        <w:t>che il punto di vulnerabilità sfruttato per l'intrusione era effettivamente legato a queste VPN</w:t>
      </w:r>
      <w:r>
        <w:t>.</w:t>
      </w:r>
    </w:p>
    <w:tbl>
      <w:tblPr>
        <w:tblStyle w:val="Grigliatabella"/>
        <w:tblW w:w="0" w:type="auto"/>
        <w:tblLook w:val="04A0" w:firstRow="1" w:lastRow="0" w:firstColumn="1" w:lastColumn="0" w:noHBand="0" w:noVBand="1"/>
      </w:tblPr>
      <w:tblGrid>
        <w:gridCol w:w="1681"/>
        <w:gridCol w:w="4842"/>
      </w:tblGrid>
      <w:tr w:rsidR="00D638AA" w14:paraId="1D908D77" w14:textId="77777777" w:rsidTr="00AC370B">
        <w:tc>
          <w:tcPr>
            <w:tcW w:w="1681" w:type="dxa"/>
          </w:tcPr>
          <w:p w14:paraId="26BE3AFC" w14:textId="186274A5" w:rsidR="00D638AA" w:rsidRPr="009E52B2" w:rsidRDefault="00D638AA" w:rsidP="00623EC8">
            <w:pPr>
              <w:rPr>
                <w:b/>
                <w:bCs/>
              </w:rPr>
            </w:pPr>
            <w:r w:rsidRPr="009E52B2">
              <w:rPr>
                <w:b/>
                <w:bCs/>
              </w:rPr>
              <w:t>Tattiche</w:t>
            </w:r>
          </w:p>
        </w:tc>
        <w:tc>
          <w:tcPr>
            <w:tcW w:w="4842" w:type="dxa"/>
          </w:tcPr>
          <w:p w14:paraId="6AE991F0" w14:textId="1B4D788F" w:rsidR="00D638AA" w:rsidRPr="009E52B2" w:rsidRDefault="00D638AA" w:rsidP="00623EC8">
            <w:pPr>
              <w:rPr>
                <w:b/>
                <w:bCs/>
              </w:rPr>
            </w:pPr>
            <w:r w:rsidRPr="009E52B2">
              <w:rPr>
                <w:b/>
                <w:bCs/>
              </w:rPr>
              <w:t>Tecniche</w:t>
            </w:r>
          </w:p>
        </w:tc>
      </w:tr>
      <w:tr w:rsidR="00D638AA" w:rsidRPr="00D638AA" w14:paraId="15E91D66" w14:textId="77777777" w:rsidTr="00AC370B">
        <w:tc>
          <w:tcPr>
            <w:tcW w:w="1681" w:type="dxa"/>
            <w:vMerge w:val="restart"/>
          </w:tcPr>
          <w:p w14:paraId="4D8FC9A6" w14:textId="1D290E6B" w:rsidR="00D638AA" w:rsidRDefault="00D638AA" w:rsidP="00623EC8">
            <w:proofErr w:type="spellStart"/>
            <w:r>
              <w:t>Initial</w:t>
            </w:r>
            <w:proofErr w:type="spellEnd"/>
            <w:r>
              <w:t xml:space="preserve"> </w:t>
            </w:r>
            <w:proofErr w:type="spellStart"/>
            <w:r>
              <w:t>Acces</w:t>
            </w:r>
            <w:proofErr w:type="spellEnd"/>
          </w:p>
        </w:tc>
        <w:tc>
          <w:tcPr>
            <w:tcW w:w="4842" w:type="dxa"/>
          </w:tcPr>
          <w:p w14:paraId="2037C0B8" w14:textId="2235B33B" w:rsidR="00D638AA" w:rsidRPr="00D638AA" w:rsidRDefault="00D638AA" w:rsidP="00623EC8">
            <w:pPr>
              <w:rPr>
                <w:lang w:val="en-US"/>
              </w:rPr>
            </w:pPr>
            <w:r w:rsidRPr="00D638AA">
              <w:rPr>
                <w:lang w:val="en-US"/>
              </w:rPr>
              <w:t>[T1190] Exploit Public-Facing Application</w:t>
            </w:r>
          </w:p>
        </w:tc>
      </w:tr>
      <w:tr w:rsidR="00D638AA" w:rsidRPr="00D638AA" w14:paraId="5610E9A7" w14:textId="77777777" w:rsidTr="00AC370B">
        <w:tc>
          <w:tcPr>
            <w:tcW w:w="1681" w:type="dxa"/>
            <w:vMerge/>
          </w:tcPr>
          <w:p w14:paraId="2B19A1A1" w14:textId="77777777" w:rsidR="00D638AA" w:rsidRPr="00D638AA" w:rsidRDefault="00D638AA" w:rsidP="00623EC8">
            <w:pPr>
              <w:rPr>
                <w:lang w:val="en-US"/>
              </w:rPr>
            </w:pPr>
          </w:p>
        </w:tc>
        <w:tc>
          <w:tcPr>
            <w:tcW w:w="4842" w:type="dxa"/>
          </w:tcPr>
          <w:p w14:paraId="115A7396" w14:textId="23EBFADA" w:rsidR="00D638AA" w:rsidRPr="00D638AA" w:rsidRDefault="00D638AA" w:rsidP="00623EC8">
            <w:pPr>
              <w:rPr>
                <w:lang w:val="en-US"/>
              </w:rPr>
            </w:pPr>
            <w:r w:rsidRPr="00D638AA">
              <w:rPr>
                <w:lang w:val="en-US"/>
              </w:rPr>
              <w:t>[T1133] External Remote Services</w:t>
            </w:r>
          </w:p>
        </w:tc>
      </w:tr>
    </w:tbl>
    <w:p w14:paraId="215347EA" w14:textId="18F1E9F1" w:rsidR="009E52B2" w:rsidRPr="008675A2" w:rsidRDefault="005546FF" w:rsidP="009E52B2">
      <w:pPr>
        <w:pStyle w:val="Titolo3"/>
        <w:rPr>
          <w:lang w:val="en-US"/>
        </w:rPr>
      </w:pPr>
      <w:bookmarkStart w:id="64" w:name="_Toc163234281"/>
      <w:r>
        <w:rPr>
          <w:lang w:val="en-US"/>
        </w:rPr>
        <w:t>Exploitation</w:t>
      </w:r>
      <w:bookmarkEnd w:id="64"/>
    </w:p>
    <w:p w14:paraId="6C16ABAC" w14:textId="77777777" w:rsidR="00E34921" w:rsidRDefault="009E52B2" w:rsidP="009E52B2">
      <w:r>
        <w:t>Le indagini condotte in seguito all'attacco hanno rivelato che l'intrusione è stata resa possibile da una configurazione errata in una Virtual Private Network (VPN), utilizzata per accedere in remoto alla rete KA-SAT.</w:t>
      </w:r>
    </w:p>
    <w:p w14:paraId="6E9AAC7A" w14:textId="65F3228E" w:rsidR="0023470E" w:rsidRDefault="009E52B2" w:rsidP="009E52B2">
      <w:r>
        <w:t xml:space="preserve">Nonostante </w:t>
      </w:r>
      <w:proofErr w:type="spellStart"/>
      <w:r>
        <w:t>Fortinet</w:t>
      </w:r>
      <w:proofErr w:type="spellEnd"/>
      <w:r>
        <w:t xml:space="preserve"> avesse precedentemente rilasciato una patch per correggere la CVE identificata, sia gli operatori di </w:t>
      </w:r>
      <w:proofErr w:type="spellStart"/>
      <w:r w:rsidR="00E34921">
        <w:t>Viasat</w:t>
      </w:r>
      <w:proofErr w:type="spellEnd"/>
      <w:r>
        <w:t xml:space="preserve"> che </w:t>
      </w:r>
      <w:proofErr w:type="spellStart"/>
      <w:r>
        <w:t>Skylogic</w:t>
      </w:r>
      <w:proofErr w:type="spellEnd"/>
      <w:r>
        <w:t xml:space="preserve"> non avevano </w:t>
      </w:r>
      <w:r w:rsidR="00E34921">
        <w:t>distribuito</w:t>
      </w:r>
      <w:r>
        <w:t xml:space="preserve"> l'aggiornamento necessario. Di conseguenza, l'accesso non autorizzato è stato facilitato attraverso le VPN non aggiornate, consentendo agli aggressori di penetrare nelle Gateway Earth Stations di </w:t>
      </w:r>
      <w:proofErr w:type="spellStart"/>
      <w:r>
        <w:t>Skylogic</w:t>
      </w:r>
      <w:proofErr w:type="spellEnd"/>
      <w:r>
        <w:t>.</w:t>
      </w:r>
    </w:p>
    <w:tbl>
      <w:tblPr>
        <w:tblStyle w:val="Grigliatabella"/>
        <w:tblW w:w="0" w:type="auto"/>
        <w:tblLook w:val="04A0" w:firstRow="1" w:lastRow="0" w:firstColumn="1" w:lastColumn="0" w:noHBand="0" w:noVBand="1"/>
      </w:tblPr>
      <w:tblGrid>
        <w:gridCol w:w="2405"/>
        <w:gridCol w:w="5523"/>
      </w:tblGrid>
      <w:tr w:rsidR="009E52B2" w14:paraId="1BE70C0C" w14:textId="77777777" w:rsidTr="00AC370B">
        <w:tc>
          <w:tcPr>
            <w:tcW w:w="2405" w:type="dxa"/>
          </w:tcPr>
          <w:p w14:paraId="0D0F4766" w14:textId="431DA536" w:rsidR="009E52B2" w:rsidRPr="009E52B2" w:rsidRDefault="009E52B2" w:rsidP="009E52B2">
            <w:pPr>
              <w:rPr>
                <w:b/>
                <w:bCs/>
              </w:rPr>
            </w:pPr>
            <w:r>
              <w:rPr>
                <w:b/>
                <w:bCs/>
              </w:rPr>
              <w:t>Tattiche</w:t>
            </w:r>
          </w:p>
        </w:tc>
        <w:tc>
          <w:tcPr>
            <w:tcW w:w="5523" w:type="dxa"/>
          </w:tcPr>
          <w:p w14:paraId="1E32BF71" w14:textId="19FA8A3C" w:rsidR="009E52B2" w:rsidRPr="009E52B2" w:rsidRDefault="009E52B2" w:rsidP="009E52B2">
            <w:pPr>
              <w:rPr>
                <w:b/>
                <w:bCs/>
              </w:rPr>
            </w:pPr>
            <w:r>
              <w:rPr>
                <w:b/>
                <w:bCs/>
              </w:rPr>
              <w:t>Tecniche</w:t>
            </w:r>
          </w:p>
        </w:tc>
      </w:tr>
      <w:tr w:rsidR="009E52B2" w14:paraId="5F3610E0" w14:textId="77777777" w:rsidTr="00AC370B">
        <w:tc>
          <w:tcPr>
            <w:tcW w:w="2405" w:type="dxa"/>
          </w:tcPr>
          <w:p w14:paraId="09C5F278" w14:textId="5DD74106" w:rsidR="009E52B2" w:rsidRDefault="009E52B2" w:rsidP="009E52B2">
            <w:proofErr w:type="spellStart"/>
            <w:r w:rsidRPr="009E52B2">
              <w:t>Initial</w:t>
            </w:r>
            <w:proofErr w:type="spellEnd"/>
            <w:r w:rsidRPr="009E52B2">
              <w:t xml:space="preserve"> Access</w:t>
            </w:r>
          </w:p>
        </w:tc>
        <w:tc>
          <w:tcPr>
            <w:tcW w:w="5523" w:type="dxa"/>
          </w:tcPr>
          <w:p w14:paraId="09F38B5C" w14:textId="5B0CD5C1" w:rsidR="009E52B2" w:rsidRDefault="009E52B2" w:rsidP="009E52B2">
            <w:r w:rsidRPr="009E52B2">
              <w:t xml:space="preserve">[T1078] </w:t>
            </w:r>
            <w:proofErr w:type="spellStart"/>
            <w:r w:rsidRPr="009E52B2">
              <w:t>Valid</w:t>
            </w:r>
            <w:proofErr w:type="spellEnd"/>
            <w:r w:rsidRPr="009E52B2">
              <w:t xml:space="preserve"> Accounts</w:t>
            </w:r>
          </w:p>
        </w:tc>
      </w:tr>
      <w:tr w:rsidR="009E52B2" w14:paraId="61108FDD" w14:textId="77777777" w:rsidTr="00AC370B">
        <w:tc>
          <w:tcPr>
            <w:tcW w:w="2405" w:type="dxa"/>
          </w:tcPr>
          <w:p w14:paraId="38325404" w14:textId="7BC32A8A" w:rsidR="009E52B2" w:rsidRDefault="009E52B2" w:rsidP="009E52B2">
            <w:proofErr w:type="spellStart"/>
            <w:r w:rsidRPr="009E52B2">
              <w:t>Privilege</w:t>
            </w:r>
            <w:proofErr w:type="spellEnd"/>
            <w:r w:rsidRPr="009E52B2">
              <w:t xml:space="preserve"> Escalation</w:t>
            </w:r>
            <w:r w:rsidRPr="009E52B2">
              <w:tab/>
            </w:r>
          </w:p>
        </w:tc>
        <w:tc>
          <w:tcPr>
            <w:tcW w:w="5523" w:type="dxa"/>
          </w:tcPr>
          <w:p w14:paraId="7DCDF3D8" w14:textId="62A60E93" w:rsidR="009E52B2" w:rsidRDefault="009E52B2" w:rsidP="009E52B2">
            <w:r w:rsidRPr="009E52B2">
              <w:t xml:space="preserve">[T1068] Exploitation for </w:t>
            </w:r>
            <w:proofErr w:type="spellStart"/>
            <w:r w:rsidRPr="009E52B2">
              <w:t>Privilege</w:t>
            </w:r>
            <w:proofErr w:type="spellEnd"/>
            <w:r w:rsidRPr="009E52B2">
              <w:t xml:space="preserve"> Escalation</w:t>
            </w:r>
          </w:p>
        </w:tc>
      </w:tr>
      <w:tr w:rsidR="009E52B2" w14:paraId="19F3ACF5" w14:textId="77777777" w:rsidTr="00AC370B">
        <w:tc>
          <w:tcPr>
            <w:tcW w:w="2405" w:type="dxa"/>
          </w:tcPr>
          <w:p w14:paraId="536C0ECA" w14:textId="40CCE3B7" w:rsidR="009E52B2" w:rsidRDefault="009E52B2" w:rsidP="009E52B2">
            <w:r w:rsidRPr="009E52B2">
              <w:t xml:space="preserve">Defense </w:t>
            </w:r>
            <w:proofErr w:type="spellStart"/>
            <w:r w:rsidRPr="009E52B2">
              <w:t>Evasion</w:t>
            </w:r>
            <w:proofErr w:type="spellEnd"/>
          </w:p>
        </w:tc>
        <w:tc>
          <w:tcPr>
            <w:tcW w:w="5523" w:type="dxa"/>
          </w:tcPr>
          <w:p w14:paraId="73803EBC" w14:textId="08FFB197" w:rsidR="009E52B2" w:rsidRDefault="009E52B2" w:rsidP="009E52B2">
            <w:r w:rsidRPr="009E52B2">
              <w:t xml:space="preserve">[T1562.004] </w:t>
            </w:r>
            <w:proofErr w:type="spellStart"/>
            <w:r w:rsidRPr="009E52B2">
              <w:t>Impair</w:t>
            </w:r>
            <w:proofErr w:type="spellEnd"/>
            <w:r w:rsidRPr="009E52B2">
              <w:t xml:space="preserve"> </w:t>
            </w:r>
            <w:proofErr w:type="spellStart"/>
            <w:r w:rsidRPr="009E52B2">
              <w:t>Defenses</w:t>
            </w:r>
            <w:proofErr w:type="spellEnd"/>
            <w:r w:rsidRPr="009E52B2">
              <w:t xml:space="preserve">: </w:t>
            </w:r>
            <w:proofErr w:type="spellStart"/>
            <w:r w:rsidRPr="009E52B2">
              <w:t>Disable</w:t>
            </w:r>
            <w:proofErr w:type="spellEnd"/>
            <w:r w:rsidRPr="009E52B2">
              <w:t xml:space="preserve"> or </w:t>
            </w:r>
            <w:proofErr w:type="spellStart"/>
            <w:r w:rsidRPr="009E52B2">
              <w:t>Modify</w:t>
            </w:r>
            <w:proofErr w:type="spellEnd"/>
            <w:r w:rsidRPr="009E52B2">
              <w:t xml:space="preserve"> System Firewall</w:t>
            </w:r>
          </w:p>
        </w:tc>
      </w:tr>
    </w:tbl>
    <w:p w14:paraId="3E8E4854" w14:textId="7E268149" w:rsidR="008675A2" w:rsidRDefault="008675A2" w:rsidP="00240C95">
      <w:pPr>
        <w:pStyle w:val="Titolo3"/>
      </w:pPr>
      <w:bookmarkStart w:id="65" w:name="_Toc163234282"/>
      <w:proofErr w:type="spellStart"/>
      <w:r>
        <w:t>Lateral</w:t>
      </w:r>
      <w:proofErr w:type="spellEnd"/>
      <w:r>
        <w:t xml:space="preserve"> </w:t>
      </w:r>
      <w:proofErr w:type="spellStart"/>
      <w:r>
        <w:t>movement</w:t>
      </w:r>
      <w:bookmarkEnd w:id="65"/>
      <w:proofErr w:type="spellEnd"/>
    </w:p>
    <w:p w14:paraId="76B25027" w14:textId="7E286F2F" w:rsidR="008675A2" w:rsidRDefault="008675A2" w:rsidP="008675A2">
      <w:r>
        <w:t xml:space="preserve">Dopo aver ottenuto l'accesso iniziale attraverso le VPN non aggiornate, l'aggressore ha eseguito una movimentazione laterale all'interno della rete di gestione fiduciaria, dirigendosi verso un segmento di rete specificamente designato per il controllo e la gestione della rete di modem. Attraverso questo accesso avanzato, o escalation di privilegi, l'aggressore è stato in grado di oltrepassare la </w:t>
      </w:r>
      <w:proofErr w:type="spellStart"/>
      <w:r>
        <w:t>Demilitarized</w:t>
      </w:r>
      <w:proofErr w:type="spellEnd"/>
      <w:r>
        <w:t xml:space="preserve"> Zone (DMZ) e infiltrarsi nella rete intranet satellitare a tubo curvo, che rappresenta la rete di gestione fiduciaria principale utilizzata per interfacciarsi con i modem Surfbeam2.</w:t>
      </w:r>
    </w:p>
    <w:tbl>
      <w:tblPr>
        <w:tblStyle w:val="Grigliatabella"/>
        <w:tblW w:w="0" w:type="auto"/>
        <w:tblLook w:val="04A0" w:firstRow="1" w:lastRow="0" w:firstColumn="1" w:lastColumn="0" w:noHBand="0" w:noVBand="1"/>
      </w:tblPr>
      <w:tblGrid>
        <w:gridCol w:w="2304"/>
        <w:gridCol w:w="5599"/>
      </w:tblGrid>
      <w:tr w:rsidR="008675A2" w:rsidRPr="009E52B2" w14:paraId="3F50DAC5" w14:textId="77777777" w:rsidTr="00AC370B">
        <w:tc>
          <w:tcPr>
            <w:tcW w:w="2304" w:type="dxa"/>
          </w:tcPr>
          <w:p w14:paraId="6F9A32A1" w14:textId="77777777" w:rsidR="008675A2" w:rsidRPr="009E52B2" w:rsidRDefault="008675A2" w:rsidP="00485B71">
            <w:pPr>
              <w:rPr>
                <w:b/>
                <w:bCs/>
              </w:rPr>
            </w:pPr>
            <w:r>
              <w:rPr>
                <w:b/>
                <w:bCs/>
              </w:rPr>
              <w:lastRenderedPageBreak/>
              <w:t>Tattiche</w:t>
            </w:r>
          </w:p>
        </w:tc>
        <w:tc>
          <w:tcPr>
            <w:tcW w:w="5599" w:type="dxa"/>
          </w:tcPr>
          <w:p w14:paraId="09954A52" w14:textId="77777777" w:rsidR="008675A2" w:rsidRPr="009E52B2" w:rsidRDefault="008675A2" w:rsidP="00485B71">
            <w:pPr>
              <w:rPr>
                <w:b/>
                <w:bCs/>
              </w:rPr>
            </w:pPr>
            <w:r>
              <w:rPr>
                <w:b/>
                <w:bCs/>
              </w:rPr>
              <w:t>Tecniche</w:t>
            </w:r>
          </w:p>
        </w:tc>
      </w:tr>
      <w:tr w:rsidR="008675A2" w14:paraId="3057EBC3" w14:textId="77777777" w:rsidTr="00AC370B">
        <w:tc>
          <w:tcPr>
            <w:tcW w:w="2304" w:type="dxa"/>
            <w:vMerge w:val="restart"/>
          </w:tcPr>
          <w:p w14:paraId="1BE58D23" w14:textId="27ED5FA7" w:rsidR="008675A2" w:rsidRDefault="008675A2" w:rsidP="00485B71">
            <w:r w:rsidRPr="008675A2">
              <w:t>Discovery</w:t>
            </w:r>
            <w:r w:rsidRPr="008675A2">
              <w:tab/>
            </w:r>
          </w:p>
        </w:tc>
        <w:tc>
          <w:tcPr>
            <w:tcW w:w="5599" w:type="dxa"/>
          </w:tcPr>
          <w:p w14:paraId="50643BD3" w14:textId="1D1A8023" w:rsidR="008675A2" w:rsidRDefault="008675A2" w:rsidP="00485B71">
            <w:r w:rsidRPr="008675A2">
              <w:t>[T1049] System Network Connections Discovery</w:t>
            </w:r>
          </w:p>
        </w:tc>
      </w:tr>
      <w:tr w:rsidR="008675A2" w14:paraId="65970C9E" w14:textId="77777777" w:rsidTr="00AC370B">
        <w:tc>
          <w:tcPr>
            <w:tcW w:w="2304" w:type="dxa"/>
            <w:vMerge/>
          </w:tcPr>
          <w:p w14:paraId="37FC7713" w14:textId="003CC8E8" w:rsidR="008675A2" w:rsidRDefault="008675A2" w:rsidP="00485B71"/>
        </w:tc>
        <w:tc>
          <w:tcPr>
            <w:tcW w:w="5599" w:type="dxa"/>
          </w:tcPr>
          <w:p w14:paraId="6B70E892" w14:textId="29394258" w:rsidR="008675A2" w:rsidRDefault="008675A2" w:rsidP="00485B71">
            <w:r w:rsidRPr="008675A2">
              <w:t>[T1082] System Information Discovery</w:t>
            </w:r>
          </w:p>
        </w:tc>
      </w:tr>
      <w:tr w:rsidR="008675A2" w14:paraId="52DA363F" w14:textId="77777777" w:rsidTr="00AC370B">
        <w:tc>
          <w:tcPr>
            <w:tcW w:w="2304" w:type="dxa"/>
            <w:vMerge w:val="restart"/>
          </w:tcPr>
          <w:p w14:paraId="6ECBF2AC" w14:textId="39547050" w:rsidR="008675A2" w:rsidRDefault="008675A2" w:rsidP="00485B71">
            <w:proofErr w:type="spellStart"/>
            <w:r w:rsidRPr="008675A2">
              <w:t>Lateral</w:t>
            </w:r>
            <w:proofErr w:type="spellEnd"/>
            <w:r w:rsidRPr="008675A2">
              <w:t xml:space="preserve"> </w:t>
            </w:r>
            <w:proofErr w:type="spellStart"/>
            <w:r w:rsidRPr="008675A2">
              <w:t>Movement</w:t>
            </w:r>
            <w:proofErr w:type="spellEnd"/>
          </w:p>
        </w:tc>
        <w:tc>
          <w:tcPr>
            <w:tcW w:w="5599" w:type="dxa"/>
          </w:tcPr>
          <w:p w14:paraId="21299231" w14:textId="4AEA6DB5" w:rsidR="008675A2" w:rsidRDefault="008675A2" w:rsidP="00485B71">
            <w:r w:rsidRPr="008675A2">
              <w:t>[T1021] Remote Services</w:t>
            </w:r>
          </w:p>
        </w:tc>
      </w:tr>
      <w:tr w:rsidR="008675A2" w14:paraId="55A60493" w14:textId="77777777" w:rsidTr="00AC370B">
        <w:tc>
          <w:tcPr>
            <w:tcW w:w="2304" w:type="dxa"/>
            <w:vMerge/>
          </w:tcPr>
          <w:p w14:paraId="14CF9E00" w14:textId="77777777" w:rsidR="008675A2" w:rsidRPr="008675A2" w:rsidRDefault="008675A2" w:rsidP="00485B71"/>
        </w:tc>
        <w:tc>
          <w:tcPr>
            <w:tcW w:w="5599" w:type="dxa"/>
          </w:tcPr>
          <w:p w14:paraId="7BED320D" w14:textId="643A7B41" w:rsidR="008675A2" w:rsidRPr="009E52B2" w:rsidRDefault="008675A2" w:rsidP="00485B71">
            <w:r w:rsidRPr="008675A2">
              <w:t xml:space="preserve">[T1570] </w:t>
            </w:r>
            <w:proofErr w:type="spellStart"/>
            <w:r w:rsidRPr="008675A2">
              <w:t>Lateral</w:t>
            </w:r>
            <w:proofErr w:type="spellEnd"/>
            <w:r w:rsidRPr="008675A2">
              <w:t xml:space="preserve"> Tool Transfer</w:t>
            </w:r>
          </w:p>
        </w:tc>
      </w:tr>
    </w:tbl>
    <w:p w14:paraId="2C898A72" w14:textId="238311FD" w:rsidR="00240C95" w:rsidRDefault="00240C95" w:rsidP="00240C95">
      <w:pPr>
        <w:pStyle w:val="Titolo3"/>
      </w:pPr>
      <w:bookmarkStart w:id="66" w:name="_Toc163234283"/>
      <w:r>
        <w:t>Discovery</w:t>
      </w:r>
      <w:bookmarkEnd w:id="66"/>
    </w:p>
    <w:p w14:paraId="7655DD6A" w14:textId="56B2E542" w:rsidR="00240C95" w:rsidRPr="00240C95" w:rsidRDefault="00240C95" w:rsidP="00240C95">
      <w:r>
        <w:t xml:space="preserve">L'attacco mirato non ha colpito uniformemente tutti i modem </w:t>
      </w:r>
      <w:proofErr w:type="spellStart"/>
      <w:r w:rsidR="00E34921">
        <w:t>Viasat</w:t>
      </w:r>
      <w:proofErr w:type="spellEnd"/>
      <w:r>
        <w:t>; infatti, solo una selezione di questi è stata presa di mira. Questa specificità d'azione può essere attribuita alla capacità degli operatori situati presso le Gateway Earth Stations di dirigere il segnale verso determinate celle geografiche tra le 82 disponibili sulla rete satellitare KA-SAT. In pratica, ciò significa che l'aggressore aveva la possibilità di determinare quali specifiche aree geografiche (e di conseguenza, i modem corrispondenti situati in quelle aree) fossero destinati a ricevere il segnale contaminato da comandi malevoli. Questo approccio selettivo ha permesso all'attaccante di concentrare l'attacco su target specifici, massimizzando l'efficacia dell'operazione dannosa e limitando al contempo la possibilità di rilevazione precoce dell'attacco stesso</w:t>
      </w:r>
    </w:p>
    <w:tbl>
      <w:tblPr>
        <w:tblStyle w:val="Grigliatabella"/>
        <w:tblW w:w="0" w:type="auto"/>
        <w:tblLook w:val="04A0" w:firstRow="1" w:lastRow="0" w:firstColumn="1" w:lastColumn="0" w:noHBand="0" w:noVBand="1"/>
      </w:tblPr>
      <w:tblGrid>
        <w:gridCol w:w="1425"/>
        <w:gridCol w:w="5708"/>
      </w:tblGrid>
      <w:tr w:rsidR="00240C95" w14:paraId="6A3F13F7" w14:textId="77777777" w:rsidTr="00AC370B">
        <w:tc>
          <w:tcPr>
            <w:tcW w:w="1425" w:type="dxa"/>
          </w:tcPr>
          <w:p w14:paraId="4E291B36" w14:textId="7C13704E" w:rsidR="00240C95" w:rsidRPr="00240C95" w:rsidRDefault="00240C95" w:rsidP="009E52B2">
            <w:pPr>
              <w:rPr>
                <w:b/>
                <w:bCs/>
              </w:rPr>
            </w:pPr>
            <w:r>
              <w:rPr>
                <w:b/>
                <w:bCs/>
              </w:rPr>
              <w:t>Tattiche</w:t>
            </w:r>
          </w:p>
        </w:tc>
        <w:tc>
          <w:tcPr>
            <w:tcW w:w="5708" w:type="dxa"/>
          </w:tcPr>
          <w:p w14:paraId="1A05C40E" w14:textId="4CC2B2B4" w:rsidR="00240C95" w:rsidRPr="00240C95" w:rsidRDefault="00240C95" w:rsidP="009E52B2">
            <w:pPr>
              <w:rPr>
                <w:b/>
                <w:bCs/>
              </w:rPr>
            </w:pPr>
            <w:r>
              <w:rPr>
                <w:b/>
                <w:bCs/>
              </w:rPr>
              <w:t>Tecniche</w:t>
            </w:r>
          </w:p>
        </w:tc>
      </w:tr>
      <w:tr w:rsidR="00240C95" w14:paraId="2EBDE2EE" w14:textId="77777777" w:rsidTr="00AC370B">
        <w:tc>
          <w:tcPr>
            <w:tcW w:w="1425" w:type="dxa"/>
            <w:vMerge w:val="restart"/>
          </w:tcPr>
          <w:p w14:paraId="10EDE47E" w14:textId="327C24E1" w:rsidR="00240C95" w:rsidRDefault="00240C95" w:rsidP="009E52B2">
            <w:r>
              <w:t>Discovery</w:t>
            </w:r>
          </w:p>
        </w:tc>
        <w:tc>
          <w:tcPr>
            <w:tcW w:w="5708" w:type="dxa"/>
          </w:tcPr>
          <w:p w14:paraId="11636F9F" w14:textId="6254D701" w:rsidR="00240C95" w:rsidRDefault="00240C95" w:rsidP="009E52B2">
            <w:r w:rsidRPr="00240C95">
              <w:t xml:space="preserve">[T1016] System Network </w:t>
            </w:r>
            <w:proofErr w:type="spellStart"/>
            <w:r w:rsidRPr="00240C95">
              <w:t>Configuration</w:t>
            </w:r>
            <w:proofErr w:type="spellEnd"/>
            <w:r w:rsidRPr="00240C95">
              <w:t xml:space="preserve"> Discovery</w:t>
            </w:r>
          </w:p>
        </w:tc>
      </w:tr>
      <w:tr w:rsidR="00240C95" w14:paraId="4D3D7E50" w14:textId="77777777" w:rsidTr="00AC370B">
        <w:tc>
          <w:tcPr>
            <w:tcW w:w="1425" w:type="dxa"/>
            <w:vMerge/>
          </w:tcPr>
          <w:p w14:paraId="45B798D5" w14:textId="77777777" w:rsidR="00240C95" w:rsidRDefault="00240C95" w:rsidP="009E52B2"/>
        </w:tc>
        <w:tc>
          <w:tcPr>
            <w:tcW w:w="5708" w:type="dxa"/>
          </w:tcPr>
          <w:p w14:paraId="2F6EEB16" w14:textId="79416CF0" w:rsidR="00240C95" w:rsidRDefault="00240C95" w:rsidP="009E52B2">
            <w:r w:rsidRPr="00240C95">
              <w:t>[T1082] System Information Discovery</w:t>
            </w:r>
          </w:p>
        </w:tc>
      </w:tr>
    </w:tbl>
    <w:p w14:paraId="55130C8F" w14:textId="5ABC6206" w:rsidR="009E52B2" w:rsidRDefault="009E52B2" w:rsidP="009E52B2"/>
    <w:p w14:paraId="08095D9E" w14:textId="7A4FAD45" w:rsidR="00240C95" w:rsidRDefault="00240C95" w:rsidP="00240C95">
      <w:pPr>
        <w:pStyle w:val="Titolo3"/>
      </w:pPr>
      <w:bookmarkStart w:id="67" w:name="_Toc163234284"/>
      <w:r>
        <w:t xml:space="preserve">Defense </w:t>
      </w:r>
      <w:proofErr w:type="spellStart"/>
      <w:r>
        <w:t>evasion</w:t>
      </w:r>
      <w:proofErr w:type="spellEnd"/>
      <w:r>
        <w:t xml:space="preserve"> &amp; </w:t>
      </w:r>
      <w:proofErr w:type="spellStart"/>
      <w:r w:rsidRPr="00240C95">
        <w:t>Privilege</w:t>
      </w:r>
      <w:proofErr w:type="spellEnd"/>
      <w:r w:rsidRPr="00240C95">
        <w:t xml:space="preserve"> Escalation</w:t>
      </w:r>
      <w:bookmarkEnd w:id="67"/>
    </w:p>
    <w:p w14:paraId="7298E25A" w14:textId="22E628A1" w:rsidR="00240C95" w:rsidRDefault="00240C95" w:rsidP="00240C95">
      <w:r>
        <w:t>Una volta che l’</w:t>
      </w:r>
      <w:proofErr w:type="spellStart"/>
      <w:r>
        <w:t>attacker</w:t>
      </w:r>
      <w:proofErr w:type="spellEnd"/>
      <w:r>
        <w:t xml:space="preserve"> ha ottenuto l’accesso ai modem, ha utilizzato altre tecniche di </w:t>
      </w:r>
      <w:proofErr w:type="spellStart"/>
      <w:r>
        <w:t>privilage</w:t>
      </w:r>
      <w:proofErr w:type="spellEnd"/>
      <w:r>
        <w:t xml:space="preserve"> escalation, </w:t>
      </w:r>
      <w:r w:rsidRPr="00240C95">
        <w:t>utilizzando la VPN senza patc</w:t>
      </w:r>
      <w:r>
        <w:t>h.</w:t>
      </w:r>
    </w:p>
    <w:tbl>
      <w:tblPr>
        <w:tblStyle w:val="Grigliatabella"/>
        <w:tblW w:w="8041" w:type="dxa"/>
        <w:tblLook w:val="04A0" w:firstRow="1" w:lastRow="0" w:firstColumn="1" w:lastColumn="0" w:noHBand="0" w:noVBand="1"/>
      </w:tblPr>
      <w:tblGrid>
        <w:gridCol w:w="2592"/>
        <w:gridCol w:w="5449"/>
      </w:tblGrid>
      <w:tr w:rsidR="00240C95" w14:paraId="0DE293D2" w14:textId="77777777" w:rsidTr="00AC370B">
        <w:tc>
          <w:tcPr>
            <w:tcW w:w="2592" w:type="dxa"/>
          </w:tcPr>
          <w:p w14:paraId="741E8286" w14:textId="746F533C" w:rsidR="00240C95" w:rsidRPr="00240C95" w:rsidRDefault="00240C95" w:rsidP="00240C95">
            <w:pPr>
              <w:rPr>
                <w:b/>
                <w:bCs/>
              </w:rPr>
            </w:pPr>
            <w:r>
              <w:rPr>
                <w:b/>
                <w:bCs/>
              </w:rPr>
              <w:lastRenderedPageBreak/>
              <w:t>Tattiche</w:t>
            </w:r>
          </w:p>
        </w:tc>
        <w:tc>
          <w:tcPr>
            <w:tcW w:w="5449" w:type="dxa"/>
          </w:tcPr>
          <w:p w14:paraId="518246CA" w14:textId="1751FF95" w:rsidR="00240C95" w:rsidRPr="00240C95" w:rsidRDefault="00240C95" w:rsidP="00240C95">
            <w:pPr>
              <w:rPr>
                <w:b/>
                <w:bCs/>
              </w:rPr>
            </w:pPr>
            <w:r>
              <w:rPr>
                <w:b/>
                <w:bCs/>
              </w:rPr>
              <w:t>Tecniche</w:t>
            </w:r>
          </w:p>
        </w:tc>
      </w:tr>
      <w:tr w:rsidR="00240C95" w14:paraId="4E25178E" w14:textId="77777777" w:rsidTr="00AC370B">
        <w:tc>
          <w:tcPr>
            <w:tcW w:w="2592" w:type="dxa"/>
          </w:tcPr>
          <w:p w14:paraId="484D89FF" w14:textId="66B734F4" w:rsidR="00240C95" w:rsidRDefault="00240C95" w:rsidP="00240C95">
            <w:r w:rsidRPr="00240C95">
              <w:t xml:space="preserve">Defense </w:t>
            </w:r>
            <w:proofErr w:type="spellStart"/>
            <w:r w:rsidRPr="00240C95">
              <w:t>Evasion</w:t>
            </w:r>
            <w:proofErr w:type="spellEnd"/>
          </w:p>
        </w:tc>
        <w:tc>
          <w:tcPr>
            <w:tcW w:w="5449" w:type="dxa"/>
          </w:tcPr>
          <w:p w14:paraId="61B3EA01" w14:textId="4B5901A1" w:rsidR="00240C95" w:rsidRDefault="00240C95" w:rsidP="00240C95">
            <w:r w:rsidRPr="00240C95">
              <w:t xml:space="preserve">[T1562.004] </w:t>
            </w:r>
            <w:proofErr w:type="spellStart"/>
            <w:r w:rsidRPr="00240C95">
              <w:t>Impair</w:t>
            </w:r>
            <w:proofErr w:type="spellEnd"/>
            <w:r w:rsidRPr="00240C95">
              <w:t xml:space="preserve"> </w:t>
            </w:r>
            <w:proofErr w:type="spellStart"/>
            <w:r w:rsidRPr="00240C95">
              <w:t>Defenses</w:t>
            </w:r>
            <w:proofErr w:type="spellEnd"/>
            <w:r w:rsidRPr="00240C95">
              <w:t xml:space="preserve">: </w:t>
            </w:r>
            <w:proofErr w:type="spellStart"/>
            <w:r w:rsidRPr="00240C95">
              <w:t>Disable</w:t>
            </w:r>
            <w:proofErr w:type="spellEnd"/>
            <w:r w:rsidRPr="00240C95">
              <w:t xml:space="preserve"> or </w:t>
            </w:r>
            <w:proofErr w:type="spellStart"/>
            <w:r w:rsidRPr="00240C95">
              <w:t>Modify</w:t>
            </w:r>
            <w:proofErr w:type="spellEnd"/>
            <w:r w:rsidRPr="00240C95">
              <w:t xml:space="preserve"> System Firewall</w:t>
            </w:r>
          </w:p>
        </w:tc>
      </w:tr>
      <w:tr w:rsidR="00240C95" w14:paraId="33703068" w14:textId="77777777" w:rsidTr="00AC370B">
        <w:tc>
          <w:tcPr>
            <w:tcW w:w="2592" w:type="dxa"/>
          </w:tcPr>
          <w:p w14:paraId="000591B5" w14:textId="0BA5137F" w:rsidR="00240C95" w:rsidRDefault="00240C95" w:rsidP="00240C95">
            <w:proofErr w:type="spellStart"/>
            <w:r w:rsidRPr="00240C95">
              <w:t>Initial</w:t>
            </w:r>
            <w:proofErr w:type="spellEnd"/>
            <w:r w:rsidRPr="00240C95">
              <w:t xml:space="preserve"> Access</w:t>
            </w:r>
            <w:r w:rsidRPr="00240C95">
              <w:tab/>
            </w:r>
          </w:p>
        </w:tc>
        <w:tc>
          <w:tcPr>
            <w:tcW w:w="5449" w:type="dxa"/>
          </w:tcPr>
          <w:p w14:paraId="70B38E8A" w14:textId="134C9E9D" w:rsidR="00240C95" w:rsidRDefault="00240C95" w:rsidP="00240C95">
            <w:r w:rsidRPr="00240C95">
              <w:t xml:space="preserve">[T1133] </w:t>
            </w:r>
            <w:proofErr w:type="spellStart"/>
            <w:r w:rsidRPr="00240C95">
              <w:t>External</w:t>
            </w:r>
            <w:proofErr w:type="spellEnd"/>
            <w:r w:rsidRPr="00240C95">
              <w:t xml:space="preserve"> Remote Services</w:t>
            </w:r>
          </w:p>
        </w:tc>
      </w:tr>
      <w:tr w:rsidR="00240C95" w14:paraId="2B3AF11E" w14:textId="77777777" w:rsidTr="00AC370B">
        <w:tc>
          <w:tcPr>
            <w:tcW w:w="2592" w:type="dxa"/>
          </w:tcPr>
          <w:p w14:paraId="71FDD92C" w14:textId="4013150F" w:rsidR="00240C95" w:rsidRPr="00240C95" w:rsidRDefault="00240C95" w:rsidP="00240C95">
            <w:pPr>
              <w:spacing w:before="0" w:after="315" w:line="240" w:lineRule="auto"/>
              <w:rPr>
                <w:rFonts w:cs="Arial"/>
                <w:color w:val="222222"/>
                <w:spacing w:val="0"/>
                <w:sz w:val="23"/>
                <w:szCs w:val="23"/>
                <w:lang w:eastAsia="it-IT"/>
              </w:rPr>
            </w:pPr>
            <w:proofErr w:type="spellStart"/>
            <w:r w:rsidRPr="00240C95">
              <w:rPr>
                <w:rFonts w:cs="Arial"/>
                <w:color w:val="222222"/>
                <w:sz w:val="23"/>
                <w:szCs w:val="23"/>
              </w:rPr>
              <w:t>Privilege</w:t>
            </w:r>
            <w:proofErr w:type="spellEnd"/>
            <w:r w:rsidRPr="00240C95">
              <w:rPr>
                <w:rFonts w:cs="Arial"/>
                <w:color w:val="222222"/>
                <w:sz w:val="23"/>
                <w:szCs w:val="23"/>
              </w:rPr>
              <w:t xml:space="preserve"> Escalation</w:t>
            </w:r>
          </w:p>
        </w:tc>
        <w:tc>
          <w:tcPr>
            <w:tcW w:w="5449" w:type="dxa"/>
          </w:tcPr>
          <w:p w14:paraId="3281738F" w14:textId="231F1D09" w:rsidR="00240C95" w:rsidRDefault="00240C95" w:rsidP="00240C95">
            <w:r w:rsidRPr="00240C95">
              <w:t xml:space="preserve">[T1068] Exploitation for </w:t>
            </w:r>
            <w:proofErr w:type="spellStart"/>
            <w:r w:rsidRPr="00240C95">
              <w:t>Privilege</w:t>
            </w:r>
            <w:proofErr w:type="spellEnd"/>
            <w:r w:rsidRPr="00240C95">
              <w:t xml:space="preserve"> Escalation</w:t>
            </w:r>
          </w:p>
        </w:tc>
      </w:tr>
    </w:tbl>
    <w:p w14:paraId="7BAF1285" w14:textId="1FD10093" w:rsidR="007A0EBC" w:rsidRDefault="00240C95" w:rsidP="007A0EBC">
      <w:pPr>
        <w:pStyle w:val="Titolo3"/>
      </w:pPr>
      <w:bookmarkStart w:id="68" w:name="_Toc163234285"/>
      <w:proofErr w:type="spellStart"/>
      <w:r>
        <w:t>Execution</w:t>
      </w:r>
      <w:bookmarkEnd w:id="68"/>
      <w:proofErr w:type="spellEnd"/>
    </w:p>
    <w:p w14:paraId="300FD45B" w14:textId="2D381DE0" w:rsidR="007A0EBC" w:rsidRDefault="00B262A3" w:rsidP="007A0EBC">
      <w:r>
        <w:t xml:space="preserve">L’attaccate è riuscito a fornire un aggiornamento firmware valido al dispositivo, installando un binario </w:t>
      </w:r>
      <w:r w:rsidRPr="00B262A3">
        <w:rPr>
          <w:i/>
          <w:iCs/>
        </w:rPr>
        <w:t>ELF</w:t>
      </w:r>
      <w:r>
        <w:t xml:space="preserve"> (</w:t>
      </w:r>
      <w:proofErr w:type="spellStart"/>
      <w:r w:rsidRPr="00B262A3">
        <w:rPr>
          <w:i/>
          <w:iCs/>
        </w:rPr>
        <w:t>Executable</w:t>
      </w:r>
      <w:proofErr w:type="spellEnd"/>
      <w:r w:rsidRPr="00B262A3">
        <w:rPr>
          <w:i/>
          <w:iCs/>
        </w:rPr>
        <w:t xml:space="preserve"> and </w:t>
      </w:r>
      <w:proofErr w:type="spellStart"/>
      <w:r w:rsidRPr="00B262A3">
        <w:rPr>
          <w:i/>
          <w:iCs/>
        </w:rPr>
        <w:t>Linkable</w:t>
      </w:r>
      <w:proofErr w:type="spellEnd"/>
      <w:r w:rsidRPr="00B262A3">
        <w:rPr>
          <w:i/>
          <w:iCs/>
        </w:rPr>
        <w:t xml:space="preserve"> Format</w:t>
      </w:r>
      <w:r>
        <w:t>) detto “</w:t>
      </w:r>
      <w:proofErr w:type="spellStart"/>
      <w:r w:rsidRPr="00B262A3">
        <w:rPr>
          <w:i/>
          <w:iCs/>
        </w:rPr>
        <w:t>Acidrain</w:t>
      </w:r>
      <w:proofErr w:type="spellEnd"/>
      <w:r>
        <w:t>”, che sovrascriveva i dati chiave nella memoria flash dei modem, rendendoli impossibilitati ad accedere alla rete, ma non permanentemente inutilizzabili.</w:t>
      </w:r>
    </w:p>
    <w:tbl>
      <w:tblPr>
        <w:tblStyle w:val="Grigliatabella"/>
        <w:tblW w:w="8041" w:type="dxa"/>
        <w:tblLook w:val="04A0" w:firstRow="1" w:lastRow="0" w:firstColumn="1" w:lastColumn="0" w:noHBand="0" w:noVBand="1"/>
      </w:tblPr>
      <w:tblGrid>
        <w:gridCol w:w="2890"/>
        <w:gridCol w:w="5151"/>
      </w:tblGrid>
      <w:tr w:rsidR="00B262A3" w14:paraId="5BD5635F" w14:textId="77777777" w:rsidTr="00AC370B">
        <w:tc>
          <w:tcPr>
            <w:tcW w:w="2890" w:type="dxa"/>
          </w:tcPr>
          <w:p w14:paraId="7D5ED5E5" w14:textId="0A8F46A3" w:rsidR="00B262A3" w:rsidRPr="00B262A3" w:rsidRDefault="00B262A3" w:rsidP="007A0EBC">
            <w:pPr>
              <w:rPr>
                <w:b/>
                <w:bCs/>
              </w:rPr>
            </w:pPr>
            <w:r>
              <w:rPr>
                <w:b/>
                <w:bCs/>
              </w:rPr>
              <w:t>Tattiche</w:t>
            </w:r>
          </w:p>
        </w:tc>
        <w:tc>
          <w:tcPr>
            <w:tcW w:w="5151" w:type="dxa"/>
          </w:tcPr>
          <w:p w14:paraId="3A409D0A" w14:textId="16DD0F96" w:rsidR="00B262A3" w:rsidRPr="00B262A3" w:rsidRDefault="00B262A3" w:rsidP="007A0EBC">
            <w:pPr>
              <w:rPr>
                <w:b/>
                <w:bCs/>
                <w:sz w:val="20"/>
                <w:szCs w:val="20"/>
              </w:rPr>
            </w:pPr>
            <w:r w:rsidRPr="00B262A3">
              <w:rPr>
                <w:b/>
                <w:bCs/>
              </w:rPr>
              <w:t>Tecniche</w:t>
            </w:r>
          </w:p>
        </w:tc>
      </w:tr>
      <w:tr w:rsidR="00B262A3" w14:paraId="53957265" w14:textId="77777777" w:rsidTr="00AC370B">
        <w:tc>
          <w:tcPr>
            <w:tcW w:w="2890" w:type="dxa"/>
          </w:tcPr>
          <w:p w14:paraId="24520C14" w14:textId="3A08785B" w:rsidR="00B262A3" w:rsidRDefault="00B262A3" w:rsidP="007A0EBC">
            <w:r w:rsidRPr="00B262A3">
              <w:t>Resource Development</w:t>
            </w:r>
          </w:p>
        </w:tc>
        <w:tc>
          <w:tcPr>
            <w:tcW w:w="5151" w:type="dxa"/>
          </w:tcPr>
          <w:p w14:paraId="7AA62990" w14:textId="2BB6E2CF" w:rsidR="00B262A3" w:rsidRDefault="00B262A3" w:rsidP="007A0EBC">
            <w:r w:rsidRPr="00B262A3">
              <w:t xml:space="preserve">[T1588.002] </w:t>
            </w:r>
            <w:proofErr w:type="spellStart"/>
            <w:r w:rsidRPr="00B262A3">
              <w:t>Obtain</w:t>
            </w:r>
            <w:proofErr w:type="spellEnd"/>
            <w:r w:rsidRPr="00B262A3">
              <w:t xml:space="preserve"> Capabilities: Tool</w:t>
            </w:r>
          </w:p>
        </w:tc>
      </w:tr>
      <w:tr w:rsidR="00B262A3" w14:paraId="5D81F7EA" w14:textId="77777777" w:rsidTr="00AC370B">
        <w:tc>
          <w:tcPr>
            <w:tcW w:w="2890" w:type="dxa"/>
          </w:tcPr>
          <w:p w14:paraId="27527AEA" w14:textId="65476244" w:rsidR="00B262A3" w:rsidRDefault="00B262A3" w:rsidP="007A0EBC">
            <w:proofErr w:type="spellStart"/>
            <w:r w:rsidRPr="00B262A3">
              <w:t>Execution</w:t>
            </w:r>
            <w:proofErr w:type="spellEnd"/>
          </w:p>
        </w:tc>
        <w:tc>
          <w:tcPr>
            <w:tcW w:w="5151" w:type="dxa"/>
          </w:tcPr>
          <w:p w14:paraId="22421DE7" w14:textId="7631575D" w:rsidR="00B262A3" w:rsidRDefault="00B262A3" w:rsidP="007A0EBC">
            <w:r w:rsidRPr="00B262A3">
              <w:t>[T1072] Software Deployment Tools</w:t>
            </w:r>
          </w:p>
        </w:tc>
      </w:tr>
      <w:tr w:rsidR="00B262A3" w14:paraId="6D07D776" w14:textId="77777777" w:rsidTr="00AC370B">
        <w:tc>
          <w:tcPr>
            <w:tcW w:w="2890" w:type="dxa"/>
          </w:tcPr>
          <w:p w14:paraId="5E10B368" w14:textId="351E8C48" w:rsidR="00B262A3" w:rsidRDefault="00B262A3" w:rsidP="007A0EBC">
            <w:proofErr w:type="spellStart"/>
            <w:r w:rsidRPr="00B262A3">
              <w:t>Initial</w:t>
            </w:r>
            <w:proofErr w:type="spellEnd"/>
            <w:r w:rsidRPr="00B262A3">
              <w:t xml:space="preserve"> Access</w:t>
            </w:r>
          </w:p>
        </w:tc>
        <w:tc>
          <w:tcPr>
            <w:tcW w:w="5151" w:type="dxa"/>
          </w:tcPr>
          <w:p w14:paraId="41BF9019" w14:textId="58A42F73" w:rsidR="00B262A3" w:rsidRDefault="00B262A3" w:rsidP="007A0EBC">
            <w:r w:rsidRPr="00B262A3">
              <w:t>[T1195] Supply Chain Compromise</w:t>
            </w:r>
          </w:p>
        </w:tc>
      </w:tr>
      <w:tr w:rsidR="00B262A3" w14:paraId="2F5F08D6" w14:textId="77777777" w:rsidTr="00AC370B">
        <w:tc>
          <w:tcPr>
            <w:tcW w:w="2890" w:type="dxa"/>
          </w:tcPr>
          <w:p w14:paraId="60E1B58A" w14:textId="13C71494" w:rsidR="00B262A3" w:rsidRDefault="00B262A3" w:rsidP="007A0EBC">
            <w:r w:rsidRPr="00B262A3">
              <w:t xml:space="preserve">Defense </w:t>
            </w:r>
            <w:proofErr w:type="spellStart"/>
            <w:r w:rsidRPr="00B262A3">
              <w:t>Evasion</w:t>
            </w:r>
            <w:proofErr w:type="spellEnd"/>
          </w:p>
        </w:tc>
        <w:tc>
          <w:tcPr>
            <w:tcW w:w="5151" w:type="dxa"/>
          </w:tcPr>
          <w:p w14:paraId="4DFE49B8" w14:textId="2B78A47D" w:rsidR="00B262A3" w:rsidRDefault="00B262A3" w:rsidP="007A0EBC">
            <w:r w:rsidRPr="00B262A3">
              <w:t xml:space="preserve">[T1070.004] </w:t>
            </w:r>
            <w:proofErr w:type="spellStart"/>
            <w:r w:rsidRPr="00B262A3">
              <w:t>Indicator</w:t>
            </w:r>
            <w:proofErr w:type="spellEnd"/>
            <w:r w:rsidRPr="00B262A3">
              <w:t xml:space="preserve"> </w:t>
            </w:r>
            <w:proofErr w:type="spellStart"/>
            <w:r w:rsidRPr="00B262A3">
              <w:t>Removal</w:t>
            </w:r>
            <w:proofErr w:type="spellEnd"/>
            <w:r w:rsidRPr="00B262A3">
              <w:t xml:space="preserve">: File </w:t>
            </w:r>
            <w:proofErr w:type="spellStart"/>
            <w:r w:rsidRPr="00B262A3">
              <w:t>Deletion</w:t>
            </w:r>
            <w:proofErr w:type="spellEnd"/>
          </w:p>
        </w:tc>
      </w:tr>
      <w:tr w:rsidR="00B262A3" w14:paraId="2F4DDF57" w14:textId="77777777" w:rsidTr="00AC370B">
        <w:tc>
          <w:tcPr>
            <w:tcW w:w="2890" w:type="dxa"/>
          </w:tcPr>
          <w:p w14:paraId="6B1B1789" w14:textId="0440EF1A" w:rsidR="00B262A3" w:rsidRPr="00B262A3" w:rsidRDefault="00B262A3" w:rsidP="007A0EBC">
            <w:proofErr w:type="spellStart"/>
            <w:r w:rsidRPr="00B262A3">
              <w:t>Persistence</w:t>
            </w:r>
            <w:proofErr w:type="spellEnd"/>
          </w:p>
        </w:tc>
        <w:tc>
          <w:tcPr>
            <w:tcW w:w="5151" w:type="dxa"/>
          </w:tcPr>
          <w:p w14:paraId="0962D339" w14:textId="40C65706" w:rsidR="00B262A3" w:rsidRDefault="00B262A3" w:rsidP="007A0EBC">
            <w:r w:rsidRPr="00B262A3">
              <w:t xml:space="preserve">[T1542.001] </w:t>
            </w:r>
            <w:proofErr w:type="spellStart"/>
            <w:r w:rsidRPr="00B262A3">
              <w:t>Pre</w:t>
            </w:r>
            <w:proofErr w:type="spellEnd"/>
            <w:r w:rsidRPr="00B262A3">
              <w:t>-OS Boot: System Firmware</w:t>
            </w:r>
          </w:p>
        </w:tc>
      </w:tr>
    </w:tbl>
    <w:p w14:paraId="2FD73377" w14:textId="1F649C43" w:rsidR="005D6AF6" w:rsidRDefault="005D6AF6" w:rsidP="005D6AF6">
      <w:pPr>
        <w:pStyle w:val="Titolo3"/>
      </w:pPr>
      <w:bookmarkStart w:id="69" w:name="_Toc163234286"/>
      <w:r>
        <w:t>Impact</w:t>
      </w:r>
      <w:bookmarkEnd w:id="69"/>
    </w:p>
    <w:p w14:paraId="71CB7AF9" w14:textId="097A11FF" w:rsidR="005D6AF6" w:rsidRDefault="005D6AF6" w:rsidP="005D6AF6">
      <w:r>
        <w:t>In questa fase vengono descritte le ultime tecniche utilizzate per ottener egli obbiettivi prefissati.</w:t>
      </w:r>
    </w:p>
    <w:tbl>
      <w:tblPr>
        <w:tblStyle w:val="Grigliatabella"/>
        <w:tblW w:w="0" w:type="auto"/>
        <w:tblLook w:val="04A0" w:firstRow="1" w:lastRow="0" w:firstColumn="1" w:lastColumn="0" w:noHBand="0" w:noVBand="1"/>
      </w:tblPr>
      <w:tblGrid>
        <w:gridCol w:w="1290"/>
        <w:gridCol w:w="5000"/>
      </w:tblGrid>
      <w:tr w:rsidR="00E34921" w14:paraId="5F2F7020" w14:textId="77777777" w:rsidTr="00AC370B">
        <w:tc>
          <w:tcPr>
            <w:tcW w:w="1290" w:type="dxa"/>
          </w:tcPr>
          <w:p w14:paraId="699D7DE1" w14:textId="66CB5325" w:rsidR="00E34921" w:rsidRPr="00E34921" w:rsidRDefault="00E34921" w:rsidP="005D6AF6">
            <w:pPr>
              <w:rPr>
                <w:b/>
                <w:bCs/>
              </w:rPr>
            </w:pPr>
            <w:r w:rsidRPr="00E34921">
              <w:rPr>
                <w:b/>
                <w:bCs/>
              </w:rPr>
              <w:t>Tattiche</w:t>
            </w:r>
          </w:p>
        </w:tc>
        <w:tc>
          <w:tcPr>
            <w:tcW w:w="5000" w:type="dxa"/>
          </w:tcPr>
          <w:p w14:paraId="59F3206A" w14:textId="0E9BDA7D" w:rsidR="00E34921" w:rsidRPr="00E34921" w:rsidRDefault="00E34921" w:rsidP="005D6AF6">
            <w:pPr>
              <w:rPr>
                <w:b/>
                <w:bCs/>
              </w:rPr>
            </w:pPr>
            <w:r>
              <w:rPr>
                <w:b/>
                <w:bCs/>
              </w:rPr>
              <w:t>Tecniche</w:t>
            </w:r>
          </w:p>
        </w:tc>
      </w:tr>
      <w:tr w:rsidR="00E34921" w14:paraId="624D46DE" w14:textId="77777777" w:rsidTr="00AC370B">
        <w:tc>
          <w:tcPr>
            <w:tcW w:w="1290" w:type="dxa"/>
            <w:vMerge w:val="restart"/>
          </w:tcPr>
          <w:p w14:paraId="39ED71DD" w14:textId="6EA88355" w:rsidR="00E34921" w:rsidRDefault="00E34921" w:rsidP="005D6AF6">
            <w:r w:rsidRPr="00E34921">
              <w:t>Impact</w:t>
            </w:r>
          </w:p>
        </w:tc>
        <w:tc>
          <w:tcPr>
            <w:tcW w:w="5000" w:type="dxa"/>
          </w:tcPr>
          <w:p w14:paraId="6535F6E3" w14:textId="5A5B8586" w:rsidR="00E34921" w:rsidRDefault="00E34921" w:rsidP="005D6AF6">
            <w:r w:rsidRPr="00E34921">
              <w:t xml:space="preserve">[T1529] System </w:t>
            </w:r>
            <w:proofErr w:type="spellStart"/>
            <w:r w:rsidRPr="00E34921">
              <w:t>Shutdown</w:t>
            </w:r>
            <w:proofErr w:type="spellEnd"/>
            <w:r w:rsidRPr="00E34921">
              <w:t>/Reboot</w:t>
            </w:r>
          </w:p>
        </w:tc>
      </w:tr>
      <w:tr w:rsidR="00E34921" w14:paraId="461E85B7" w14:textId="77777777" w:rsidTr="00AC370B">
        <w:tc>
          <w:tcPr>
            <w:tcW w:w="1290" w:type="dxa"/>
            <w:vMerge/>
          </w:tcPr>
          <w:p w14:paraId="49A49BC6" w14:textId="77777777" w:rsidR="00E34921" w:rsidRDefault="00E34921" w:rsidP="005D6AF6"/>
        </w:tc>
        <w:tc>
          <w:tcPr>
            <w:tcW w:w="5000" w:type="dxa"/>
          </w:tcPr>
          <w:p w14:paraId="4AF8CEB3" w14:textId="4971C30F" w:rsidR="00E34921" w:rsidRDefault="00E34921" w:rsidP="005D6AF6">
            <w:r w:rsidRPr="00E34921">
              <w:t xml:space="preserve">[T1485] Data </w:t>
            </w:r>
            <w:proofErr w:type="spellStart"/>
            <w:r w:rsidRPr="00E34921">
              <w:t>Destruction</w:t>
            </w:r>
            <w:proofErr w:type="spellEnd"/>
          </w:p>
        </w:tc>
      </w:tr>
      <w:tr w:rsidR="00E34921" w14:paraId="4D5121A4" w14:textId="77777777" w:rsidTr="00AC370B">
        <w:tc>
          <w:tcPr>
            <w:tcW w:w="1290" w:type="dxa"/>
            <w:vMerge/>
          </w:tcPr>
          <w:p w14:paraId="1BFC8B69" w14:textId="77777777" w:rsidR="00E34921" w:rsidRDefault="00E34921" w:rsidP="005D6AF6"/>
        </w:tc>
        <w:tc>
          <w:tcPr>
            <w:tcW w:w="5000" w:type="dxa"/>
          </w:tcPr>
          <w:p w14:paraId="427CEB06" w14:textId="19038806" w:rsidR="00E34921" w:rsidRDefault="00E34921" w:rsidP="005D6AF6">
            <w:r w:rsidRPr="00E34921">
              <w:t xml:space="preserve">[T1495] Firmware </w:t>
            </w:r>
            <w:proofErr w:type="spellStart"/>
            <w:r w:rsidRPr="00E34921">
              <w:t>Corruption</w:t>
            </w:r>
            <w:proofErr w:type="spellEnd"/>
          </w:p>
        </w:tc>
      </w:tr>
      <w:tr w:rsidR="00E34921" w14:paraId="798CB5CB" w14:textId="77777777" w:rsidTr="00AC370B">
        <w:tc>
          <w:tcPr>
            <w:tcW w:w="1290" w:type="dxa"/>
            <w:vMerge/>
          </w:tcPr>
          <w:p w14:paraId="3C846FF6" w14:textId="77777777" w:rsidR="00E34921" w:rsidRDefault="00E34921" w:rsidP="005D6AF6"/>
        </w:tc>
        <w:tc>
          <w:tcPr>
            <w:tcW w:w="5000" w:type="dxa"/>
          </w:tcPr>
          <w:p w14:paraId="3FC812F9" w14:textId="004104E2" w:rsidR="00E34921" w:rsidRDefault="00E34921" w:rsidP="005D6AF6">
            <w:r w:rsidRPr="00E34921">
              <w:t xml:space="preserve">[T1561] Disk </w:t>
            </w:r>
            <w:proofErr w:type="spellStart"/>
            <w:r w:rsidRPr="00E34921">
              <w:t>Wipe</w:t>
            </w:r>
            <w:proofErr w:type="spellEnd"/>
          </w:p>
        </w:tc>
      </w:tr>
      <w:tr w:rsidR="00E34921" w14:paraId="0F6824E2" w14:textId="77777777" w:rsidTr="00AC370B">
        <w:tc>
          <w:tcPr>
            <w:tcW w:w="1290" w:type="dxa"/>
            <w:vMerge/>
          </w:tcPr>
          <w:p w14:paraId="262716B2" w14:textId="77777777" w:rsidR="00E34921" w:rsidRDefault="00E34921" w:rsidP="005D6AF6"/>
        </w:tc>
        <w:tc>
          <w:tcPr>
            <w:tcW w:w="5000" w:type="dxa"/>
          </w:tcPr>
          <w:p w14:paraId="449E7E82" w14:textId="4AE7EEB1" w:rsidR="00E34921" w:rsidRDefault="00E34921" w:rsidP="005D6AF6">
            <w:r w:rsidRPr="00E34921">
              <w:t xml:space="preserve">[T1529] System </w:t>
            </w:r>
            <w:proofErr w:type="spellStart"/>
            <w:r w:rsidRPr="00E34921">
              <w:t>Shutdown</w:t>
            </w:r>
            <w:proofErr w:type="spellEnd"/>
            <w:r w:rsidRPr="00E34921">
              <w:t>/Reboot</w:t>
            </w:r>
          </w:p>
        </w:tc>
      </w:tr>
      <w:tr w:rsidR="00E34921" w14:paraId="436B157F" w14:textId="77777777" w:rsidTr="00AC370B">
        <w:tc>
          <w:tcPr>
            <w:tcW w:w="1290" w:type="dxa"/>
            <w:vMerge/>
          </w:tcPr>
          <w:p w14:paraId="295BBBE8" w14:textId="77777777" w:rsidR="00E34921" w:rsidRDefault="00E34921" w:rsidP="005D6AF6"/>
        </w:tc>
        <w:tc>
          <w:tcPr>
            <w:tcW w:w="5000" w:type="dxa"/>
          </w:tcPr>
          <w:p w14:paraId="3F4489E6" w14:textId="7409A0B7" w:rsidR="00E34921" w:rsidRDefault="00E34921" w:rsidP="005D6AF6">
            <w:r w:rsidRPr="00E34921">
              <w:t xml:space="preserve">[T1485] Data </w:t>
            </w:r>
            <w:proofErr w:type="spellStart"/>
            <w:r w:rsidRPr="00E34921">
              <w:t>Destruction</w:t>
            </w:r>
            <w:proofErr w:type="spellEnd"/>
          </w:p>
        </w:tc>
      </w:tr>
      <w:tr w:rsidR="00E34921" w14:paraId="5A6ED137" w14:textId="77777777" w:rsidTr="00AC370B">
        <w:tc>
          <w:tcPr>
            <w:tcW w:w="1290" w:type="dxa"/>
            <w:vMerge/>
          </w:tcPr>
          <w:p w14:paraId="7E2473E9" w14:textId="77777777" w:rsidR="00E34921" w:rsidRDefault="00E34921" w:rsidP="005D6AF6"/>
        </w:tc>
        <w:tc>
          <w:tcPr>
            <w:tcW w:w="5000" w:type="dxa"/>
          </w:tcPr>
          <w:p w14:paraId="577FBC7C" w14:textId="32D4D2A4" w:rsidR="00E34921" w:rsidRDefault="00E34921" w:rsidP="005D6AF6">
            <w:r w:rsidRPr="00E34921">
              <w:t xml:space="preserve">[T1495] Firmware </w:t>
            </w:r>
            <w:proofErr w:type="spellStart"/>
            <w:r w:rsidRPr="00E34921">
              <w:t>Corruption</w:t>
            </w:r>
            <w:proofErr w:type="spellEnd"/>
          </w:p>
        </w:tc>
      </w:tr>
      <w:tr w:rsidR="00E34921" w14:paraId="20469676" w14:textId="77777777" w:rsidTr="00AC370B">
        <w:tc>
          <w:tcPr>
            <w:tcW w:w="1290" w:type="dxa"/>
            <w:vMerge/>
          </w:tcPr>
          <w:p w14:paraId="685D0198" w14:textId="77777777" w:rsidR="00E34921" w:rsidRDefault="00E34921" w:rsidP="005D6AF6"/>
        </w:tc>
        <w:tc>
          <w:tcPr>
            <w:tcW w:w="5000" w:type="dxa"/>
          </w:tcPr>
          <w:p w14:paraId="53132385" w14:textId="43A6A665" w:rsidR="00E34921" w:rsidRDefault="00E34921" w:rsidP="005D6AF6">
            <w:r w:rsidRPr="00E34921">
              <w:t xml:space="preserve">[T1561] Disk </w:t>
            </w:r>
            <w:proofErr w:type="spellStart"/>
            <w:r w:rsidRPr="00E34921">
              <w:t>Wipe</w:t>
            </w:r>
            <w:proofErr w:type="spellEnd"/>
          </w:p>
        </w:tc>
      </w:tr>
      <w:tr w:rsidR="00E34921" w14:paraId="3A926671" w14:textId="77777777" w:rsidTr="00AC370B">
        <w:tc>
          <w:tcPr>
            <w:tcW w:w="1290" w:type="dxa"/>
            <w:vMerge/>
          </w:tcPr>
          <w:p w14:paraId="4F06EAFB" w14:textId="77777777" w:rsidR="00E34921" w:rsidRDefault="00E34921" w:rsidP="005D6AF6"/>
        </w:tc>
        <w:tc>
          <w:tcPr>
            <w:tcW w:w="5000" w:type="dxa"/>
          </w:tcPr>
          <w:p w14:paraId="57718F46" w14:textId="0B35CA44" w:rsidR="00E34921" w:rsidRDefault="00E34921" w:rsidP="005D6AF6">
            <w:r w:rsidRPr="00E34921">
              <w:t xml:space="preserve">[T1561.001] Disk </w:t>
            </w:r>
            <w:proofErr w:type="spellStart"/>
            <w:r w:rsidRPr="00E34921">
              <w:t>Wipe</w:t>
            </w:r>
            <w:proofErr w:type="spellEnd"/>
            <w:r w:rsidRPr="00E34921">
              <w:t xml:space="preserve">: Disk Content </w:t>
            </w:r>
            <w:proofErr w:type="spellStart"/>
            <w:r w:rsidRPr="00E34921">
              <w:t>Wipe</w:t>
            </w:r>
            <w:proofErr w:type="spellEnd"/>
          </w:p>
        </w:tc>
      </w:tr>
      <w:tr w:rsidR="00E34921" w14:paraId="10036331" w14:textId="77777777" w:rsidTr="00AC370B">
        <w:tc>
          <w:tcPr>
            <w:tcW w:w="1290" w:type="dxa"/>
            <w:vMerge/>
          </w:tcPr>
          <w:p w14:paraId="1D70DA1D" w14:textId="77777777" w:rsidR="00E34921" w:rsidRDefault="00E34921" w:rsidP="005D6AF6"/>
        </w:tc>
        <w:tc>
          <w:tcPr>
            <w:tcW w:w="5000" w:type="dxa"/>
          </w:tcPr>
          <w:p w14:paraId="0D6C54F1" w14:textId="535BC368" w:rsidR="00E34921" w:rsidRDefault="00E34921" w:rsidP="005D6AF6">
            <w:r w:rsidRPr="00E34921">
              <w:t xml:space="preserve">[T1561.002] Disk </w:t>
            </w:r>
            <w:proofErr w:type="spellStart"/>
            <w:r w:rsidRPr="00E34921">
              <w:t>Structure</w:t>
            </w:r>
            <w:proofErr w:type="spellEnd"/>
            <w:r w:rsidRPr="00E34921">
              <w:t xml:space="preserve"> </w:t>
            </w:r>
            <w:proofErr w:type="spellStart"/>
            <w:r w:rsidRPr="00E34921">
              <w:t>Wipe</w:t>
            </w:r>
            <w:proofErr w:type="spellEnd"/>
          </w:p>
        </w:tc>
      </w:tr>
      <w:tr w:rsidR="00E34921" w14:paraId="18C79336" w14:textId="77777777" w:rsidTr="00AC370B">
        <w:tc>
          <w:tcPr>
            <w:tcW w:w="1290" w:type="dxa"/>
            <w:vMerge/>
          </w:tcPr>
          <w:p w14:paraId="6D0106C5" w14:textId="77777777" w:rsidR="00E34921" w:rsidRDefault="00E34921" w:rsidP="005D6AF6"/>
        </w:tc>
        <w:tc>
          <w:tcPr>
            <w:tcW w:w="5000" w:type="dxa"/>
          </w:tcPr>
          <w:p w14:paraId="5B6DA7B4" w14:textId="3F8C60F8" w:rsidR="00E34921" w:rsidRDefault="00E34921" w:rsidP="005D6AF6">
            <w:r w:rsidRPr="00E34921">
              <w:t xml:space="preserve">[T1531] Account Access </w:t>
            </w:r>
            <w:proofErr w:type="spellStart"/>
            <w:r w:rsidRPr="00E34921">
              <w:t>Removal</w:t>
            </w:r>
            <w:proofErr w:type="spellEnd"/>
          </w:p>
        </w:tc>
      </w:tr>
      <w:tr w:rsidR="00E34921" w14:paraId="16C98388" w14:textId="77777777" w:rsidTr="00AC370B">
        <w:tc>
          <w:tcPr>
            <w:tcW w:w="1290" w:type="dxa"/>
            <w:vMerge/>
          </w:tcPr>
          <w:p w14:paraId="3B674AE5" w14:textId="77777777" w:rsidR="00E34921" w:rsidRDefault="00E34921" w:rsidP="005D6AF6"/>
        </w:tc>
        <w:tc>
          <w:tcPr>
            <w:tcW w:w="5000" w:type="dxa"/>
          </w:tcPr>
          <w:p w14:paraId="04B10996" w14:textId="099A594D" w:rsidR="00E34921" w:rsidRDefault="00E34921" w:rsidP="005D6AF6">
            <w:r w:rsidRPr="00E34921">
              <w:t xml:space="preserve">[T1498] Network </w:t>
            </w:r>
            <w:proofErr w:type="spellStart"/>
            <w:r w:rsidRPr="00E34921">
              <w:t>Denial</w:t>
            </w:r>
            <w:proofErr w:type="spellEnd"/>
            <w:r w:rsidRPr="00E34921">
              <w:t xml:space="preserve"> of Service</w:t>
            </w:r>
          </w:p>
        </w:tc>
      </w:tr>
      <w:tr w:rsidR="00E34921" w14:paraId="65377741" w14:textId="77777777" w:rsidTr="00AC370B">
        <w:tc>
          <w:tcPr>
            <w:tcW w:w="1290" w:type="dxa"/>
            <w:vMerge/>
          </w:tcPr>
          <w:p w14:paraId="4BC7A92F" w14:textId="77777777" w:rsidR="00E34921" w:rsidRDefault="00E34921" w:rsidP="005D6AF6"/>
        </w:tc>
        <w:tc>
          <w:tcPr>
            <w:tcW w:w="5000" w:type="dxa"/>
          </w:tcPr>
          <w:p w14:paraId="45B2536E" w14:textId="7C1C29A1" w:rsidR="00E34921" w:rsidRDefault="00E34921" w:rsidP="005D6AF6">
            <w:r w:rsidRPr="00E34921">
              <w:t>[T1489] Service Stop</w:t>
            </w:r>
          </w:p>
        </w:tc>
      </w:tr>
    </w:tbl>
    <w:p w14:paraId="11019896" w14:textId="5065AE14" w:rsidR="00AC370B" w:rsidRDefault="00AC370B" w:rsidP="005D6AF6"/>
    <w:p w14:paraId="67D41240" w14:textId="77777777" w:rsidR="00AC370B" w:rsidRDefault="00AC370B">
      <w:pPr>
        <w:spacing w:before="0" w:after="0" w:line="240" w:lineRule="auto"/>
        <w:jc w:val="left"/>
      </w:pPr>
      <w:r>
        <w:br w:type="page"/>
      </w:r>
    </w:p>
    <w:p w14:paraId="05A87720" w14:textId="0C0F22CC" w:rsidR="00311F37" w:rsidRDefault="00311F37" w:rsidP="00B75024">
      <w:pPr>
        <w:pStyle w:val="Titolo2"/>
      </w:pPr>
      <w:bookmarkStart w:id="70" w:name="_Toc163234287"/>
      <w:r w:rsidRPr="007E4D82">
        <w:lastRenderedPageBreak/>
        <w:t>Attacchi Cyber – Analisi delle tendenze</w:t>
      </w:r>
      <w:bookmarkEnd w:id="70"/>
    </w:p>
    <w:p w14:paraId="3BB6A68E" w14:textId="4634ABAE" w:rsidR="002B66CD" w:rsidRPr="002B66CD" w:rsidRDefault="002B66CD" w:rsidP="002B66CD">
      <w:r w:rsidRPr="007E4D82">
        <w:rPr>
          <w:rFonts w:cs="Arial"/>
        </w:rPr>
        <w:t>Negli ultimi anni, il panorama globale ha testimoniato l'urgente richiesta di avanzamenti tecnologici nel campo della difesa informatica, volti a proteggere dati, procedure e infrastrutture critici.</w:t>
      </w:r>
    </w:p>
    <w:p w14:paraId="434386C8" w14:textId="102D24A8" w:rsidR="002B66CD" w:rsidRPr="002B66CD" w:rsidRDefault="002B66CD" w:rsidP="002B66CD">
      <w:pPr>
        <w:pStyle w:val="Titolo3"/>
      </w:pPr>
      <w:bookmarkStart w:id="71" w:name="_Toc163234288"/>
      <w:r>
        <w:t>Q2 2022 vs Q3 2023</w:t>
      </w:r>
      <w:bookmarkEnd w:id="71"/>
    </w:p>
    <w:p w14:paraId="2AEEA772" w14:textId="51DCCD56" w:rsidR="00311F37" w:rsidRPr="007E4D82" w:rsidRDefault="00311F37" w:rsidP="00311F37">
      <w:pPr>
        <w:spacing w:after="160"/>
        <w:rPr>
          <w:rFonts w:cs="Arial"/>
        </w:rPr>
      </w:pPr>
      <w:r w:rsidRPr="007E4D82">
        <w:rPr>
          <w:rFonts w:cs="Arial"/>
        </w:rPr>
        <w:t>Un'</w:t>
      </w:r>
      <w:r w:rsidRPr="007E4D82">
        <w:rPr>
          <w:rFonts w:cs="Arial"/>
          <w:b/>
          <w:bCs/>
        </w:rPr>
        <w:t>indagine comparativa</w:t>
      </w:r>
      <w:r w:rsidRPr="007E4D82">
        <w:rPr>
          <w:rFonts w:cs="Arial"/>
        </w:rPr>
        <w:t xml:space="preserve"> recente [4], che confronta i dati relativi agli attacchi informatici noti fino al Q2</w:t>
      </w:r>
      <w:r>
        <w:rPr>
          <w:rStyle w:val="Rimandonotaapidipagina"/>
          <w:rFonts w:cs="Arial"/>
        </w:rPr>
        <w:footnoteReference w:id="11"/>
      </w:r>
      <w:r w:rsidRPr="007E4D82">
        <w:rPr>
          <w:rFonts w:cs="Arial"/>
        </w:rPr>
        <w:t xml:space="preserve"> 2022 e quelli registrati nel Q2 2023</w:t>
      </w:r>
      <w:r w:rsidR="00B357C6">
        <w:rPr>
          <w:rFonts w:cs="Arial"/>
        </w:rPr>
        <w:t xml:space="preserve"> (figura </w:t>
      </w:r>
      <w:r w:rsidR="00F716FC">
        <w:rPr>
          <w:rFonts w:cs="Arial"/>
        </w:rPr>
        <w:t>6</w:t>
      </w:r>
      <w:r w:rsidR="00B357C6">
        <w:rPr>
          <w:rFonts w:cs="Arial"/>
        </w:rPr>
        <w:t>)</w:t>
      </w:r>
      <w:r w:rsidRPr="007E4D82">
        <w:rPr>
          <w:rFonts w:cs="Arial"/>
        </w:rPr>
        <w:t>, ha evidenziato un incremento esponenziale nella media settimanale degli attacchi informatici a livello globale, interessando diversi settori industriali. Questo trend allarmante sottolinea non solo la crescente sofisticatezza e frequenza delle minacce informatiche, ma anche l'impellente necessità per le organizzazioni di ogni ambito di rafforzare le loro misure di sicurezza per contrastare efficacemente tali pericoli.</w:t>
      </w:r>
    </w:p>
    <w:p w14:paraId="209A8952" w14:textId="45B5BB23" w:rsidR="00311F37" w:rsidRPr="00B75024" w:rsidRDefault="00311F37" w:rsidP="00311F37">
      <w:pPr>
        <w:spacing w:after="160"/>
        <w:jc w:val="center"/>
        <w:rPr>
          <w:rFonts w:cs="Arial"/>
          <w:sz w:val="20"/>
          <w:szCs w:val="20"/>
        </w:rPr>
      </w:pPr>
      <w:r w:rsidRPr="007E4D82">
        <w:rPr>
          <w:rFonts w:cs="Arial"/>
          <w:noProof/>
        </w:rPr>
        <w:drawing>
          <wp:inline distT="0" distB="0" distL="0" distR="0" wp14:anchorId="6AE15745" wp14:editId="1717A39D">
            <wp:extent cx="4871971" cy="2451032"/>
            <wp:effectExtent l="0" t="0" r="0" b="317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452" t="11871" r="4683" b="3037"/>
                    <a:stretch/>
                  </pic:blipFill>
                  <pic:spPr bwMode="auto">
                    <a:xfrm>
                      <a:off x="0" y="0"/>
                      <a:ext cx="4871971" cy="2451032"/>
                    </a:xfrm>
                    <a:prstGeom prst="rect">
                      <a:avLst/>
                    </a:prstGeom>
                    <a:noFill/>
                    <a:ln>
                      <a:noFill/>
                    </a:ln>
                    <a:extLst>
                      <a:ext uri="{53640926-AAD7-44D8-BBD7-CCE9431645EC}">
                        <a14:shadowObscured xmlns:a14="http://schemas.microsoft.com/office/drawing/2010/main"/>
                      </a:ext>
                    </a:extLst>
                  </pic:spPr>
                </pic:pic>
              </a:graphicData>
            </a:graphic>
          </wp:inline>
        </w:drawing>
      </w:r>
      <w:r w:rsidR="00B357C6">
        <w:rPr>
          <w:rFonts w:cs="Arial"/>
        </w:rPr>
        <w:br/>
      </w:r>
      <w:r w:rsidR="00B357C6" w:rsidRPr="00B75024">
        <w:rPr>
          <w:rFonts w:cs="Arial"/>
          <w:sz w:val="20"/>
          <w:szCs w:val="20"/>
        </w:rPr>
        <w:t>Figura</w:t>
      </w:r>
      <w:r w:rsidR="00F716FC">
        <w:rPr>
          <w:rFonts w:cs="Arial"/>
          <w:sz w:val="20"/>
          <w:szCs w:val="20"/>
        </w:rPr>
        <w:t xml:space="preserve"> 6</w:t>
      </w:r>
      <w:r w:rsidR="00B357C6" w:rsidRPr="00B75024">
        <w:rPr>
          <w:rFonts w:cs="Arial"/>
          <w:sz w:val="20"/>
          <w:szCs w:val="20"/>
        </w:rPr>
        <w:t>: Q2 2022 vs Q2 2023</w:t>
      </w:r>
    </w:p>
    <w:p w14:paraId="373DF3FB" w14:textId="6E5D2316" w:rsidR="00246A72" w:rsidRPr="005D6A9B" w:rsidRDefault="00311F37" w:rsidP="00311F37">
      <w:pPr>
        <w:spacing w:after="160"/>
        <w:rPr>
          <w:rFonts w:cs="Arial"/>
        </w:rPr>
      </w:pPr>
      <w:r w:rsidRPr="005D6A9B">
        <w:rPr>
          <w:rFonts w:cs="Arial"/>
        </w:rPr>
        <w:t xml:space="preserve">I dati allarmanti emersi dallo studio mostrano un incremento significativo degli attacchi informatici, con particolare enfasi sui settori delle consulenze, bancario e sanitario. Tra questi, il </w:t>
      </w:r>
      <w:r w:rsidRPr="005D6A9B">
        <w:rPr>
          <w:rFonts w:cs="Arial"/>
          <w:b/>
          <w:bCs/>
        </w:rPr>
        <w:t>settore</w:t>
      </w:r>
      <w:r w:rsidRPr="005D6A9B">
        <w:rPr>
          <w:rFonts w:cs="Arial"/>
        </w:rPr>
        <w:t xml:space="preserve"> </w:t>
      </w:r>
      <w:r w:rsidRPr="005D6A9B">
        <w:rPr>
          <w:rFonts w:cs="Arial"/>
          <w:b/>
          <w:bCs/>
        </w:rPr>
        <w:t>sanitario</w:t>
      </w:r>
      <w:r w:rsidRPr="005D6A9B">
        <w:rPr>
          <w:rFonts w:cs="Arial"/>
        </w:rPr>
        <w:t xml:space="preserve"> emerge </w:t>
      </w:r>
      <w:r w:rsidRPr="005D6A9B">
        <w:rPr>
          <w:rFonts w:cs="Arial"/>
        </w:rPr>
        <w:lastRenderedPageBreak/>
        <w:t xml:space="preserve">come particolarmente </w:t>
      </w:r>
      <w:r w:rsidRPr="005D6A9B">
        <w:rPr>
          <w:rFonts w:cs="Arial"/>
          <w:b/>
          <w:bCs/>
        </w:rPr>
        <w:t>critico</w:t>
      </w:r>
      <w:r w:rsidRPr="005D6A9B">
        <w:rPr>
          <w:rFonts w:cs="Arial"/>
        </w:rPr>
        <w:t xml:space="preserve">, non solo perché rappresenta il terzo settore più colpito al mondo da questa ondata di attacchi, ma anche per l'ampia quantità di introiti che genera a livello globale e per il </w:t>
      </w:r>
      <w:r w:rsidRPr="005D6A9B">
        <w:rPr>
          <w:rFonts w:cs="Arial"/>
          <w:b/>
          <w:bCs/>
        </w:rPr>
        <w:t>vasto</w:t>
      </w:r>
      <w:r w:rsidRPr="005D6A9B">
        <w:rPr>
          <w:rFonts w:cs="Arial"/>
        </w:rPr>
        <w:t xml:space="preserve"> </w:t>
      </w:r>
      <w:r w:rsidRPr="005D6A9B">
        <w:rPr>
          <w:rFonts w:cs="Arial"/>
          <w:b/>
          <w:bCs/>
        </w:rPr>
        <w:t>volume</w:t>
      </w:r>
      <w:r w:rsidRPr="005D6A9B">
        <w:rPr>
          <w:rFonts w:cs="Arial"/>
        </w:rPr>
        <w:t xml:space="preserve"> </w:t>
      </w:r>
      <w:r w:rsidRPr="005D6A9B">
        <w:rPr>
          <w:rFonts w:cs="Arial"/>
          <w:b/>
          <w:bCs/>
        </w:rPr>
        <w:t>di</w:t>
      </w:r>
      <w:r w:rsidRPr="005D6A9B">
        <w:rPr>
          <w:rFonts w:cs="Arial"/>
        </w:rPr>
        <w:t xml:space="preserve"> </w:t>
      </w:r>
      <w:r w:rsidRPr="005D6A9B">
        <w:rPr>
          <w:rFonts w:cs="Arial"/>
          <w:b/>
          <w:bCs/>
        </w:rPr>
        <w:t>informazioni</w:t>
      </w:r>
      <w:r w:rsidRPr="005D6A9B">
        <w:rPr>
          <w:rFonts w:cs="Arial"/>
        </w:rPr>
        <w:t xml:space="preserve"> </w:t>
      </w:r>
      <w:r w:rsidRPr="005D6A9B">
        <w:rPr>
          <w:rFonts w:cs="Arial"/>
          <w:b/>
          <w:bCs/>
        </w:rPr>
        <w:t>sensibili</w:t>
      </w:r>
      <w:r w:rsidRPr="005D6A9B">
        <w:rPr>
          <w:rFonts w:cs="Arial"/>
        </w:rPr>
        <w:t xml:space="preserve"> che gestisce. Questa situazione mette in luce l'urgenza con cui il settore sanitario deve affrontare le sfide legate alla cybersecurity, sottolineando l'importanza di implementare misure di protezione avanzate per salvaguardare dati di vitale importanza.</w:t>
      </w:r>
    </w:p>
    <w:p w14:paraId="43579485" w14:textId="37E9872F" w:rsidR="002B66CD" w:rsidRDefault="002B66CD" w:rsidP="002B66CD">
      <w:pPr>
        <w:pStyle w:val="Titolo3"/>
      </w:pPr>
      <w:bookmarkStart w:id="72" w:name="_Toc163234289"/>
      <w:r>
        <w:t>Provenienza delle cyber minacce</w:t>
      </w:r>
      <w:bookmarkEnd w:id="72"/>
    </w:p>
    <w:p w14:paraId="146F2B9F" w14:textId="3AF939FE" w:rsidR="00311F37" w:rsidRPr="007E4D82" w:rsidRDefault="00311F37" w:rsidP="00311F37">
      <w:pPr>
        <w:spacing w:after="160"/>
        <w:rPr>
          <w:rFonts w:cs="Arial"/>
        </w:rPr>
      </w:pPr>
      <w:r w:rsidRPr="007E4D82">
        <w:rPr>
          <w:rFonts w:cs="Arial"/>
        </w:rPr>
        <w:t xml:space="preserve">Un altro grande problema dilemma è dovuto alla provenienza di questi attacchi. Uno studio [5] in cui sono coinvolte la Cybersecurity and </w:t>
      </w:r>
      <w:proofErr w:type="spellStart"/>
      <w:r w:rsidRPr="007E4D82">
        <w:rPr>
          <w:rFonts w:cs="Arial"/>
        </w:rPr>
        <w:t>Infrastructure</w:t>
      </w:r>
      <w:proofErr w:type="spellEnd"/>
      <w:r w:rsidRPr="007E4D82">
        <w:rPr>
          <w:rFonts w:cs="Arial"/>
        </w:rPr>
        <w:t xml:space="preserve"> Security Agency (</w:t>
      </w:r>
      <w:r w:rsidRPr="007E4D82">
        <w:rPr>
          <w:rFonts w:cs="Arial"/>
          <w:b/>
          <w:bCs/>
        </w:rPr>
        <w:t>CISA</w:t>
      </w:r>
      <w:r w:rsidRPr="007E4D82">
        <w:rPr>
          <w:rFonts w:cs="Arial"/>
        </w:rPr>
        <w:t>), la National Security Agency (</w:t>
      </w:r>
      <w:r w:rsidRPr="007E4D82">
        <w:rPr>
          <w:rFonts w:cs="Arial"/>
          <w:b/>
          <w:bCs/>
        </w:rPr>
        <w:t>NSA</w:t>
      </w:r>
      <w:r w:rsidRPr="007E4D82">
        <w:rPr>
          <w:rFonts w:cs="Arial"/>
        </w:rPr>
        <w:t xml:space="preserve">) e il Federal Bureau of </w:t>
      </w:r>
      <w:proofErr w:type="spellStart"/>
      <w:r w:rsidRPr="007E4D82">
        <w:rPr>
          <w:rFonts w:cs="Arial"/>
        </w:rPr>
        <w:t>Investigation</w:t>
      </w:r>
      <w:proofErr w:type="spellEnd"/>
      <w:r w:rsidRPr="007E4D82">
        <w:rPr>
          <w:rFonts w:cs="Arial"/>
        </w:rPr>
        <w:t xml:space="preserve"> (</w:t>
      </w:r>
      <w:r w:rsidRPr="007E4D82">
        <w:rPr>
          <w:rFonts w:cs="Arial"/>
          <w:b/>
          <w:bCs/>
        </w:rPr>
        <w:t>FBI</w:t>
      </w:r>
      <w:r w:rsidRPr="007E4D82">
        <w:rPr>
          <w:rFonts w:cs="Arial"/>
        </w:rPr>
        <w:t>)</w:t>
      </w:r>
      <w:r w:rsidR="00B357C6">
        <w:rPr>
          <w:rFonts w:cs="Arial"/>
        </w:rPr>
        <w:t xml:space="preserve"> (figura </w:t>
      </w:r>
      <w:r w:rsidR="00F716FC">
        <w:rPr>
          <w:rFonts w:cs="Arial"/>
        </w:rPr>
        <w:t>7</w:t>
      </w:r>
      <w:r w:rsidR="00B357C6">
        <w:rPr>
          <w:rFonts w:cs="Arial"/>
        </w:rPr>
        <w:t>),</w:t>
      </w:r>
      <w:r w:rsidRPr="007E4D82">
        <w:rPr>
          <w:rFonts w:cs="Arial"/>
        </w:rPr>
        <w:t xml:space="preserve"> evidenzia che circa il 45% di questi attacchi ha origine ignota, perciò la </w:t>
      </w:r>
      <w:r w:rsidRPr="007E4D82">
        <w:rPr>
          <w:rFonts w:cs="Arial"/>
          <w:b/>
          <w:bCs/>
        </w:rPr>
        <w:t>tracciabilità</w:t>
      </w:r>
      <w:r w:rsidRPr="007E4D82">
        <w:rPr>
          <w:rFonts w:cs="Arial"/>
        </w:rPr>
        <w:t xml:space="preserve"> e l'</w:t>
      </w:r>
      <w:r w:rsidRPr="007E4D82">
        <w:rPr>
          <w:rFonts w:cs="Arial"/>
          <w:b/>
          <w:bCs/>
        </w:rPr>
        <w:t>identificazione</w:t>
      </w:r>
      <w:r w:rsidRPr="007E4D82">
        <w:rPr>
          <w:rFonts w:cs="Arial"/>
        </w:rPr>
        <w:t xml:space="preserve"> </w:t>
      </w:r>
      <w:r w:rsidRPr="007E4D82">
        <w:rPr>
          <w:rFonts w:cs="Arial"/>
          <w:b/>
          <w:bCs/>
        </w:rPr>
        <w:t>degli aggressori</w:t>
      </w:r>
      <w:r w:rsidRPr="007E4D82">
        <w:rPr>
          <w:rFonts w:cs="Arial"/>
        </w:rPr>
        <w:t xml:space="preserve"> rappresentano ancora sfide significative nel contrasto alle minacce informatiche.</w:t>
      </w:r>
    </w:p>
    <w:p w14:paraId="193E4360" w14:textId="00D0615E" w:rsidR="00311F37" w:rsidRPr="00B75024" w:rsidRDefault="00311F37" w:rsidP="00B357C6">
      <w:pPr>
        <w:spacing w:after="160"/>
        <w:jc w:val="center"/>
        <w:rPr>
          <w:rFonts w:cs="Arial"/>
          <w:sz w:val="20"/>
          <w:szCs w:val="20"/>
        </w:rPr>
      </w:pPr>
      <w:r w:rsidRPr="007E4D82">
        <w:rPr>
          <w:rFonts w:cs="Arial"/>
          <w:noProof/>
        </w:rPr>
        <w:drawing>
          <wp:inline distT="0" distB="0" distL="0" distR="0" wp14:anchorId="1606A7E5" wp14:editId="2D324337">
            <wp:extent cx="4001315" cy="2015775"/>
            <wp:effectExtent l="19050" t="19050" r="18415" b="22860"/>
            <wp:docPr id="8" name="Immagine 8" descr="Infographic: Who’s Behind Cyber Attacks?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ographic: Who’s Behind Cyber Attacks? | Statista"/>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808" t="27812" r="7287" b="27904"/>
                    <a:stretch/>
                  </pic:blipFill>
                  <pic:spPr bwMode="auto">
                    <a:xfrm>
                      <a:off x="0" y="0"/>
                      <a:ext cx="4011202" cy="2020756"/>
                    </a:xfrm>
                    <a:prstGeom prst="rect">
                      <a:avLst/>
                    </a:prstGeom>
                    <a:noFill/>
                    <a:ln>
                      <a:solidFill>
                        <a:schemeClr val="bg1">
                          <a:lumMod val="95000"/>
                        </a:schemeClr>
                      </a:solidFill>
                    </a:ln>
                    <a:extLst>
                      <a:ext uri="{53640926-AAD7-44D8-BBD7-CCE9431645EC}">
                        <a14:shadowObscured xmlns:a14="http://schemas.microsoft.com/office/drawing/2010/main"/>
                      </a:ext>
                    </a:extLst>
                  </pic:spPr>
                </pic:pic>
              </a:graphicData>
            </a:graphic>
          </wp:inline>
        </w:drawing>
      </w:r>
      <w:r w:rsidR="00B357C6">
        <w:rPr>
          <w:rFonts w:cs="Arial"/>
        </w:rPr>
        <w:br/>
      </w:r>
      <w:r w:rsidR="00B357C6" w:rsidRPr="00B75024">
        <w:rPr>
          <w:rFonts w:cs="Arial"/>
          <w:sz w:val="20"/>
          <w:szCs w:val="20"/>
        </w:rPr>
        <w:t xml:space="preserve">Figura </w:t>
      </w:r>
      <w:r w:rsidR="00F716FC">
        <w:rPr>
          <w:rFonts w:cs="Arial"/>
          <w:sz w:val="20"/>
          <w:szCs w:val="20"/>
        </w:rPr>
        <w:t>7</w:t>
      </w:r>
      <w:r w:rsidR="00B357C6" w:rsidRPr="00B75024">
        <w:rPr>
          <w:rFonts w:cs="Arial"/>
          <w:sz w:val="20"/>
          <w:szCs w:val="20"/>
        </w:rPr>
        <w:t>: Da dove provengono i cyber attacchi</w:t>
      </w:r>
    </w:p>
    <w:p w14:paraId="063912DA" w14:textId="55CF61D0" w:rsidR="002B66CD" w:rsidRPr="007E4D82" w:rsidRDefault="002B66CD" w:rsidP="002B66CD">
      <w:pPr>
        <w:pStyle w:val="Titolo3"/>
      </w:pPr>
      <w:bookmarkStart w:id="73" w:name="_Toc163234290"/>
      <w:r>
        <w:t>Stime dei costi futuri</w:t>
      </w:r>
      <w:bookmarkEnd w:id="73"/>
    </w:p>
    <w:p w14:paraId="04AB6E54" w14:textId="281DAC61" w:rsidR="00311F37" w:rsidRPr="007E4D82" w:rsidRDefault="00311F37" w:rsidP="00311F37">
      <w:pPr>
        <w:spacing w:after="160"/>
        <w:rPr>
          <w:rFonts w:cs="Arial"/>
        </w:rPr>
      </w:pPr>
      <w:r w:rsidRPr="007E4D82">
        <w:rPr>
          <w:rFonts w:cs="Arial"/>
        </w:rPr>
        <w:t xml:space="preserve">Basandosi sulle valutazioni della fonte che ha fornito i dati menzionati in precedenza, il </w:t>
      </w:r>
      <w:r w:rsidRPr="007E4D82">
        <w:rPr>
          <w:rFonts w:cs="Arial"/>
          <w:b/>
          <w:bCs/>
        </w:rPr>
        <w:t xml:space="preserve">costo annuale globale associato alla mitigazione dei crimini informatici </w:t>
      </w:r>
      <w:r w:rsidRPr="007E4D82">
        <w:rPr>
          <w:rFonts w:cs="Arial"/>
        </w:rPr>
        <w:t xml:space="preserve">[6] nei prossimi 4 anni è destinato ad aumentare in maniera lineare di circa </w:t>
      </w:r>
      <w:r w:rsidRPr="007E4D82">
        <w:rPr>
          <w:rFonts w:cs="Arial"/>
          <w:b/>
          <w:bCs/>
        </w:rPr>
        <w:t>1,5 trilioni di dollari statunitensi</w:t>
      </w:r>
      <w:r w:rsidRPr="007E4D82">
        <w:rPr>
          <w:rFonts w:cs="Arial"/>
        </w:rPr>
        <w:t xml:space="preserve"> all’anno</w:t>
      </w:r>
      <w:r w:rsidR="00BB2D61">
        <w:rPr>
          <w:rFonts w:cs="Arial"/>
        </w:rPr>
        <w:t xml:space="preserve"> (figura </w:t>
      </w:r>
      <w:r w:rsidR="00F716FC">
        <w:rPr>
          <w:rFonts w:cs="Arial"/>
        </w:rPr>
        <w:t>8</w:t>
      </w:r>
      <w:r w:rsidR="00BB2D61">
        <w:rPr>
          <w:rFonts w:cs="Arial"/>
        </w:rPr>
        <w:t>)</w:t>
      </w:r>
      <w:r w:rsidRPr="007E4D82">
        <w:rPr>
          <w:rFonts w:cs="Arial"/>
        </w:rPr>
        <w:t>.</w:t>
      </w:r>
    </w:p>
    <w:p w14:paraId="37D5BF93" w14:textId="13D98668" w:rsidR="005D6A9B" w:rsidRPr="00B75024" w:rsidRDefault="00311F37" w:rsidP="00B75024">
      <w:pPr>
        <w:spacing w:after="160"/>
        <w:jc w:val="center"/>
        <w:rPr>
          <w:rFonts w:cs="Arial"/>
          <w:sz w:val="20"/>
          <w:szCs w:val="20"/>
        </w:rPr>
      </w:pPr>
      <w:r w:rsidRPr="00B75024">
        <w:rPr>
          <w:rFonts w:cs="Arial"/>
          <w:noProof/>
          <w:sz w:val="20"/>
          <w:szCs w:val="20"/>
        </w:rPr>
        <w:lastRenderedPageBreak/>
        <w:drawing>
          <wp:inline distT="0" distB="0" distL="0" distR="0" wp14:anchorId="44231B9C" wp14:editId="4B60FBB4">
            <wp:extent cx="4092359" cy="3555288"/>
            <wp:effectExtent l="0" t="0" r="3810" b="7620"/>
            <wp:docPr id="9" name="Immagine 9" descr="Infographic: Cybercrime Expected To Skyrocket in Coming Years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fographic: Cybercrime Expected To Skyrocket in Coming Years | Statista"/>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262" b="9861"/>
                    <a:stretch/>
                  </pic:blipFill>
                  <pic:spPr bwMode="auto">
                    <a:xfrm>
                      <a:off x="0" y="0"/>
                      <a:ext cx="4106881" cy="3567904"/>
                    </a:xfrm>
                    <a:prstGeom prst="rect">
                      <a:avLst/>
                    </a:prstGeom>
                    <a:noFill/>
                    <a:ln>
                      <a:noFill/>
                    </a:ln>
                    <a:extLst>
                      <a:ext uri="{53640926-AAD7-44D8-BBD7-CCE9431645EC}">
                        <a14:shadowObscured xmlns:a14="http://schemas.microsoft.com/office/drawing/2010/main"/>
                      </a:ext>
                    </a:extLst>
                  </pic:spPr>
                </pic:pic>
              </a:graphicData>
            </a:graphic>
          </wp:inline>
        </w:drawing>
      </w:r>
      <w:r w:rsidR="00B357C6" w:rsidRPr="00B75024">
        <w:rPr>
          <w:rFonts w:cs="Arial"/>
          <w:sz w:val="20"/>
          <w:szCs w:val="20"/>
        </w:rPr>
        <w:br/>
        <w:t xml:space="preserve">Figura </w:t>
      </w:r>
      <w:r w:rsidR="00F716FC">
        <w:rPr>
          <w:rFonts w:cs="Arial"/>
          <w:sz w:val="20"/>
          <w:szCs w:val="20"/>
        </w:rPr>
        <w:t>8</w:t>
      </w:r>
      <w:r w:rsidR="00B357C6" w:rsidRPr="00B75024">
        <w:rPr>
          <w:rFonts w:cs="Arial"/>
          <w:sz w:val="20"/>
          <w:szCs w:val="20"/>
        </w:rPr>
        <w:t xml:space="preserve">: Stima della crescita del costo annuale </w:t>
      </w:r>
      <w:r w:rsidR="005D6A9B" w:rsidRPr="00B75024">
        <w:rPr>
          <w:rFonts w:cs="Arial"/>
          <w:sz w:val="20"/>
          <w:szCs w:val="20"/>
        </w:rPr>
        <w:t>per il cyber crimine</w:t>
      </w:r>
    </w:p>
    <w:p w14:paraId="01E23B1F" w14:textId="155C3904" w:rsidR="00311F37" w:rsidRPr="007E4D82" w:rsidRDefault="00311F37" w:rsidP="00B75024">
      <w:pPr>
        <w:pStyle w:val="Titolo2"/>
      </w:pPr>
      <w:bookmarkStart w:id="74" w:name="_Toc163234291"/>
      <w:r w:rsidRPr="007E4D82">
        <w:t>NIS2 – L’ultima normativa nel mondo cyber</w:t>
      </w:r>
      <w:bookmarkEnd w:id="74"/>
    </w:p>
    <w:p w14:paraId="5F02C0FE" w14:textId="77777777" w:rsidR="00311F37" w:rsidRPr="007E4D82" w:rsidRDefault="00311F37" w:rsidP="00311F37">
      <w:pPr>
        <w:spacing w:after="160"/>
        <w:rPr>
          <w:rFonts w:cs="Arial"/>
        </w:rPr>
      </w:pPr>
      <w:r w:rsidRPr="007E4D82">
        <w:rPr>
          <w:rFonts w:cs="Arial"/>
        </w:rPr>
        <w:t>Il mondo ha iniziato a mobilitarsi per rispondere alle minacce derivanti dalla evolutiva sfera informatica, molto sono state le normative che hanno coinvolto questo dominio di conoscenza.</w:t>
      </w:r>
    </w:p>
    <w:p w14:paraId="07B2BAFA" w14:textId="77777777" w:rsidR="00311F37" w:rsidRPr="007E4D82" w:rsidRDefault="00311F37" w:rsidP="00311F37">
      <w:pPr>
        <w:spacing w:after="160"/>
        <w:rPr>
          <w:rFonts w:cs="Arial"/>
        </w:rPr>
      </w:pPr>
      <w:r w:rsidRPr="007E4D82">
        <w:rPr>
          <w:rFonts w:cs="Arial"/>
        </w:rPr>
        <w:t xml:space="preserve">La direttiva più recente è la cosiddetta </w:t>
      </w:r>
      <w:r w:rsidRPr="007E4D82">
        <w:rPr>
          <w:rFonts w:cs="Arial"/>
          <w:b/>
          <w:bCs/>
        </w:rPr>
        <w:t>NIS2</w:t>
      </w:r>
      <w:r w:rsidRPr="007E4D82">
        <w:rPr>
          <w:rFonts w:cs="Arial"/>
        </w:rPr>
        <w:t xml:space="preserve"> (</w:t>
      </w:r>
      <w:r w:rsidRPr="007E4D82">
        <w:rPr>
          <w:rFonts w:cs="Arial"/>
          <w:b/>
          <w:bCs/>
        </w:rPr>
        <w:t>Network and Information Systems 2</w:t>
      </w:r>
      <w:r w:rsidRPr="007E4D82">
        <w:rPr>
          <w:rFonts w:cs="Arial"/>
        </w:rPr>
        <w:t>), entrata in vigore nel 17 gennaio 2023, rappresenta un passo significativo verso il rafforzamento della resilienza e della sicurezza delle reti e dei sistemi informativi all'interno dell'</w:t>
      </w:r>
      <w:r w:rsidRPr="007E4D82">
        <w:rPr>
          <w:rFonts w:cs="Arial"/>
          <w:b/>
          <w:bCs/>
        </w:rPr>
        <w:t>Unione Europea</w:t>
      </w:r>
      <w:r w:rsidRPr="007E4D82">
        <w:rPr>
          <w:rFonts w:cs="Arial"/>
        </w:rPr>
        <w:t xml:space="preserve">, dove gli stati membri dovranno incorporare questa normativa entro il 17 ottobre 2024. Questa nuova direttiva si propone di aggiornare e ampliare l'ambito di applicazione della antesignana direttiva </w:t>
      </w:r>
      <w:r w:rsidRPr="007E4D82">
        <w:rPr>
          <w:rFonts w:cs="Arial"/>
          <w:b/>
          <w:bCs/>
        </w:rPr>
        <w:t>NIS1</w:t>
      </w:r>
      <w:r w:rsidRPr="007E4D82">
        <w:rPr>
          <w:rFonts w:cs="Arial"/>
        </w:rPr>
        <w:t>, per porre rimedio all’aumento del tasso digitalizzazione in tutti i Paesi membri, il quale ha inasprito la superfice di attacco informatico.</w:t>
      </w:r>
    </w:p>
    <w:p w14:paraId="6EBBC61C" w14:textId="77777777" w:rsidR="00311F37" w:rsidRPr="007E4D82" w:rsidRDefault="00311F37" w:rsidP="00311F37">
      <w:pPr>
        <w:spacing w:after="160"/>
        <w:rPr>
          <w:rFonts w:cs="Arial"/>
        </w:rPr>
      </w:pPr>
      <w:r w:rsidRPr="007E4D82">
        <w:rPr>
          <w:rFonts w:cs="Arial"/>
        </w:rPr>
        <w:t xml:space="preserve">La normativa rende più stringenti: </w:t>
      </w:r>
    </w:p>
    <w:p w14:paraId="34AC1057" w14:textId="77777777" w:rsidR="00311F37" w:rsidRPr="007E4D82" w:rsidRDefault="00311F37">
      <w:pPr>
        <w:pStyle w:val="Paragrafoelenco"/>
        <w:numPr>
          <w:ilvl w:val="0"/>
          <w:numId w:val="12"/>
        </w:numPr>
        <w:spacing w:after="160"/>
        <w:ind w:left="426"/>
        <w:rPr>
          <w:rFonts w:ascii="Arial" w:hAnsi="Arial" w:cs="Arial"/>
        </w:rPr>
      </w:pPr>
      <w:r w:rsidRPr="007E4D82">
        <w:rPr>
          <w:rFonts w:ascii="Arial" w:hAnsi="Arial" w:cs="Arial"/>
          <w:b/>
          <w:bCs/>
        </w:rPr>
        <w:lastRenderedPageBreak/>
        <w:t>requisiti di governance</w:t>
      </w:r>
      <w:r w:rsidRPr="007E4D82">
        <w:rPr>
          <w:rFonts w:ascii="Arial" w:hAnsi="Arial" w:cs="Arial"/>
        </w:rPr>
        <w:t xml:space="preserve">, in modo che gli organi di gestione di una struttura economica approvino misure per la </w:t>
      </w:r>
      <w:r w:rsidRPr="007E4D82">
        <w:rPr>
          <w:rFonts w:ascii="Arial" w:hAnsi="Arial" w:cs="Arial"/>
          <w:i/>
          <w:iCs/>
        </w:rPr>
        <w:t xml:space="preserve">gestione dei rischi </w:t>
      </w:r>
      <w:r w:rsidRPr="007E4D82">
        <w:rPr>
          <w:rFonts w:ascii="Arial" w:hAnsi="Arial" w:cs="Arial"/>
        </w:rPr>
        <w:t xml:space="preserve">dell’Organizzazione e una </w:t>
      </w:r>
      <w:r w:rsidRPr="007E4D82">
        <w:rPr>
          <w:rFonts w:ascii="Arial" w:hAnsi="Arial" w:cs="Arial"/>
          <w:i/>
          <w:iCs/>
        </w:rPr>
        <w:t>formazione</w:t>
      </w:r>
      <w:r w:rsidRPr="007E4D82">
        <w:rPr>
          <w:rFonts w:ascii="Arial" w:hAnsi="Arial" w:cs="Arial"/>
        </w:rPr>
        <w:t xml:space="preserve"> </w:t>
      </w:r>
      <w:r w:rsidRPr="007E4D82">
        <w:rPr>
          <w:rFonts w:ascii="Arial" w:hAnsi="Arial" w:cs="Arial"/>
          <w:i/>
          <w:iCs/>
        </w:rPr>
        <w:t xml:space="preserve">periodica </w:t>
      </w:r>
      <w:r w:rsidRPr="007E4D82">
        <w:rPr>
          <w:rFonts w:ascii="Arial" w:hAnsi="Arial" w:cs="Arial"/>
        </w:rPr>
        <w:t xml:space="preserve">su tematiche di cybersicurezza; </w:t>
      </w:r>
    </w:p>
    <w:p w14:paraId="47FBB04C" w14:textId="77777777" w:rsidR="00311F37" w:rsidRPr="007E4D82" w:rsidRDefault="00311F37">
      <w:pPr>
        <w:pStyle w:val="Paragrafoelenco"/>
        <w:numPr>
          <w:ilvl w:val="0"/>
          <w:numId w:val="12"/>
        </w:numPr>
        <w:spacing w:after="160"/>
        <w:ind w:left="426"/>
        <w:rPr>
          <w:rFonts w:ascii="Arial" w:hAnsi="Arial" w:cs="Arial"/>
        </w:rPr>
      </w:pPr>
      <w:r w:rsidRPr="007E4D82">
        <w:rPr>
          <w:rFonts w:ascii="Arial" w:hAnsi="Arial" w:cs="Arial"/>
          <w:b/>
          <w:bCs/>
        </w:rPr>
        <w:t>gestione dei rischi</w:t>
      </w:r>
      <w:r w:rsidRPr="007E4D82">
        <w:rPr>
          <w:rFonts w:ascii="Arial" w:hAnsi="Arial" w:cs="Arial"/>
        </w:rPr>
        <w:t xml:space="preserve">, inserendo l’obbligo di </w:t>
      </w:r>
      <w:r w:rsidRPr="007E4D82">
        <w:rPr>
          <w:rFonts w:ascii="Arial" w:hAnsi="Arial" w:cs="Arial"/>
          <w:i/>
          <w:iCs/>
        </w:rPr>
        <w:t>valutare</w:t>
      </w:r>
      <w:r w:rsidRPr="007E4D82">
        <w:rPr>
          <w:rFonts w:ascii="Arial" w:hAnsi="Arial" w:cs="Arial"/>
        </w:rPr>
        <w:t xml:space="preserve"> </w:t>
      </w:r>
      <w:r w:rsidRPr="007E4D82">
        <w:rPr>
          <w:rFonts w:ascii="Arial" w:hAnsi="Arial" w:cs="Arial"/>
          <w:i/>
          <w:iCs/>
        </w:rPr>
        <w:t>i</w:t>
      </w:r>
      <w:r w:rsidRPr="007E4D82">
        <w:rPr>
          <w:rFonts w:ascii="Arial" w:hAnsi="Arial" w:cs="Arial"/>
        </w:rPr>
        <w:t xml:space="preserve"> </w:t>
      </w:r>
      <w:r w:rsidRPr="007E4D82">
        <w:rPr>
          <w:rFonts w:ascii="Arial" w:hAnsi="Arial" w:cs="Arial"/>
          <w:i/>
          <w:iCs/>
        </w:rPr>
        <w:t>rischi</w:t>
      </w:r>
      <w:r w:rsidRPr="007E4D82">
        <w:rPr>
          <w:rFonts w:ascii="Arial" w:hAnsi="Arial" w:cs="Arial"/>
        </w:rPr>
        <w:t xml:space="preserve"> e attuare le necessarie </w:t>
      </w:r>
      <w:r w:rsidRPr="007E4D82">
        <w:rPr>
          <w:rFonts w:ascii="Arial" w:hAnsi="Arial" w:cs="Arial"/>
          <w:i/>
          <w:iCs/>
        </w:rPr>
        <w:t>misure</w:t>
      </w:r>
      <w:r w:rsidRPr="007E4D82">
        <w:rPr>
          <w:rFonts w:ascii="Arial" w:hAnsi="Arial" w:cs="Arial"/>
        </w:rPr>
        <w:t xml:space="preserve"> </w:t>
      </w:r>
      <w:r w:rsidRPr="007E4D82">
        <w:rPr>
          <w:rFonts w:ascii="Arial" w:hAnsi="Arial" w:cs="Arial"/>
          <w:i/>
          <w:iCs/>
        </w:rPr>
        <w:t>tecniche</w:t>
      </w:r>
      <w:r w:rsidRPr="007E4D82">
        <w:rPr>
          <w:rFonts w:ascii="Arial" w:hAnsi="Arial" w:cs="Arial"/>
        </w:rPr>
        <w:t xml:space="preserve"> </w:t>
      </w:r>
      <w:r w:rsidRPr="007E4D82">
        <w:rPr>
          <w:rFonts w:ascii="Arial" w:hAnsi="Arial" w:cs="Arial"/>
          <w:i/>
          <w:iCs/>
        </w:rPr>
        <w:t>e</w:t>
      </w:r>
      <w:r w:rsidRPr="007E4D82">
        <w:rPr>
          <w:rFonts w:ascii="Arial" w:hAnsi="Arial" w:cs="Arial"/>
        </w:rPr>
        <w:t xml:space="preserve"> </w:t>
      </w:r>
      <w:r w:rsidRPr="007E4D82">
        <w:rPr>
          <w:rFonts w:ascii="Arial" w:hAnsi="Arial" w:cs="Arial"/>
          <w:i/>
          <w:iCs/>
        </w:rPr>
        <w:t xml:space="preserve">organizzative </w:t>
      </w:r>
      <w:r w:rsidRPr="007E4D82">
        <w:rPr>
          <w:rFonts w:ascii="Arial" w:hAnsi="Arial" w:cs="Arial"/>
        </w:rPr>
        <w:t>anche nell’ambito della supply chain e rapporti con i propri fornitori</w:t>
      </w:r>
      <w:r w:rsidRPr="007E4D82">
        <w:rPr>
          <w:rFonts w:ascii="Arial" w:hAnsi="Arial" w:cs="Arial"/>
          <w:b/>
          <w:bCs/>
        </w:rPr>
        <w:t>;</w:t>
      </w:r>
      <w:r w:rsidRPr="007E4D82">
        <w:rPr>
          <w:rFonts w:ascii="Arial" w:hAnsi="Arial" w:cs="Arial"/>
        </w:rPr>
        <w:t xml:space="preserve"> </w:t>
      </w:r>
    </w:p>
    <w:p w14:paraId="1DA73385" w14:textId="77777777" w:rsidR="00311F37" w:rsidRPr="007E4D82" w:rsidRDefault="00311F37">
      <w:pPr>
        <w:pStyle w:val="Paragrafoelenco"/>
        <w:numPr>
          <w:ilvl w:val="0"/>
          <w:numId w:val="12"/>
        </w:numPr>
        <w:spacing w:after="160"/>
        <w:ind w:left="426"/>
        <w:rPr>
          <w:rFonts w:ascii="Arial" w:hAnsi="Arial" w:cs="Arial"/>
        </w:rPr>
      </w:pPr>
      <w:r w:rsidRPr="007E4D82">
        <w:rPr>
          <w:rFonts w:ascii="Arial" w:hAnsi="Arial" w:cs="Arial"/>
          <w:b/>
          <w:bCs/>
        </w:rPr>
        <w:t>segnalazione</w:t>
      </w:r>
      <w:r w:rsidRPr="007E4D82">
        <w:rPr>
          <w:rFonts w:ascii="Arial" w:hAnsi="Arial" w:cs="Arial"/>
        </w:rPr>
        <w:t xml:space="preserve"> </w:t>
      </w:r>
      <w:r w:rsidRPr="007E4D82">
        <w:rPr>
          <w:rFonts w:ascii="Arial" w:hAnsi="Arial" w:cs="Arial"/>
          <w:b/>
          <w:bCs/>
        </w:rPr>
        <w:t>di</w:t>
      </w:r>
      <w:r w:rsidRPr="007E4D82">
        <w:rPr>
          <w:rFonts w:ascii="Arial" w:hAnsi="Arial" w:cs="Arial"/>
        </w:rPr>
        <w:t xml:space="preserve"> </w:t>
      </w:r>
      <w:r w:rsidRPr="007E4D82">
        <w:rPr>
          <w:rFonts w:ascii="Arial" w:hAnsi="Arial" w:cs="Arial"/>
          <w:b/>
          <w:bCs/>
        </w:rPr>
        <w:t>incidenti</w:t>
      </w:r>
      <w:r w:rsidRPr="007E4D82">
        <w:rPr>
          <w:rFonts w:ascii="Arial" w:hAnsi="Arial" w:cs="Arial"/>
        </w:rPr>
        <w:t xml:space="preserve"> </w:t>
      </w:r>
      <w:r w:rsidRPr="007E4D82">
        <w:rPr>
          <w:rFonts w:ascii="Arial" w:hAnsi="Arial" w:cs="Arial"/>
          <w:b/>
          <w:bCs/>
        </w:rPr>
        <w:t>avvenuti</w:t>
      </w:r>
      <w:r w:rsidRPr="007E4D82">
        <w:rPr>
          <w:rFonts w:ascii="Arial" w:hAnsi="Arial" w:cs="Arial"/>
        </w:rPr>
        <w:t xml:space="preserve">, notificandoli ai rispettivi </w:t>
      </w:r>
      <w:r w:rsidRPr="007E4D82">
        <w:rPr>
          <w:rFonts w:ascii="Arial" w:hAnsi="Arial" w:cs="Arial"/>
          <w:i/>
          <w:iCs/>
        </w:rPr>
        <w:t>CSIRT</w:t>
      </w:r>
      <w:r w:rsidRPr="007E4D82">
        <w:rPr>
          <w:rStyle w:val="Rimandonotaapidipagina"/>
          <w:rFonts w:ascii="Arial" w:hAnsi="Arial" w:cs="Arial"/>
          <w:i/>
          <w:iCs/>
        </w:rPr>
        <w:footnoteReference w:id="12"/>
      </w:r>
      <w:r w:rsidRPr="007E4D82">
        <w:rPr>
          <w:rFonts w:ascii="Arial" w:hAnsi="Arial" w:cs="Arial"/>
        </w:rPr>
        <w:t xml:space="preserve"> o </w:t>
      </w:r>
      <w:r w:rsidRPr="007E4D82">
        <w:rPr>
          <w:rFonts w:ascii="Arial" w:hAnsi="Arial" w:cs="Arial"/>
          <w:i/>
          <w:iCs/>
        </w:rPr>
        <w:t>autorità</w:t>
      </w:r>
      <w:r w:rsidRPr="007E4D82">
        <w:rPr>
          <w:rFonts w:ascii="Arial" w:hAnsi="Arial" w:cs="Arial"/>
        </w:rPr>
        <w:t xml:space="preserve"> </w:t>
      </w:r>
      <w:r w:rsidRPr="007E4D82">
        <w:rPr>
          <w:rFonts w:ascii="Arial" w:hAnsi="Arial" w:cs="Arial"/>
          <w:i/>
          <w:iCs/>
        </w:rPr>
        <w:t>nazionale</w:t>
      </w:r>
      <w:r w:rsidRPr="007E4D82">
        <w:rPr>
          <w:rFonts w:ascii="Arial" w:hAnsi="Arial" w:cs="Arial"/>
        </w:rPr>
        <w:t xml:space="preserve"> entro 24 ore dall’evento.</w:t>
      </w:r>
    </w:p>
    <w:p w14:paraId="32703BFA" w14:textId="77777777" w:rsidR="00311F37" w:rsidRPr="007E4D82" w:rsidRDefault="00311F37" w:rsidP="00311F37">
      <w:pPr>
        <w:spacing w:after="160"/>
        <w:rPr>
          <w:rFonts w:cs="Arial"/>
        </w:rPr>
      </w:pPr>
      <w:r w:rsidRPr="007E4D82">
        <w:rPr>
          <w:rFonts w:cs="Arial"/>
        </w:rPr>
        <w:t xml:space="preserve">La NIS2 mira a </w:t>
      </w:r>
      <w:r w:rsidRPr="007E4D82">
        <w:rPr>
          <w:rFonts w:cs="Arial"/>
          <w:b/>
          <w:bCs/>
        </w:rPr>
        <w:t>stabilire</w:t>
      </w:r>
      <w:r w:rsidRPr="007E4D82">
        <w:rPr>
          <w:rFonts w:cs="Arial"/>
        </w:rPr>
        <w:t xml:space="preserve"> un livello comune elevato di sicurezza delle reti e dei sistemi informativi tra gli Stati membri, promuovendo al contempo una </w:t>
      </w:r>
      <w:r w:rsidRPr="007E4D82">
        <w:rPr>
          <w:rFonts w:cs="Arial"/>
          <w:b/>
          <w:bCs/>
        </w:rPr>
        <w:t>maggiore</w:t>
      </w:r>
      <w:r w:rsidRPr="007E4D82">
        <w:rPr>
          <w:rFonts w:cs="Arial"/>
        </w:rPr>
        <w:t xml:space="preserve"> </w:t>
      </w:r>
      <w:r w:rsidRPr="007E4D82">
        <w:rPr>
          <w:rFonts w:cs="Arial"/>
          <w:b/>
          <w:bCs/>
        </w:rPr>
        <w:t>cooperazione</w:t>
      </w:r>
      <w:r w:rsidRPr="007E4D82">
        <w:rPr>
          <w:rFonts w:cs="Arial"/>
        </w:rPr>
        <w:t xml:space="preserve"> e condivisione delle informazioni sulle minacce informatiche all'interno dell'UE. Tra le novità più rilevanti, la direttiva prevede l'istituzione di punti di contatto nazionali per la cybersecurity, l'obbligo di notifica degli incidenti informatici e l'introduzione di </w:t>
      </w:r>
      <w:r w:rsidRPr="007E4D82">
        <w:rPr>
          <w:rFonts w:cs="Arial"/>
          <w:b/>
          <w:bCs/>
        </w:rPr>
        <w:t>sanzioni</w:t>
      </w:r>
      <w:r w:rsidRPr="007E4D82">
        <w:rPr>
          <w:rFonts w:cs="Arial"/>
        </w:rPr>
        <w:t xml:space="preserve"> significative </w:t>
      </w:r>
      <w:r w:rsidRPr="007E4D82">
        <w:rPr>
          <w:rFonts w:cs="Arial"/>
          <w:b/>
          <w:bCs/>
        </w:rPr>
        <w:t>per</w:t>
      </w:r>
      <w:r w:rsidRPr="007E4D82">
        <w:rPr>
          <w:rFonts w:cs="Arial"/>
        </w:rPr>
        <w:t xml:space="preserve"> </w:t>
      </w:r>
      <w:r w:rsidRPr="007E4D82">
        <w:rPr>
          <w:rFonts w:cs="Arial"/>
          <w:b/>
          <w:bCs/>
        </w:rPr>
        <w:t>le</w:t>
      </w:r>
      <w:r w:rsidRPr="007E4D82">
        <w:rPr>
          <w:rFonts w:cs="Arial"/>
        </w:rPr>
        <w:t xml:space="preserve"> </w:t>
      </w:r>
      <w:r w:rsidRPr="007E4D82">
        <w:rPr>
          <w:rFonts w:cs="Arial"/>
          <w:b/>
          <w:bCs/>
        </w:rPr>
        <w:t>violazioni</w:t>
      </w:r>
      <w:r w:rsidRPr="007E4D82">
        <w:rPr>
          <w:rFonts w:cs="Arial"/>
        </w:rPr>
        <w:t>, pari ad un massimo di 10.000.000 EUR.</w:t>
      </w:r>
    </w:p>
    <w:p w14:paraId="16B9A450" w14:textId="77777777" w:rsidR="00311F37" w:rsidRPr="007E4D82" w:rsidRDefault="00311F37" w:rsidP="00311F37">
      <w:pPr>
        <w:spacing w:after="160"/>
        <w:rPr>
          <w:rFonts w:cs="Arial"/>
        </w:rPr>
      </w:pPr>
      <w:r w:rsidRPr="007E4D82">
        <w:rPr>
          <w:rFonts w:cs="Arial"/>
        </w:rPr>
        <w:t>Implementando misure come queste, la NIS2 non solo cerca di proteggere le infrastrutture critiche europee, ma anche di creare un ambiente digitale più sicuro per cittadini, imprese e governi. L'</w:t>
      </w:r>
      <w:r w:rsidRPr="007E4D82">
        <w:rPr>
          <w:rFonts w:cs="Arial"/>
          <w:b/>
          <w:bCs/>
        </w:rPr>
        <w:t>obiettivo</w:t>
      </w:r>
      <w:r w:rsidRPr="007E4D82">
        <w:rPr>
          <w:rFonts w:cs="Arial"/>
        </w:rPr>
        <w:t xml:space="preserve"> è di anticipare, prevenire e rispondere efficacemente agli attacchi informatici, assicurando così la continuità dei servizi essenziali su cui la società moderna si affida profondamente.</w:t>
      </w:r>
    </w:p>
    <w:p w14:paraId="240B5813" w14:textId="77777777" w:rsidR="00311F37" w:rsidRPr="00311F37" w:rsidRDefault="00311F37" w:rsidP="00311F37"/>
    <w:p w14:paraId="767590D9" w14:textId="5357CCC0" w:rsidR="001F58C6" w:rsidRPr="007D5DF3" w:rsidRDefault="001F58C6" w:rsidP="00E34A6F">
      <w:pPr>
        <w:pStyle w:val="Paragrafoelenco"/>
        <w:keepNext/>
        <w:numPr>
          <w:ilvl w:val="0"/>
          <w:numId w:val="1"/>
        </w:numPr>
        <w:spacing w:before="40" w:after="120"/>
        <w:ind w:left="0"/>
        <w:outlineLvl w:val="1"/>
        <w:rPr>
          <w:rFonts w:ascii="Arial" w:eastAsia="Palatino Linotype" w:hAnsi="Arial" w:cs="Arial"/>
          <w:b/>
          <w:vanish/>
          <w:sz w:val="32"/>
          <w:szCs w:val="32"/>
          <w:lang w:eastAsia="en-US"/>
        </w:rPr>
      </w:pPr>
      <w:bookmarkStart w:id="75" w:name="_Toc162107985"/>
      <w:bookmarkStart w:id="76" w:name="_Toc162181709"/>
      <w:bookmarkStart w:id="77" w:name="_Toc162344551"/>
      <w:bookmarkStart w:id="78" w:name="_Toc162345071"/>
      <w:bookmarkStart w:id="79" w:name="_Toc162345109"/>
      <w:bookmarkStart w:id="80" w:name="_Toc162372862"/>
      <w:bookmarkStart w:id="81" w:name="_Toc162388788"/>
      <w:bookmarkStart w:id="82" w:name="_Toc162426561"/>
      <w:bookmarkStart w:id="83" w:name="_Toc162426697"/>
      <w:bookmarkStart w:id="84" w:name="_Toc162432916"/>
      <w:bookmarkStart w:id="85" w:name="_Toc162433098"/>
      <w:bookmarkStart w:id="86" w:name="_Toc162433181"/>
      <w:bookmarkStart w:id="87" w:name="_Toc162949542"/>
      <w:bookmarkStart w:id="88" w:name="_Toc163234292"/>
      <w:bookmarkEnd w:id="75"/>
      <w:bookmarkEnd w:id="76"/>
      <w:bookmarkEnd w:id="77"/>
      <w:bookmarkEnd w:id="78"/>
      <w:bookmarkEnd w:id="79"/>
      <w:bookmarkEnd w:id="80"/>
      <w:bookmarkEnd w:id="81"/>
      <w:bookmarkEnd w:id="82"/>
      <w:bookmarkEnd w:id="83"/>
      <w:bookmarkEnd w:id="84"/>
      <w:bookmarkEnd w:id="85"/>
      <w:bookmarkEnd w:id="86"/>
      <w:bookmarkEnd w:id="87"/>
      <w:bookmarkEnd w:id="88"/>
    </w:p>
    <w:p w14:paraId="573145C8" w14:textId="0A73F60C" w:rsidR="007D5DF3" w:rsidRPr="007E4D82" w:rsidRDefault="007D5DF3" w:rsidP="007D5DF3">
      <w:pPr>
        <w:pStyle w:val="Titolo1"/>
        <w:ind w:right="0"/>
      </w:pPr>
      <w:bookmarkStart w:id="89" w:name="_Toc163234293"/>
      <w:r w:rsidRPr="007E4D82">
        <w:lastRenderedPageBreak/>
        <w:t>Capitolo II</w:t>
      </w:r>
      <w:r>
        <w:t>I</w:t>
      </w:r>
      <w:bookmarkEnd w:id="89"/>
    </w:p>
    <w:p w14:paraId="184EE034" w14:textId="3D69A21D" w:rsidR="007D5DF3" w:rsidRPr="00BB2D61" w:rsidRDefault="00BB2D61" w:rsidP="00311F37">
      <w:pPr>
        <w:pStyle w:val="Sottotitolo"/>
        <w:rPr>
          <w:u w:val="single"/>
        </w:rPr>
      </w:pPr>
      <w:bookmarkStart w:id="90" w:name="_Toc163234294"/>
      <w:r>
        <w:t>Sperimentazione</w:t>
      </w:r>
      <w:bookmarkEnd w:id="90"/>
    </w:p>
    <w:p w14:paraId="090B579D" w14:textId="77777777" w:rsidR="00BC5810" w:rsidRDefault="0015006D" w:rsidP="0015006D">
      <w:r>
        <w:t xml:space="preserve">L'obiettivo principale dello studio di tesi è lo sviluppo di un sistema avanzato progettato per offrire un supporto essenziale ai professionisti del settore della sicurezza informatica. </w:t>
      </w:r>
    </w:p>
    <w:p w14:paraId="127EAA26" w14:textId="4F0189AB" w:rsidR="0015006D" w:rsidRDefault="0015006D" w:rsidP="0015006D">
      <w:r>
        <w:t>Il sistema proposto mira a semplificare il processo di mitigazione degli attacchi informatici diretti verso le infrastrutture digitali</w:t>
      </w:r>
      <w:r w:rsidR="00BC5810">
        <w:t>: a</w:t>
      </w:r>
      <w:r w:rsidR="00BC5810" w:rsidRPr="00BC5810">
        <w:t>ttraverso l'impiego di strumenti per il riconoscimento delle CVE</w:t>
      </w:r>
      <w:r w:rsidR="00BC5810">
        <w:t xml:space="preserve"> in sistemi informatici</w:t>
      </w:r>
      <w:r w:rsidR="00BC5810" w:rsidRPr="00BC5810">
        <w:t xml:space="preserve">, la classificazione delle CVE identificate in base alle </w:t>
      </w:r>
      <w:proofErr w:type="spellStart"/>
      <w:r w:rsidR="00BC5810" w:rsidRPr="00BC5810">
        <w:t>TTPs</w:t>
      </w:r>
      <w:proofErr w:type="spellEnd"/>
      <w:r w:rsidR="00BC5810" w:rsidRPr="00BC5810">
        <w:t xml:space="preserve"> attualmente note</w:t>
      </w:r>
      <w:r w:rsidR="00BC5810">
        <w:t xml:space="preserve"> e le conseguenti </w:t>
      </w:r>
      <w:r w:rsidR="00BC5810" w:rsidRPr="00BC5810">
        <w:t>tecniche che potrebbero essere state impiegate o che potrebbero manifestarsi in futuro</w:t>
      </w:r>
      <w:r w:rsidR="00BC5810">
        <w:t>.</w:t>
      </w:r>
    </w:p>
    <w:p w14:paraId="5171EA80" w14:textId="05CFDDDA" w:rsidR="00B75024" w:rsidRPr="00B75024" w:rsidRDefault="00B75024" w:rsidP="0015006D">
      <w:pPr>
        <w:pStyle w:val="Titolo2"/>
      </w:pPr>
      <w:bookmarkStart w:id="91" w:name="_Toc163234295"/>
      <w:r w:rsidRPr="00B75024">
        <w:t>Dominio</w:t>
      </w:r>
      <w:bookmarkEnd w:id="91"/>
    </w:p>
    <w:p w14:paraId="7C3D63FC" w14:textId="65A99026" w:rsidR="00CE67A9" w:rsidRDefault="00BC5810" w:rsidP="00357E65">
      <w:pPr>
        <w:spacing w:after="160"/>
      </w:pPr>
      <w:r w:rsidRPr="00BC5810">
        <w:t xml:space="preserve">Durante la </w:t>
      </w:r>
      <w:r w:rsidRPr="00234E19">
        <w:rPr>
          <w:b/>
          <w:bCs/>
        </w:rPr>
        <w:t>fase iniziale</w:t>
      </w:r>
      <w:r w:rsidRPr="00BC5810">
        <w:t xml:space="preserve"> dello sviluppo, è stato intrapreso il processo di definizione e strutturazione del Dominio. Questo passo fondamentale ha comportato l'identificazione delle aree chiave di interesse, l'analisi delle esigenze </w:t>
      </w:r>
      <w:r w:rsidRPr="00357E65">
        <w:rPr>
          <w:rFonts w:cs="Arial"/>
        </w:rPr>
        <w:t>specifiche</w:t>
      </w:r>
      <w:r w:rsidRPr="00BC5810">
        <w:t xml:space="preserve"> e la mappatura delle relazioni tra i vari elementi e funzionalità che costituiranno il sistema.</w:t>
      </w:r>
    </w:p>
    <w:p w14:paraId="3E4023F3" w14:textId="1B5CE20D" w:rsidR="00CE67A9" w:rsidRDefault="00CE67A9" w:rsidP="00357E65">
      <w:pPr>
        <w:spacing w:after="160"/>
      </w:pPr>
      <w:r>
        <w:t xml:space="preserve">Data la presenza di diversi framework implementati in </w:t>
      </w:r>
      <w:r w:rsidRPr="00CE67A9">
        <w:rPr>
          <w:b/>
          <w:bCs/>
        </w:rPr>
        <w:t>Python</w:t>
      </w:r>
      <w:r>
        <w:t xml:space="preserve">, la scelta si è orientata verso l'utilizzo di questo linguaggio, prediligendo una </w:t>
      </w:r>
      <w:r w:rsidRPr="00CE67A9">
        <w:rPr>
          <w:b/>
          <w:bCs/>
        </w:rPr>
        <w:t>metodologia</w:t>
      </w:r>
      <w:r>
        <w:t xml:space="preserve"> di sviluppo </w:t>
      </w:r>
      <w:r w:rsidRPr="00CE67A9">
        <w:rPr>
          <w:b/>
          <w:bCs/>
        </w:rPr>
        <w:t>orientata</w:t>
      </w:r>
      <w:r>
        <w:t xml:space="preserve"> </w:t>
      </w:r>
      <w:r w:rsidRPr="00CE67A9">
        <w:rPr>
          <w:b/>
          <w:bCs/>
        </w:rPr>
        <w:t>agli</w:t>
      </w:r>
      <w:r>
        <w:t xml:space="preserve"> </w:t>
      </w:r>
      <w:r w:rsidRPr="00CE67A9">
        <w:rPr>
          <w:b/>
          <w:bCs/>
        </w:rPr>
        <w:t>oggetti</w:t>
      </w:r>
      <w:r>
        <w:t xml:space="preserve"> anziché funzionale.</w:t>
      </w:r>
    </w:p>
    <w:p w14:paraId="796137F8" w14:textId="5E50886F" w:rsidR="00CE67A9" w:rsidRDefault="00CE67A9" w:rsidP="00CE67A9">
      <w:pPr>
        <w:rPr>
          <w:b/>
          <w:bCs/>
          <w:i/>
          <w:iCs/>
        </w:rPr>
      </w:pPr>
      <w:r w:rsidRPr="00CE67A9">
        <w:rPr>
          <w:b/>
          <w:bCs/>
        </w:rPr>
        <w:t>-------------------[</w:t>
      </w:r>
      <w:r>
        <w:rPr>
          <w:b/>
          <w:bCs/>
          <w:i/>
          <w:iCs/>
        </w:rPr>
        <w:t>MODELLO DELLE CLASSI DA INSERIRE]-----------------</w:t>
      </w:r>
    </w:p>
    <w:p w14:paraId="528EEAE8" w14:textId="1F46AF20" w:rsidR="001E1D1C" w:rsidRDefault="001E1D1C" w:rsidP="001E1D1C">
      <w:pPr>
        <w:pStyle w:val="Titolo3"/>
      </w:pPr>
      <w:bookmarkStart w:id="92" w:name="_Toc163234296"/>
      <w:r>
        <w:t>Framework</w:t>
      </w:r>
      <w:r w:rsidR="00E32B04">
        <w:t>, librerie e modelli</w:t>
      </w:r>
      <w:r>
        <w:t xml:space="preserve"> utilizzati per il dominio</w:t>
      </w:r>
      <w:bookmarkEnd w:id="92"/>
    </w:p>
    <w:p w14:paraId="72CA8C55" w14:textId="43F09CF3" w:rsidR="001E1D1C" w:rsidRDefault="001E1D1C" w:rsidP="001E1D1C">
      <w:r>
        <w:t>I framework utilizzati durante lo sviluppo dell’applicazione in questione sono:</w:t>
      </w:r>
    </w:p>
    <w:p w14:paraId="00C1E5A1" w14:textId="48A3DD33" w:rsidR="001E1D1C" w:rsidRPr="001E1D1C" w:rsidRDefault="001E1D1C" w:rsidP="00E848BF">
      <w:pPr>
        <w:pStyle w:val="Paragrafoelenco"/>
        <w:numPr>
          <w:ilvl w:val="0"/>
          <w:numId w:val="21"/>
        </w:numPr>
        <w:jc w:val="both"/>
        <w:rPr>
          <w:rFonts w:ascii="Arial" w:hAnsi="Arial" w:cs="Arial"/>
        </w:rPr>
      </w:pPr>
      <w:r w:rsidRPr="001E1D1C">
        <w:rPr>
          <w:rFonts w:ascii="Arial" w:hAnsi="Arial" w:cs="Arial"/>
          <w:b/>
          <w:bCs/>
        </w:rPr>
        <w:lastRenderedPageBreak/>
        <w:t>MITRE ATT&amp;CK</w:t>
      </w:r>
      <w:r w:rsidRPr="001E1D1C">
        <w:rPr>
          <w:rFonts w:ascii="Arial" w:hAnsi="Arial" w:cs="Arial"/>
        </w:rPr>
        <w:t>: fornisce una libreria Python</w:t>
      </w:r>
      <w:r>
        <w:rPr>
          <w:rFonts w:ascii="Arial" w:hAnsi="Arial" w:cs="Arial"/>
        </w:rPr>
        <w:t xml:space="preserve">, disponibile tramite il gestore di pacchetti </w:t>
      </w:r>
      <w:proofErr w:type="spellStart"/>
      <w:r>
        <w:rPr>
          <w:rFonts w:ascii="Arial" w:hAnsi="Arial" w:cs="Arial"/>
        </w:rPr>
        <w:t>pip</w:t>
      </w:r>
      <w:proofErr w:type="spellEnd"/>
      <w:r w:rsidR="0019075F">
        <w:rPr>
          <w:rFonts w:ascii="Arial" w:hAnsi="Arial" w:cs="Arial"/>
        </w:rPr>
        <w:t xml:space="preserve"> o repository </w:t>
      </w:r>
      <w:proofErr w:type="spellStart"/>
      <w:r w:rsidR="0019075F">
        <w:rPr>
          <w:rFonts w:ascii="Arial" w:hAnsi="Arial" w:cs="Arial"/>
        </w:rPr>
        <w:t>github</w:t>
      </w:r>
      <w:proofErr w:type="spellEnd"/>
      <w:r w:rsidR="0019075F">
        <w:rPr>
          <w:rFonts w:ascii="Arial" w:hAnsi="Arial" w:cs="Arial"/>
        </w:rPr>
        <w:t xml:space="preserve"> [</w:t>
      </w:r>
      <w:r w:rsidR="00675145">
        <w:rPr>
          <w:rFonts w:ascii="Arial" w:hAnsi="Arial" w:cs="Arial"/>
        </w:rPr>
        <w:t>18</w:t>
      </w:r>
      <w:r w:rsidR="0019075F">
        <w:rPr>
          <w:rFonts w:ascii="Arial" w:hAnsi="Arial" w:cs="Arial"/>
        </w:rPr>
        <w:t>]</w:t>
      </w:r>
      <w:r>
        <w:rPr>
          <w:rFonts w:ascii="Arial" w:hAnsi="Arial" w:cs="Arial"/>
        </w:rPr>
        <w:t>, la quale permette di catalogare e relazionare le entità presenti nel framework, cioè: tattiche, tecniche, campagne, gruppi, software e assets.</w:t>
      </w:r>
    </w:p>
    <w:p w14:paraId="553545E0" w14:textId="04CE04DB" w:rsidR="001E1D1C" w:rsidRPr="001E1D1C" w:rsidRDefault="001E1D1C" w:rsidP="00E848BF">
      <w:pPr>
        <w:pStyle w:val="Paragrafoelenco"/>
        <w:numPr>
          <w:ilvl w:val="0"/>
          <w:numId w:val="21"/>
        </w:numPr>
        <w:jc w:val="both"/>
        <w:rPr>
          <w:rFonts w:ascii="Arial" w:hAnsi="Arial" w:cs="Arial"/>
        </w:rPr>
      </w:pPr>
      <w:r w:rsidRPr="001E1D1C">
        <w:rPr>
          <w:rFonts w:ascii="Arial" w:hAnsi="Arial" w:cs="Arial"/>
          <w:b/>
          <w:bCs/>
        </w:rPr>
        <w:t>MITRE ATLAS</w:t>
      </w:r>
      <w:r w:rsidRPr="001E1D1C">
        <w:rPr>
          <w:rFonts w:ascii="Arial" w:hAnsi="Arial" w:cs="Arial"/>
        </w:rPr>
        <w:t>:</w:t>
      </w:r>
      <w:r>
        <w:rPr>
          <w:rFonts w:ascii="Arial" w:hAnsi="Arial" w:cs="Arial"/>
        </w:rPr>
        <w:t xml:space="preserve"> </w:t>
      </w:r>
      <w:r w:rsidR="00357E65" w:rsidRPr="00357E65">
        <w:rPr>
          <w:rFonts w:ascii="Arial" w:hAnsi="Arial" w:cs="Arial"/>
        </w:rPr>
        <w:t>essendo una tecnologia ancora in fase di evoluzione e introdotta solamente due anni fa, al momento attuale non esiste una libreria pubblica per l'impiego del framework, pertanto verrà sviluppata autonomamente nell'ambito di questa tesi.</w:t>
      </w:r>
    </w:p>
    <w:p w14:paraId="165A9728" w14:textId="2C984FC1" w:rsidR="001E1D1C" w:rsidRPr="00E32B04" w:rsidRDefault="00492537" w:rsidP="00E848BF">
      <w:pPr>
        <w:pStyle w:val="Paragrafoelenco"/>
        <w:numPr>
          <w:ilvl w:val="0"/>
          <w:numId w:val="21"/>
        </w:numPr>
        <w:jc w:val="both"/>
        <w:rPr>
          <w:rFonts w:ascii="Arial" w:hAnsi="Arial" w:cs="Arial"/>
          <w:b/>
          <w:bCs/>
        </w:rPr>
      </w:pPr>
      <w:r>
        <w:rPr>
          <w:rFonts w:ascii="Arial" w:hAnsi="Arial" w:cs="Arial"/>
          <w:b/>
          <w:bCs/>
        </w:rPr>
        <w:t>MAPPINGS EXPLORER</w:t>
      </w:r>
      <w:r w:rsidR="001E1D1C" w:rsidRPr="001E1D1C">
        <w:rPr>
          <w:rFonts w:ascii="Arial" w:hAnsi="Arial" w:cs="Arial"/>
        </w:rPr>
        <w:t>:</w:t>
      </w:r>
      <w:r w:rsidR="00357E65">
        <w:rPr>
          <w:rFonts w:ascii="Arial" w:hAnsi="Arial" w:cs="Arial"/>
        </w:rPr>
        <w:t xml:space="preserve"> </w:t>
      </w:r>
      <w:r w:rsidR="008C7183">
        <w:rPr>
          <w:rFonts w:ascii="Arial" w:hAnsi="Arial" w:cs="Arial"/>
        </w:rPr>
        <w:t xml:space="preserve">mette a disposizione un mapping tra </w:t>
      </w:r>
      <w:r w:rsidR="00E848BF">
        <w:rPr>
          <w:rFonts w:ascii="Arial" w:hAnsi="Arial" w:cs="Arial"/>
        </w:rPr>
        <w:t xml:space="preserve">le tecniche del   dominio </w:t>
      </w:r>
      <w:r w:rsidR="00E848BF">
        <w:rPr>
          <w:rFonts w:ascii="Arial" w:hAnsi="Arial" w:cs="Arial"/>
          <w:i/>
          <w:iCs/>
        </w:rPr>
        <w:t xml:space="preserve">Enterprise </w:t>
      </w:r>
      <w:r w:rsidR="00E848BF">
        <w:rPr>
          <w:rFonts w:ascii="Arial" w:hAnsi="Arial" w:cs="Arial"/>
        </w:rPr>
        <w:t>del primo framework e le CVE conosciute fino al 2021 (limite dato dagli studi esistenti al momento della creazione del sistema in questione).</w:t>
      </w:r>
    </w:p>
    <w:p w14:paraId="0105E2C1" w14:textId="23140A1F" w:rsidR="001E1D1C" w:rsidRPr="00D030DD" w:rsidRDefault="00E32B04" w:rsidP="001E1D1C">
      <w:pPr>
        <w:pStyle w:val="Paragrafoelenco"/>
        <w:numPr>
          <w:ilvl w:val="0"/>
          <w:numId w:val="21"/>
        </w:numPr>
        <w:jc w:val="both"/>
        <w:rPr>
          <w:rFonts w:ascii="Arial" w:hAnsi="Arial" w:cs="Arial"/>
          <w:b/>
          <w:bCs/>
        </w:rPr>
      </w:pPr>
      <w:r>
        <w:rPr>
          <w:rFonts w:ascii="Arial" w:hAnsi="Arial" w:cs="Arial"/>
          <w:b/>
          <w:bCs/>
        </w:rPr>
        <w:t>ATT&amp;CK BERT</w:t>
      </w:r>
      <w:r>
        <w:rPr>
          <w:rFonts w:ascii="Arial" w:hAnsi="Arial" w:cs="Arial"/>
        </w:rPr>
        <w:t xml:space="preserve">: un modello linguistico </w:t>
      </w:r>
      <w:proofErr w:type="spellStart"/>
      <w:r>
        <w:rPr>
          <w:rFonts w:ascii="Arial" w:hAnsi="Arial" w:cs="Arial"/>
        </w:rPr>
        <w:t>preaddestrato</w:t>
      </w:r>
      <w:proofErr w:type="spellEnd"/>
      <w:r>
        <w:rPr>
          <w:rFonts w:ascii="Arial" w:hAnsi="Arial" w:cs="Arial"/>
        </w:rPr>
        <w:t xml:space="preserve"> sul dominio di conoscenza della cybersecurity, utilizzato per ottenere dei vettori di </w:t>
      </w:r>
      <w:proofErr w:type="spellStart"/>
      <w:r>
        <w:rPr>
          <w:rFonts w:ascii="Arial" w:hAnsi="Arial" w:cs="Arial"/>
        </w:rPr>
        <w:t>embedding</w:t>
      </w:r>
      <w:proofErr w:type="spellEnd"/>
      <w:r>
        <w:rPr>
          <w:rFonts w:ascii="Arial" w:hAnsi="Arial" w:cs="Arial"/>
        </w:rPr>
        <w:t xml:space="preserve"> da cui calcolare la similarità coseno al fine di individuare una mappatura tra le </w:t>
      </w:r>
      <w:proofErr w:type="spellStart"/>
      <w:r>
        <w:rPr>
          <w:rFonts w:ascii="Arial" w:hAnsi="Arial" w:cs="Arial"/>
        </w:rPr>
        <w:t>le</w:t>
      </w:r>
      <w:proofErr w:type="spellEnd"/>
      <w:r>
        <w:rPr>
          <w:rFonts w:ascii="Arial" w:hAnsi="Arial" w:cs="Arial"/>
        </w:rPr>
        <w:t xml:space="preserve"> </w:t>
      </w:r>
      <w:proofErr w:type="spellStart"/>
      <w:r>
        <w:rPr>
          <w:rFonts w:ascii="Arial" w:hAnsi="Arial" w:cs="Arial"/>
        </w:rPr>
        <w:t>TTPs</w:t>
      </w:r>
      <w:proofErr w:type="spellEnd"/>
      <w:r>
        <w:rPr>
          <w:rFonts w:ascii="Arial" w:hAnsi="Arial" w:cs="Arial"/>
        </w:rPr>
        <w:t xml:space="preserve"> del framework ATT&amp;CK e le CVE non presenti nel penultimo framework. Visto l’elevato numero esistenti di CVE e limitata quantità di </w:t>
      </w:r>
      <w:proofErr w:type="spellStart"/>
      <w:r>
        <w:rPr>
          <w:rFonts w:ascii="Arial" w:hAnsi="Arial" w:cs="Arial"/>
        </w:rPr>
        <w:t>TTPs</w:t>
      </w:r>
      <w:proofErr w:type="spellEnd"/>
      <w:r>
        <w:rPr>
          <w:rFonts w:ascii="Arial" w:hAnsi="Arial" w:cs="Arial"/>
        </w:rPr>
        <w:t>, questo modello linguistico verrà utilizzato per ottenere la relazione tra CVE e tecniche, ma non viceversa.</w:t>
      </w:r>
    </w:p>
    <w:p w14:paraId="73855738" w14:textId="38DE27B0" w:rsidR="0089123C" w:rsidRDefault="0089123C" w:rsidP="0089123C">
      <w:pPr>
        <w:pStyle w:val="Titolo3"/>
      </w:pPr>
      <w:bookmarkStart w:id="93" w:name="_Toc163234297"/>
      <w:r>
        <w:t>Tipo di dati manipolato</w:t>
      </w:r>
      <w:r>
        <w:t xml:space="preserve"> </w:t>
      </w:r>
      <w:r w:rsidRPr="007E4D82">
        <w:t>–</w:t>
      </w:r>
      <w:r>
        <w:t xml:space="preserve"> STIX Object</w:t>
      </w:r>
      <w:bookmarkEnd w:id="93"/>
    </w:p>
    <w:p w14:paraId="5D6FEC4A" w14:textId="77777777" w:rsidR="0089123C" w:rsidRDefault="0089123C" w:rsidP="0089123C">
      <w:r>
        <w:t>Bla bla bla bla</w:t>
      </w:r>
    </w:p>
    <w:p w14:paraId="52D503BA" w14:textId="0676FF87" w:rsidR="0089123C" w:rsidRDefault="0089123C">
      <w:pPr>
        <w:spacing w:before="0" w:after="0" w:line="240" w:lineRule="auto"/>
        <w:jc w:val="left"/>
        <w:rPr>
          <w:rFonts w:cs="Arial"/>
          <w:b/>
          <w:bCs/>
        </w:rPr>
      </w:pPr>
      <w:r>
        <w:rPr>
          <w:rFonts w:cs="Arial"/>
          <w:b/>
          <w:bCs/>
        </w:rPr>
        <w:br w:type="page"/>
      </w:r>
    </w:p>
    <w:p w14:paraId="73A978D6" w14:textId="6E4E2827" w:rsidR="00D030DD" w:rsidRDefault="00D030DD" w:rsidP="00D030DD">
      <w:pPr>
        <w:pStyle w:val="Sottotitolo"/>
      </w:pPr>
      <w:bookmarkStart w:id="94" w:name="_Toc163234298"/>
      <w:r>
        <w:lastRenderedPageBreak/>
        <w:t>Strutturazione package</w:t>
      </w:r>
      <w:r w:rsidR="00234E19">
        <w:t xml:space="preserve"> e directory</w:t>
      </w:r>
      <w:bookmarkEnd w:id="94"/>
    </w:p>
    <w:p w14:paraId="355BE823" w14:textId="6A71F77A" w:rsidR="0089123C" w:rsidRDefault="0089123C" w:rsidP="0089123C">
      <w:pPr>
        <w:pStyle w:val="Titolo3"/>
      </w:pPr>
      <w:bookmarkStart w:id="95" w:name="_Toc163234299"/>
      <w:r>
        <w:t>Singleton</w:t>
      </w:r>
      <w:bookmarkEnd w:id="95"/>
    </w:p>
    <w:p w14:paraId="31300625" w14:textId="10497FB7" w:rsidR="0089123C" w:rsidRPr="0089123C" w:rsidRDefault="0089123C" w:rsidP="0089123C">
      <w:r>
        <w:t>Bla bla bla</w:t>
      </w:r>
    </w:p>
    <w:p w14:paraId="66922769" w14:textId="520A4107" w:rsidR="00B75024" w:rsidRDefault="00B75024" w:rsidP="00B75024">
      <w:pPr>
        <w:pStyle w:val="Titolo3"/>
      </w:pPr>
      <w:bookmarkStart w:id="96" w:name="_Toc163234300"/>
      <w:r>
        <w:t>Interfaccia per MITRE data</w:t>
      </w:r>
      <w:bookmarkEnd w:id="96"/>
    </w:p>
    <w:p w14:paraId="6E6D7B83" w14:textId="661F1BB1" w:rsidR="001E1D1C" w:rsidRDefault="001E1D1C" w:rsidP="001E1D1C">
      <w:r w:rsidRPr="001E1D1C">
        <w:t>Per incapsulare efficacemente le funzionalità fornite dalle librerie sviluppate da MITRE</w:t>
      </w:r>
      <w:r w:rsidR="008D61F1">
        <w:t xml:space="preserve"> e gestire la provenienza dei dati</w:t>
      </w:r>
      <w:r w:rsidRPr="001E1D1C">
        <w:t xml:space="preserve">, </w:t>
      </w:r>
      <w:r>
        <w:t>è stata creato un package dedicato</w:t>
      </w:r>
      <w:r w:rsidR="00D030DD">
        <w:t xml:space="preserve"> (figura </w:t>
      </w:r>
      <w:r w:rsidR="00B574B1">
        <w:t>9</w:t>
      </w:r>
      <w:r w:rsidR="00D030DD">
        <w:t>)</w:t>
      </w:r>
      <w:r w:rsidR="008D61F1">
        <w:t xml:space="preserve">, </w:t>
      </w:r>
      <w:r w:rsidRPr="001E1D1C">
        <w:t>migliorando al contempo l'indipendenza del codice, la coerenza nell'utilizzo, la facilità di sostituzione</w:t>
      </w:r>
      <w:r w:rsidR="00E32B04">
        <w:t>, la semplicità di manutenzione</w:t>
      </w:r>
      <w:r w:rsidRPr="001E1D1C">
        <w:t xml:space="preserve"> e la capacità di eseguire test in modo efficace.</w:t>
      </w:r>
    </w:p>
    <w:p w14:paraId="2A35C11E" w14:textId="0D4E8C51" w:rsidR="00D030DD" w:rsidRPr="00B574B1" w:rsidRDefault="00D030DD" w:rsidP="00D030DD">
      <w:pPr>
        <w:jc w:val="center"/>
        <w:rPr>
          <w:i/>
          <w:iCs/>
          <w:sz w:val="20"/>
          <w:szCs w:val="20"/>
        </w:rPr>
      </w:pPr>
      <w:r w:rsidRPr="00B574B1">
        <w:rPr>
          <w:sz w:val="20"/>
          <w:szCs w:val="20"/>
        </w:rPr>
        <w:drawing>
          <wp:inline distT="0" distB="0" distL="0" distR="0" wp14:anchorId="0372FD9B" wp14:editId="7FF8788D">
            <wp:extent cx="2191038" cy="130278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brightnessContrast bright="20000" contrast="-40000"/>
                              </a14:imgEffect>
                            </a14:imgLayer>
                          </a14:imgProps>
                        </a:ext>
                      </a:extLst>
                    </a:blip>
                    <a:stretch>
                      <a:fillRect/>
                    </a:stretch>
                  </pic:blipFill>
                  <pic:spPr>
                    <a:xfrm>
                      <a:off x="0" y="0"/>
                      <a:ext cx="2191038" cy="1302780"/>
                    </a:xfrm>
                    <a:prstGeom prst="rect">
                      <a:avLst/>
                    </a:prstGeom>
                  </pic:spPr>
                </pic:pic>
              </a:graphicData>
            </a:graphic>
          </wp:inline>
        </w:drawing>
      </w:r>
      <w:r w:rsidRPr="00B574B1">
        <w:rPr>
          <w:sz w:val="20"/>
          <w:szCs w:val="20"/>
        </w:rPr>
        <w:br/>
        <w:t xml:space="preserve">Figura </w:t>
      </w:r>
      <w:r w:rsidR="00B574B1" w:rsidRPr="00B574B1">
        <w:rPr>
          <w:sz w:val="20"/>
          <w:szCs w:val="20"/>
        </w:rPr>
        <w:t>9</w:t>
      </w:r>
      <w:r w:rsidRPr="00B574B1">
        <w:rPr>
          <w:sz w:val="20"/>
          <w:szCs w:val="20"/>
        </w:rPr>
        <w:t xml:space="preserve">: Strutturazione package </w:t>
      </w:r>
      <w:r w:rsidR="00B574B1" w:rsidRPr="00B574B1">
        <w:rPr>
          <w:i/>
          <w:iCs/>
          <w:sz w:val="20"/>
          <w:szCs w:val="20"/>
        </w:rPr>
        <w:t>/src/domain/</w:t>
      </w:r>
      <w:r w:rsidRPr="00B574B1">
        <w:rPr>
          <w:i/>
          <w:iCs/>
          <w:sz w:val="20"/>
          <w:szCs w:val="20"/>
        </w:rPr>
        <w:t>InterfaceToMitre</w:t>
      </w:r>
    </w:p>
    <w:p w14:paraId="67CC2467" w14:textId="51D0E77F" w:rsidR="00D030DD" w:rsidRDefault="00D030DD" w:rsidP="00D030DD">
      <w:pPr>
        <w:pStyle w:val="Titolo4"/>
      </w:pPr>
      <w:r>
        <w:t>mitreData</w:t>
      </w:r>
    </w:p>
    <w:p w14:paraId="564DD5F7" w14:textId="4A864121" w:rsidR="00D030DD" w:rsidRDefault="00EB52F4" w:rsidP="00D030DD">
      <w:r>
        <w:t>È un</w:t>
      </w:r>
      <w:r w:rsidR="007A0B84">
        <w:t xml:space="preserve"> insieme di moduli</w:t>
      </w:r>
      <w:r>
        <w:t xml:space="preserve"> che si occupa</w:t>
      </w:r>
      <w:r w:rsidR="007A0B84">
        <w:t>no</w:t>
      </w:r>
      <w:r>
        <w:t xml:space="preserve"> di ottenere, gestire gli aggiornamenti e fornire i dati provenienti dai vari framework, librerie esterne e modelli linguistici utilizzati</w:t>
      </w:r>
      <w:r w:rsidR="007A0B84">
        <w:t>, contiene vati sub-package (figura 10)</w:t>
      </w:r>
      <w:r>
        <w:t>.</w:t>
      </w:r>
    </w:p>
    <w:p w14:paraId="544283AA" w14:textId="58911CAE" w:rsidR="007A0B84" w:rsidRPr="00D030DD" w:rsidRDefault="00BB03C8" w:rsidP="007A0B84">
      <w:pPr>
        <w:jc w:val="center"/>
      </w:pPr>
      <w:r w:rsidRPr="00BB03C8">
        <w:lastRenderedPageBreak/>
        <w:drawing>
          <wp:inline distT="0" distB="0" distL="0" distR="0" wp14:anchorId="52063359" wp14:editId="340B9678">
            <wp:extent cx="3108555" cy="3465003"/>
            <wp:effectExtent l="0" t="0" r="0" b="254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brightnessContrast bright="20000" contrast="-40000"/>
                              </a14:imgEffect>
                            </a14:imgLayer>
                          </a14:imgProps>
                        </a:ext>
                      </a:extLst>
                    </a:blip>
                    <a:stretch>
                      <a:fillRect/>
                    </a:stretch>
                  </pic:blipFill>
                  <pic:spPr>
                    <a:xfrm>
                      <a:off x="0" y="0"/>
                      <a:ext cx="3114878" cy="3472051"/>
                    </a:xfrm>
                    <a:prstGeom prst="rect">
                      <a:avLst/>
                    </a:prstGeom>
                  </pic:spPr>
                </pic:pic>
              </a:graphicData>
            </a:graphic>
          </wp:inline>
        </w:drawing>
      </w:r>
      <w:r w:rsidR="007A0B84">
        <w:br/>
      </w:r>
      <w:r w:rsidR="007A0B84">
        <w:rPr>
          <w:sz w:val="20"/>
          <w:szCs w:val="20"/>
        </w:rPr>
        <w:t xml:space="preserve">Figura 10: </w:t>
      </w:r>
      <w:r w:rsidR="007A0B84" w:rsidRPr="00B574B1">
        <w:rPr>
          <w:sz w:val="20"/>
          <w:szCs w:val="20"/>
        </w:rPr>
        <w:t xml:space="preserve">Strutturazione package </w:t>
      </w:r>
      <w:r w:rsidR="007A0B84" w:rsidRPr="00B574B1">
        <w:rPr>
          <w:i/>
          <w:iCs/>
          <w:sz w:val="20"/>
          <w:szCs w:val="20"/>
        </w:rPr>
        <w:t>/src/domain/InterfaceToMitre</w:t>
      </w:r>
      <w:r w:rsidR="007A0B84">
        <w:rPr>
          <w:i/>
          <w:iCs/>
          <w:sz w:val="20"/>
          <w:szCs w:val="20"/>
        </w:rPr>
        <w:t>/mitreData</w:t>
      </w:r>
    </w:p>
    <w:p w14:paraId="47A03B23" w14:textId="2E476178" w:rsidR="00797862" w:rsidRPr="00D030DD" w:rsidRDefault="00B75024" w:rsidP="00D030DD">
      <w:pPr>
        <w:pStyle w:val="Titolo5"/>
      </w:pPr>
      <w:r w:rsidRPr="00D030DD">
        <w:t>Fetch Data</w:t>
      </w:r>
    </w:p>
    <w:p w14:paraId="475500B2" w14:textId="63283209" w:rsidR="00797862" w:rsidRPr="00797862" w:rsidRDefault="00E1533A" w:rsidP="00797862">
      <w:r w:rsidRPr="00797862">
        <w:t xml:space="preserve">Si tratta di un </w:t>
      </w:r>
      <w:r w:rsidRPr="008100FB">
        <w:rPr>
          <w:b/>
          <w:bCs/>
        </w:rPr>
        <w:t>modulo</w:t>
      </w:r>
      <w:r w:rsidRPr="00797862">
        <w:t xml:space="preserve"> </w:t>
      </w:r>
      <w:r w:rsidRPr="008100FB">
        <w:rPr>
          <w:b/>
          <w:bCs/>
        </w:rPr>
        <w:t>funzionale</w:t>
      </w:r>
      <w:r w:rsidRPr="00797862">
        <w:t xml:space="preserve"> integrato nel sistema che è preposto alla </w:t>
      </w:r>
      <w:r w:rsidRPr="008100FB">
        <w:rPr>
          <w:b/>
          <w:bCs/>
        </w:rPr>
        <w:t>verifica</w:t>
      </w:r>
      <w:r w:rsidRPr="00797862">
        <w:t xml:space="preserve"> dell'attualità </w:t>
      </w:r>
      <w:r w:rsidRPr="008100FB">
        <w:rPr>
          <w:b/>
          <w:bCs/>
        </w:rPr>
        <w:t>dei dati</w:t>
      </w:r>
      <w:r w:rsidRPr="00797862">
        <w:t xml:space="preserve"> conservati nella sottocartella "</w:t>
      </w:r>
      <w:r w:rsidRPr="00797862">
        <w:rPr>
          <w:i/>
          <w:iCs/>
        </w:rPr>
        <w:t>files</w:t>
      </w:r>
      <w:r w:rsidRPr="00797862">
        <w:t xml:space="preserve">". Questa verifica procede attraverso il confronto </w:t>
      </w:r>
      <w:r w:rsidRPr="00797862">
        <w:t xml:space="preserve">del codice hash </w:t>
      </w:r>
      <w:r w:rsidRPr="00797862">
        <w:t xml:space="preserve">dell'ultima </w:t>
      </w:r>
      <w:proofErr w:type="spellStart"/>
      <w:r w:rsidRPr="00797862">
        <w:t>commit</w:t>
      </w:r>
      <w:proofErr w:type="spellEnd"/>
      <w:r w:rsidRPr="00797862">
        <w:t xml:space="preserve"> realizzata sul </w:t>
      </w:r>
      <w:proofErr w:type="spellStart"/>
      <w:r w:rsidRPr="00797862">
        <w:t>branch</w:t>
      </w:r>
      <w:proofErr w:type="spellEnd"/>
      <w:r w:rsidRPr="00797862">
        <w:t xml:space="preserve"> principale</w:t>
      </w:r>
      <w:r w:rsidRPr="00797862">
        <w:t xml:space="preserve"> del</w:t>
      </w:r>
      <w:r w:rsidRPr="00797862">
        <w:t xml:space="preserve"> repository GitHub, da cui i dati originano, con</w:t>
      </w:r>
      <w:r w:rsidRPr="00797862">
        <w:t xml:space="preserve"> il codice hash memorizzato </w:t>
      </w:r>
      <w:r w:rsidRPr="00797862">
        <w:t>al momento del download</w:t>
      </w:r>
      <w:r w:rsidRPr="00797862">
        <w:t xml:space="preserve"> nel file “</w:t>
      </w:r>
      <w:proofErr w:type="spellStart"/>
      <w:r w:rsidRPr="00797862">
        <w:rPr>
          <w:i/>
          <w:iCs/>
        </w:rPr>
        <w:t>local-hashes</w:t>
      </w:r>
      <w:proofErr w:type="spellEnd"/>
      <w:r w:rsidRPr="00797862">
        <w:t>”</w:t>
      </w:r>
      <w:r w:rsidR="00797862">
        <w:t xml:space="preserve"> (figura </w:t>
      </w:r>
      <w:r w:rsidR="00B574B1">
        <w:t>1</w:t>
      </w:r>
      <w:r w:rsidR="007A0B84">
        <w:t>1</w:t>
      </w:r>
      <w:r w:rsidR="00797862">
        <w:t>)</w:t>
      </w:r>
      <w:r w:rsidRPr="00797862">
        <w:t>, per ogni sorgente di dati</w:t>
      </w:r>
      <w:r w:rsidRPr="00797862">
        <w:t>.</w:t>
      </w:r>
    </w:p>
    <w:p w14:paraId="4EDCC498" w14:textId="549DF796" w:rsidR="00797862" w:rsidRDefault="00797862" w:rsidP="00797862">
      <w:r w:rsidRPr="00797862">
        <w:t>Nel caso in cui il dispositivo in uso non disponga di una connessione Internet, il software rimarrà operativo purché i dati siano stati precedentemente scaricati almeno una volta.</w:t>
      </w:r>
    </w:p>
    <w:p w14:paraId="10420CBF" w14:textId="261BDBF0" w:rsidR="008100FB" w:rsidRDefault="00797862" w:rsidP="008100FB">
      <w:pPr>
        <w:jc w:val="center"/>
        <w:rPr>
          <w:i/>
          <w:iCs/>
          <w:sz w:val="20"/>
          <w:szCs w:val="20"/>
        </w:rPr>
      </w:pPr>
      <w:r w:rsidRPr="00797862">
        <w:rPr>
          <w:b/>
        </w:rPr>
        <w:drawing>
          <wp:inline distT="0" distB="0" distL="0" distR="0" wp14:anchorId="38200DB1" wp14:editId="4DB3CEF7">
            <wp:extent cx="3977837" cy="1182726"/>
            <wp:effectExtent l="0" t="0" r="381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856"/>
                    <a:stretch/>
                  </pic:blipFill>
                  <pic:spPr bwMode="auto">
                    <a:xfrm>
                      <a:off x="0" y="0"/>
                      <a:ext cx="4010975" cy="1192579"/>
                    </a:xfrm>
                    <a:prstGeom prst="rect">
                      <a:avLst/>
                    </a:prstGeom>
                    <a:ln>
                      <a:noFill/>
                    </a:ln>
                    <a:extLst>
                      <a:ext uri="{53640926-AAD7-44D8-BBD7-CCE9431645EC}">
                        <a14:shadowObscured xmlns:a14="http://schemas.microsoft.com/office/drawing/2010/main"/>
                      </a:ext>
                    </a:extLst>
                  </pic:spPr>
                </pic:pic>
              </a:graphicData>
            </a:graphic>
          </wp:inline>
        </w:drawing>
      </w:r>
      <w:r w:rsidR="00EB52F4">
        <w:rPr>
          <w:bCs/>
          <w:sz w:val="20"/>
          <w:szCs w:val="20"/>
        </w:rPr>
        <w:br/>
      </w:r>
      <w:r w:rsidRPr="00797862">
        <w:rPr>
          <w:bCs/>
          <w:sz w:val="20"/>
          <w:szCs w:val="20"/>
        </w:rPr>
        <w:t xml:space="preserve">Figura </w:t>
      </w:r>
      <w:r w:rsidR="00B574B1">
        <w:rPr>
          <w:bCs/>
          <w:sz w:val="20"/>
          <w:szCs w:val="20"/>
        </w:rPr>
        <w:t>1</w:t>
      </w:r>
      <w:r w:rsidR="007A0B84">
        <w:rPr>
          <w:bCs/>
          <w:sz w:val="20"/>
          <w:szCs w:val="20"/>
        </w:rPr>
        <w:t>1</w:t>
      </w:r>
      <w:r w:rsidRPr="00797862">
        <w:rPr>
          <w:bCs/>
          <w:sz w:val="20"/>
          <w:szCs w:val="20"/>
        </w:rPr>
        <w:t xml:space="preserve">: Contenuto del file </w:t>
      </w:r>
      <w:r w:rsidR="008100FB">
        <w:rPr>
          <w:bCs/>
          <w:sz w:val="20"/>
          <w:szCs w:val="20"/>
        </w:rPr>
        <w:br/>
      </w:r>
      <w:r w:rsidRPr="00797862">
        <w:rPr>
          <w:bCs/>
          <w:i/>
          <w:iCs/>
          <w:sz w:val="20"/>
          <w:szCs w:val="20"/>
        </w:rPr>
        <w:t>src/domain/interfaceToMitre/mitreData/files/</w:t>
      </w:r>
      <w:r w:rsidRPr="00797862">
        <w:rPr>
          <w:i/>
          <w:iCs/>
          <w:sz w:val="20"/>
          <w:szCs w:val="20"/>
        </w:rPr>
        <w:t>local-hashes</w:t>
      </w:r>
      <w:r w:rsidRPr="00797862">
        <w:rPr>
          <w:i/>
          <w:iCs/>
          <w:sz w:val="20"/>
          <w:szCs w:val="20"/>
        </w:rPr>
        <w:t>.json</w:t>
      </w:r>
    </w:p>
    <w:p w14:paraId="70B44D83" w14:textId="77777777" w:rsidR="008100FB" w:rsidRDefault="008100FB" w:rsidP="00D030DD">
      <w:pPr>
        <w:pStyle w:val="Titolo5"/>
      </w:pPr>
      <w:r>
        <w:lastRenderedPageBreak/>
        <w:t>Mitre Atlas Data</w:t>
      </w:r>
    </w:p>
    <w:p w14:paraId="09EFABC1" w14:textId="38B0EE14" w:rsidR="008100FB" w:rsidRDefault="007A0B84" w:rsidP="008100FB">
      <w:r>
        <w:t xml:space="preserve">Il package </w:t>
      </w:r>
      <w:proofErr w:type="spellStart"/>
      <w:r>
        <w:rPr>
          <w:i/>
          <w:iCs/>
        </w:rPr>
        <w:t>mitreAtlasData</w:t>
      </w:r>
      <w:proofErr w:type="spellEnd"/>
      <w:r>
        <w:rPr>
          <w:i/>
          <w:iCs/>
        </w:rPr>
        <w:t xml:space="preserve"> </w:t>
      </w:r>
      <w:r>
        <w:t>(figura 12)</w:t>
      </w:r>
      <w:r>
        <w:rPr>
          <w:i/>
          <w:iCs/>
        </w:rPr>
        <w:t xml:space="preserve"> </w:t>
      </w:r>
      <w:r>
        <w:t>è</w:t>
      </w:r>
      <w:r w:rsidR="00EB52F4" w:rsidRPr="00EB52F4">
        <w:t xml:space="preserve"> </w:t>
      </w:r>
      <w:r>
        <w:t xml:space="preserve">un insieme di moduli, il cui accesso esterno è regolato della </w:t>
      </w:r>
      <w:r w:rsidR="00EB52F4" w:rsidRPr="00EB52F4">
        <w:t>classe</w:t>
      </w:r>
      <w:r>
        <w:t xml:space="preserve"> </w:t>
      </w:r>
      <w:r w:rsidR="00EB52F4" w:rsidRPr="00EB52F4">
        <w:t>progettata specificamente per estrarre e rendere disponibili i dati contenuti nel file "</w:t>
      </w:r>
      <w:proofErr w:type="spellStart"/>
      <w:r w:rsidR="00EB52F4" w:rsidRPr="00B574B1">
        <w:rPr>
          <w:i/>
          <w:iCs/>
        </w:rPr>
        <w:t>atlas.json</w:t>
      </w:r>
      <w:proofErr w:type="spellEnd"/>
      <w:r w:rsidR="00EB52F4" w:rsidRPr="00EB52F4">
        <w:t xml:space="preserve">", consentendo la loro manipolazione in tempo reale. Questa classe è stata sviluppata su misura per questo sistema, ispirandosi alla struttura e alla funzionalità della classe preesistente </w:t>
      </w:r>
      <w:proofErr w:type="spellStart"/>
      <w:r w:rsidR="00EB52F4" w:rsidRPr="00EB52F4">
        <w:rPr>
          <w:b/>
          <w:bCs/>
        </w:rPr>
        <w:t>MitreAttackData</w:t>
      </w:r>
      <w:proofErr w:type="spellEnd"/>
      <w:r w:rsidR="00EB52F4" w:rsidRPr="00EB52F4">
        <w:t>. L'obiettivo era garantire che i dati ottenuti fossero in un formato uniforme e compatibile, facilitando così l'integrazione e la manipolazione efficace delle informazioni durante l'esecuzione del programma</w:t>
      </w:r>
      <w:r w:rsidR="00EB52F4">
        <w:t>.</w:t>
      </w:r>
    </w:p>
    <w:p w14:paraId="7F18B103" w14:textId="44EFAF9D" w:rsidR="00EB52F4" w:rsidRDefault="0089123C" w:rsidP="0089123C">
      <w:r>
        <w:t>La classe in oggetto interagisce con degli oggetti</w:t>
      </w:r>
      <w:r w:rsidR="007A0B84">
        <w:t xml:space="preserve"> presenti nel sub-package</w:t>
      </w:r>
      <w:r>
        <w:t xml:space="preserve"> </w:t>
      </w:r>
      <w:r w:rsidRPr="0089123C">
        <w:rPr>
          <w:i/>
          <w:iCs/>
        </w:rPr>
        <w:t>container</w:t>
      </w:r>
      <w:r>
        <w:t>, specificamente istanze singleton di classi progettate per recuperare i dati dai file JSON. Questi container fungono da intermediari dedicati all'acquisizione e alla gestione delle informazioni</w:t>
      </w:r>
      <w:r>
        <w:t>, diminuendo le richieste di lettura del file.</w:t>
      </w:r>
    </w:p>
    <w:p w14:paraId="45C89A09" w14:textId="4F827048" w:rsidR="00B574B1" w:rsidRDefault="00B574B1" w:rsidP="00B574B1">
      <w:pPr>
        <w:jc w:val="center"/>
        <w:rPr>
          <w:i/>
          <w:iCs/>
        </w:rPr>
      </w:pPr>
      <w:r w:rsidRPr="00B574B1">
        <w:drawing>
          <wp:inline distT="0" distB="0" distL="0" distR="0" wp14:anchorId="0C17057F" wp14:editId="08977471">
            <wp:extent cx="3431660" cy="3055696"/>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BEBA8EAE-BF5A-486C-A8C5-ECC9F3942E4B}">
                          <a14:imgProps xmlns:a14="http://schemas.microsoft.com/office/drawing/2010/main">
                            <a14:imgLayer r:embed="rId22">
                              <a14:imgEffect>
                                <a14:colorTemperature colorTemp="5900"/>
                              </a14:imgEffect>
                              <a14:imgEffect>
                                <a14:saturation sat="0"/>
                              </a14:imgEffect>
                              <a14:imgEffect>
                                <a14:brightnessContrast bright="20000" contrast="-40000"/>
                              </a14:imgEffect>
                            </a14:imgLayer>
                          </a14:imgProps>
                        </a:ext>
                      </a:extLst>
                    </a:blip>
                    <a:stretch>
                      <a:fillRect/>
                    </a:stretch>
                  </pic:blipFill>
                  <pic:spPr>
                    <a:xfrm>
                      <a:off x="0" y="0"/>
                      <a:ext cx="3440559" cy="3063620"/>
                    </a:xfrm>
                    <a:prstGeom prst="rect">
                      <a:avLst/>
                    </a:prstGeom>
                  </pic:spPr>
                </pic:pic>
              </a:graphicData>
            </a:graphic>
          </wp:inline>
        </w:drawing>
      </w:r>
      <w:r>
        <w:br/>
      </w:r>
      <w:r>
        <w:rPr>
          <w:sz w:val="20"/>
          <w:szCs w:val="20"/>
        </w:rPr>
        <w:t>Figura 1</w:t>
      </w:r>
      <w:r w:rsidR="007A0B84">
        <w:rPr>
          <w:sz w:val="20"/>
          <w:szCs w:val="20"/>
        </w:rPr>
        <w:t>2</w:t>
      </w:r>
      <w:r>
        <w:rPr>
          <w:sz w:val="20"/>
          <w:szCs w:val="20"/>
        </w:rPr>
        <w:t>: Strutturazione package</w:t>
      </w:r>
      <w:r w:rsidR="007A0B84">
        <w:rPr>
          <w:sz w:val="20"/>
          <w:szCs w:val="20"/>
        </w:rPr>
        <w:br/>
      </w:r>
      <w:r>
        <w:rPr>
          <w:i/>
          <w:iCs/>
        </w:rPr>
        <w:t>src/domain/InterfaceToMitre</w:t>
      </w:r>
      <w:r>
        <w:rPr>
          <w:i/>
          <w:iCs/>
        </w:rPr>
        <w:t>/</w:t>
      </w:r>
      <w:r w:rsidR="006B2D65">
        <w:rPr>
          <w:i/>
          <w:iCs/>
        </w:rPr>
        <w:t>mitreData/</w:t>
      </w:r>
      <w:proofErr w:type="spellStart"/>
      <w:r w:rsidR="006B2D65">
        <w:rPr>
          <w:i/>
          <w:iCs/>
        </w:rPr>
        <w:t>mitreAtlasData</w:t>
      </w:r>
      <w:proofErr w:type="spellEnd"/>
    </w:p>
    <w:p w14:paraId="293C8A73" w14:textId="77777777" w:rsidR="00BB03C8" w:rsidRDefault="00BB03C8" w:rsidP="00BB03C8">
      <w:pPr>
        <w:pStyle w:val="Titolo5"/>
      </w:pPr>
      <w:r>
        <w:lastRenderedPageBreak/>
        <w:t>Mitre ATT&amp;CK to CVE</w:t>
      </w:r>
    </w:p>
    <w:p w14:paraId="4FE5DDC7" w14:textId="172D3A91" w:rsidR="00CE4A38" w:rsidRDefault="00CE4A38" w:rsidP="00CE4A38">
      <w:r>
        <w:t xml:space="preserve">Il package </w:t>
      </w:r>
      <w:r>
        <w:t>in questione</w:t>
      </w:r>
      <w:r>
        <w:t xml:space="preserve"> si dedica a offrire un punto di accesso centralizzato per l'acquisizione di dati relativi alla correlazione tra le Common </w:t>
      </w:r>
      <w:proofErr w:type="spellStart"/>
      <w:r>
        <w:t>Vulnerabilities</w:t>
      </w:r>
      <w:proofErr w:type="spellEnd"/>
      <w:r>
        <w:t xml:space="preserve"> and </w:t>
      </w:r>
      <w:proofErr w:type="spellStart"/>
      <w:r>
        <w:t>Exposures</w:t>
      </w:r>
      <w:proofErr w:type="spellEnd"/>
      <w:r>
        <w:t xml:space="preserve"> (CVE) e il framework ATT&amp;CK. Questo legame tra le vulnerabilità identificate (CVE) e le tattiche, tecniche e procedure (TTP) documentate nell'ATT&amp;CK può essere stabilito seguendo due approcci distinti:</w:t>
      </w:r>
    </w:p>
    <w:p w14:paraId="407A082A" w14:textId="08730DF7" w:rsidR="00CE4A38" w:rsidRPr="00CE4A38" w:rsidRDefault="00CE4A38" w:rsidP="00CE4A38">
      <w:pPr>
        <w:pStyle w:val="Paragrafoelenco"/>
        <w:numPr>
          <w:ilvl w:val="0"/>
          <w:numId w:val="27"/>
        </w:numPr>
        <w:jc w:val="both"/>
        <w:rPr>
          <w:rFonts w:ascii="Arial" w:hAnsi="Arial" w:cs="Arial"/>
        </w:rPr>
      </w:pPr>
      <w:r w:rsidRPr="00CE4A38">
        <w:rPr>
          <w:rFonts w:ascii="Arial" w:hAnsi="Arial" w:cs="Arial"/>
        </w:rPr>
        <w:t xml:space="preserve">Nel caso in cui il CTID (Cyber </w:t>
      </w:r>
      <w:proofErr w:type="spellStart"/>
      <w:r w:rsidRPr="00CE4A38">
        <w:rPr>
          <w:rFonts w:ascii="Arial" w:hAnsi="Arial" w:cs="Arial"/>
        </w:rPr>
        <w:t>Threat</w:t>
      </w:r>
      <w:proofErr w:type="spellEnd"/>
      <w:r w:rsidRPr="00CE4A38">
        <w:rPr>
          <w:rFonts w:ascii="Arial" w:hAnsi="Arial" w:cs="Arial"/>
        </w:rPr>
        <w:t xml:space="preserve"> Intelligence ID) disponga di una mappatura esistente attraverso il framework MAPPINGS EXPLORER, la relazione verrà direttamente recuperata dal file "</w:t>
      </w:r>
      <w:proofErr w:type="spellStart"/>
      <w:r w:rsidRPr="00CE4A38">
        <w:rPr>
          <w:rFonts w:ascii="Arial" w:hAnsi="Arial" w:cs="Arial"/>
        </w:rPr>
        <w:t>attack_to_cve.json</w:t>
      </w:r>
      <w:proofErr w:type="spellEnd"/>
      <w:r w:rsidRPr="00CE4A38">
        <w:rPr>
          <w:rFonts w:ascii="Arial" w:hAnsi="Arial" w:cs="Arial"/>
        </w:rPr>
        <w:t>"</w:t>
      </w:r>
      <w:r>
        <w:rPr>
          <w:rFonts w:ascii="Arial" w:hAnsi="Arial" w:cs="Arial"/>
        </w:rPr>
        <w:t xml:space="preserve">, ottenendo </w:t>
      </w:r>
      <w:proofErr w:type="gramStart"/>
      <w:r>
        <w:rPr>
          <w:rFonts w:ascii="Arial" w:hAnsi="Arial" w:cs="Arial"/>
        </w:rPr>
        <w:t>il</w:t>
      </w:r>
      <w:r>
        <w:rPr>
          <w:rFonts w:ascii="Arial" w:hAnsi="Arial" w:cs="Arial"/>
          <w:i/>
          <w:iCs/>
        </w:rPr>
        <w:t xml:space="preserve"> mitre</w:t>
      </w:r>
      <w:proofErr w:type="gramEnd"/>
      <w:r>
        <w:rPr>
          <w:rFonts w:ascii="Arial" w:hAnsi="Arial" w:cs="Arial"/>
          <w:i/>
          <w:iCs/>
        </w:rPr>
        <w:t xml:space="preserve"> id </w:t>
      </w:r>
      <w:r>
        <w:rPr>
          <w:rFonts w:ascii="Arial" w:hAnsi="Arial" w:cs="Arial"/>
        </w:rPr>
        <w:t xml:space="preserve"> degli attacchi correlati</w:t>
      </w:r>
      <w:r w:rsidRPr="00CE4A38">
        <w:rPr>
          <w:rFonts w:ascii="Arial" w:hAnsi="Arial" w:cs="Arial"/>
        </w:rPr>
        <w:t>;</w:t>
      </w:r>
    </w:p>
    <w:p w14:paraId="75A76702" w14:textId="311E135D" w:rsidR="00CE4A38" w:rsidRPr="00CE4A38" w:rsidRDefault="00CE4A38" w:rsidP="00CE4A38">
      <w:pPr>
        <w:pStyle w:val="Paragrafoelenco"/>
        <w:numPr>
          <w:ilvl w:val="0"/>
          <w:numId w:val="27"/>
        </w:numPr>
        <w:jc w:val="both"/>
        <w:rPr>
          <w:rFonts w:ascii="Arial" w:hAnsi="Arial" w:cs="Arial"/>
        </w:rPr>
      </w:pPr>
      <w:r w:rsidRPr="00CE4A38">
        <w:rPr>
          <w:rFonts w:ascii="Arial" w:hAnsi="Arial" w:cs="Arial"/>
        </w:rPr>
        <w:t>Qualora il CVE ID ricercato non risulti presente all'interno del file JSON, il sistema procederà confrontando la descrizione della vulnerabilità specifica con quelle di ciascuna tecnica ATT&amp;CK attraverso l'impiego del modello ATTACK BERT</w:t>
      </w:r>
      <w:r w:rsidR="00CA2B41">
        <w:rPr>
          <w:rFonts w:ascii="Arial" w:hAnsi="Arial" w:cs="Arial"/>
        </w:rPr>
        <w:t xml:space="preserve">, utilizzato tramite la classe singleton che permette di effettuare </w:t>
      </w:r>
      <w:r w:rsidR="005B2D30">
        <w:rPr>
          <w:rFonts w:ascii="Arial" w:hAnsi="Arial" w:cs="Arial"/>
        </w:rPr>
        <w:t xml:space="preserve">tale </w:t>
      </w:r>
      <w:r w:rsidR="00CA2B41">
        <w:rPr>
          <w:rFonts w:ascii="Arial" w:hAnsi="Arial" w:cs="Arial"/>
        </w:rPr>
        <w:t>ricerca</w:t>
      </w:r>
      <w:r w:rsidRPr="00CE4A38">
        <w:rPr>
          <w:rFonts w:ascii="Arial" w:hAnsi="Arial" w:cs="Arial"/>
        </w:rPr>
        <w:t>. L'obiettivo è identificare quelle tecniche che mostrano una similarità coseno maggiore o uguale a 0.5. Questo permette di generare una nuova mappatura, la quale verrà successivamente salvata nel file "</w:t>
      </w:r>
      <w:proofErr w:type="spellStart"/>
      <w:r w:rsidRPr="00CE4A38">
        <w:rPr>
          <w:rFonts w:ascii="Arial" w:hAnsi="Arial" w:cs="Arial"/>
        </w:rPr>
        <w:t>attack_to_cve_ber_history.json</w:t>
      </w:r>
      <w:proofErr w:type="spellEnd"/>
      <w:r w:rsidRPr="00CE4A38">
        <w:rPr>
          <w:rFonts w:ascii="Arial" w:hAnsi="Arial" w:cs="Arial"/>
        </w:rPr>
        <w:t>". Di conseguenza, le ricerche future della stessa vulnerabilità risulteranno significativamente più veloci, grazie alla disponibilità immediata della correlazione precedentemente determinata.</w:t>
      </w:r>
    </w:p>
    <w:p w14:paraId="51F7CCF2" w14:textId="0E3B717A" w:rsidR="00BB03C8" w:rsidRPr="00CB5D44" w:rsidRDefault="00BB03C8" w:rsidP="00BB03C8">
      <w:pPr>
        <w:jc w:val="center"/>
      </w:pPr>
      <w:r w:rsidRPr="00BB03C8">
        <w:drawing>
          <wp:inline distT="0" distB="0" distL="0" distR="0" wp14:anchorId="0E65FF69" wp14:editId="4881187B">
            <wp:extent cx="2958393" cy="755335"/>
            <wp:effectExtent l="0" t="0" r="0" b="698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BEBA8EAE-BF5A-486C-A8C5-ECC9F3942E4B}">
                          <a14:imgProps xmlns:a14="http://schemas.microsoft.com/office/drawing/2010/main">
                            <a14:imgLayer r:embed="rId24">
                              <a14:imgEffect>
                                <a14:brightnessContrast bright="20000" contrast="-40000"/>
                              </a14:imgEffect>
                            </a14:imgLayer>
                          </a14:imgProps>
                        </a:ext>
                      </a:extLst>
                    </a:blip>
                    <a:stretch>
                      <a:fillRect/>
                    </a:stretch>
                  </pic:blipFill>
                  <pic:spPr>
                    <a:xfrm>
                      <a:off x="0" y="0"/>
                      <a:ext cx="2966386" cy="757376"/>
                    </a:xfrm>
                    <a:prstGeom prst="rect">
                      <a:avLst/>
                    </a:prstGeom>
                  </pic:spPr>
                </pic:pic>
              </a:graphicData>
            </a:graphic>
          </wp:inline>
        </w:drawing>
      </w:r>
      <w:r>
        <w:br/>
        <w:t xml:space="preserve">Figura 13: </w:t>
      </w:r>
      <w:r w:rsidR="00CB5D44">
        <w:t xml:space="preserve">Struttura del package </w:t>
      </w:r>
      <w:r w:rsidR="00CB5D44">
        <w:rPr>
          <w:i/>
          <w:iCs/>
        </w:rPr>
        <w:t>src/domain/InterfaceToMitre/mitreData/</w:t>
      </w:r>
      <w:proofErr w:type="spellStart"/>
      <w:r w:rsidR="00CB5D44">
        <w:rPr>
          <w:i/>
          <w:iCs/>
        </w:rPr>
        <w:t>mitre</w:t>
      </w:r>
      <w:r w:rsidR="00CB5D44">
        <w:rPr>
          <w:i/>
          <w:iCs/>
        </w:rPr>
        <w:t>AttackToCVE</w:t>
      </w:r>
      <w:proofErr w:type="spellEnd"/>
    </w:p>
    <w:p w14:paraId="2B1D2CE2" w14:textId="164ACE65" w:rsidR="00B75024" w:rsidRDefault="00B75024" w:rsidP="00D030DD">
      <w:pPr>
        <w:pStyle w:val="Titolo5"/>
      </w:pPr>
      <w:r>
        <w:t>Mitre Data</w:t>
      </w:r>
    </w:p>
    <w:p w14:paraId="51C586DF" w14:textId="09318531" w:rsidR="00367AEA" w:rsidRDefault="00367AEA" w:rsidP="00367AEA">
      <w:pPr>
        <w:rPr>
          <w:b/>
        </w:rPr>
      </w:pPr>
      <w:r w:rsidRPr="00367AEA">
        <w:t>Si tratta di un componente del software</w:t>
      </w:r>
      <w:r w:rsidR="008100FB">
        <w:t xml:space="preserve"> che svolge il ruolo di </w:t>
      </w:r>
      <w:r w:rsidR="008100FB" w:rsidRPr="008100FB">
        <w:rPr>
          <w:b/>
          <w:bCs/>
        </w:rPr>
        <w:t>interfaccia</w:t>
      </w:r>
      <w:r w:rsidR="008100FB">
        <w:t xml:space="preserve"> ai </w:t>
      </w:r>
      <w:r w:rsidR="008100FB" w:rsidRPr="008100FB">
        <w:rPr>
          <w:b/>
          <w:bCs/>
        </w:rPr>
        <w:t>dati</w:t>
      </w:r>
      <w:r w:rsidR="008100FB">
        <w:t xml:space="preserve"> </w:t>
      </w:r>
      <w:proofErr w:type="spellStart"/>
      <w:r w:rsidR="008100FB" w:rsidRPr="008100FB">
        <w:rPr>
          <w:b/>
          <w:bCs/>
        </w:rPr>
        <w:t>raw</w:t>
      </w:r>
      <w:proofErr w:type="spellEnd"/>
      <w:r w:rsidR="008100FB">
        <w:t xml:space="preserve"> provenienti dai file </w:t>
      </w:r>
      <w:r w:rsidR="008100FB" w:rsidRPr="00367AEA">
        <w:t>JSON</w:t>
      </w:r>
      <w:r w:rsidR="008100FB">
        <w:t xml:space="preserve"> (figura 1</w:t>
      </w:r>
      <w:r w:rsidR="00BB03C8">
        <w:t>4</w:t>
      </w:r>
      <w:r w:rsidR="008100FB">
        <w:t>). M</w:t>
      </w:r>
      <w:r w:rsidRPr="00367AEA">
        <w:t xml:space="preserve">ette a disposizione </w:t>
      </w:r>
      <w:r w:rsidRPr="00367AEA">
        <w:lastRenderedPageBreak/>
        <w:t xml:space="preserve">quattro variabili statiche </w:t>
      </w:r>
      <w:r w:rsidR="008100FB">
        <w:t>che</w:t>
      </w:r>
      <w:r w:rsidRPr="00367AEA">
        <w:t xml:space="preserve"> rappresentano i diversi dataset </w:t>
      </w:r>
      <w:r w:rsidR="008100FB">
        <w:t xml:space="preserve">utilizzati </w:t>
      </w:r>
      <w:r w:rsidRPr="00367AEA">
        <w:t>relativi al dominio della sicurezza informatica, come specificato di seguito:</w:t>
      </w:r>
    </w:p>
    <w:p w14:paraId="2FCE06EE" w14:textId="7BC5609E" w:rsidR="00367AEA" w:rsidRPr="00367AEA" w:rsidRDefault="00367AEA" w:rsidP="007A0B84">
      <w:pPr>
        <w:pStyle w:val="Paragrafoelenco"/>
        <w:numPr>
          <w:ilvl w:val="0"/>
          <w:numId w:val="25"/>
        </w:numPr>
        <w:jc w:val="both"/>
        <w:rPr>
          <w:rFonts w:ascii="Arial" w:hAnsi="Arial" w:cs="Arial"/>
        </w:rPr>
      </w:pPr>
      <w:r w:rsidRPr="00367AEA">
        <w:rPr>
          <w:rFonts w:ascii="Arial" w:hAnsi="Arial" w:cs="Arial"/>
          <w:b/>
          <w:bCs/>
        </w:rPr>
        <w:t>MITRE_ATTACK_ENTERPRISE_DATA</w:t>
      </w:r>
      <w:r w:rsidRPr="00367AEA">
        <w:rPr>
          <w:rFonts w:ascii="Arial" w:hAnsi="Arial" w:cs="Arial"/>
        </w:rPr>
        <w:t>: carica i dati dell'ATT&amp;CK Enterprise da file JSON.</w:t>
      </w:r>
    </w:p>
    <w:p w14:paraId="511597A8" w14:textId="651A4BCA" w:rsidR="00367AEA" w:rsidRPr="00367AEA" w:rsidRDefault="00367AEA" w:rsidP="007A0B84">
      <w:pPr>
        <w:pStyle w:val="Paragrafoelenco"/>
        <w:numPr>
          <w:ilvl w:val="0"/>
          <w:numId w:val="25"/>
        </w:numPr>
        <w:jc w:val="both"/>
        <w:rPr>
          <w:rFonts w:ascii="Arial" w:hAnsi="Arial" w:cs="Arial"/>
        </w:rPr>
      </w:pPr>
      <w:r w:rsidRPr="00367AEA">
        <w:rPr>
          <w:rFonts w:ascii="Arial" w:hAnsi="Arial" w:cs="Arial"/>
          <w:b/>
          <w:bCs/>
          <w:spacing w:val="12"/>
        </w:rPr>
        <w:t>MITRE_ATTACK_MOBILE_DATA</w:t>
      </w:r>
      <w:r w:rsidRPr="00367AEA">
        <w:rPr>
          <w:rFonts w:ascii="Arial" w:hAnsi="Arial" w:cs="Arial"/>
          <w:spacing w:val="12"/>
        </w:rPr>
        <w:t>: fornisce l'accesso ai dati dell'ATT&amp;CK per il contesto mobile</w:t>
      </w:r>
      <w:r>
        <w:rPr>
          <w:rFonts w:ascii="Arial" w:hAnsi="Arial" w:cs="Arial"/>
          <w:spacing w:val="12"/>
        </w:rPr>
        <w:t>.</w:t>
      </w:r>
    </w:p>
    <w:p w14:paraId="788A9FFF" w14:textId="63A3BF80" w:rsidR="00367AEA" w:rsidRPr="00367AEA" w:rsidRDefault="00367AEA" w:rsidP="007A0B84">
      <w:pPr>
        <w:pStyle w:val="Paragrafoelenco"/>
        <w:numPr>
          <w:ilvl w:val="0"/>
          <w:numId w:val="25"/>
        </w:numPr>
        <w:jc w:val="both"/>
        <w:rPr>
          <w:rFonts w:ascii="Arial" w:hAnsi="Arial" w:cs="Arial"/>
        </w:rPr>
      </w:pPr>
      <w:r w:rsidRPr="00367AEA">
        <w:rPr>
          <w:rFonts w:ascii="Arial" w:hAnsi="Arial" w:cs="Arial"/>
          <w:b/>
          <w:bCs/>
          <w:spacing w:val="12"/>
        </w:rPr>
        <w:t>MITRE_ATTACK_ICS_DATA</w:t>
      </w:r>
      <w:r w:rsidRPr="00367AEA">
        <w:rPr>
          <w:rFonts w:ascii="Arial" w:hAnsi="Arial" w:cs="Arial"/>
          <w:spacing w:val="12"/>
        </w:rPr>
        <w:t>: rende disponibili i dati dell'ATT&amp;CK per i sistemi di controllo industriale (ICS).</w:t>
      </w:r>
    </w:p>
    <w:p w14:paraId="3B4DBEE4" w14:textId="6D304776" w:rsidR="00367AEA" w:rsidRPr="00367AEA" w:rsidRDefault="00367AEA" w:rsidP="007A0B84">
      <w:pPr>
        <w:pStyle w:val="Paragrafoelenco"/>
        <w:numPr>
          <w:ilvl w:val="0"/>
          <w:numId w:val="25"/>
        </w:numPr>
        <w:jc w:val="both"/>
        <w:rPr>
          <w:rFonts w:ascii="Arial" w:hAnsi="Arial" w:cs="Arial"/>
        </w:rPr>
      </w:pPr>
      <w:r w:rsidRPr="00367AEA">
        <w:rPr>
          <w:rFonts w:ascii="Arial" w:hAnsi="Arial" w:cs="Arial"/>
          <w:b/>
          <w:bCs/>
          <w:spacing w:val="12"/>
        </w:rPr>
        <w:t>MITRE_ATLAS_DATA</w:t>
      </w:r>
      <w:r w:rsidRPr="00367AEA">
        <w:rPr>
          <w:rFonts w:ascii="Arial" w:hAnsi="Arial" w:cs="Arial"/>
          <w:spacing w:val="12"/>
        </w:rPr>
        <w:t xml:space="preserve">: </w:t>
      </w:r>
      <w:r>
        <w:rPr>
          <w:rFonts w:ascii="Arial" w:hAnsi="Arial" w:cs="Arial"/>
          <w:spacing w:val="12"/>
        </w:rPr>
        <w:t>fornisce</w:t>
      </w:r>
      <w:r w:rsidRPr="00367AEA">
        <w:rPr>
          <w:rFonts w:ascii="Arial" w:hAnsi="Arial" w:cs="Arial"/>
          <w:spacing w:val="12"/>
        </w:rPr>
        <w:t xml:space="preserve"> i dati d</w:t>
      </w:r>
      <w:r>
        <w:rPr>
          <w:rFonts w:ascii="Arial" w:hAnsi="Arial" w:cs="Arial"/>
          <w:spacing w:val="12"/>
        </w:rPr>
        <w:t>ella matrice</w:t>
      </w:r>
      <w:r w:rsidRPr="00367AEA">
        <w:rPr>
          <w:rFonts w:ascii="Arial" w:hAnsi="Arial" w:cs="Arial"/>
          <w:spacing w:val="12"/>
        </w:rPr>
        <w:t xml:space="preserve"> ATLAS</w:t>
      </w:r>
      <w:r>
        <w:rPr>
          <w:rFonts w:ascii="Arial" w:hAnsi="Arial" w:cs="Arial"/>
          <w:spacing w:val="12"/>
        </w:rPr>
        <w:t xml:space="preserve"> per sistemi in cui è presente una componente di AI</w:t>
      </w:r>
      <w:r w:rsidRPr="00367AEA">
        <w:rPr>
          <w:rFonts w:ascii="Arial" w:hAnsi="Arial" w:cs="Arial"/>
          <w:spacing w:val="12"/>
        </w:rPr>
        <w:t>.</w:t>
      </w:r>
    </w:p>
    <w:p w14:paraId="2E2D7026" w14:textId="216E43EF" w:rsidR="00367AEA" w:rsidRPr="00367AEA" w:rsidRDefault="00367AEA" w:rsidP="007A0B84">
      <w:pPr>
        <w:pStyle w:val="Paragrafoelenco"/>
        <w:numPr>
          <w:ilvl w:val="0"/>
          <w:numId w:val="25"/>
        </w:numPr>
        <w:jc w:val="both"/>
        <w:rPr>
          <w:rFonts w:ascii="Arial" w:hAnsi="Arial" w:cs="Arial"/>
        </w:rPr>
      </w:pPr>
      <w:r w:rsidRPr="00367AEA">
        <w:rPr>
          <w:rFonts w:ascii="Arial" w:hAnsi="Arial" w:cs="Arial"/>
          <w:b/>
          <w:bCs/>
          <w:spacing w:val="12"/>
        </w:rPr>
        <w:t>MITRE_ATTACK_TO_CVE</w:t>
      </w:r>
      <w:r w:rsidRPr="00367AEA">
        <w:rPr>
          <w:rFonts w:ascii="Arial" w:hAnsi="Arial" w:cs="Arial"/>
          <w:spacing w:val="12"/>
        </w:rPr>
        <w:t>: offre un ponte tra i dati di ATT&amp;CK e le vulnerabilità specifiche (CVE), permettendo una mappatura diretta tra le tecniche di attacco e le vulnerabilità note.</w:t>
      </w:r>
    </w:p>
    <w:p w14:paraId="21A6A51D" w14:textId="785BCA21" w:rsidR="00B574B1" w:rsidRPr="00BB03C8" w:rsidRDefault="00792500" w:rsidP="00BB03C8">
      <w:pPr>
        <w:ind w:left="360"/>
        <w:jc w:val="center"/>
        <w:rPr>
          <w:rFonts w:cs="Arial"/>
          <w:spacing w:val="0"/>
        </w:rPr>
      </w:pPr>
      <w:r w:rsidRPr="00792500">
        <w:rPr>
          <w:rFonts w:cs="Arial"/>
          <w:spacing w:val="0"/>
          <w:sz w:val="20"/>
          <w:szCs w:val="20"/>
        </w:rPr>
        <w:drawing>
          <wp:inline distT="0" distB="0" distL="0" distR="0" wp14:anchorId="7466461A" wp14:editId="2F23FD5A">
            <wp:extent cx="5265269" cy="1043940"/>
            <wp:effectExtent l="0" t="0" r="0" b="381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99" r="-1"/>
                    <a:stretch/>
                  </pic:blipFill>
                  <pic:spPr bwMode="auto">
                    <a:xfrm>
                      <a:off x="0" y="0"/>
                      <a:ext cx="5337716" cy="1058304"/>
                    </a:xfrm>
                    <a:prstGeom prst="rect">
                      <a:avLst/>
                    </a:prstGeom>
                    <a:ln>
                      <a:noFill/>
                    </a:ln>
                    <a:extLst>
                      <a:ext uri="{53640926-AAD7-44D8-BBD7-CCE9431645EC}">
                        <a14:shadowObscured xmlns:a14="http://schemas.microsoft.com/office/drawing/2010/main"/>
                      </a:ext>
                    </a:extLst>
                  </pic:spPr>
                </pic:pic>
              </a:graphicData>
            </a:graphic>
          </wp:inline>
        </w:drawing>
      </w:r>
      <w:r w:rsidR="00EB52F4">
        <w:rPr>
          <w:rFonts w:cs="Arial"/>
          <w:spacing w:val="0"/>
          <w:sz w:val="20"/>
          <w:szCs w:val="20"/>
        </w:rPr>
        <w:t>F</w:t>
      </w:r>
      <w:r w:rsidR="00367AEA" w:rsidRPr="008100FB">
        <w:rPr>
          <w:rFonts w:cs="Arial"/>
          <w:spacing w:val="0"/>
          <w:sz w:val="20"/>
          <w:szCs w:val="20"/>
        </w:rPr>
        <w:t>igura 1</w:t>
      </w:r>
      <w:r w:rsidR="00BB03C8">
        <w:rPr>
          <w:rFonts w:cs="Arial"/>
          <w:spacing w:val="0"/>
          <w:sz w:val="20"/>
          <w:szCs w:val="20"/>
        </w:rPr>
        <w:t>4</w:t>
      </w:r>
      <w:r w:rsidR="00367AEA" w:rsidRPr="008100FB">
        <w:rPr>
          <w:rFonts w:cs="Arial"/>
          <w:spacing w:val="0"/>
          <w:sz w:val="20"/>
          <w:szCs w:val="20"/>
        </w:rPr>
        <w:t>:</w:t>
      </w:r>
      <w:r w:rsidR="008100FB" w:rsidRPr="008100FB">
        <w:rPr>
          <w:bCs/>
          <w:sz w:val="20"/>
          <w:szCs w:val="20"/>
        </w:rPr>
        <w:t xml:space="preserve"> </w:t>
      </w:r>
      <w:r w:rsidR="008100FB" w:rsidRPr="008100FB">
        <w:rPr>
          <w:bCs/>
          <w:sz w:val="20"/>
          <w:szCs w:val="20"/>
        </w:rPr>
        <w:t>Contenuto del</w:t>
      </w:r>
      <w:r w:rsidR="008100FB" w:rsidRPr="008100FB">
        <w:rPr>
          <w:bCs/>
          <w:sz w:val="20"/>
          <w:szCs w:val="20"/>
        </w:rPr>
        <w:t xml:space="preserve"> modulo</w:t>
      </w:r>
      <w:r w:rsidR="008100FB" w:rsidRPr="008100FB">
        <w:rPr>
          <w:rFonts w:cs="Arial"/>
          <w:spacing w:val="0"/>
          <w:sz w:val="20"/>
          <w:szCs w:val="20"/>
        </w:rPr>
        <w:t xml:space="preserve"> </w:t>
      </w:r>
      <w:r w:rsidR="00367AEA" w:rsidRPr="008100FB">
        <w:rPr>
          <w:bCs/>
          <w:i/>
          <w:iCs/>
          <w:sz w:val="20"/>
          <w:szCs w:val="20"/>
        </w:rPr>
        <w:t>src/domain/interfaceToMitre/mitreData/</w:t>
      </w:r>
      <w:r w:rsidR="00367AEA" w:rsidRPr="008100FB">
        <w:rPr>
          <w:bCs/>
          <w:i/>
          <w:iCs/>
          <w:sz w:val="20"/>
          <w:szCs w:val="20"/>
        </w:rPr>
        <w:t>MitreData</w:t>
      </w:r>
    </w:p>
    <w:p w14:paraId="2610D304" w14:textId="77777777" w:rsidR="0089123C" w:rsidRDefault="0089123C" w:rsidP="0089123C">
      <w:pPr>
        <w:pStyle w:val="Titolo3"/>
      </w:pPr>
      <w:bookmarkStart w:id="97" w:name="_Toc163234301"/>
      <w:r>
        <w:t>Business</w:t>
      </w:r>
      <w:bookmarkEnd w:id="97"/>
    </w:p>
    <w:p w14:paraId="6E7C0BFA" w14:textId="77777777" w:rsidR="0089123C" w:rsidRDefault="0089123C" w:rsidP="0089123C">
      <w:r>
        <w:t>Bla bla bla</w:t>
      </w:r>
    </w:p>
    <w:p w14:paraId="27E4799F" w14:textId="77777777" w:rsidR="0089123C" w:rsidRDefault="0089123C" w:rsidP="0089123C">
      <w:pPr>
        <w:pStyle w:val="Titolo3"/>
      </w:pPr>
      <w:bookmarkStart w:id="98" w:name="_Toc163234302"/>
      <w:r>
        <w:t>Container</w:t>
      </w:r>
      <w:bookmarkEnd w:id="98"/>
    </w:p>
    <w:p w14:paraId="031A8FB9" w14:textId="77777777" w:rsidR="0089123C" w:rsidRDefault="0089123C" w:rsidP="0089123C">
      <w:r>
        <w:t>Bla bla bla</w:t>
      </w:r>
    </w:p>
    <w:p w14:paraId="7C5C6CCB" w14:textId="77777777" w:rsidR="00E32B04" w:rsidRDefault="00E32B04" w:rsidP="00B75024"/>
    <w:p w14:paraId="4D8036AF" w14:textId="2101C4C2" w:rsidR="00776BAB" w:rsidRDefault="00776BAB" w:rsidP="00776BAB">
      <w:pPr>
        <w:pStyle w:val="Titolo3"/>
      </w:pPr>
      <w:bookmarkStart w:id="99" w:name="_Toc163234303"/>
      <w:r>
        <w:t>Ottimizzazione della memoria</w:t>
      </w:r>
      <w:bookmarkEnd w:id="99"/>
    </w:p>
    <w:p w14:paraId="66ED59DD" w14:textId="42ABCAAF" w:rsidR="00B75024" w:rsidRDefault="0042034C" w:rsidP="00B75024">
      <w:r>
        <w:t>Bla bla bla bla</w:t>
      </w:r>
    </w:p>
    <w:p w14:paraId="1CF24E50" w14:textId="0945E114" w:rsidR="00234E19" w:rsidRDefault="00234E19" w:rsidP="00234E19">
      <w:pPr>
        <w:pStyle w:val="Titolo2"/>
      </w:pPr>
      <w:bookmarkStart w:id="100" w:name="_Toc163234304"/>
      <w:r>
        <w:lastRenderedPageBreak/>
        <w:t>Controller</w:t>
      </w:r>
      <w:bookmarkEnd w:id="100"/>
    </w:p>
    <w:p w14:paraId="58D87DFA" w14:textId="11C76F88" w:rsidR="00234E19" w:rsidRPr="00234E19" w:rsidRDefault="00234E19" w:rsidP="00234E19">
      <w:pPr>
        <w:pStyle w:val="Titolo2"/>
      </w:pPr>
      <w:bookmarkStart w:id="101" w:name="_Toc163234305"/>
      <w:proofErr w:type="spellStart"/>
      <w:r>
        <w:t>View</w:t>
      </w:r>
      <w:bookmarkEnd w:id="101"/>
      <w:proofErr w:type="spellEnd"/>
    </w:p>
    <w:p w14:paraId="2A0BD967" w14:textId="2788A600" w:rsidR="00CF5918" w:rsidRPr="007E4D82" w:rsidRDefault="002B6E90" w:rsidP="00E34A6F">
      <w:pPr>
        <w:pStyle w:val="Titolo1"/>
        <w:ind w:right="0"/>
      </w:pPr>
      <w:bookmarkStart w:id="102" w:name="_Toc163234306"/>
      <w:r w:rsidRPr="007E4D82">
        <w:lastRenderedPageBreak/>
        <w:t>Bibliografia</w:t>
      </w:r>
      <w:bookmarkEnd w:id="102"/>
    </w:p>
    <w:sdt>
      <w:sdtPr>
        <w:rPr>
          <w:rFonts w:cs="Arial"/>
        </w:rPr>
        <w:id w:val="111145805"/>
        <w:bibliography/>
      </w:sdtPr>
      <w:sdtContent>
        <w:p w14:paraId="26B3E50D" w14:textId="42CFC36B" w:rsidR="002B6E90" w:rsidRPr="002D424F" w:rsidRDefault="002B6E90" w:rsidP="00E34A6F">
          <w:pPr>
            <w:spacing w:after="160"/>
            <w:rPr>
              <w:rFonts w:cs="Arial"/>
              <w:noProof/>
              <w:lang w:val="en-US"/>
            </w:rPr>
          </w:pPr>
          <w:r w:rsidRPr="002D424F">
            <w:rPr>
              <w:rFonts w:cs="Arial"/>
              <w:noProof/>
              <w:lang w:val="en-US"/>
            </w:rPr>
            <w:t xml:space="preserve">[1] </w:t>
          </w:r>
          <w:r w:rsidRPr="007E4D82">
            <w:rPr>
              <w:rFonts w:cs="Arial"/>
            </w:rPr>
            <w:fldChar w:fldCharType="begin"/>
          </w:r>
          <w:r w:rsidRPr="002D424F">
            <w:rPr>
              <w:rFonts w:cs="Arial"/>
              <w:lang w:val="en-US"/>
            </w:rPr>
            <w:instrText>BIBLIOGRAPHY</w:instrText>
          </w:r>
          <w:r w:rsidRPr="007E4D82">
            <w:rPr>
              <w:rFonts w:cs="Arial"/>
            </w:rPr>
            <w:fldChar w:fldCharType="separate"/>
          </w:r>
          <w:r w:rsidRPr="002D424F">
            <w:rPr>
              <w:rFonts w:cs="Arial"/>
              <w:i/>
              <w:iCs/>
              <w:noProof/>
              <w:lang w:val="en-US"/>
            </w:rPr>
            <w:t>Cisco</w:t>
          </w:r>
          <w:r w:rsidRPr="002D424F">
            <w:rPr>
              <w:rFonts w:cs="Arial"/>
              <w:noProof/>
              <w:lang w:val="en-US"/>
            </w:rPr>
            <w:t xml:space="preserve"> (2022). </w:t>
          </w:r>
          <w:r w:rsidR="00E34A6F" w:rsidRPr="002D424F">
            <w:rPr>
              <w:rFonts w:cs="Arial"/>
              <w:noProof/>
              <w:lang w:val="en-US"/>
            </w:rPr>
            <w:br/>
            <w:t>https://www.cisco.com/c/it_it/products/security/what-is-cybersecurity.html</w:t>
          </w:r>
        </w:p>
        <w:p w14:paraId="3F58C1E7" w14:textId="2FCE35F7" w:rsidR="002B6E90" w:rsidRPr="007E4D82" w:rsidRDefault="002B6E90" w:rsidP="00E34A6F">
          <w:pPr>
            <w:spacing w:after="160"/>
            <w:rPr>
              <w:rFonts w:cs="Arial"/>
              <w:noProof/>
            </w:rPr>
          </w:pPr>
          <w:r w:rsidRPr="007E4D82">
            <w:rPr>
              <w:rFonts w:cs="Arial"/>
              <w:b/>
              <w:bCs/>
            </w:rPr>
            <w:fldChar w:fldCharType="end"/>
          </w:r>
          <w:r w:rsidRPr="007E4D82">
            <w:rPr>
              <w:rFonts w:cs="Arial"/>
            </w:rPr>
            <w:t xml:space="preserve">[2] </w:t>
          </w:r>
          <w:r w:rsidRPr="007E4D82">
            <w:rPr>
              <w:rFonts w:cs="Arial"/>
              <w:i/>
              <w:iCs/>
              <w:noProof/>
            </w:rPr>
            <w:t>Wikipedia</w:t>
          </w:r>
          <w:r w:rsidRPr="007E4D82">
            <w:rPr>
              <w:rFonts w:cs="Arial"/>
              <w:noProof/>
            </w:rPr>
            <w:t xml:space="preserve"> (2024, </w:t>
          </w:r>
          <w:r w:rsidR="00036035">
            <w:rPr>
              <w:rFonts w:cs="Arial"/>
              <w:noProof/>
            </w:rPr>
            <w:t>M</w:t>
          </w:r>
          <w:r w:rsidRPr="007E4D82">
            <w:rPr>
              <w:rFonts w:cs="Arial"/>
              <w:noProof/>
            </w:rPr>
            <w:t>arzo 11). https://it.wikipedia.org/wiki/Internet_delle_cose</w:t>
          </w:r>
        </w:p>
        <w:p w14:paraId="753C4B28" w14:textId="49699431" w:rsidR="002B6E90" w:rsidRPr="002D424F" w:rsidRDefault="002B6E90" w:rsidP="00E34A6F">
          <w:pPr>
            <w:spacing w:after="160"/>
            <w:rPr>
              <w:rFonts w:cs="Arial"/>
              <w:noProof/>
              <w:lang w:val="en-US"/>
            </w:rPr>
          </w:pPr>
          <w:r w:rsidRPr="002D424F">
            <w:rPr>
              <w:rFonts w:cs="Arial"/>
              <w:noProof/>
              <w:lang w:val="en-US"/>
            </w:rPr>
            <w:t xml:space="preserve">[3] </w:t>
          </w:r>
          <w:r w:rsidRPr="002D424F">
            <w:rPr>
              <w:rFonts w:cs="Arial"/>
              <w:i/>
              <w:iCs/>
              <w:noProof/>
              <w:lang w:val="en-US"/>
            </w:rPr>
            <w:t>Cisco</w:t>
          </w:r>
          <w:r w:rsidRPr="002D424F">
            <w:rPr>
              <w:rFonts w:cs="Arial"/>
              <w:noProof/>
              <w:lang w:val="en-US"/>
            </w:rPr>
            <w:t xml:space="preserve"> (2023). </w:t>
          </w:r>
          <w:r w:rsidR="00E34A6F" w:rsidRPr="002D424F">
            <w:rPr>
              <w:rFonts w:cs="Arial"/>
              <w:noProof/>
              <w:lang w:val="en-US"/>
            </w:rPr>
            <w:br/>
          </w:r>
          <w:r w:rsidRPr="002D424F">
            <w:rPr>
              <w:rFonts w:cs="Arial"/>
              <w:noProof/>
              <w:lang w:val="en-US"/>
            </w:rPr>
            <w:t>https://www.learncisco.net/courses/iins/common-security-threats/information-security-and-common-threats.html</w:t>
          </w:r>
        </w:p>
        <w:p w14:paraId="7E1F673A" w14:textId="76DB87BA" w:rsidR="002B6E90" w:rsidRPr="002D424F" w:rsidRDefault="00A15848" w:rsidP="00E34A6F">
          <w:pPr>
            <w:spacing w:after="160"/>
            <w:rPr>
              <w:rFonts w:cs="Arial"/>
              <w:u w:val="single"/>
              <w:lang w:val="en-US"/>
            </w:rPr>
          </w:pPr>
          <w:r w:rsidRPr="002D424F">
            <w:rPr>
              <w:rFonts w:cs="Arial"/>
              <w:lang w:val="en-US"/>
            </w:rPr>
            <w:t xml:space="preserve">[4] </w:t>
          </w:r>
          <w:r w:rsidRPr="002D424F">
            <w:rPr>
              <w:rFonts w:cs="Arial"/>
              <w:i/>
              <w:iCs/>
              <w:lang w:val="en-US"/>
            </w:rPr>
            <w:t>Check Point</w:t>
          </w:r>
          <w:r w:rsidRPr="002D424F">
            <w:rPr>
              <w:rFonts w:cs="Arial"/>
              <w:lang w:val="en-US"/>
            </w:rPr>
            <w:t xml:space="preserve"> (2023, </w:t>
          </w:r>
          <w:proofErr w:type="spellStart"/>
          <w:r w:rsidR="00036035">
            <w:rPr>
              <w:rFonts w:cs="Arial"/>
              <w:lang w:val="en-US"/>
            </w:rPr>
            <w:t>L</w:t>
          </w:r>
          <w:r w:rsidRPr="002D424F">
            <w:rPr>
              <w:rFonts w:cs="Arial"/>
              <w:lang w:val="en-US"/>
            </w:rPr>
            <w:t>uglio</w:t>
          </w:r>
          <w:proofErr w:type="spellEnd"/>
          <w:r w:rsidRPr="002D424F">
            <w:rPr>
              <w:rFonts w:cs="Arial"/>
              <w:lang w:val="en-US"/>
            </w:rPr>
            <w:t>).</w:t>
          </w:r>
          <w:r w:rsidRPr="002D424F">
            <w:rPr>
              <w:rFonts w:cs="Arial"/>
              <w:u w:val="single"/>
              <w:lang w:val="en-US"/>
            </w:rPr>
            <w:t xml:space="preserve"> </w:t>
          </w:r>
          <w:r w:rsidRPr="002D424F">
            <w:rPr>
              <w:rFonts w:cs="Arial"/>
              <w:lang w:val="en-US"/>
            </w:rPr>
            <w:t>https://blog.checkpoint.com/security/average-weekly-global-cyberattacks-peak-with-the-highest-number-in-2-years-marking-an-8-growth-year-over-year-according-to-check-point-research/</w:t>
          </w:r>
        </w:p>
        <w:p w14:paraId="2BD21AB0" w14:textId="009FE3D0" w:rsidR="002B6E90" w:rsidRPr="007E4D82" w:rsidRDefault="0069715F" w:rsidP="00E34A6F">
          <w:pPr>
            <w:spacing w:after="160"/>
            <w:rPr>
              <w:rFonts w:cs="Arial"/>
            </w:rPr>
          </w:pPr>
          <w:r w:rsidRPr="007E4D82">
            <w:rPr>
              <w:rFonts w:cs="Arial"/>
            </w:rPr>
            <w:t xml:space="preserve">[5] </w:t>
          </w:r>
          <w:r w:rsidRPr="007E4D82">
            <w:rPr>
              <w:rFonts w:cs="Arial"/>
              <w:i/>
              <w:iCs/>
            </w:rPr>
            <w:t>Statista</w:t>
          </w:r>
          <w:r w:rsidRPr="007E4D82">
            <w:rPr>
              <w:rFonts w:cs="Arial"/>
            </w:rPr>
            <w:t xml:space="preserve">  (2024, </w:t>
          </w:r>
          <w:r w:rsidR="00036035">
            <w:rPr>
              <w:rFonts w:cs="Arial"/>
            </w:rPr>
            <w:t>F</w:t>
          </w:r>
          <w:r w:rsidRPr="007E4D82">
            <w:rPr>
              <w:rFonts w:cs="Arial"/>
            </w:rPr>
            <w:t>ebbraio 23). https://www.statista.com/chart/31805/countries-responsible-for-the-largest-share-of-cyber-incidents/</w:t>
          </w:r>
        </w:p>
      </w:sdtContent>
    </w:sdt>
    <w:p w14:paraId="0CAD7D14" w14:textId="7F88B3ED" w:rsidR="00E82ECB" w:rsidRPr="007E4D82" w:rsidRDefault="00E82ECB" w:rsidP="00E34A6F">
      <w:pPr>
        <w:spacing w:after="160"/>
        <w:rPr>
          <w:rFonts w:cs="Arial"/>
        </w:rPr>
      </w:pPr>
      <w:r w:rsidRPr="007E4D82">
        <w:rPr>
          <w:rFonts w:cs="Arial"/>
        </w:rPr>
        <w:t xml:space="preserve">[6] Statista  (2024, </w:t>
      </w:r>
      <w:r w:rsidR="00036035">
        <w:rPr>
          <w:rFonts w:cs="Arial"/>
        </w:rPr>
        <w:t>F</w:t>
      </w:r>
      <w:r w:rsidRPr="007E4D82">
        <w:rPr>
          <w:rFonts w:cs="Arial"/>
        </w:rPr>
        <w:t>ebbraio 22). https://www.statista.com/chart/28878/expected-cost-of-cybercrime-until-2027/</w:t>
      </w:r>
    </w:p>
    <w:p w14:paraId="7FD63049" w14:textId="02572CC6" w:rsidR="00E2474B" w:rsidRPr="002D424F" w:rsidRDefault="00E2474B" w:rsidP="00E34A6F">
      <w:pPr>
        <w:spacing w:after="160"/>
        <w:rPr>
          <w:rFonts w:cs="Arial"/>
        </w:rPr>
      </w:pPr>
      <w:r w:rsidRPr="002D424F">
        <w:rPr>
          <w:rFonts w:cs="Arial"/>
        </w:rPr>
        <w:t xml:space="preserve">[7] </w:t>
      </w:r>
      <w:r w:rsidRPr="002D424F">
        <w:rPr>
          <w:rFonts w:cs="Arial"/>
          <w:i/>
          <w:iCs/>
        </w:rPr>
        <w:t>Agenda Digitale Eu</w:t>
      </w:r>
      <w:r w:rsidRPr="002D424F">
        <w:rPr>
          <w:rFonts w:cs="Arial"/>
        </w:rPr>
        <w:t xml:space="preserve"> (2024, </w:t>
      </w:r>
      <w:r w:rsidR="00036035">
        <w:rPr>
          <w:rFonts w:cs="Arial"/>
        </w:rPr>
        <w:t>G</w:t>
      </w:r>
      <w:r w:rsidRPr="002D424F">
        <w:rPr>
          <w:rFonts w:cs="Arial"/>
        </w:rPr>
        <w:t>ennaio 25). https://www.agendadigitale.eu/</w:t>
      </w:r>
      <w:r w:rsidRPr="007E4D82">
        <w:rPr>
          <w:rFonts w:cs="Arial"/>
        </w:rPr>
        <w:t>sicurezza</w:t>
      </w:r>
      <w:r w:rsidRPr="002D424F">
        <w:rPr>
          <w:rFonts w:cs="Arial"/>
        </w:rPr>
        <w:t>/</w:t>
      </w:r>
      <w:r w:rsidRPr="007E4D82">
        <w:rPr>
          <w:rFonts w:cs="Arial"/>
        </w:rPr>
        <w:t>obblighi</w:t>
      </w:r>
      <w:r w:rsidRPr="002D424F">
        <w:rPr>
          <w:rFonts w:cs="Arial"/>
        </w:rPr>
        <w:t>-di-cyber-sicurezza-come-adeguarsi-alla-direttiva-nis2/</w:t>
      </w:r>
    </w:p>
    <w:p w14:paraId="22B97A0A" w14:textId="77376803" w:rsidR="002D5AE1" w:rsidRDefault="002D5AE1" w:rsidP="00E34A6F">
      <w:pPr>
        <w:spacing w:after="160"/>
        <w:rPr>
          <w:rFonts w:cs="Arial"/>
          <w:lang w:val="en-GB"/>
        </w:rPr>
      </w:pPr>
      <w:r w:rsidRPr="002D424F">
        <w:rPr>
          <w:rFonts w:cs="Arial"/>
        </w:rPr>
        <w:t xml:space="preserve">[8] </w:t>
      </w:r>
      <w:proofErr w:type="spellStart"/>
      <w:r w:rsidRPr="002D424F">
        <w:rPr>
          <w:rFonts w:cs="Arial"/>
        </w:rPr>
        <w:t>Tauran</w:t>
      </w:r>
      <w:proofErr w:type="spellEnd"/>
      <w:r w:rsidRPr="002D424F">
        <w:rPr>
          <w:rFonts w:cs="Arial"/>
        </w:rPr>
        <w:t xml:space="preserve"> Yadav, Rao Arvind </w:t>
      </w:r>
      <w:proofErr w:type="spellStart"/>
      <w:r w:rsidRPr="002D424F">
        <w:rPr>
          <w:rFonts w:cs="Arial"/>
        </w:rPr>
        <w:t>Mallari</w:t>
      </w:r>
      <w:proofErr w:type="spellEnd"/>
      <w:r w:rsidRPr="002D424F">
        <w:rPr>
          <w:rFonts w:cs="Arial"/>
        </w:rPr>
        <w:t xml:space="preserve"> (2016, </w:t>
      </w:r>
      <w:r w:rsidR="00036035">
        <w:rPr>
          <w:rFonts w:cs="Arial"/>
        </w:rPr>
        <w:t>G</w:t>
      </w:r>
      <w:r w:rsidRPr="002D424F">
        <w:rPr>
          <w:rFonts w:cs="Arial"/>
        </w:rPr>
        <w:t>iugno 10).</w:t>
      </w:r>
      <w:r w:rsidRPr="002D424F">
        <w:rPr>
          <w:rFonts w:cs="Arial"/>
        </w:rPr>
        <w:br/>
      </w:r>
      <w:r w:rsidRPr="007E4D82">
        <w:rPr>
          <w:rFonts w:cs="Arial"/>
          <w:lang w:val="en-GB"/>
        </w:rPr>
        <w:t>Technical Aspect of Cyber Kill Chain</w:t>
      </w:r>
    </w:p>
    <w:p w14:paraId="7BCD4210" w14:textId="67D7FBEF" w:rsidR="001C7060" w:rsidRDefault="001C7060" w:rsidP="00E34A6F">
      <w:pPr>
        <w:spacing w:after="160"/>
        <w:rPr>
          <w:rFonts w:cs="Arial"/>
          <w:lang w:val="en-GB"/>
        </w:rPr>
      </w:pPr>
      <w:r>
        <w:rPr>
          <w:rFonts w:cs="Arial"/>
          <w:lang w:val="en-GB"/>
        </w:rPr>
        <w:t xml:space="preserve">[9] </w:t>
      </w:r>
      <w:proofErr w:type="spellStart"/>
      <w:r>
        <w:rPr>
          <w:rFonts w:cs="Arial"/>
          <w:lang w:val="en-GB"/>
        </w:rPr>
        <w:t>Erico</w:t>
      </w:r>
      <w:proofErr w:type="spellEnd"/>
      <w:r>
        <w:rPr>
          <w:rFonts w:cs="Arial"/>
          <w:lang w:val="en-GB"/>
        </w:rPr>
        <w:t xml:space="preserve"> M. Hutchins, Michael J. </w:t>
      </w:r>
      <w:proofErr w:type="spellStart"/>
      <w:r>
        <w:rPr>
          <w:rFonts w:cs="Arial"/>
          <w:lang w:val="en-GB"/>
        </w:rPr>
        <w:t>Cloppert</w:t>
      </w:r>
      <w:proofErr w:type="spellEnd"/>
      <w:r>
        <w:rPr>
          <w:rFonts w:cs="Arial"/>
          <w:lang w:val="en-GB"/>
        </w:rPr>
        <w:t xml:space="preserve">, Rohan M. Amin, Ph.D. Lockheed Martin </w:t>
      </w:r>
      <w:proofErr w:type="spellStart"/>
      <w:r>
        <w:rPr>
          <w:rFonts w:cs="Arial"/>
          <w:lang w:val="en-GB"/>
        </w:rPr>
        <w:t>Corportation</w:t>
      </w:r>
      <w:proofErr w:type="spellEnd"/>
      <w:r>
        <w:rPr>
          <w:rFonts w:cs="Arial"/>
          <w:lang w:val="en-GB"/>
        </w:rPr>
        <w:t xml:space="preserve"> (2015, </w:t>
      </w:r>
      <w:proofErr w:type="spellStart"/>
      <w:r w:rsidR="00036035">
        <w:rPr>
          <w:rFonts w:cs="Arial"/>
          <w:lang w:val="en-GB"/>
        </w:rPr>
        <w:t>S</w:t>
      </w:r>
      <w:r>
        <w:rPr>
          <w:rFonts w:cs="Arial"/>
          <w:lang w:val="en-GB"/>
        </w:rPr>
        <w:t>ettembre</w:t>
      </w:r>
      <w:proofErr w:type="spellEnd"/>
      <w:r>
        <w:rPr>
          <w:rFonts w:cs="Arial"/>
          <w:lang w:val="en-GB"/>
        </w:rPr>
        <w:t xml:space="preserve"> 12). </w:t>
      </w:r>
      <w:r>
        <w:rPr>
          <w:rFonts w:cs="Arial"/>
          <w:lang w:val="en-GB"/>
        </w:rPr>
        <w:br/>
        <w:t xml:space="preserve">Intelligence-Driven Computer Network </w:t>
      </w:r>
      <w:proofErr w:type="spellStart"/>
      <w:r>
        <w:rPr>
          <w:rFonts w:cs="Arial"/>
          <w:lang w:val="en-GB"/>
        </w:rPr>
        <w:t>Defense</w:t>
      </w:r>
      <w:proofErr w:type="spellEnd"/>
      <w:r>
        <w:rPr>
          <w:rFonts w:cs="Arial"/>
          <w:lang w:val="en-GB"/>
        </w:rPr>
        <w:t xml:space="preserve"> Informed by Analysis of Adversary Campaigns and Intrusion Kill Chain</w:t>
      </w:r>
    </w:p>
    <w:p w14:paraId="7F8E450C" w14:textId="1ED20C91" w:rsidR="00633B5A" w:rsidRDefault="00633B5A" w:rsidP="00E34A6F">
      <w:pPr>
        <w:spacing w:after="160"/>
        <w:rPr>
          <w:rFonts w:cs="Arial"/>
          <w:lang w:val="en-GB"/>
        </w:rPr>
      </w:pPr>
      <w:r>
        <w:rPr>
          <w:rFonts w:cs="Arial"/>
          <w:lang w:val="en-GB"/>
        </w:rPr>
        <w:lastRenderedPageBreak/>
        <w:t xml:space="preserve">[10] Blake E. Storm, Joseph A. Battaglia, Michael S. Kemmerer, William </w:t>
      </w:r>
      <w:proofErr w:type="spellStart"/>
      <w:r>
        <w:rPr>
          <w:rFonts w:cs="Arial"/>
          <w:lang w:val="en-GB"/>
        </w:rPr>
        <w:t>Kupersanin</w:t>
      </w:r>
      <w:proofErr w:type="spellEnd"/>
      <w:r>
        <w:rPr>
          <w:rFonts w:cs="Arial"/>
          <w:lang w:val="en-GB"/>
        </w:rPr>
        <w:t xml:space="preserve">, Douglas P. Millar, Craig Wampler, Sean M. Whitley, Ross D. Wolf (2017, </w:t>
      </w:r>
      <w:proofErr w:type="spellStart"/>
      <w:r w:rsidR="00036035">
        <w:rPr>
          <w:rFonts w:cs="Arial"/>
          <w:lang w:val="en-GB"/>
        </w:rPr>
        <w:t>G</w:t>
      </w:r>
      <w:r>
        <w:rPr>
          <w:rFonts w:cs="Arial"/>
          <w:lang w:val="en-GB"/>
        </w:rPr>
        <w:t>iugno</w:t>
      </w:r>
      <w:proofErr w:type="spellEnd"/>
      <w:r>
        <w:rPr>
          <w:rFonts w:cs="Arial"/>
          <w:lang w:val="en-GB"/>
        </w:rPr>
        <w:t>).</w:t>
      </w:r>
      <w:r>
        <w:rPr>
          <w:rFonts w:cs="Arial"/>
          <w:lang w:val="en-GB"/>
        </w:rPr>
        <w:br/>
        <w:t>Finding Cyber Threats With ATT&amp;CK-Based Analytics</w:t>
      </w:r>
    </w:p>
    <w:p w14:paraId="0923A685" w14:textId="25996277" w:rsidR="004877A2" w:rsidRDefault="00FE77BA" w:rsidP="00E34A6F">
      <w:pPr>
        <w:spacing w:after="160"/>
        <w:rPr>
          <w:rFonts w:cs="Arial"/>
          <w:lang w:val="en-GB"/>
        </w:rPr>
      </w:pPr>
      <w:r>
        <w:rPr>
          <w:rFonts w:cs="Arial"/>
          <w:lang w:val="en-GB"/>
        </w:rPr>
        <w:t xml:space="preserve">[11] Mitre ATLAS (2021, 17 </w:t>
      </w:r>
      <w:proofErr w:type="spellStart"/>
      <w:r w:rsidR="00036035">
        <w:rPr>
          <w:rFonts w:cs="Arial"/>
          <w:lang w:val="en-GB"/>
        </w:rPr>
        <w:t>F</w:t>
      </w:r>
      <w:r>
        <w:rPr>
          <w:rFonts w:cs="Arial"/>
          <w:lang w:val="en-GB"/>
        </w:rPr>
        <w:t>ebbraio</w:t>
      </w:r>
      <w:proofErr w:type="spellEnd"/>
      <w:r>
        <w:rPr>
          <w:rFonts w:cs="Arial"/>
          <w:lang w:val="en-GB"/>
        </w:rPr>
        <w:t>)</w:t>
      </w:r>
      <w:r>
        <w:rPr>
          <w:rFonts w:cs="Arial"/>
          <w:lang w:val="en-GB"/>
        </w:rPr>
        <w:br/>
      </w:r>
      <w:r w:rsidRPr="00FE77BA">
        <w:rPr>
          <w:rFonts w:cs="Arial"/>
          <w:lang w:val="en-GB"/>
        </w:rPr>
        <w:t>https://atlas.mitre.org</w:t>
      </w:r>
      <w:r w:rsidR="004877A2">
        <w:rPr>
          <w:rFonts w:cs="Arial"/>
          <w:lang w:val="en-GB"/>
        </w:rPr>
        <w:t>/</w:t>
      </w:r>
    </w:p>
    <w:p w14:paraId="69DCB86B" w14:textId="6F8AA1B6" w:rsidR="00FE77BA" w:rsidRDefault="004877A2" w:rsidP="004877A2">
      <w:pPr>
        <w:spacing w:after="160"/>
        <w:rPr>
          <w:rFonts w:cs="Arial"/>
          <w:lang w:val="en-US"/>
        </w:rPr>
      </w:pPr>
      <w:r w:rsidRPr="004877A2">
        <w:rPr>
          <w:rFonts w:cs="Arial"/>
          <w:lang w:val="en-US"/>
        </w:rPr>
        <w:t xml:space="preserve">[12] </w:t>
      </w:r>
      <w:r w:rsidR="005D5C84">
        <w:rPr>
          <w:rFonts w:cs="Arial"/>
          <w:lang w:val="en-US"/>
        </w:rPr>
        <w:t xml:space="preserve">Cyber Conflict </w:t>
      </w:r>
      <w:proofErr w:type="spellStart"/>
      <w:r w:rsidR="005D5C84">
        <w:rPr>
          <w:rFonts w:cs="Arial"/>
          <w:lang w:val="en-US"/>
        </w:rPr>
        <w:t>Istitute</w:t>
      </w:r>
      <w:proofErr w:type="spellEnd"/>
      <w:r w:rsidR="005D5C84">
        <w:rPr>
          <w:rFonts w:cs="Arial"/>
          <w:lang w:val="en-US"/>
        </w:rPr>
        <w:t xml:space="preserve"> (2022 </w:t>
      </w:r>
      <w:proofErr w:type="spellStart"/>
      <w:r w:rsidR="00036035">
        <w:rPr>
          <w:rFonts w:cs="Arial"/>
          <w:lang w:val="en-US"/>
        </w:rPr>
        <w:t>G</w:t>
      </w:r>
      <w:r w:rsidR="005D5C84">
        <w:rPr>
          <w:rFonts w:cs="Arial"/>
          <w:lang w:val="en-US"/>
        </w:rPr>
        <w:t>iugno</w:t>
      </w:r>
      <w:proofErr w:type="spellEnd"/>
      <w:r w:rsidR="005D5C84">
        <w:rPr>
          <w:rFonts w:cs="Arial"/>
          <w:lang w:val="en-US"/>
        </w:rPr>
        <w:t>)</w:t>
      </w:r>
      <w:r w:rsidR="005D5C84">
        <w:rPr>
          <w:rFonts w:cs="Arial"/>
          <w:lang w:val="en-US"/>
        </w:rPr>
        <w:br/>
      </w:r>
      <w:r w:rsidR="005D5C84" w:rsidRPr="005D5C84">
        <w:rPr>
          <w:rFonts w:cs="Arial"/>
          <w:lang w:val="en-US"/>
        </w:rPr>
        <w:t>https://cyberconflicts.cyberpeaceinstitute.org/law-and-policy/cases/</w:t>
      </w:r>
      <w:r w:rsidR="00E34921">
        <w:rPr>
          <w:rFonts w:cs="Arial"/>
          <w:lang w:val="en-US"/>
        </w:rPr>
        <w:t>Viasat</w:t>
      </w:r>
    </w:p>
    <w:p w14:paraId="7376E03D" w14:textId="66FE507D" w:rsidR="004877A2" w:rsidRDefault="004877A2" w:rsidP="004877A2">
      <w:pPr>
        <w:spacing w:after="160"/>
        <w:rPr>
          <w:rFonts w:cs="Arial"/>
          <w:lang w:val="en-US"/>
        </w:rPr>
      </w:pPr>
      <w:r>
        <w:rPr>
          <w:rFonts w:cs="Arial"/>
          <w:lang w:val="en-US"/>
        </w:rPr>
        <w:t>[13]</w:t>
      </w:r>
      <w:r w:rsidR="005D5C84" w:rsidRPr="005D5C84">
        <w:rPr>
          <w:rFonts w:cs="Arial"/>
          <w:lang w:val="en-US"/>
        </w:rPr>
        <w:t xml:space="preserve"> </w:t>
      </w:r>
      <w:proofErr w:type="spellStart"/>
      <w:r w:rsidR="005D5C84" w:rsidRPr="004877A2">
        <w:rPr>
          <w:rFonts w:cs="Arial"/>
          <w:lang w:val="en-US"/>
        </w:rPr>
        <w:t>Nicolò</w:t>
      </w:r>
      <w:proofErr w:type="spellEnd"/>
      <w:r w:rsidR="005D5C84" w:rsidRPr="004877A2">
        <w:rPr>
          <w:rFonts w:cs="Arial"/>
          <w:lang w:val="en-US"/>
        </w:rPr>
        <w:t xml:space="preserve"> </w:t>
      </w:r>
      <w:proofErr w:type="spellStart"/>
      <w:r w:rsidR="005D5C84" w:rsidRPr="004877A2">
        <w:rPr>
          <w:rFonts w:cs="Arial"/>
          <w:lang w:val="en-US"/>
        </w:rPr>
        <w:t>Boschetti</w:t>
      </w:r>
      <w:proofErr w:type="spellEnd"/>
      <w:r w:rsidR="005D5C84" w:rsidRPr="004877A2">
        <w:rPr>
          <w:rFonts w:cs="Arial"/>
          <w:lang w:val="en-US"/>
        </w:rPr>
        <w:t xml:space="preserve">, Nathaniel G. Gordon, </w:t>
      </w:r>
      <w:r w:rsidR="005D5C84" w:rsidRPr="004877A2">
        <w:rPr>
          <w:lang w:val="en-US"/>
        </w:rPr>
        <w:t>Gregory Falco</w:t>
      </w:r>
      <w:r w:rsidR="005D5C84" w:rsidRPr="004877A2">
        <w:rPr>
          <w:lang w:val="en-US"/>
        </w:rPr>
        <w:br/>
      </w:r>
      <w:r w:rsidR="005D5C84" w:rsidRPr="004877A2">
        <w:rPr>
          <w:rFonts w:cs="Arial"/>
          <w:lang w:val="en-US"/>
        </w:rPr>
        <w:t>Space Cybersecurity Lessons Learned from</w:t>
      </w:r>
      <w:r w:rsidR="005D5C84">
        <w:rPr>
          <w:rFonts w:cs="Arial"/>
          <w:lang w:val="en-US"/>
        </w:rPr>
        <w:t xml:space="preserve"> </w:t>
      </w:r>
      <w:r w:rsidR="005D5C84" w:rsidRPr="004877A2">
        <w:rPr>
          <w:rFonts w:cs="Arial"/>
          <w:lang w:val="en-US"/>
        </w:rPr>
        <w:t>The</w:t>
      </w:r>
      <w:r w:rsidR="005D5C84">
        <w:rPr>
          <w:rFonts w:cs="Arial"/>
          <w:lang w:val="en-US"/>
        </w:rPr>
        <w:t xml:space="preserve"> </w:t>
      </w:r>
      <w:proofErr w:type="spellStart"/>
      <w:r w:rsidR="00E34921">
        <w:rPr>
          <w:rFonts w:cs="Arial"/>
          <w:lang w:val="en-US"/>
        </w:rPr>
        <w:t>Viasat</w:t>
      </w:r>
      <w:proofErr w:type="spellEnd"/>
      <w:r w:rsidR="005D5C84" w:rsidRPr="004877A2">
        <w:rPr>
          <w:rFonts w:cs="Arial"/>
          <w:lang w:val="en-US"/>
        </w:rPr>
        <w:t xml:space="preserve"> Cyberattack</w:t>
      </w:r>
    </w:p>
    <w:p w14:paraId="4562A9D2" w14:textId="1C8A7BAF" w:rsidR="003459C0" w:rsidRDefault="003459C0" w:rsidP="004877A2">
      <w:pPr>
        <w:spacing w:after="160"/>
        <w:rPr>
          <w:rFonts w:cs="Arial"/>
          <w:lang w:val="en-US"/>
        </w:rPr>
      </w:pPr>
      <w:r>
        <w:rPr>
          <w:rFonts w:cs="Arial"/>
          <w:lang w:val="en-US"/>
        </w:rPr>
        <w:t>[14] Wikipedia (2024).</w:t>
      </w:r>
      <w:r>
        <w:rPr>
          <w:rFonts w:cs="Arial"/>
          <w:lang w:val="en-US"/>
        </w:rPr>
        <w:br/>
      </w:r>
      <w:r w:rsidRPr="003459C0">
        <w:rPr>
          <w:rFonts w:cs="Arial"/>
          <w:lang w:val="en-US"/>
        </w:rPr>
        <w:t>https://en.wikipedia.org/wiki/Common_Vulnerabilities_and_Exposures</w:t>
      </w:r>
    </w:p>
    <w:p w14:paraId="02272D80" w14:textId="2931BAA0" w:rsidR="003459C0" w:rsidRDefault="003459C0" w:rsidP="004877A2">
      <w:pPr>
        <w:spacing w:after="160"/>
        <w:rPr>
          <w:rFonts w:cs="Arial"/>
          <w:lang w:val="en-US"/>
        </w:rPr>
      </w:pPr>
      <w:r>
        <w:rPr>
          <w:rFonts w:cs="Arial"/>
          <w:lang w:val="en-US"/>
        </w:rPr>
        <w:t>[15]</w:t>
      </w:r>
      <w:r w:rsidRPr="003459C0">
        <w:rPr>
          <w:rFonts w:cs="Arial"/>
          <w:lang w:val="en-US"/>
        </w:rPr>
        <w:t xml:space="preserve"> </w:t>
      </w:r>
      <w:r>
        <w:rPr>
          <w:rFonts w:cs="Arial"/>
          <w:lang w:val="en-US"/>
        </w:rPr>
        <w:t>Wikipedia (2024).</w:t>
      </w:r>
      <w:r>
        <w:rPr>
          <w:rFonts w:cs="Arial"/>
          <w:lang w:val="en-US"/>
        </w:rPr>
        <w:br/>
      </w:r>
      <w:r w:rsidRPr="003459C0">
        <w:rPr>
          <w:rFonts w:cs="Arial"/>
          <w:lang w:val="en-US"/>
        </w:rPr>
        <w:t>https://en.wikipedia.org/wiki/Common_Weakness_Enumeration</w:t>
      </w:r>
    </w:p>
    <w:p w14:paraId="73D15362" w14:textId="0D81C78D" w:rsidR="00BB2D61" w:rsidRDefault="00BB2D61" w:rsidP="004877A2">
      <w:pPr>
        <w:spacing w:after="160"/>
        <w:rPr>
          <w:rFonts w:cs="Arial"/>
        </w:rPr>
      </w:pPr>
      <w:r>
        <w:rPr>
          <w:rFonts w:cs="Arial"/>
          <w:lang w:val="en-US"/>
        </w:rPr>
        <w:t xml:space="preserve">[16] </w:t>
      </w:r>
      <w:r w:rsidR="00B53315" w:rsidRPr="00B53315">
        <w:rPr>
          <w:rFonts w:cs="Arial"/>
          <w:lang w:val="en-US"/>
        </w:rPr>
        <w:t xml:space="preserve">Kevin </w:t>
      </w:r>
      <w:proofErr w:type="spellStart"/>
      <w:r w:rsidR="00B53315" w:rsidRPr="00B53315">
        <w:rPr>
          <w:rFonts w:cs="Arial"/>
          <w:lang w:val="en-US"/>
        </w:rPr>
        <w:t>Poireault</w:t>
      </w:r>
      <w:proofErr w:type="spellEnd"/>
      <w:r w:rsidR="00B53315">
        <w:rPr>
          <w:rFonts w:cs="Arial"/>
          <w:lang w:val="en-US"/>
        </w:rPr>
        <w:t xml:space="preserve">, (2023, </w:t>
      </w:r>
      <w:proofErr w:type="spellStart"/>
      <w:r w:rsidR="00B53315">
        <w:rPr>
          <w:rFonts w:cs="Arial"/>
          <w:lang w:val="en-US"/>
        </w:rPr>
        <w:t>Dicembre</w:t>
      </w:r>
      <w:proofErr w:type="spellEnd"/>
      <w:r w:rsidR="00B53315">
        <w:rPr>
          <w:rFonts w:cs="Arial"/>
          <w:lang w:val="en-US"/>
        </w:rPr>
        <w:t xml:space="preserve"> 28</w:t>
      </w:r>
      <w:r w:rsidR="00B53315">
        <w:rPr>
          <w:rFonts w:cs="Arial"/>
        </w:rPr>
        <w:t>)</w:t>
      </w:r>
      <w:r>
        <w:rPr>
          <w:rFonts w:cs="Arial"/>
          <w:lang w:val="en-US"/>
        </w:rPr>
        <w:br/>
      </w:r>
      <w:r w:rsidR="00A73DAE" w:rsidRPr="00A73DAE">
        <w:rPr>
          <w:rFonts w:cs="Arial"/>
        </w:rPr>
        <w:t>https://www.infosecurity-magazine.com/news-features/navigating-vulnerability-maze-cve/</w:t>
      </w:r>
    </w:p>
    <w:p w14:paraId="49A15E8C" w14:textId="63DC910B" w:rsidR="00A73DAE" w:rsidRDefault="00A73DAE" w:rsidP="0019075F">
      <w:pPr>
        <w:spacing w:after="160"/>
        <w:rPr>
          <w:rFonts w:cs="Arial"/>
        </w:rPr>
      </w:pPr>
      <w:r>
        <w:rPr>
          <w:rFonts w:cs="Arial"/>
        </w:rPr>
        <w:t xml:space="preserve">[17] </w:t>
      </w:r>
      <w:r w:rsidR="008C7183" w:rsidRPr="008C7183">
        <w:rPr>
          <w:rFonts w:cs="Arial"/>
        </w:rPr>
        <w:t xml:space="preserve">Center for </w:t>
      </w:r>
      <w:proofErr w:type="spellStart"/>
      <w:r w:rsidR="008C7183" w:rsidRPr="008C7183">
        <w:rPr>
          <w:rFonts w:cs="Arial"/>
        </w:rPr>
        <w:t>Threat-Informed</w:t>
      </w:r>
      <w:proofErr w:type="spellEnd"/>
      <w:r w:rsidR="008C7183" w:rsidRPr="008C7183">
        <w:rPr>
          <w:rFonts w:cs="Arial"/>
        </w:rPr>
        <w:t xml:space="preserve"> Defense </w:t>
      </w:r>
      <w:r>
        <w:rPr>
          <w:rFonts w:cs="Arial"/>
        </w:rPr>
        <w:t>(2012, Ottobre 21)</w:t>
      </w:r>
      <w:r>
        <w:rPr>
          <w:rFonts w:cs="Arial"/>
        </w:rPr>
        <w:br/>
      </w:r>
      <w:r w:rsidR="008C7183" w:rsidRPr="008C7183">
        <w:rPr>
          <w:rFonts w:cs="Arial"/>
        </w:rPr>
        <w:t>https://center-for-threat-informed-defense.github.io/mappings-explorer/about/methodology/cve-methodology/</w:t>
      </w:r>
    </w:p>
    <w:p w14:paraId="67ADEB6D" w14:textId="55F0DF42" w:rsidR="0019075F" w:rsidRDefault="0019075F" w:rsidP="0019075F">
      <w:pPr>
        <w:spacing w:after="160"/>
        <w:rPr>
          <w:rFonts w:cs="Arial"/>
        </w:rPr>
      </w:pPr>
      <w:r>
        <w:rPr>
          <w:rFonts w:cs="Arial"/>
        </w:rPr>
        <w:t>[18] Mitre ATT&amp;CK (2020, 16 Dicembre)</w:t>
      </w:r>
      <w:r>
        <w:rPr>
          <w:rFonts w:cs="Arial"/>
        </w:rPr>
        <w:br/>
      </w:r>
      <w:r w:rsidRPr="0019075F">
        <w:rPr>
          <w:rFonts w:cs="Arial"/>
        </w:rPr>
        <w:t>https://github.com/mitre-attack/mitreattack-python/</w:t>
      </w:r>
    </w:p>
    <w:p w14:paraId="6AEC54EE" w14:textId="1472C55E" w:rsidR="000B5CA8" w:rsidRPr="000B5CA8" w:rsidRDefault="00033A9E" w:rsidP="000B5CA8">
      <w:pPr>
        <w:spacing w:after="160"/>
        <w:rPr>
          <w:rFonts w:cs="Arial"/>
        </w:rPr>
      </w:pPr>
      <w:r>
        <w:rPr>
          <w:rFonts w:cs="Arial"/>
        </w:rPr>
        <w:t xml:space="preserve">[19] </w:t>
      </w:r>
      <w:r w:rsidR="000B5CA8" w:rsidRPr="000B5CA8">
        <w:rPr>
          <w:rFonts w:cs="Arial"/>
        </w:rPr>
        <w:t xml:space="preserve">Basel </w:t>
      </w:r>
      <w:proofErr w:type="spellStart"/>
      <w:r w:rsidR="000B5CA8" w:rsidRPr="000B5CA8">
        <w:rPr>
          <w:rFonts w:cs="Arial"/>
        </w:rPr>
        <w:t>Abdeen</w:t>
      </w:r>
      <w:proofErr w:type="spellEnd"/>
      <w:r w:rsidR="000B5CA8" w:rsidRPr="000B5CA8">
        <w:rPr>
          <w:rFonts w:cs="Arial"/>
        </w:rPr>
        <w:t xml:space="preserve"> , </w:t>
      </w:r>
      <w:proofErr w:type="spellStart"/>
      <w:r w:rsidR="000B5CA8" w:rsidRPr="000B5CA8">
        <w:rPr>
          <w:rFonts w:cs="Arial"/>
        </w:rPr>
        <w:t>Ehab</w:t>
      </w:r>
      <w:proofErr w:type="spellEnd"/>
      <w:r w:rsidR="000B5CA8" w:rsidRPr="000B5CA8">
        <w:rPr>
          <w:rFonts w:cs="Arial"/>
        </w:rPr>
        <w:t xml:space="preserve"> Al-</w:t>
      </w:r>
      <w:proofErr w:type="spellStart"/>
      <w:r w:rsidR="000B5CA8" w:rsidRPr="000B5CA8">
        <w:rPr>
          <w:rFonts w:cs="Arial"/>
        </w:rPr>
        <w:t>Shaer</w:t>
      </w:r>
      <w:proofErr w:type="spellEnd"/>
      <w:r w:rsidR="000B5CA8" w:rsidRPr="000B5CA8">
        <w:rPr>
          <w:rFonts w:cs="Arial"/>
        </w:rPr>
        <w:t xml:space="preserve"> , </w:t>
      </w:r>
      <w:proofErr w:type="spellStart"/>
      <w:r w:rsidR="000B5CA8" w:rsidRPr="000B5CA8">
        <w:rPr>
          <w:rFonts w:cs="Arial"/>
        </w:rPr>
        <w:t>Anoop</w:t>
      </w:r>
      <w:proofErr w:type="spellEnd"/>
      <w:r w:rsidR="000B5CA8" w:rsidRPr="000B5CA8">
        <w:rPr>
          <w:rFonts w:cs="Arial"/>
        </w:rPr>
        <w:t xml:space="preserve"> </w:t>
      </w:r>
      <w:proofErr w:type="spellStart"/>
      <w:r w:rsidR="000B5CA8" w:rsidRPr="000B5CA8">
        <w:rPr>
          <w:rFonts w:cs="Arial"/>
        </w:rPr>
        <w:t>Singhal</w:t>
      </w:r>
      <w:proofErr w:type="spellEnd"/>
      <w:r w:rsidR="000B5CA8" w:rsidRPr="000B5CA8">
        <w:rPr>
          <w:rFonts w:cs="Arial"/>
        </w:rPr>
        <w:t xml:space="preserve"> , </w:t>
      </w:r>
      <w:proofErr w:type="spellStart"/>
      <w:r w:rsidR="000B5CA8" w:rsidRPr="000B5CA8">
        <w:rPr>
          <w:rFonts w:cs="Arial"/>
        </w:rPr>
        <w:t>Latifur</w:t>
      </w:r>
      <w:proofErr w:type="spellEnd"/>
      <w:r w:rsidR="000B5CA8" w:rsidRPr="000B5CA8">
        <w:rPr>
          <w:rFonts w:cs="Arial"/>
        </w:rPr>
        <w:t xml:space="preserve"> Khan</w:t>
      </w:r>
      <w:r w:rsidR="000B5CA8">
        <w:rPr>
          <w:rFonts w:cs="Arial"/>
        </w:rPr>
        <w:t xml:space="preserve">, </w:t>
      </w:r>
      <w:r w:rsidR="000B5CA8" w:rsidRPr="000B5CA8">
        <w:rPr>
          <w:rFonts w:cs="Arial"/>
        </w:rPr>
        <w:t xml:space="preserve">Kevin </w:t>
      </w:r>
    </w:p>
    <w:p w14:paraId="14B1BEF2" w14:textId="3A91FB04" w:rsidR="00033A9E" w:rsidRDefault="000B5CA8" w:rsidP="000B5CA8">
      <w:pPr>
        <w:spacing w:after="160"/>
        <w:rPr>
          <w:rFonts w:cs="Arial"/>
        </w:rPr>
      </w:pPr>
      <w:proofErr w:type="spellStart"/>
      <w:r w:rsidRPr="000B5CA8">
        <w:rPr>
          <w:rFonts w:cs="Arial"/>
        </w:rPr>
        <w:t>Hamlen</w:t>
      </w:r>
      <w:proofErr w:type="spellEnd"/>
      <w:r>
        <w:rPr>
          <w:rFonts w:cs="Arial"/>
        </w:rPr>
        <w:t xml:space="preserve"> (2023, 15 Aprile)</w:t>
      </w:r>
      <w:r>
        <w:rPr>
          <w:rFonts w:cs="Arial"/>
        </w:rPr>
        <w:br/>
      </w:r>
      <w:r w:rsidRPr="000B5CA8">
        <w:rPr>
          <w:rFonts w:cs="Arial"/>
        </w:rPr>
        <w:t xml:space="preserve">SMET: Semantic Mapping of CVE to ATT&amp;CK and </w:t>
      </w:r>
      <w:proofErr w:type="spellStart"/>
      <w:r w:rsidRPr="000B5CA8">
        <w:rPr>
          <w:rFonts w:cs="Arial"/>
        </w:rPr>
        <w:t>its</w:t>
      </w:r>
      <w:proofErr w:type="spellEnd"/>
      <w:r w:rsidRPr="000B5CA8">
        <w:rPr>
          <w:rFonts w:cs="Arial"/>
        </w:rPr>
        <w:t xml:space="preserve"> Application to Cybersecurity</w:t>
      </w:r>
    </w:p>
    <w:p w14:paraId="4DEE242F" w14:textId="4B334AF6" w:rsidR="006960FE" w:rsidRDefault="006960FE" w:rsidP="00033A9E">
      <w:pPr>
        <w:spacing w:after="160"/>
        <w:rPr>
          <w:rFonts w:cs="Arial"/>
        </w:rPr>
      </w:pPr>
      <w:r>
        <w:rPr>
          <w:rFonts w:cs="Arial"/>
        </w:rPr>
        <w:t>[20] Wikipedia (2013, 20 Giugno)</w:t>
      </w:r>
      <w:r>
        <w:rPr>
          <w:rFonts w:cs="Arial"/>
        </w:rPr>
        <w:br/>
      </w:r>
      <w:r w:rsidRPr="006960FE">
        <w:rPr>
          <w:rFonts w:cs="Arial"/>
        </w:rPr>
        <w:t>https://it.wikipedia.org/wiki/Coseno_di_similitudine</w:t>
      </w:r>
    </w:p>
    <w:p w14:paraId="09CF8ECB" w14:textId="54A23AB9" w:rsidR="000C4DFE" w:rsidRDefault="000C4DFE" w:rsidP="00033A9E">
      <w:pPr>
        <w:spacing w:after="160"/>
        <w:rPr>
          <w:rFonts w:cs="Arial"/>
        </w:rPr>
      </w:pPr>
      <w:r>
        <w:rPr>
          <w:rFonts w:cs="Arial"/>
        </w:rPr>
        <w:lastRenderedPageBreak/>
        <w:t xml:space="preserve">[21] </w:t>
      </w:r>
      <w:r w:rsidR="00F716FC">
        <w:rPr>
          <w:rFonts w:cs="Arial"/>
        </w:rPr>
        <w:t xml:space="preserve">Wikipedia </w:t>
      </w:r>
      <w:r>
        <w:rPr>
          <w:rFonts w:cs="Arial"/>
        </w:rPr>
        <w:t>(2014, 27 Settembre)</w:t>
      </w:r>
      <w:r>
        <w:rPr>
          <w:rFonts w:cs="Arial"/>
        </w:rPr>
        <w:br/>
      </w:r>
      <w:r w:rsidRPr="000C4DFE">
        <w:rPr>
          <w:rFonts w:cs="Arial"/>
        </w:rPr>
        <w:t>https://en.wikipedia.org/wiki/Word_embedding</w:t>
      </w:r>
    </w:p>
    <w:p w14:paraId="4D0D6115" w14:textId="4E928D97" w:rsidR="00F716FC" w:rsidRPr="00BB2D61" w:rsidRDefault="00F716FC" w:rsidP="00033A9E">
      <w:pPr>
        <w:spacing w:after="160"/>
        <w:rPr>
          <w:rFonts w:cs="Arial"/>
        </w:rPr>
      </w:pPr>
      <w:r>
        <w:rPr>
          <w:rFonts w:cs="Arial"/>
        </w:rPr>
        <w:t>[22] Wikipedia (2008, 7 Gennaio)</w:t>
      </w:r>
      <w:r>
        <w:rPr>
          <w:rFonts w:cs="Arial"/>
        </w:rPr>
        <w:br/>
      </w:r>
      <w:r w:rsidRPr="00F716FC">
        <w:rPr>
          <w:rFonts w:cs="Arial"/>
        </w:rPr>
        <w:t>https://en.wikipedia.org/wiki/Cosine_similarity</w:t>
      </w:r>
    </w:p>
    <w:sectPr w:rsidR="00F716FC" w:rsidRPr="00BB2D61" w:rsidSect="00E34A6F">
      <w:headerReference w:type="even" r:id="rId26"/>
      <w:headerReference w:type="default" r:id="rId27"/>
      <w:footerReference w:type="even" r:id="rId28"/>
      <w:footerReference w:type="default" r:id="rId29"/>
      <w:footerReference w:type="first" r:id="rId30"/>
      <w:pgSz w:w="11906" w:h="16838"/>
      <w:pgMar w:top="1797" w:right="1983" w:bottom="1797" w:left="1985" w:header="675" w:footer="85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E80973" w14:textId="77777777" w:rsidR="00843B33" w:rsidRDefault="00843B33">
      <w:r>
        <w:separator/>
      </w:r>
    </w:p>
    <w:p w14:paraId="64BF610F" w14:textId="77777777" w:rsidR="00843B33" w:rsidRDefault="00843B33"/>
    <w:p w14:paraId="1CFB65F3" w14:textId="77777777" w:rsidR="00843B33" w:rsidRDefault="00843B33" w:rsidP="002361DD"/>
    <w:p w14:paraId="7382EB86" w14:textId="77777777" w:rsidR="00843B33" w:rsidRDefault="00843B33" w:rsidP="002361DD"/>
    <w:p w14:paraId="00926221" w14:textId="77777777" w:rsidR="00843B33" w:rsidRDefault="00843B33"/>
  </w:endnote>
  <w:endnote w:type="continuationSeparator" w:id="0">
    <w:p w14:paraId="30D31AFA" w14:textId="77777777" w:rsidR="00843B33" w:rsidRDefault="00843B33">
      <w:r>
        <w:continuationSeparator/>
      </w:r>
    </w:p>
    <w:p w14:paraId="2DBEAE3E" w14:textId="77777777" w:rsidR="00843B33" w:rsidRDefault="00843B33"/>
    <w:p w14:paraId="072F5250" w14:textId="77777777" w:rsidR="00843B33" w:rsidRDefault="00843B33" w:rsidP="002361DD"/>
    <w:p w14:paraId="3D75715C" w14:textId="77777777" w:rsidR="00843B33" w:rsidRDefault="00843B33" w:rsidP="002361DD"/>
    <w:p w14:paraId="5D8AB1A5" w14:textId="77777777" w:rsidR="00843B33" w:rsidRDefault="00843B3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DejaVu Sans">
    <w:charset w:val="00"/>
    <w:family w:val="swiss"/>
    <w:pitch w:val="variable"/>
    <w:sig w:usb0="E7002EFF" w:usb1="D200FDFF" w:usb2="0A042029" w:usb3="00000000" w:csb0="8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EBF40" w14:textId="42962A84" w:rsidR="006B3C91" w:rsidRPr="00F36A4D" w:rsidRDefault="007D63D0" w:rsidP="00F36A4D">
    <w:pPr>
      <w:pStyle w:val="Pidipagina"/>
      <w:pBdr>
        <w:top w:val="none" w:sz="0" w:space="0" w:color="auto"/>
      </w:pBdr>
      <w:tabs>
        <w:tab w:val="clear" w:pos="8280"/>
        <w:tab w:val="right" w:pos="8364"/>
      </w:tabs>
      <w:ind w:left="426"/>
      <w:jc w:val="right"/>
      <w:rPr>
        <w:rFonts w:cs="Arial"/>
      </w:rPr>
    </w:pPr>
    <w:r>
      <w:rPr>
        <w:rFonts w:cs="Arial"/>
        <w:b/>
        <w:bCs/>
        <w:noProof/>
        <w:sz w:val="16"/>
        <w:szCs w:val="16"/>
      </w:rPr>
      <w:drawing>
        <wp:anchor distT="0" distB="0" distL="114300" distR="114300" simplePos="0" relativeHeight="251662336" behindDoc="1" locked="0" layoutInCell="1" allowOverlap="1" wp14:anchorId="0EA47333" wp14:editId="120B56C8">
          <wp:simplePos x="0" y="0"/>
          <wp:positionH relativeFrom="column">
            <wp:posOffset>-374304</wp:posOffset>
          </wp:positionH>
          <wp:positionV relativeFrom="paragraph">
            <wp:posOffset>-60671</wp:posOffset>
          </wp:positionV>
          <wp:extent cx="694690" cy="426720"/>
          <wp:effectExtent l="0" t="0" r="0" b="0"/>
          <wp:wrapNone/>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4690" cy="426720"/>
                  </a:xfrm>
                  <a:prstGeom prst="rect">
                    <a:avLst/>
                  </a:prstGeom>
                  <a:noFill/>
                </pic:spPr>
              </pic:pic>
            </a:graphicData>
          </a:graphic>
        </wp:anchor>
      </w:drawing>
    </w:r>
    <w:r w:rsidR="00713DCA" w:rsidRPr="00E34A6F">
      <w:rPr>
        <w:rFonts w:cs="Arial"/>
        <w:b/>
        <w:bCs/>
        <w:sz w:val="16"/>
        <w:szCs w:val="16"/>
      </w:rPr>
      <w:t>Una Base di Conoscenza di Supporto allo Sviluppo Software Orientato alla Privacy</w:t>
    </w:r>
    <w:r w:rsidR="00713DCA" w:rsidRPr="00E34A6F">
      <w:rPr>
        <w:rFonts w:cs="Arial"/>
      </w:rPr>
      <w:tab/>
    </w:r>
    <w:r w:rsidR="00713DCA" w:rsidRPr="00E34A6F">
      <w:rPr>
        <w:rFonts w:cs="Arial"/>
      </w:rPr>
      <w:tab/>
    </w:r>
    <w:r w:rsidR="00713DCA" w:rsidRPr="00E34A6F">
      <w:rPr>
        <w:rFonts w:cs="Arial"/>
      </w:rPr>
      <w:fldChar w:fldCharType="begin"/>
    </w:r>
    <w:r w:rsidR="00713DCA" w:rsidRPr="00E34A6F">
      <w:rPr>
        <w:rFonts w:cs="Arial"/>
      </w:rPr>
      <w:instrText xml:space="preserve"> PAGE </w:instrText>
    </w:r>
    <w:r w:rsidR="00713DCA" w:rsidRPr="00E34A6F">
      <w:rPr>
        <w:rFonts w:cs="Arial"/>
      </w:rPr>
      <w:fldChar w:fldCharType="separate"/>
    </w:r>
    <w:r w:rsidR="00713DCA" w:rsidRPr="00E34A6F">
      <w:rPr>
        <w:rFonts w:cs="Arial"/>
      </w:rPr>
      <w:t>3</w:t>
    </w:r>
    <w:r w:rsidR="00713DCA" w:rsidRPr="00E34A6F">
      <w:rPr>
        <w:rFonts w:cs="Arial"/>
      </w:rPr>
      <w:fldChar w:fldCharType="end"/>
    </w:r>
    <w:r w:rsidR="00713DCA" w:rsidRPr="00E34A6F">
      <w:rPr>
        <w:rFonts w:cs="Arial"/>
      </w:rPr>
      <w:t>/</w:t>
    </w:r>
    <w:r w:rsidR="00713DCA" w:rsidRPr="00E34A6F">
      <w:rPr>
        <w:rStyle w:val="Numeropagina"/>
        <w:rFonts w:cs="Arial"/>
      </w:rPr>
      <w:fldChar w:fldCharType="begin"/>
    </w:r>
    <w:r w:rsidR="00713DCA" w:rsidRPr="00E34A6F">
      <w:rPr>
        <w:rStyle w:val="Numeropagina"/>
        <w:rFonts w:cs="Arial"/>
      </w:rPr>
      <w:instrText xml:space="preserve"> NUMPAGES </w:instrText>
    </w:r>
    <w:r w:rsidR="00713DCA" w:rsidRPr="00E34A6F">
      <w:rPr>
        <w:rStyle w:val="Numeropagina"/>
        <w:rFonts w:cs="Arial"/>
      </w:rPr>
      <w:fldChar w:fldCharType="separate"/>
    </w:r>
    <w:r w:rsidR="00713DCA" w:rsidRPr="00E34A6F">
      <w:rPr>
        <w:rStyle w:val="Numeropagina"/>
        <w:rFonts w:cs="Arial"/>
      </w:rPr>
      <w:t>13</w:t>
    </w:r>
    <w:r w:rsidR="00713DCA" w:rsidRPr="00E34A6F">
      <w:rPr>
        <w:rStyle w:val="Numeropagina"/>
        <w:rFonts w:cs="Aria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64365" w14:textId="215339F9" w:rsidR="006B3C91" w:rsidRDefault="004628EE" w:rsidP="00F36A4D">
    <w:pPr>
      <w:pStyle w:val="Pidipagina"/>
      <w:pBdr>
        <w:top w:val="none" w:sz="0" w:space="0" w:color="auto"/>
      </w:pBdr>
      <w:tabs>
        <w:tab w:val="clear" w:pos="8280"/>
        <w:tab w:val="right" w:pos="8364"/>
      </w:tabs>
      <w:ind w:left="284"/>
      <w:jc w:val="right"/>
    </w:pPr>
    <w:r w:rsidRPr="00E34A6F">
      <w:rPr>
        <w:rFonts w:cs="Arial"/>
        <w:b/>
        <w:bCs/>
        <w:noProof/>
        <w:sz w:val="16"/>
        <w:szCs w:val="16"/>
        <w:lang w:eastAsia="it-IT"/>
      </w:rPr>
      <w:drawing>
        <wp:anchor distT="0" distB="0" distL="114300" distR="114300" simplePos="0" relativeHeight="251656192" behindDoc="1" locked="0" layoutInCell="1" allowOverlap="1" wp14:anchorId="6AEFEB2B" wp14:editId="07111ED2">
          <wp:simplePos x="0" y="0"/>
          <wp:positionH relativeFrom="column">
            <wp:posOffset>-350000</wp:posOffset>
          </wp:positionH>
          <wp:positionV relativeFrom="line">
            <wp:posOffset>-59690</wp:posOffset>
          </wp:positionV>
          <wp:extent cx="694800" cy="428400"/>
          <wp:effectExtent l="0" t="0" r="0" b="0"/>
          <wp:wrapNone/>
          <wp:docPr id="284" name="Immagine 284" descr="LOGHE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HET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4800" cy="42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3239E4" w:rsidRPr="00E34A6F">
      <w:rPr>
        <w:rFonts w:cs="Arial"/>
        <w:b/>
        <w:bCs/>
        <w:sz w:val="16"/>
        <w:szCs w:val="16"/>
      </w:rPr>
      <w:t>Una Base di Conoscenza di Supporto allo Sviluppo Software Orientato alla Privacy</w:t>
    </w:r>
    <w:r w:rsidRPr="00351EA7">
      <w:tab/>
    </w:r>
    <w:r>
      <w:tab/>
    </w:r>
    <w:r>
      <w:fldChar w:fldCharType="begin"/>
    </w:r>
    <w:r w:rsidRPr="00351EA7">
      <w:instrText xml:space="preserve"> PAGE </w:instrText>
    </w:r>
    <w:r>
      <w:fldChar w:fldCharType="separate"/>
    </w:r>
    <w:r w:rsidRPr="00351EA7">
      <w:rPr>
        <w:noProof/>
      </w:rPr>
      <w:t>8</w:t>
    </w:r>
    <w:r>
      <w:fldChar w:fldCharType="end"/>
    </w:r>
    <w:r w:rsidRPr="00351EA7">
      <w:t>/</w:t>
    </w:r>
    <w:r>
      <w:rPr>
        <w:rStyle w:val="Numeropagina"/>
      </w:rPr>
      <w:fldChar w:fldCharType="begin"/>
    </w:r>
    <w:r w:rsidRPr="00351EA7">
      <w:rPr>
        <w:rStyle w:val="Numeropagina"/>
      </w:rPr>
      <w:instrText xml:space="preserve"> NUMPAGES </w:instrText>
    </w:r>
    <w:r>
      <w:rPr>
        <w:rStyle w:val="Numeropagina"/>
      </w:rPr>
      <w:fldChar w:fldCharType="separate"/>
    </w:r>
    <w:r w:rsidRPr="00351EA7">
      <w:rPr>
        <w:rStyle w:val="Numeropagina"/>
        <w:noProof/>
      </w:rPr>
      <w:t>8</w:t>
    </w:r>
    <w:r>
      <w:rPr>
        <w:rStyle w:val="Numeropagina"/>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49DFA" w14:textId="2E1B66CD" w:rsidR="004628EE" w:rsidRDefault="004628EE"/>
  <w:p w14:paraId="377D538E" w14:textId="77777777" w:rsidR="004628EE" w:rsidRDefault="004628EE">
    <w:pPr>
      <w:pStyle w:val="Pidipagina"/>
      <w:pBdr>
        <w:top w:val="none" w:sz="0" w:space="0" w:color="auto"/>
      </w:pBdr>
    </w:pPr>
  </w:p>
  <w:p w14:paraId="5DFB401B" w14:textId="77777777" w:rsidR="004628EE" w:rsidRDefault="004628EE">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9785EB" w14:textId="77777777" w:rsidR="00843B33" w:rsidRDefault="00843B33" w:rsidP="00E03D65">
      <w:r>
        <w:separator/>
      </w:r>
    </w:p>
  </w:footnote>
  <w:footnote w:type="continuationSeparator" w:id="0">
    <w:p w14:paraId="00DD04E7" w14:textId="77777777" w:rsidR="00843B33" w:rsidRDefault="00843B33">
      <w:r>
        <w:continuationSeparator/>
      </w:r>
    </w:p>
    <w:p w14:paraId="3A11BB94" w14:textId="77777777" w:rsidR="00843B33" w:rsidRDefault="00843B33"/>
    <w:p w14:paraId="5555F64E" w14:textId="77777777" w:rsidR="00843B33" w:rsidRDefault="00843B33" w:rsidP="002361DD"/>
    <w:p w14:paraId="5DD6F5F6" w14:textId="77777777" w:rsidR="00843B33" w:rsidRDefault="00843B33" w:rsidP="002361DD"/>
    <w:p w14:paraId="1AA6C03A" w14:textId="77777777" w:rsidR="00843B33" w:rsidRDefault="00843B33"/>
  </w:footnote>
  <w:footnote w:type="continuationNotice" w:id="1">
    <w:p w14:paraId="68B391C9" w14:textId="77777777" w:rsidR="00843B33" w:rsidRPr="00F36A4D" w:rsidRDefault="00843B33" w:rsidP="00F36A4D">
      <w:pPr>
        <w:pStyle w:val="Pidipagina"/>
      </w:pPr>
    </w:p>
  </w:footnote>
  <w:footnote w:id="2">
    <w:p w14:paraId="25391975" w14:textId="29208378" w:rsidR="000B70E3" w:rsidRPr="004A79F5" w:rsidRDefault="000B70E3" w:rsidP="00E34A6F">
      <w:pPr>
        <w:pStyle w:val="Testonotaapidipagina"/>
      </w:pPr>
      <w:r>
        <w:rPr>
          <w:rStyle w:val="Rimandonotaapidipagina"/>
        </w:rPr>
        <w:footnoteRef/>
      </w:r>
      <w:r>
        <w:t xml:space="preserve"> Acronimo del neologismo </w:t>
      </w:r>
      <w:r>
        <w:rPr>
          <w:b/>
          <w:bCs/>
        </w:rPr>
        <w:t xml:space="preserve">Internet of </w:t>
      </w:r>
      <w:proofErr w:type="spellStart"/>
      <w:r>
        <w:rPr>
          <w:b/>
          <w:bCs/>
        </w:rPr>
        <w:t>Things</w:t>
      </w:r>
      <w:proofErr w:type="spellEnd"/>
      <w:r w:rsidR="004A79F5">
        <w:t>.</w:t>
      </w:r>
    </w:p>
  </w:footnote>
  <w:footnote w:id="3">
    <w:p w14:paraId="5C02B3C4" w14:textId="19074E57" w:rsidR="000B70E3" w:rsidRDefault="000B70E3" w:rsidP="00E34A6F">
      <w:pPr>
        <w:pStyle w:val="Testonotaapidipagina"/>
      </w:pPr>
      <w:r>
        <w:rPr>
          <w:rStyle w:val="Rimandonotaapidipagina"/>
        </w:rPr>
        <w:footnoteRef/>
      </w:r>
      <w:r>
        <w:t xml:space="preserve"> S</w:t>
      </w:r>
      <w:r w:rsidRPr="000B70E3">
        <w:t>i riferisce a uno stile di vita reso più efficiente e comodo attraverso l'uso di dispositivi connessi e tecnologie intelligenti.</w:t>
      </w:r>
    </w:p>
  </w:footnote>
  <w:footnote w:id="4">
    <w:p w14:paraId="645DADDD" w14:textId="54BEC54A" w:rsidR="00A45B5A" w:rsidRPr="00A45B5A" w:rsidRDefault="00A45B5A">
      <w:pPr>
        <w:pStyle w:val="Testonotaapidipagina"/>
        <w:rPr>
          <w:u w:val="single"/>
        </w:rPr>
      </w:pPr>
      <w:r>
        <w:rPr>
          <w:rStyle w:val="Rimandonotaapidipagina"/>
        </w:rPr>
        <w:footnoteRef/>
      </w:r>
      <w:r>
        <w:t xml:space="preserve"> Colui che svolge l’attacco.</w:t>
      </w:r>
    </w:p>
  </w:footnote>
  <w:footnote w:id="5">
    <w:p w14:paraId="6C155E76" w14:textId="2A553DEE" w:rsidR="000347A1" w:rsidRPr="00484A22" w:rsidRDefault="000347A1">
      <w:pPr>
        <w:pStyle w:val="Testonotaapidipagina"/>
        <w:rPr>
          <w:bCs/>
        </w:rPr>
      </w:pPr>
      <w:r>
        <w:rPr>
          <w:rStyle w:val="Rimandonotaapidipagina"/>
        </w:rPr>
        <w:footnoteRef/>
      </w:r>
      <w:r>
        <w:t xml:space="preserve"> </w:t>
      </w:r>
      <w:r>
        <w:rPr>
          <w:rFonts w:cs="Arial"/>
          <w:bCs/>
        </w:rPr>
        <w:t>Combinazione di exploit (es. per attacchi a sistemi web questi coprono l’eventualità di utilizzo di CVE in base ai di differenti Browser esistenti)</w:t>
      </w:r>
      <w:r>
        <w:rPr>
          <w:rFonts w:cs="Arial"/>
          <w:bCs/>
          <w:i/>
          <w:iCs/>
        </w:rPr>
        <w:t xml:space="preserve"> </w:t>
      </w:r>
    </w:p>
  </w:footnote>
  <w:footnote w:id="6">
    <w:p w14:paraId="1EF0A2DB" w14:textId="0DA63BAE" w:rsidR="009E5951" w:rsidRDefault="009E5951">
      <w:pPr>
        <w:pStyle w:val="Testonotaapidipagina"/>
      </w:pPr>
      <w:r>
        <w:rPr>
          <w:rStyle w:val="Rimandonotaapidipagina"/>
        </w:rPr>
        <w:footnoteRef/>
      </w:r>
      <w:r>
        <w:t xml:space="preserve"> </w:t>
      </w:r>
      <w:r w:rsidR="003D7421">
        <w:t xml:space="preserve">Coloro che hanno il compito di difendere, prevenire e identificare gli </w:t>
      </w:r>
      <w:proofErr w:type="spellStart"/>
      <w:r w:rsidR="003D7421">
        <w:t>attacker</w:t>
      </w:r>
      <w:proofErr w:type="spellEnd"/>
    </w:p>
  </w:footnote>
  <w:footnote w:id="7">
    <w:p w14:paraId="2941FA68" w14:textId="4EFDD99F" w:rsidR="003D7421" w:rsidRDefault="003D7421">
      <w:pPr>
        <w:pStyle w:val="Testonotaapidipagina"/>
      </w:pPr>
      <w:r>
        <w:rPr>
          <w:rStyle w:val="Rimandonotaapidipagina"/>
        </w:rPr>
        <w:footnoteRef/>
      </w:r>
      <w:r>
        <w:t xml:space="preserve"> Gruppo di </w:t>
      </w:r>
      <w:proofErr w:type="spellStart"/>
      <w:r>
        <w:t>attacker</w:t>
      </w:r>
      <w:proofErr w:type="spellEnd"/>
      <w:r>
        <w:t xml:space="preserve"> con intenzioni malevole</w:t>
      </w:r>
    </w:p>
  </w:footnote>
  <w:footnote w:id="8">
    <w:p w14:paraId="656B4D4F" w14:textId="5F8D3FB5" w:rsidR="00CC5CC1" w:rsidRDefault="00CC5CC1">
      <w:pPr>
        <w:pStyle w:val="Testonotaapidipagina"/>
      </w:pPr>
      <w:r>
        <w:rPr>
          <w:rStyle w:val="Rimandonotaapidipagina"/>
        </w:rPr>
        <w:footnoteRef/>
      </w:r>
      <w:r>
        <w:t xml:space="preserve"> Avere una conoscenza dettagliata di come una componente/sistema è sviluppato</w:t>
      </w:r>
      <w:r w:rsidR="007D63D0">
        <w:t xml:space="preserve"> (conoscere cosa c’è dentro la scatola)</w:t>
      </w:r>
    </w:p>
  </w:footnote>
  <w:footnote w:id="9">
    <w:p w14:paraId="271D3B28" w14:textId="14E3225C" w:rsidR="001C4255" w:rsidRDefault="001C4255">
      <w:pPr>
        <w:pStyle w:val="Testonotaapidipagina"/>
      </w:pPr>
      <w:r>
        <w:rPr>
          <w:rStyle w:val="Rimandonotaapidipagina"/>
        </w:rPr>
        <w:footnoteRef/>
      </w:r>
      <w:r>
        <w:t xml:space="preserve"> Ramo della MITRE Corporation</w:t>
      </w:r>
    </w:p>
  </w:footnote>
  <w:footnote w:id="10">
    <w:p w14:paraId="7F1501BE" w14:textId="050EB208" w:rsidR="00FB707D" w:rsidRDefault="00FB707D">
      <w:pPr>
        <w:pStyle w:val="Testonotaapidipagina"/>
      </w:pPr>
      <w:r>
        <w:rPr>
          <w:rStyle w:val="Rimandonotaapidipagina"/>
        </w:rPr>
        <w:footnoteRef/>
      </w:r>
      <w:r>
        <w:t xml:space="preserve"> </w:t>
      </w:r>
      <w:r w:rsidRPr="00FB707D">
        <w:t xml:space="preserve"> </w:t>
      </w:r>
      <w:r>
        <w:t>Rappresenta</w:t>
      </w:r>
      <w:r w:rsidRPr="00FB707D">
        <w:t xml:space="preserve"> la "lunghezza"</w:t>
      </w:r>
      <w:r>
        <w:t xml:space="preserve"> del vettore</w:t>
      </w:r>
      <w:r w:rsidRPr="00FB707D">
        <w:t xml:space="preserve"> nello spazio vettoriale, ovvero la distanza dal punto di origine</w:t>
      </w:r>
    </w:p>
  </w:footnote>
  <w:footnote w:id="11">
    <w:p w14:paraId="69788056" w14:textId="77777777" w:rsidR="00311F37" w:rsidRDefault="00311F37" w:rsidP="00311F37">
      <w:pPr>
        <w:pStyle w:val="Testonotaapidipagina"/>
      </w:pPr>
      <w:r>
        <w:rPr>
          <w:rStyle w:val="Rimandonotaapidipagina"/>
        </w:rPr>
        <w:footnoteRef/>
      </w:r>
      <w:r>
        <w:t xml:space="preserve"> Secondo semestre</w:t>
      </w:r>
    </w:p>
  </w:footnote>
  <w:footnote w:id="12">
    <w:p w14:paraId="4EE04180" w14:textId="77777777" w:rsidR="00311F37" w:rsidRDefault="00311F37" w:rsidP="00311F37">
      <w:pPr>
        <w:pStyle w:val="Testonotaapidipagina"/>
      </w:pPr>
      <w:r>
        <w:rPr>
          <w:rStyle w:val="Rimandonotaapidipagina"/>
        </w:rPr>
        <w:footnoteRef/>
      </w:r>
      <w:r>
        <w:t xml:space="preserve"> </w:t>
      </w:r>
      <w:r w:rsidRPr="004A79F5">
        <w:rPr>
          <w:b/>
          <w:bCs/>
        </w:rPr>
        <w:t xml:space="preserve">Computer Security </w:t>
      </w:r>
      <w:proofErr w:type="spellStart"/>
      <w:r w:rsidRPr="004A79F5">
        <w:rPr>
          <w:b/>
          <w:bCs/>
        </w:rPr>
        <w:t>Incident</w:t>
      </w:r>
      <w:proofErr w:type="spellEnd"/>
      <w:r w:rsidRPr="004A79F5">
        <w:rPr>
          <w:b/>
          <w:bCs/>
        </w:rPr>
        <w:t xml:space="preserve"> </w:t>
      </w:r>
      <w:proofErr w:type="spellStart"/>
      <w:r w:rsidRPr="004A79F5">
        <w:rPr>
          <w:b/>
          <w:bCs/>
        </w:rPr>
        <w:t>Response</w:t>
      </w:r>
      <w:proofErr w:type="spellEnd"/>
      <w:r w:rsidRPr="004A79F5">
        <w:rPr>
          <w:b/>
          <w:bCs/>
        </w:rPr>
        <w:t xml:space="preserve"> Team</w:t>
      </w:r>
      <w:r>
        <w:t>, gruppo di sicurezza governativo con il compito di regolamentare le cooperazioni con il settore privato nella sfera della cybersicurezza.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4CAEF" w14:textId="6517A47C" w:rsidR="007D0E57" w:rsidRPr="007D5DF3" w:rsidRDefault="00713DCA" w:rsidP="00E848BF">
    <w:pPr>
      <w:pBdr>
        <w:bottom w:val="single" w:sz="6" w:space="3" w:color="auto"/>
      </w:pBdr>
      <w:tabs>
        <w:tab w:val="left" w:pos="7938"/>
        <w:tab w:val="right" w:pos="9026"/>
      </w:tabs>
      <w:jc w:val="right"/>
      <w:rPr>
        <w:rFonts w:ascii="Verdana" w:hAnsi="Verdana" w:cs="Arial"/>
      </w:rPr>
    </w:pPr>
    <w:r>
      <w:rPr>
        <w:noProof/>
      </w:rPr>
      <w:drawing>
        <wp:anchor distT="0" distB="0" distL="114300" distR="114300" simplePos="0" relativeHeight="251661312" behindDoc="1" locked="0" layoutInCell="1" allowOverlap="1" wp14:anchorId="5B30C706" wp14:editId="0E1B1715">
          <wp:simplePos x="0" y="0"/>
          <wp:positionH relativeFrom="column">
            <wp:posOffset>-980079</wp:posOffset>
          </wp:positionH>
          <wp:positionV relativeFrom="line">
            <wp:posOffset>-428625</wp:posOffset>
          </wp:positionV>
          <wp:extent cx="428625" cy="10691495"/>
          <wp:effectExtent l="0" t="0" r="0" b="0"/>
          <wp:wrapNone/>
          <wp:docPr id="281" name="Immagine 281" descr="linea_laterale_ser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nea_laterale_serla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8625" cy="10691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D5DF3">
      <w:rPr>
        <w:rStyle w:val="Numeropagina"/>
        <w:rFonts w:ascii="Verdana" w:hAnsi="Verdana" w:cs="Arial"/>
      </w:rPr>
      <w:fldChar w:fldCharType="begin"/>
    </w:r>
    <w:r w:rsidRPr="007D5DF3">
      <w:rPr>
        <w:rStyle w:val="Numeropagina"/>
        <w:rFonts w:ascii="Verdana" w:hAnsi="Verdana" w:cs="Arial"/>
      </w:rPr>
      <w:instrText xml:space="preserve"> STYLEREF  "Titolo 1" </w:instrText>
    </w:r>
    <w:r w:rsidRPr="007D5DF3">
      <w:rPr>
        <w:rStyle w:val="Numeropagina"/>
        <w:rFonts w:ascii="Verdana" w:hAnsi="Verdana" w:cs="Arial"/>
      </w:rPr>
      <w:fldChar w:fldCharType="separate"/>
    </w:r>
    <w:r w:rsidR="00792500">
      <w:rPr>
        <w:rStyle w:val="Numeropagina"/>
        <w:rFonts w:ascii="Verdana" w:hAnsi="Verdana" w:cs="Arial"/>
        <w:noProof/>
      </w:rPr>
      <w:t>Bibliografia</w:t>
    </w:r>
    <w:r w:rsidRPr="007D5DF3">
      <w:rPr>
        <w:rStyle w:val="Numeropagina"/>
        <w:rFonts w:ascii="Verdana" w:hAnsi="Verdana" w:cs="Arial"/>
      </w:rPr>
      <w:fldChar w:fldCharType="end"/>
    </w:r>
  </w:p>
  <w:p w14:paraId="61688AA8" w14:textId="77777777" w:rsidR="006B3C91" w:rsidRDefault="006B3C9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9E9D8" w14:textId="16FC2CC9" w:rsidR="007D0E57" w:rsidRPr="00D3074D" w:rsidRDefault="00E34A6F" w:rsidP="00EE41CD">
    <w:pPr>
      <w:pBdr>
        <w:bottom w:val="single" w:sz="6" w:space="3" w:color="auto"/>
      </w:pBdr>
      <w:tabs>
        <w:tab w:val="right" w:pos="9026"/>
      </w:tabs>
      <w:jc w:val="right"/>
      <w:rPr>
        <w:rFonts w:ascii="Verdana" w:hAnsi="Verdana"/>
      </w:rPr>
    </w:pPr>
    <w:r>
      <w:rPr>
        <w:noProof/>
      </w:rPr>
      <w:drawing>
        <wp:anchor distT="0" distB="0" distL="114300" distR="114300" simplePos="0" relativeHeight="251659264" behindDoc="1" locked="0" layoutInCell="1" allowOverlap="1" wp14:anchorId="5C6B0738" wp14:editId="4F003F2D">
          <wp:simplePos x="0" y="0"/>
          <wp:positionH relativeFrom="column">
            <wp:posOffset>5480050</wp:posOffset>
          </wp:positionH>
          <wp:positionV relativeFrom="line">
            <wp:posOffset>-426085</wp:posOffset>
          </wp:positionV>
          <wp:extent cx="428625" cy="10691495"/>
          <wp:effectExtent l="0" t="0" r="0" b="0"/>
          <wp:wrapNone/>
          <wp:docPr id="282" name="Immagine 282" descr="linea_laterale_ser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nea_laterale_serla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8625" cy="10691495"/>
                  </a:xfrm>
                  <a:prstGeom prst="rect">
                    <a:avLst/>
                  </a:prstGeom>
                  <a:noFill/>
                  <a:ln>
                    <a:noFill/>
                  </a:ln>
                </pic:spPr>
              </pic:pic>
            </a:graphicData>
          </a:graphic>
          <wp14:sizeRelH relativeFrom="page">
            <wp14:pctWidth>0</wp14:pctWidth>
          </wp14:sizeRelH>
          <wp14:sizeRelV relativeFrom="page">
            <wp14:pctHeight>0</wp14:pctHeight>
          </wp14:sizeRelV>
        </wp:anchor>
      </w:drawing>
    </w:r>
    <w:r w:rsidR="004628EE" w:rsidRPr="00BA1DB7">
      <w:rPr>
        <w:rStyle w:val="Numeropagina"/>
        <w:rFonts w:ascii="Verdana" w:hAnsi="Verdana"/>
      </w:rPr>
      <w:fldChar w:fldCharType="begin"/>
    </w:r>
    <w:r w:rsidR="004628EE" w:rsidRPr="00BA1DB7">
      <w:rPr>
        <w:rStyle w:val="Numeropagina"/>
        <w:rFonts w:ascii="Verdana" w:hAnsi="Verdana"/>
      </w:rPr>
      <w:instrText xml:space="preserve"> STYLEREF  "Titolo 1" </w:instrText>
    </w:r>
    <w:r w:rsidR="004628EE" w:rsidRPr="00BA1DB7">
      <w:rPr>
        <w:rStyle w:val="Numeropagina"/>
        <w:rFonts w:ascii="Verdana" w:hAnsi="Verdana"/>
      </w:rPr>
      <w:fldChar w:fldCharType="separate"/>
    </w:r>
    <w:r w:rsidR="00792500">
      <w:rPr>
        <w:rStyle w:val="Numeropagina"/>
        <w:rFonts w:ascii="Verdana" w:hAnsi="Verdana"/>
        <w:noProof/>
      </w:rPr>
      <w:t>Capitolo III</w:t>
    </w:r>
    <w:r w:rsidR="004628EE" w:rsidRPr="00BA1DB7">
      <w:rPr>
        <w:rStyle w:val="Numeropagina"/>
        <w:rFonts w:ascii="Verdana" w:hAnsi="Verdana"/>
      </w:rPr>
      <w:fldChar w:fldCharType="end"/>
    </w:r>
  </w:p>
  <w:p w14:paraId="15CA852A" w14:textId="77777777" w:rsidR="006B3C91" w:rsidRDefault="006B3C9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EA2FAD8"/>
    <w:lvl w:ilvl="0">
      <w:start w:val="1"/>
      <w:numFmt w:val="decimal"/>
      <w:pStyle w:val="Numeroelenco5"/>
      <w:lvlText w:val="%1."/>
      <w:lvlJc w:val="left"/>
      <w:pPr>
        <w:tabs>
          <w:tab w:val="num" w:pos="1492"/>
        </w:tabs>
        <w:ind w:left="1492" w:hanging="360"/>
      </w:pPr>
    </w:lvl>
  </w:abstractNum>
  <w:abstractNum w:abstractNumId="1" w15:restartNumberingAfterBreak="0">
    <w:nsid w:val="FFFFFF7D"/>
    <w:multiLevelType w:val="singleLevel"/>
    <w:tmpl w:val="D5F8478E"/>
    <w:lvl w:ilvl="0">
      <w:start w:val="1"/>
      <w:numFmt w:val="decimal"/>
      <w:pStyle w:val="Numeroelenco4"/>
      <w:lvlText w:val="%1."/>
      <w:lvlJc w:val="left"/>
      <w:pPr>
        <w:tabs>
          <w:tab w:val="num" w:pos="1209"/>
        </w:tabs>
        <w:ind w:left="1209" w:hanging="360"/>
      </w:pPr>
    </w:lvl>
  </w:abstractNum>
  <w:abstractNum w:abstractNumId="2" w15:restartNumberingAfterBreak="0">
    <w:nsid w:val="FFFFFF7E"/>
    <w:multiLevelType w:val="singleLevel"/>
    <w:tmpl w:val="1A4C2F8C"/>
    <w:lvl w:ilvl="0">
      <w:start w:val="1"/>
      <w:numFmt w:val="decimal"/>
      <w:pStyle w:val="Numeroelenco3"/>
      <w:lvlText w:val="%1."/>
      <w:lvlJc w:val="left"/>
      <w:pPr>
        <w:tabs>
          <w:tab w:val="num" w:pos="926"/>
        </w:tabs>
        <w:ind w:left="926" w:hanging="360"/>
      </w:pPr>
    </w:lvl>
  </w:abstractNum>
  <w:abstractNum w:abstractNumId="3" w15:restartNumberingAfterBreak="0">
    <w:nsid w:val="FFFFFF7F"/>
    <w:multiLevelType w:val="singleLevel"/>
    <w:tmpl w:val="253CF7B8"/>
    <w:lvl w:ilvl="0">
      <w:start w:val="1"/>
      <w:numFmt w:val="decimal"/>
      <w:pStyle w:val="Numeroelenco2"/>
      <w:lvlText w:val="%1."/>
      <w:lvlJc w:val="left"/>
      <w:pPr>
        <w:tabs>
          <w:tab w:val="num" w:pos="643"/>
        </w:tabs>
        <w:ind w:left="643" w:hanging="360"/>
      </w:pPr>
    </w:lvl>
  </w:abstractNum>
  <w:abstractNum w:abstractNumId="4" w15:restartNumberingAfterBreak="0">
    <w:nsid w:val="FFFFFF80"/>
    <w:multiLevelType w:val="singleLevel"/>
    <w:tmpl w:val="2B9C4A68"/>
    <w:lvl w:ilvl="0">
      <w:start w:val="1"/>
      <w:numFmt w:val="bullet"/>
      <w:pStyle w:val="Puntoelenco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622E266"/>
    <w:lvl w:ilvl="0">
      <w:start w:val="1"/>
      <w:numFmt w:val="bullet"/>
      <w:pStyle w:val="Puntoelenco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8B20D90"/>
    <w:lvl w:ilvl="0">
      <w:start w:val="1"/>
      <w:numFmt w:val="bullet"/>
      <w:pStyle w:val="Puntoelenco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78E6612"/>
    <w:lvl w:ilvl="0">
      <w:start w:val="1"/>
      <w:numFmt w:val="bullet"/>
      <w:pStyle w:val="Puntoelenco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7709F30"/>
    <w:lvl w:ilvl="0">
      <w:start w:val="1"/>
      <w:numFmt w:val="decimal"/>
      <w:pStyle w:val="Numeroelenco"/>
      <w:lvlText w:val="%1."/>
      <w:lvlJc w:val="left"/>
      <w:pPr>
        <w:tabs>
          <w:tab w:val="num" w:pos="360"/>
        </w:tabs>
        <w:ind w:left="360" w:hanging="360"/>
      </w:pPr>
    </w:lvl>
  </w:abstractNum>
  <w:abstractNum w:abstractNumId="9" w15:restartNumberingAfterBreak="0">
    <w:nsid w:val="FFFFFF89"/>
    <w:multiLevelType w:val="singleLevel"/>
    <w:tmpl w:val="C7ACA5C8"/>
    <w:lvl w:ilvl="0">
      <w:start w:val="1"/>
      <w:numFmt w:val="bullet"/>
      <w:pStyle w:val="Puntoelenco"/>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516E800C"/>
    <w:lvl w:ilvl="0">
      <w:start w:val="1"/>
      <w:numFmt w:val="decimal"/>
      <w:lvlText w:val="%1."/>
      <w:legacy w:legacy="1" w:legacySpace="144" w:legacyIndent="0"/>
      <w:lvlJc w:val="left"/>
    </w:lvl>
    <w:lvl w:ilvl="1">
      <w:start w:val="1"/>
      <w:numFmt w:val="decimal"/>
      <w:pStyle w:val="Titolo2"/>
      <w:lvlText w:val="%1.%2"/>
      <w:legacy w:legacy="1" w:legacySpace="144" w:legacyIndent="0"/>
      <w:lvlJc w:val="left"/>
    </w:lvl>
    <w:lvl w:ilvl="2">
      <w:start w:val="1"/>
      <w:numFmt w:val="decimal"/>
      <w:pStyle w:val="Titolo3"/>
      <w:lvlText w:val="%1.%2.%3"/>
      <w:legacy w:legacy="1" w:legacySpace="144" w:legacyIndent="0"/>
      <w:lvlJc w:val="left"/>
    </w:lvl>
    <w:lvl w:ilvl="3">
      <w:start w:val="1"/>
      <w:numFmt w:val="decimal"/>
      <w:pStyle w:val="Titolo4"/>
      <w:lvlText w:val="%1.%2.%3.%4"/>
      <w:legacy w:legacy="1" w:legacySpace="144" w:legacyIndent="0"/>
      <w:lvlJc w:val="left"/>
      <w:rPr>
        <w:sz w:val="24"/>
      </w:rPr>
    </w:lvl>
    <w:lvl w:ilvl="4">
      <w:start w:val="1"/>
      <w:numFmt w:val="decimal"/>
      <w:pStyle w:val="Titolo5"/>
      <w:lvlText w:val="%1.%2.%3.%4.%5"/>
      <w:legacy w:legacy="1" w:legacySpace="144" w:legacyIndent="0"/>
      <w:lvlJc w:val="left"/>
    </w:lvl>
    <w:lvl w:ilvl="5">
      <w:start w:val="1"/>
      <w:numFmt w:val="decimal"/>
      <w:pStyle w:val="Titolo6"/>
      <w:lvlText w:val="%1.%2.%3.%4.%5.%6"/>
      <w:legacy w:legacy="1" w:legacySpace="144" w:legacyIndent="0"/>
      <w:lvlJc w:val="left"/>
    </w:lvl>
    <w:lvl w:ilvl="6">
      <w:start w:val="1"/>
      <w:numFmt w:val="decimal"/>
      <w:pStyle w:val="Titolo7"/>
      <w:lvlText w:val="%1.%2.%3.%4.%5.%6.%7"/>
      <w:legacy w:legacy="1" w:legacySpace="144" w:legacyIndent="0"/>
      <w:lvlJc w:val="left"/>
    </w:lvl>
    <w:lvl w:ilvl="7">
      <w:start w:val="1"/>
      <w:numFmt w:val="decimal"/>
      <w:pStyle w:val="Titolo8"/>
      <w:lvlText w:val="%1.%2.%3.%4.%5.%6.%7.%8"/>
      <w:legacy w:legacy="1" w:legacySpace="144" w:legacyIndent="0"/>
      <w:lvlJc w:val="left"/>
    </w:lvl>
    <w:lvl w:ilvl="8">
      <w:start w:val="1"/>
      <w:numFmt w:val="decimal"/>
      <w:pStyle w:val="Titolo9"/>
      <w:lvlText w:val="%1.%2.%3.%4.%5.%6.%7.%8.%9"/>
      <w:legacy w:legacy="1" w:legacySpace="144" w:legacyIndent="0"/>
      <w:lvlJc w:val="left"/>
    </w:lvl>
  </w:abstractNum>
  <w:abstractNum w:abstractNumId="11" w15:restartNumberingAfterBreak="0">
    <w:nsid w:val="079A5AB7"/>
    <w:multiLevelType w:val="hybridMultilevel"/>
    <w:tmpl w:val="EF0420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0A396DF8"/>
    <w:multiLevelType w:val="hybridMultilevel"/>
    <w:tmpl w:val="1CCE7A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0A965149"/>
    <w:multiLevelType w:val="hybridMultilevel"/>
    <w:tmpl w:val="6178D0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16FA33D0"/>
    <w:multiLevelType w:val="hybridMultilevel"/>
    <w:tmpl w:val="0338CF68"/>
    <w:lvl w:ilvl="0" w:tplc="04100001">
      <w:start w:val="1"/>
      <w:numFmt w:val="bullet"/>
      <w:lvlText w:val=""/>
      <w:lvlJc w:val="left"/>
      <w:pPr>
        <w:ind w:left="153" w:hanging="360"/>
      </w:pPr>
      <w:rPr>
        <w:rFonts w:ascii="Symbol" w:hAnsi="Symbol" w:hint="default"/>
      </w:rPr>
    </w:lvl>
    <w:lvl w:ilvl="1" w:tplc="04100003" w:tentative="1">
      <w:start w:val="1"/>
      <w:numFmt w:val="bullet"/>
      <w:lvlText w:val="o"/>
      <w:lvlJc w:val="left"/>
      <w:pPr>
        <w:ind w:left="873" w:hanging="360"/>
      </w:pPr>
      <w:rPr>
        <w:rFonts w:ascii="Courier New" w:hAnsi="Courier New" w:cs="Courier New" w:hint="default"/>
      </w:rPr>
    </w:lvl>
    <w:lvl w:ilvl="2" w:tplc="04100005" w:tentative="1">
      <w:start w:val="1"/>
      <w:numFmt w:val="bullet"/>
      <w:lvlText w:val=""/>
      <w:lvlJc w:val="left"/>
      <w:pPr>
        <w:ind w:left="1593" w:hanging="360"/>
      </w:pPr>
      <w:rPr>
        <w:rFonts w:ascii="Wingdings" w:hAnsi="Wingdings" w:hint="default"/>
      </w:rPr>
    </w:lvl>
    <w:lvl w:ilvl="3" w:tplc="04100001" w:tentative="1">
      <w:start w:val="1"/>
      <w:numFmt w:val="bullet"/>
      <w:lvlText w:val=""/>
      <w:lvlJc w:val="left"/>
      <w:pPr>
        <w:ind w:left="2313" w:hanging="360"/>
      </w:pPr>
      <w:rPr>
        <w:rFonts w:ascii="Symbol" w:hAnsi="Symbol" w:hint="default"/>
      </w:rPr>
    </w:lvl>
    <w:lvl w:ilvl="4" w:tplc="04100003" w:tentative="1">
      <w:start w:val="1"/>
      <w:numFmt w:val="bullet"/>
      <w:lvlText w:val="o"/>
      <w:lvlJc w:val="left"/>
      <w:pPr>
        <w:ind w:left="3033" w:hanging="360"/>
      </w:pPr>
      <w:rPr>
        <w:rFonts w:ascii="Courier New" w:hAnsi="Courier New" w:cs="Courier New" w:hint="default"/>
      </w:rPr>
    </w:lvl>
    <w:lvl w:ilvl="5" w:tplc="04100005" w:tentative="1">
      <w:start w:val="1"/>
      <w:numFmt w:val="bullet"/>
      <w:lvlText w:val=""/>
      <w:lvlJc w:val="left"/>
      <w:pPr>
        <w:ind w:left="3753" w:hanging="360"/>
      </w:pPr>
      <w:rPr>
        <w:rFonts w:ascii="Wingdings" w:hAnsi="Wingdings" w:hint="default"/>
      </w:rPr>
    </w:lvl>
    <w:lvl w:ilvl="6" w:tplc="04100001" w:tentative="1">
      <w:start w:val="1"/>
      <w:numFmt w:val="bullet"/>
      <w:lvlText w:val=""/>
      <w:lvlJc w:val="left"/>
      <w:pPr>
        <w:ind w:left="4473" w:hanging="360"/>
      </w:pPr>
      <w:rPr>
        <w:rFonts w:ascii="Symbol" w:hAnsi="Symbol" w:hint="default"/>
      </w:rPr>
    </w:lvl>
    <w:lvl w:ilvl="7" w:tplc="04100003" w:tentative="1">
      <w:start w:val="1"/>
      <w:numFmt w:val="bullet"/>
      <w:lvlText w:val="o"/>
      <w:lvlJc w:val="left"/>
      <w:pPr>
        <w:ind w:left="5193" w:hanging="360"/>
      </w:pPr>
      <w:rPr>
        <w:rFonts w:ascii="Courier New" w:hAnsi="Courier New" w:cs="Courier New" w:hint="default"/>
      </w:rPr>
    </w:lvl>
    <w:lvl w:ilvl="8" w:tplc="04100005" w:tentative="1">
      <w:start w:val="1"/>
      <w:numFmt w:val="bullet"/>
      <w:lvlText w:val=""/>
      <w:lvlJc w:val="left"/>
      <w:pPr>
        <w:ind w:left="5913" w:hanging="360"/>
      </w:pPr>
      <w:rPr>
        <w:rFonts w:ascii="Wingdings" w:hAnsi="Wingdings" w:hint="default"/>
      </w:rPr>
    </w:lvl>
  </w:abstractNum>
  <w:abstractNum w:abstractNumId="15" w15:restartNumberingAfterBreak="0">
    <w:nsid w:val="18337F5D"/>
    <w:multiLevelType w:val="hybridMultilevel"/>
    <w:tmpl w:val="5C7694B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18773FDA"/>
    <w:multiLevelType w:val="hybridMultilevel"/>
    <w:tmpl w:val="A91AEAB2"/>
    <w:lvl w:ilvl="0" w:tplc="04100001">
      <w:start w:val="1"/>
      <w:numFmt w:val="bullet"/>
      <w:lvlText w:val=""/>
      <w:lvlJc w:val="left"/>
      <w:pPr>
        <w:ind w:left="862" w:hanging="360"/>
      </w:pPr>
      <w:rPr>
        <w:rFonts w:ascii="Symbol" w:hAnsi="Symbol" w:hint="default"/>
      </w:rPr>
    </w:lvl>
    <w:lvl w:ilvl="1" w:tplc="04100003" w:tentative="1">
      <w:start w:val="1"/>
      <w:numFmt w:val="bullet"/>
      <w:lvlText w:val="o"/>
      <w:lvlJc w:val="left"/>
      <w:pPr>
        <w:ind w:left="1582" w:hanging="360"/>
      </w:pPr>
      <w:rPr>
        <w:rFonts w:ascii="Courier New" w:hAnsi="Courier New" w:cs="Courier New" w:hint="default"/>
      </w:rPr>
    </w:lvl>
    <w:lvl w:ilvl="2" w:tplc="04100005" w:tentative="1">
      <w:start w:val="1"/>
      <w:numFmt w:val="bullet"/>
      <w:lvlText w:val=""/>
      <w:lvlJc w:val="left"/>
      <w:pPr>
        <w:ind w:left="2302" w:hanging="360"/>
      </w:pPr>
      <w:rPr>
        <w:rFonts w:ascii="Wingdings" w:hAnsi="Wingdings" w:hint="default"/>
      </w:rPr>
    </w:lvl>
    <w:lvl w:ilvl="3" w:tplc="04100001" w:tentative="1">
      <w:start w:val="1"/>
      <w:numFmt w:val="bullet"/>
      <w:lvlText w:val=""/>
      <w:lvlJc w:val="left"/>
      <w:pPr>
        <w:ind w:left="3022" w:hanging="360"/>
      </w:pPr>
      <w:rPr>
        <w:rFonts w:ascii="Symbol" w:hAnsi="Symbol" w:hint="default"/>
      </w:rPr>
    </w:lvl>
    <w:lvl w:ilvl="4" w:tplc="04100003" w:tentative="1">
      <w:start w:val="1"/>
      <w:numFmt w:val="bullet"/>
      <w:lvlText w:val="o"/>
      <w:lvlJc w:val="left"/>
      <w:pPr>
        <w:ind w:left="3742" w:hanging="360"/>
      </w:pPr>
      <w:rPr>
        <w:rFonts w:ascii="Courier New" w:hAnsi="Courier New" w:cs="Courier New" w:hint="default"/>
      </w:rPr>
    </w:lvl>
    <w:lvl w:ilvl="5" w:tplc="04100005" w:tentative="1">
      <w:start w:val="1"/>
      <w:numFmt w:val="bullet"/>
      <w:lvlText w:val=""/>
      <w:lvlJc w:val="left"/>
      <w:pPr>
        <w:ind w:left="4462" w:hanging="360"/>
      </w:pPr>
      <w:rPr>
        <w:rFonts w:ascii="Wingdings" w:hAnsi="Wingdings" w:hint="default"/>
      </w:rPr>
    </w:lvl>
    <w:lvl w:ilvl="6" w:tplc="04100001" w:tentative="1">
      <w:start w:val="1"/>
      <w:numFmt w:val="bullet"/>
      <w:lvlText w:val=""/>
      <w:lvlJc w:val="left"/>
      <w:pPr>
        <w:ind w:left="5182" w:hanging="360"/>
      </w:pPr>
      <w:rPr>
        <w:rFonts w:ascii="Symbol" w:hAnsi="Symbol" w:hint="default"/>
      </w:rPr>
    </w:lvl>
    <w:lvl w:ilvl="7" w:tplc="04100003" w:tentative="1">
      <w:start w:val="1"/>
      <w:numFmt w:val="bullet"/>
      <w:lvlText w:val="o"/>
      <w:lvlJc w:val="left"/>
      <w:pPr>
        <w:ind w:left="5902" w:hanging="360"/>
      </w:pPr>
      <w:rPr>
        <w:rFonts w:ascii="Courier New" w:hAnsi="Courier New" w:cs="Courier New" w:hint="default"/>
      </w:rPr>
    </w:lvl>
    <w:lvl w:ilvl="8" w:tplc="04100005" w:tentative="1">
      <w:start w:val="1"/>
      <w:numFmt w:val="bullet"/>
      <w:lvlText w:val=""/>
      <w:lvlJc w:val="left"/>
      <w:pPr>
        <w:ind w:left="6622" w:hanging="360"/>
      </w:pPr>
      <w:rPr>
        <w:rFonts w:ascii="Wingdings" w:hAnsi="Wingdings" w:hint="default"/>
      </w:rPr>
    </w:lvl>
  </w:abstractNum>
  <w:abstractNum w:abstractNumId="17" w15:restartNumberingAfterBreak="0">
    <w:nsid w:val="23A10662"/>
    <w:multiLevelType w:val="hybridMultilevel"/>
    <w:tmpl w:val="1FD46E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252F3178"/>
    <w:multiLevelType w:val="hybridMultilevel"/>
    <w:tmpl w:val="249249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2DC93DA6"/>
    <w:multiLevelType w:val="hybridMultilevel"/>
    <w:tmpl w:val="9C9A2FB6"/>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0" w15:restartNumberingAfterBreak="0">
    <w:nsid w:val="3686601E"/>
    <w:multiLevelType w:val="hybridMultilevel"/>
    <w:tmpl w:val="6FC2F6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D3F3829"/>
    <w:multiLevelType w:val="hybridMultilevel"/>
    <w:tmpl w:val="15E8ED6A"/>
    <w:lvl w:ilvl="0" w:tplc="B162B14C">
      <w:start w:val="1"/>
      <w:numFmt w:val="decimal"/>
      <w:lvlText w:val="%1."/>
      <w:lvlJc w:val="left"/>
      <w:pPr>
        <w:ind w:left="3600" w:hanging="360"/>
      </w:pPr>
      <w:rPr>
        <w:b w:val="0"/>
        <w:bCs/>
        <w:sz w:val="22"/>
        <w:szCs w:val="22"/>
      </w:rPr>
    </w:lvl>
    <w:lvl w:ilvl="1" w:tplc="BDB672BA">
      <w:start w:val="1"/>
      <w:numFmt w:val="lowerLetter"/>
      <w:lvlText w:val="%2."/>
      <w:lvlJc w:val="left"/>
      <w:pPr>
        <w:ind w:left="4320" w:hanging="360"/>
      </w:pPr>
      <w:rPr>
        <w:b w:val="0"/>
        <w:bCs/>
        <w:sz w:val="22"/>
        <w:szCs w:val="22"/>
      </w:rPr>
    </w:lvl>
    <w:lvl w:ilvl="2" w:tplc="0410001B" w:tentative="1">
      <w:start w:val="1"/>
      <w:numFmt w:val="lowerRoman"/>
      <w:lvlText w:val="%3."/>
      <w:lvlJc w:val="right"/>
      <w:pPr>
        <w:ind w:left="5040" w:hanging="180"/>
      </w:pPr>
    </w:lvl>
    <w:lvl w:ilvl="3" w:tplc="0410000F" w:tentative="1">
      <w:start w:val="1"/>
      <w:numFmt w:val="decimal"/>
      <w:lvlText w:val="%4."/>
      <w:lvlJc w:val="left"/>
      <w:pPr>
        <w:ind w:left="5760" w:hanging="360"/>
      </w:pPr>
    </w:lvl>
    <w:lvl w:ilvl="4" w:tplc="04100019" w:tentative="1">
      <w:start w:val="1"/>
      <w:numFmt w:val="lowerLetter"/>
      <w:lvlText w:val="%5."/>
      <w:lvlJc w:val="left"/>
      <w:pPr>
        <w:ind w:left="6480" w:hanging="360"/>
      </w:pPr>
    </w:lvl>
    <w:lvl w:ilvl="5" w:tplc="0410001B" w:tentative="1">
      <w:start w:val="1"/>
      <w:numFmt w:val="lowerRoman"/>
      <w:lvlText w:val="%6."/>
      <w:lvlJc w:val="right"/>
      <w:pPr>
        <w:ind w:left="7200" w:hanging="180"/>
      </w:pPr>
    </w:lvl>
    <w:lvl w:ilvl="6" w:tplc="0410000F" w:tentative="1">
      <w:start w:val="1"/>
      <w:numFmt w:val="decimal"/>
      <w:lvlText w:val="%7."/>
      <w:lvlJc w:val="left"/>
      <w:pPr>
        <w:ind w:left="7920" w:hanging="360"/>
      </w:pPr>
    </w:lvl>
    <w:lvl w:ilvl="7" w:tplc="04100019" w:tentative="1">
      <w:start w:val="1"/>
      <w:numFmt w:val="lowerLetter"/>
      <w:lvlText w:val="%8."/>
      <w:lvlJc w:val="left"/>
      <w:pPr>
        <w:ind w:left="8640" w:hanging="360"/>
      </w:pPr>
    </w:lvl>
    <w:lvl w:ilvl="8" w:tplc="0410001B" w:tentative="1">
      <w:start w:val="1"/>
      <w:numFmt w:val="lowerRoman"/>
      <w:lvlText w:val="%9."/>
      <w:lvlJc w:val="right"/>
      <w:pPr>
        <w:ind w:left="9360" w:hanging="180"/>
      </w:pPr>
    </w:lvl>
  </w:abstractNum>
  <w:abstractNum w:abstractNumId="22" w15:restartNumberingAfterBreak="0">
    <w:nsid w:val="4F972C16"/>
    <w:multiLevelType w:val="hybridMultilevel"/>
    <w:tmpl w:val="F416B8F2"/>
    <w:lvl w:ilvl="0" w:tplc="04100001">
      <w:start w:val="1"/>
      <w:numFmt w:val="bullet"/>
      <w:lvlText w:val=""/>
      <w:lvlJc w:val="left"/>
      <w:pPr>
        <w:ind w:left="786" w:hanging="360"/>
      </w:pPr>
      <w:rPr>
        <w:rFonts w:ascii="Symbol" w:hAnsi="Symbol" w:hint="default"/>
      </w:rPr>
    </w:lvl>
    <w:lvl w:ilvl="1" w:tplc="04100003" w:tentative="1">
      <w:start w:val="1"/>
      <w:numFmt w:val="bullet"/>
      <w:lvlText w:val="o"/>
      <w:lvlJc w:val="left"/>
      <w:pPr>
        <w:ind w:left="1506" w:hanging="360"/>
      </w:pPr>
      <w:rPr>
        <w:rFonts w:ascii="Courier New" w:hAnsi="Courier New" w:cs="Courier New" w:hint="default"/>
      </w:rPr>
    </w:lvl>
    <w:lvl w:ilvl="2" w:tplc="04100005" w:tentative="1">
      <w:start w:val="1"/>
      <w:numFmt w:val="bullet"/>
      <w:lvlText w:val=""/>
      <w:lvlJc w:val="left"/>
      <w:pPr>
        <w:ind w:left="2226" w:hanging="360"/>
      </w:pPr>
      <w:rPr>
        <w:rFonts w:ascii="Wingdings" w:hAnsi="Wingdings" w:hint="default"/>
      </w:rPr>
    </w:lvl>
    <w:lvl w:ilvl="3" w:tplc="04100001" w:tentative="1">
      <w:start w:val="1"/>
      <w:numFmt w:val="bullet"/>
      <w:lvlText w:val=""/>
      <w:lvlJc w:val="left"/>
      <w:pPr>
        <w:ind w:left="2946" w:hanging="360"/>
      </w:pPr>
      <w:rPr>
        <w:rFonts w:ascii="Symbol" w:hAnsi="Symbol" w:hint="default"/>
      </w:rPr>
    </w:lvl>
    <w:lvl w:ilvl="4" w:tplc="04100003" w:tentative="1">
      <w:start w:val="1"/>
      <w:numFmt w:val="bullet"/>
      <w:lvlText w:val="o"/>
      <w:lvlJc w:val="left"/>
      <w:pPr>
        <w:ind w:left="3666" w:hanging="360"/>
      </w:pPr>
      <w:rPr>
        <w:rFonts w:ascii="Courier New" w:hAnsi="Courier New" w:cs="Courier New" w:hint="default"/>
      </w:rPr>
    </w:lvl>
    <w:lvl w:ilvl="5" w:tplc="04100005" w:tentative="1">
      <w:start w:val="1"/>
      <w:numFmt w:val="bullet"/>
      <w:lvlText w:val=""/>
      <w:lvlJc w:val="left"/>
      <w:pPr>
        <w:ind w:left="4386" w:hanging="360"/>
      </w:pPr>
      <w:rPr>
        <w:rFonts w:ascii="Wingdings" w:hAnsi="Wingdings" w:hint="default"/>
      </w:rPr>
    </w:lvl>
    <w:lvl w:ilvl="6" w:tplc="04100001" w:tentative="1">
      <w:start w:val="1"/>
      <w:numFmt w:val="bullet"/>
      <w:lvlText w:val=""/>
      <w:lvlJc w:val="left"/>
      <w:pPr>
        <w:ind w:left="5106" w:hanging="360"/>
      </w:pPr>
      <w:rPr>
        <w:rFonts w:ascii="Symbol" w:hAnsi="Symbol" w:hint="default"/>
      </w:rPr>
    </w:lvl>
    <w:lvl w:ilvl="7" w:tplc="04100003" w:tentative="1">
      <w:start w:val="1"/>
      <w:numFmt w:val="bullet"/>
      <w:lvlText w:val="o"/>
      <w:lvlJc w:val="left"/>
      <w:pPr>
        <w:ind w:left="5826" w:hanging="360"/>
      </w:pPr>
      <w:rPr>
        <w:rFonts w:ascii="Courier New" w:hAnsi="Courier New" w:cs="Courier New" w:hint="default"/>
      </w:rPr>
    </w:lvl>
    <w:lvl w:ilvl="8" w:tplc="04100005" w:tentative="1">
      <w:start w:val="1"/>
      <w:numFmt w:val="bullet"/>
      <w:lvlText w:val=""/>
      <w:lvlJc w:val="left"/>
      <w:pPr>
        <w:ind w:left="6546" w:hanging="360"/>
      </w:pPr>
      <w:rPr>
        <w:rFonts w:ascii="Wingdings" w:hAnsi="Wingdings" w:hint="default"/>
      </w:rPr>
    </w:lvl>
  </w:abstractNum>
  <w:abstractNum w:abstractNumId="23" w15:restartNumberingAfterBreak="0">
    <w:nsid w:val="55E57F81"/>
    <w:multiLevelType w:val="hybridMultilevel"/>
    <w:tmpl w:val="BA20EB9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4" w15:restartNumberingAfterBreak="0">
    <w:nsid w:val="67230600"/>
    <w:multiLevelType w:val="hybridMultilevel"/>
    <w:tmpl w:val="CC94E2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67E50B0E"/>
    <w:multiLevelType w:val="hybridMultilevel"/>
    <w:tmpl w:val="8B628EF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71562E74"/>
    <w:multiLevelType w:val="hybridMultilevel"/>
    <w:tmpl w:val="8A92AB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385301258">
    <w:abstractNumId w:val="10"/>
  </w:num>
  <w:num w:numId="2" w16cid:durableId="1331563403">
    <w:abstractNumId w:val="8"/>
  </w:num>
  <w:num w:numId="3" w16cid:durableId="983656074">
    <w:abstractNumId w:val="3"/>
  </w:num>
  <w:num w:numId="4" w16cid:durableId="1033001336">
    <w:abstractNumId w:val="2"/>
  </w:num>
  <w:num w:numId="5" w16cid:durableId="1881820433">
    <w:abstractNumId w:val="1"/>
  </w:num>
  <w:num w:numId="6" w16cid:durableId="1777482798">
    <w:abstractNumId w:val="0"/>
  </w:num>
  <w:num w:numId="7" w16cid:durableId="1820531901">
    <w:abstractNumId w:val="9"/>
  </w:num>
  <w:num w:numId="8" w16cid:durableId="1551306721">
    <w:abstractNumId w:val="7"/>
  </w:num>
  <w:num w:numId="9" w16cid:durableId="990670176">
    <w:abstractNumId w:val="6"/>
  </w:num>
  <w:num w:numId="10" w16cid:durableId="1178302180">
    <w:abstractNumId w:val="5"/>
  </w:num>
  <w:num w:numId="11" w16cid:durableId="780031652">
    <w:abstractNumId w:val="4"/>
  </w:num>
  <w:num w:numId="12" w16cid:durableId="369304718">
    <w:abstractNumId w:val="14"/>
  </w:num>
  <w:num w:numId="13" w16cid:durableId="1300573678">
    <w:abstractNumId w:val="21"/>
  </w:num>
  <w:num w:numId="14" w16cid:durableId="1246496042">
    <w:abstractNumId w:val="23"/>
  </w:num>
  <w:num w:numId="15" w16cid:durableId="1144279905">
    <w:abstractNumId w:val="12"/>
  </w:num>
  <w:num w:numId="16" w16cid:durableId="273444330">
    <w:abstractNumId w:val="13"/>
  </w:num>
  <w:num w:numId="17" w16cid:durableId="2009281700">
    <w:abstractNumId w:val="20"/>
  </w:num>
  <w:num w:numId="18" w16cid:durableId="1037657317">
    <w:abstractNumId w:val="26"/>
  </w:num>
  <w:num w:numId="19" w16cid:durableId="1884633395">
    <w:abstractNumId w:val="17"/>
  </w:num>
  <w:num w:numId="20" w16cid:durableId="466555007">
    <w:abstractNumId w:val="16"/>
  </w:num>
  <w:num w:numId="21" w16cid:durableId="484594479">
    <w:abstractNumId w:val="11"/>
  </w:num>
  <w:num w:numId="22" w16cid:durableId="1997680687">
    <w:abstractNumId w:val="19"/>
  </w:num>
  <w:num w:numId="23" w16cid:durableId="202642431">
    <w:abstractNumId w:val="22"/>
  </w:num>
  <w:num w:numId="24" w16cid:durableId="1599749398">
    <w:abstractNumId w:val="18"/>
  </w:num>
  <w:num w:numId="25" w16cid:durableId="129826948">
    <w:abstractNumId w:val="24"/>
  </w:num>
  <w:num w:numId="26" w16cid:durableId="2031103471">
    <w:abstractNumId w:val="25"/>
  </w:num>
  <w:num w:numId="27" w16cid:durableId="1262907389">
    <w:abstractNumId w:val="15"/>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ick">
    <w15:presenceInfo w15:providerId="None" w15:userId="Ric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intFractionalCharacterWidth/>
  <w:activeWritingStyle w:appName="MSWord" w:lang="en-US" w:vendorID="64" w:dllVersion="6" w:nlCheck="1" w:checkStyle="0"/>
  <w:activeWritingStyle w:appName="MSWord" w:lang="en-GB" w:vendorID="64" w:dllVersion="6" w:nlCheck="1" w:checkStyle="1"/>
  <w:activeWritingStyle w:appName="MSWord" w:lang="en-US" w:vendorID="64" w:dllVersion="5" w:nlCheck="1" w:checkStyle="1"/>
  <w:activeWritingStyle w:appName="MSWord" w:lang="en-GB" w:vendorID="64" w:dllVersion="5" w:nlCheck="1" w:checkStyle="1"/>
  <w:activeWritingStyle w:appName="MSWord" w:lang="fr-FR" w:vendorID="64" w:dllVersion="6" w:nlCheck="1" w:checkStyle="1"/>
  <w:activeWritingStyle w:appName="MSWord" w:lang="it-IT" w:vendorID="64" w:dllVersion="0" w:nlCheck="1" w:checkStyle="0"/>
  <w:activeWritingStyle w:appName="MSWord" w:lang="en-GB" w:vendorID="64" w:dllVersion="0" w:nlCheck="1" w:checkStyle="0"/>
  <w:activeWritingStyle w:appName="MSWord" w:lang="it-IT" w:vendorID="64" w:dllVersion="4096" w:nlCheck="1" w:checkStyle="0"/>
  <w:activeWritingStyle w:appName="MSWord" w:lang="en-GB" w:vendorID="64" w:dllVersion="4096" w:nlCheck="1" w:checkStyle="0"/>
  <w:activeWritingStyle w:appName="MSWord" w:lang="fr-FR"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fr-FR" w:vendorID="64" w:dllVersion="0" w:nlCheck="1" w:checkStyle="0"/>
  <w:activeWritingStyle w:appName="MSWord" w:lang="it-IT" w:vendorID="3" w:dllVersion="517" w:checkStyle="1"/>
  <w:activeWritingStyle w:appName="MSWord" w:lang="de-DE" w:vendorID="9" w:dllVersion="512" w:checkStyle="1"/>
  <w:activeWritingStyle w:appName="MSWord" w:lang="fr-FR" w:vendorID="9" w:dllVersion="512"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31"/>
  <w:doNotHyphenateCaps/>
  <w:evenAndOddHeaders/>
  <w:drawingGridHorizontalSpacing w:val="113"/>
  <w:drawingGridVerticalSpacing w:val="113"/>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50" style="mso-position-vertical-relative:line" fill="f" fillcolor="white">
      <v:fill color="white" on="f"/>
    </o:shapedefaults>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B38"/>
    <w:rsid w:val="0000013C"/>
    <w:rsid w:val="000006DB"/>
    <w:rsid w:val="000046A3"/>
    <w:rsid w:val="00012C25"/>
    <w:rsid w:val="00014667"/>
    <w:rsid w:val="0001662A"/>
    <w:rsid w:val="00032D42"/>
    <w:rsid w:val="00033A9E"/>
    <w:rsid w:val="00033B2E"/>
    <w:rsid w:val="00033D6A"/>
    <w:rsid w:val="000347A1"/>
    <w:rsid w:val="00034B12"/>
    <w:rsid w:val="00035AA1"/>
    <w:rsid w:val="00036035"/>
    <w:rsid w:val="000456FF"/>
    <w:rsid w:val="000466AC"/>
    <w:rsid w:val="000505EC"/>
    <w:rsid w:val="00050F88"/>
    <w:rsid w:val="0005655C"/>
    <w:rsid w:val="0006224B"/>
    <w:rsid w:val="00063733"/>
    <w:rsid w:val="00064772"/>
    <w:rsid w:val="000676E7"/>
    <w:rsid w:val="00071E3C"/>
    <w:rsid w:val="00071FF0"/>
    <w:rsid w:val="00080BD0"/>
    <w:rsid w:val="000874DA"/>
    <w:rsid w:val="0009253A"/>
    <w:rsid w:val="00095794"/>
    <w:rsid w:val="000A0729"/>
    <w:rsid w:val="000A195B"/>
    <w:rsid w:val="000A36A0"/>
    <w:rsid w:val="000A4776"/>
    <w:rsid w:val="000A6329"/>
    <w:rsid w:val="000A6608"/>
    <w:rsid w:val="000B3E2A"/>
    <w:rsid w:val="000B5CA8"/>
    <w:rsid w:val="000B70E3"/>
    <w:rsid w:val="000B75A8"/>
    <w:rsid w:val="000B7E64"/>
    <w:rsid w:val="000C4DFE"/>
    <w:rsid w:val="000C6D95"/>
    <w:rsid w:val="000D080A"/>
    <w:rsid w:val="000D1A0A"/>
    <w:rsid w:val="000D2B0F"/>
    <w:rsid w:val="000D3514"/>
    <w:rsid w:val="000D797C"/>
    <w:rsid w:val="000E402D"/>
    <w:rsid w:val="000E4DCE"/>
    <w:rsid w:val="000F459C"/>
    <w:rsid w:val="000F73E1"/>
    <w:rsid w:val="000F7F44"/>
    <w:rsid w:val="00101E90"/>
    <w:rsid w:val="00105C5C"/>
    <w:rsid w:val="00106548"/>
    <w:rsid w:val="0010662D"/>
    <w:rsid w:val="00106F52"/>
    <w:rsid w:val="0011100C"/>
    <w:rsid w:val="00114086"/>
    <w:rsid w:val="00114957"/>
    <w:rsid w:val="001163C3"/>
    <w:rsid w:val="00116644"/>
    <w:rsid w:val="001176C2"/>
    <w:rsid w:val="00121919"/>
    <w:rsid w:val="00123F2E"/>
    <w:rsid w:val="00126618"/>
    <w:rsid w:val="0013178D"/>
    <w:rsid w:val="0013198C"/>
    <w:rsid w:val="0014744F"/>
    <w:rsid w:val="00147F48"/>
    <w:rsid w:val="0015006D"/>
    <w:rsid w:val="00155FCF"/>
    <w:rsid w:val="001623B8"/>
    <w:rsid w:val="00162536"/>
    <w:rsid w:val="0016480D"/>
    <w:rsid w:val="00164A8A"/>
    <w:rsid w:val="00164AF1"/>
    <w:rsid w:val="00165FFF"/>
    <w:rsid w:val="0017182D"/>
    <w:rsid w:val="00174EF6"/>
    <w:rsid w:val="001761AE"/>
    <w:rsid w:val="001821A9"/>
    <w:rsid w:val="0018482E"/>
    <w:rsid w:val="00186A01"/>
    <w:rsid w:val="001871A3"/>
    <w:rsid w:val="0019075F"/>
    <w:rsid w:val="00190DA2"/>
    <w:rsid w:val="001967A3"/>
    <w:rsid w:val="00196A92"/>
    <w:rsid w:val="00196D26"/>
    <w:rsid w:val="001A30F2"/>
    <w:rsid w:val="001A3D7A"/>
    <w:rsid w:val="001A578B"/>
    <w:rsid w:val="001B302F"/>
    <w:rsid w:val="001B3698"/>
    <w:rsid w:val="001B5124"/>
    <w:rsid w:val="001C3358"/>
    <w:rsid w:val="001C4255"/>
    <w:rsid w:val="001C6E14"/>
    <w:rsid w:val="001C7060"/>
    <w:rsid w:val="001C752B"/>
    <w:rsid w:val="001D0950"/>
    <w:rsid w:val="001D57B2"/>
    <w:rsid w:val="001D6891"/>
    <w:rsid w:val="001D7E8A"/>
    <w:rsid w:val="001E1D1C"/>
    <w:rsid w:val="001E21A2"/>
    <w:rsid w:val="001E34E0"/>
    <w:rsid w:val="001E7876"/>
    <w:rsid w:val="001F2DC2"/>
    <w:rsid w:val="001F47D5"/>
    <w:rsid w:val="001F58C6"/>
    <w:rsid w:val="002002EB"/>
    <w:rsid w:val="00206929"/>
    <w:rsid w:val="00207768"/>
    <w:rsid w:val="00210298"/>
    <w:rsid w:val="002116FE"/>
    <w:rsid w:val="0021256D"/>
    <w:rsid w:val="002137B5"/>
    <w:rsid w:val="002157E1"/>
    <w:rsid w:val="002161F8"/>
    <w:rsid w:val="0021715A"/>
    <w:rsid w:val="002203C7"/>
    <w:rsid w:val="00221BB2"/>
    <w:rsid w:val="00223073"/>
    <w:rsid w:val="00224F25"/>
    <w:rsid w:val="00232005"/>
    <w:rsid w:val="00232C6D"/>
    <w:rsid w:val="0023376C"/>
    <w:rsid w:val="0023470E"/>
    <w:rsid w:val="00234E19"/>
    <w:rsid w:val="002361DD"/>
    <w:rsid w:val="00237FAF"/>
    <w:rsid w:val="00240C57"/>
    <w:rsid w:val="00240C95"/>
    <w:rsid w:val="00243747"/>
    <w:rsid w:val="002442BE"/>
    <w:rsid w:val="00245CA0"/>
    <w:rsid w:val="00246A72"/>
    <w:rsid w:val="00247E19"/>
    <w:rsid w:val="002506C9"/>
    <w:rsid w:val="00252F08"/>
    <w:rsid w:val="0025366A"/>
    <w:rsid w:val="002618B0"/>
    <w:rsid w:val="00263906"/>
    <w:rsid w:val="002679AA"/>
    <w:rsid w:val="002731E8"/>
    <w:rsid w:val="0027757B"/>
    <w:rsid w:val="0028048B"/>
    <w:rsid w:val="002838C9"/>
    <w:rsid w:val="002847A0"/>
    <w:rsid w:val="00285B1B"/>
    <w:rsid w:val="002863B3"/>
    <w:rsid w:val="002923D3"/>
    <w:rsid w:val="0029387A"/>
    <w:rsid w:val="00297CAC"/>
    <w:rsid w:val="002A03B8"/>
    <w:rsid w:val="002A0CD9"/>
    <w:rsid w:val="002A2848"/>
    <w:rsid w:val="002A73DF"/>
    <w:rsid w:val="002B1506"/>
    <w:rsid w:val="002B2FCE"/>
    <w:rsid w:val="002B66CD"/>
    <w:rsid w:val="002B69A8"/>
    <w:rsid w:val="002B6E90"/>
    <w:rsid w:val="002C09FC"/>
    <w:rsid w:val="002C1250"/>
    <w:rsid w:val="002C38C9"/>
    <w:rsid w:val="002C3B0F"/>
    <w:rsid w:val="002D0C4E"/>
    <w:rsid w:val="002D424F"/>
    <w:rsid w:val="002D5AE1"/>
    <w:rsid w:val="002E58CB"/>
    <w:rsid w:val="002E61EA"/>
    <w:rsid w:val="002F1BFA"/>
    <w:rsid w:val="002F365F"/>
    <w:rsid w:val="002F3E32"/>
    <w:rsid w:val="003007C8"/>
    <w:rsid w:val="003023D2"/>
    <w:rsid w:val="0030316A"/>
    <w:rsid w:val="00305DFA"/>
    <w:rsid w:val="00305F5C"/>
    <w:rsid w:val="00306CE8"/>
    <w:rsid w:val="0030728A"/>
    <w:rsid w:val="003113AF"/>
    <w:rsid w:val="00311683"/>
    <w:rsid w:val="00311F37"/>
    <w:rsid w:val="00312395"/>
    <w:rsid w:val="00312EE7"/>
    <w:rsid w:val="003132B3"/>
    <w:rsid w:val="0031487C"/>
    <w:rsid w:val="0031659E"/>
    <w:rsid w:val="00317BAB"/>
    <w:rsid w:val="00320FCA"/>
    <w:rsid w:val="00321F24"/>
    <w:rsid w:val="003239E4"/>
    <w:rsid w:val="00324C3C"/>
    <w:rsid w:val="00326123"/>
    <w:rsid w:val="00331FA7"/>
    <w:rsid w:val="00332FE8"/>
    <w:rsid w:val="00334A9B"/>
    <w:rsid w:val="0033707F"/>
    <w:rsid w:val="00341389"/>
    <w:rsid w:val="00341691"/>
    <w:rsid w:val="00342F90"/>
    <w:rsid w:val="003439EB"/>
    <w:rsid w:val="00345381"/>
    <w:rsid w:val="003459C0"/>
    <w:rsid w:val="00346002"/>
    <w:rsid w:val="003474EB"/>
    <w:rsid w:val="00351EA7"/>
    <w:rsid w:val="00353162"/>
    <w:rsid w:val="00353A4B"/>
    <w:rsid w:val="0035745D"/>
    <w:rsid w:val="00357E65"/>
    <w:rsid w:val="003613EE"/>
    <w:rsid w:val="0036196F"/>
    <w:rsid w:val="00364721"/>
    <w:rsid w:val="003669F1"/>
    <w:rsid w:val="0036709B"/>
    <w:rsid w:val="00367AEA"/>
    <w:rsid w:val="00374C8C"/>
    <w:rsid w:val="00375AB5"/>
    <w:rsid w:val="003760C0"/>
    <w:rsid w:val="00377C6F"/>
    <w:rsid w:val="0038064E"/>
    <w:rsid w:val="003820AF"/>
    <w:rsid w:val="00382611"/>
    <w:rsid w:val="00384112"/>
    <w:rsid w:val="003868E8"/>
    <w:rsid w:val="00390D98"/>
    <w:rsid w:val="00391532"/>
    <w:rsid w:val="003915A3"/>
    <w:rsid w:val="00391A8E"/>
    <w:rsid w:val="003929F2"/>
    <w:rsid w:val="00392BDD"/>
    <w:rsid w:val="00393260"/>
    <w:rsid w:val="00393A2E"/>
    <w:rsid w:val="003955B2"/>
    <w:rsid w:val="003A0FC0"/>
    <w:rsid w:val="003A1F16"/>
    <w:rsid w:val="003A31DC"/>
    <w:rsid w:val="003B0028"/>
    <w:rsid w:val="003C1C85"/>
    <w:rsid w:val="003D0016"/>
    <w:rsid w:val="003D106B"/>
    <w:rsid w:val="003D2FA2"/>
    <w:rsid w:val="003D4F78"/>
    <w:rsid w:val="003D7282"/>
    <w:rsid w:val="003D7421"/>
    <w:rsid w:val="003D7C2D"/>
    <w:rsid w:val="003E1BA6"/>
    <w:rsid w:val="003E28BB"/>
    <w:rsid w:val="003E3A90"/>
    <w:rsid w:val="003F07C8"/>
    <w:rsid w:val="003F08AB"/>
    <w:rsid w:val="004019FE"/>
    <w:rsid w:val="00403F3F"/>
    <w:rsid w:val="004074B8"/>
    <w:rsid w:val="0042034C"/>
    <w:rsid w:val="00420C4A"/>
    <w:rsid w:val="00421CA6"/>
    <w:rsid w:val="00422CAE"/>
    <w:rsid w:val="00424EF5"/>
    <w:rsid w:val="00425E02"/>
    <w:rsid w:val="0043471F"/>
    <w:rsid w:val="00435EFC"/>
    <w:rsid w:val="00436C23"/>
    <w:rsid w:val="00446AB7"/>
    <w:rsid w:val="00447FC8"/>
    <w:rsid w:val="0045203E"/>
    <w:rsid w:val="00452755"/>
    <w:rsid w:val="004553DB"/>
    <w:rsid w:val="00456D31"/>
    <w:rsid w:val="00460FC4"/>
    <w:rsid w:val="004628EE"/>
    <w:rsid w:val="00474055"/>
    <w:rsid w:val="00475CB9"/>
    <w:rsid w:val="00476607"/>
    <w:rsid w:val="00482227"/>
    <w:rsid w:val="00483A18"/>
    <w:rsid w:val="00484A22"/>
    <w:rsid w:val="004869BF"/>
    <w:rsid w:val="004877A2"/>
    <w:rsid w:val="004910D3"/>
    <w:rsid w:val="004915C2"/>
    <w:rsid w:val="00492537"/>
    <w:rsid w:val="0049314D"/>
    <w:rsid w:val="00494E6B"/>
    <w:rsid w:val="0049505E"/>
    <w:rsid w:val="004953E0"/>
    <w:rsid w:val="00496D5B"/>
    <w:rsid w:val="004975BD"/>
    <w:rsid w:val="004A05BD"/>
    <w:rsid w:val="004A5A0E"/>
    <w:rsid w:val="004A79F5"/>
    <w:rsid w:val="004A7C1D"/>
    <w:rsid w:val="004B50DB"/>
    <w:rsid w:val="004B56F5"/>
    <w:rsid w:val="004B713E"/>
    <w:rsid w:val="004C21C8"/>
    <w:rsid w:val="004C2E3B"/>
    <w:rsid w:val="004C322D"/>
    <w:rsid w:val="004D1486"/>
    <w:rsid w:val="004D14A3"/>
    <w:rsid w:val="004D1672"/>
    <w:rsid w:val="004D3D45"/>
    <w:rsid w:val="004D4BF6"/>
    <w:rsid w:val="004D5122"/>
    <w:rsid w:val="004D737A"/>
    <w:rsid w:val="004E1645"/>
    <w:rsid w:val="004E5CBA"/>
    <w:rsid w:val="004F109F"/>
    <w:rsid w:val="004F3D8C"/>
    <w:rsid w:val="004F4959"/>
    <w:rsid w:val="004F4E6C"/>
    <w:rsid w:val="004F76EF"/>
    <w:rsid w:val="00500739"/>
    <w:rsid w:val="0050284F"/>
    <w:rsid w:val="00506559"/>
    <w:rsid w:val="00511D77"/>
    <w:rsid w:val="00512917"/>
    <w:rsid w:val="00512DA1"/>
    <w:rsid w:val="005140CC"/>
    <w:rsid w:val="00517BFE"/>
    <w:rsid w:val="00517FC9"/>
    <w:rsid w:val="005209E9"/>
    <w:rsid w:val="00520FF2"/>
    <w:rsid w:val="005214A8"/>
    <w:rsid w:val="00521AE3"/>
    <w:rsid w:val="00521F01"/>
    <w:rsid w:val="00525929"/>
    <w:rsid w:val="0052739D"/>
    <w:rsid w:val="00532951"/>
    <w:rsid w:val="005331F9"/>
    <w:rsid w:val="00536D5B"/>
    <w:rsid w:val="00542670"/>
    <w:rsid w:val="00542A50"/>
    <w:rsid w:val="00543832"/>
    <w:rsid w:val="0054788C"/>
    <w:rsid w:val="00550848"/>
    <w:rsid w:val="005546B3"/>
    <w:rsid w:val="005546FF"/>
    <w:rsid w:val="00555C5E"/>
    <w:rsid w:val="00556AB5"/>
    <w:rsid w:val="00556F56"/>
    <w:rsid w:val="00560090"/>
    <w:rsid w:val="005650E6"/>
    <w:rsid w:val="00567EEF"/>
    <w:rsid w:val="00574D44"/>
    <w:rsid w:val="0057529A"/>
    <w:rsid w:val="005816BB"/>
    <w:rsid w:val="00583227"/>
    <w:rsid w:val="005870DB"/>
    <w:rsid w:val="0059134F"/>
    <w:rsid w:val="00592090"/>
    <w:rsid w:val="00592342"/>
    <w:rsid w:val="005940B9"/>
    <w:rsid w:val="00594493"/>
    <w:rsid w:val="00596519"/>
    <w:rsid w:val="005A2324"/>
    <w:rsid w:val="005A34E4"/>
    <w:rsid w:val="005A3A2E"/>
    <w:rsid w:val="005A52F0"/>
    <w:rsid w:val="005A553B"/>
    <w:rsid w:val="005A5FD0"/>
    <w:rsid w:val="005A7615"/>
    <w:rsid w:val="005A767B"/>
    <w:rsid w:val="005B07F2"/>
    <w:rsid w:val="005B1605"/>
    <w:rsid w:val="005B2D30"/>
    <w:rsid w:val="005B3031"/>
    <w:rsid w:val="005C1C71"/>
    <w:rsid w:val="005C2BF4"/>
    <w:rsid w:val="005C77A9"/>
    <w:rsid w:val="005D1856"/>
    <w:rsid w:val="005D3954"/>
    <w:rsid w:val="005D50A7"/>
    <w:rsid w:val="005D5C84"/>
    <w:rsid w:val="005D6118"/>
    <w:rsid w:val="005D6A9B"/>
    <w:rsid w:val="005D6AF6"/>
    <w:rsid w:val="005E3F83"/>
    <w:rsid w:val="005E57F7"/>
    <w:rsid w:val="005E7641"/>
    <w:rsid w:val="005F13DC"/>
    <w:rsid w:val="00604C4F"/>
    <w:rsid w:val="00613772"/>
    <w:rsid w:val="006157A3"/>
    <w:rsid w:val="0061597A"/>
    <w:rsid w:val="0062140E"/>
    <w:rsid w:val="0062353E"/>
    <w:rsid w:val="00623EC8"/>
    <w:rsid w:val="00624756"/>
    <w:rsid w:val="006252A7"/>
    <w:rsid w:val="00631C6E"/>
    <w:rsid w:val="00633B5A"/>
    <w:rsid w:val="00634DF4"/>
    <w:rsid w:val="00637C3E"/>
    <w:rsid w:val="00640593"/>
    <w:rsid w:val="00640F96"/>
    <w:rsid w:val="006505BE"/>
    <w:rsid w:val="00651698"/>
    <w:rsid w:val="006528D9"/>
    <w:rsid w:val="00652C92"/>
    <w:rsid w:val="00655C8E"/>
    <w:rsid w:val="0065694E"/>
    <w:rsid w:val="006573AD"/>
    <w:rsid w:val="00662E33"/>
    <w:rsid w:val="00663B30"/>
    <w:rsid w:val="00664585"/>
    <w:rsid w:val="00664A93"/>
    <w:rsid w:val="00670D32"/>
    <w:rsid w:val="00675145"/>
    <w:rsid w:val="00676708"/>
    <w:rsid w:val="00680CFF"/>
    <w:rsid w:val="00681FE8"/>
    <w:rsid w:val="00684D49"/>
    <w:rsid w:val="00685EBB"/>
    <w:rsid w:val="00690E16"/>
    <w:rsid w:val="00692B8B"/>
    <w:rsid w:val="00695D94"/>
    <w:rsid w:val="006960FE"/>
    <w:rsid w:val="0069715F"/>
    <w:rsid w:val="006A1F15"/>
    <w:rsid w:val="006A2FFF"/>
    <w:rsid w:val="006B191C"/>
    <w:rsid w:val="006B2D65"/>
    <w:rsid w:val="006B3C91"/>
    <w:rsid w:val="006C0723"/>
    <w:rsid w:val="006C0C68"/>
    <w:rsid w:val="006C56D6"/>
    <w:rsid w:val="006C6275"/>
    <w:rsid w:val="006D1712"/>
    <w:rsid w:val="006D304E"/>
    <w:rsid w:val="006D3194"/>
    <w:rsid w:val="006D7815"/>
    <w:rsid w:val="006D7CF5"/>
    <w:rsid w:val="006E18CF"/>
    <w:rsid w:val="006E2CFA"/>
    <w:rsid w:val="006E4529"/>
    <w:rsid w:val="006E4C90"/>
    <w:rsid w:val="006F20B7"/>
    <w:rsid w:val="006F2C1E"/>
    <w:rsid w:val="006F314D"/>
    <w:rsid w:val="006F6E96"/>
    <w:rsid w:val="007003BA"/>
    <w:rsid w:val="00701319"/>
    <w:rsid w:val="00706BD9"/>
    <w:rsid w:val="007106F5"/>
    <w:rsid w:val="00710B61"/>
    <w:rsid w:val="00711E63"/>
    <w:rsid w:val="00713DCA"/>
    <w:rsid w:val="00715399"/>
    <w:rsid w:val="007205D5"/>
    <w:rsid w:val="007316A3"/>
    <w:rsid w:val="00733E21"/>
    <w:rsid w:val="007344C0"/>
    <w:rsid w:val="00734533"/>
    <w:rsid w:val="00734A3A"/>
    <w:rsid w:val="00737211"/>
    <w:rsid w:val="00743FDD"/>
    <w:rsid w:val="00747A63"/>
    <w:rsid w:val="007532E3"/>
    <w:rsid w:val="007533E3"/>
    <w:rsid w:val="00756CC4"/>
    <w:rsid w:val="00757277"/>
    <w:rsid w:val="0075765A"/>
    <w:rsid w:val="00760427"/>
    <w:rsid w:val="00764B84"/>
    <w:rsid w:val="007652CB"/>
    <w:rsid w:val="00767109"/>
    <w:rsid w:val="0077005E"/>
    <w:rsid w:val="00772265"/>
    <w:rsid w:val="00773306"/>
    <w:rsid w:val="00776BAB"/>
    <w:rsid w:val="007808D0"/>
    <w:rsid w:val="0078162B"/>
    <w:rsid w:val="007839DA"/>
    <w:rsid w:val="00785BC5"/>
    <w:rsid w:val="00785E5B"/>
    <w:rsid w:val="00786A86"/>
    <w:rsid w:val="00786E0A"/>
    <w:rsid w:val="00792500"/>
    <w:rsid w:val="00793B27"/>
    <w:rsid w:val="0079459C"/>
    <w:rsid w:val="007951AB"/>
    <w:rsid w:val="00795224"/>
    <w:rsid w:val="00797862"/>
    <w:rsid w:val="007A041F"/>
    <w:rsid w:val="007A0B84"/>
    <w:rsid w:val="007A0EBC"/>
    <w:rsid w:val="007A5DB6"/>
    <w:rsid w:val="007A6CAC"/>
    <w:rsid w:val="007A6FFB"/>
    <w:rsid w:val="007B0D0B"/>
    <w:rsid w:val="007C3D6E"/>
    <w:rsid w:val="007C4889"/>
    <w:rsid w:val="007D00AF"/>
    <w:rsid w:val="007D01C0"/>
    <w:rsid w:val="007D03A5"/>
    <w:rsid w:val="007D0E57"/>
    <w:rsid w:val="007D5DF3"/>
    <w:rsid w:val="007D63D0"/>
    <w:rsid w:val="007E0C36"/>
    <w:rsid w:val="007E177D"/>
    <w:rsid w:val="007E3935"/>
    <w:rsid w:val="007E4D82"/>
    <w:rsid w:val="007E7764"/>
    <w:rsid w:val="007F1458"/>
    <w:rsid w:val="007F4AB5"/>
    <w:rsid w:val="007F6EDF"/>
    <w:rsid w:val="007F7708"/>
    <w:rsid w:val="00800C10"/>
    <w:rsid w:val="008039D8"/>
    <w:rsid w:val="008053AC"/>
    <w:rsid w:val="00805B9B"/>
    <w:rsid w:val="008100FB"/>
    <w:rsid w:val="0081105A"/>
    <w:rsid w:val="00811521"/>
    <w:rsid w:val="00815D55"/>
    <w:rsid w:val="008170FE"/>
    <w:rsid w:val="00817A1B"/>
    <w:rsid w:val="008201EA"/>
    <w:rsid w:val="00825481"/>
    <w:rsid w:val="00832A4A"/>
    <w:rsid w:val="00843B33"/>
    <w:rsid w:val="00845933"/>
    <w:rsid w:val="008506E9"/>
    <w:rsid w:val="00856631"/>
    <w:rsid w:val="00856A1C"/>
    <w:rsid w:val="00856C3B"/>
    <w:rsid w:val="00856F03"/>
    <w:rsid w:val="00857154"/>
    <w:rsid w:val="00860CAF"/>
    <w:rsid w:val="00861378"/>
    <w:rsid w:val="00861A78"/>
    <w:rsid w:val="008633AB"/>
    <w:rsid w:val="00863A4D"/>
    <w:rsid w:val="00864349"/>
    <w:rsid w:val="00864551"/>
    <w:rsid w:val="008652CD"/>
    <w:rsid w:val="008660E0"/>
    <w:rsid w:val="00866AE6"/>
    <w:rsid w:val="00866BF8"/>
    <w:rsid w:val="008675A2"/>
    <w:rsid w:val="00870570"/>
    <w:rsid w:val="00870FEA"/>
    <w:rsid w:val="00871693"/>
    <w:rsid w:val="00886303"/>
    <w:rsid w:val="008864B3"/>
    <w:rsid w:val="00886C31"/>
    <w:rsid w:val="008872D0"/>
    <w:rsid w:val="008873E8"/>
    <w:rsid w:val="00890870"/>
    <w:rsid w:val="0089123C"/>
    <w:rsid w:val="00891CAF"/>
    <w:rsid w:val="00893A53"/>
    <w:rsid w:val="00895C36"/>
    <w:rsid w:val="00895FD0"/>
    <w:rsid w:val="008965EA"/>
    <w:rsid w:val="008A5308"/>
    <w:rsid w:val="008A5F1E"/>
    <w:rsid w:val="008A65B6"/>
    <w:rsid w:val="008B6789"/>
    <w:rsid w:val="008C0A4C"/>
    <w:rsid w:val="008C4CB6"/>
    <w:rsid w:val="008C7183"/>
    <w:rsid w:val="008D1FBB"/>
    <w:rsid w:val="008D4FB0"/>
    <w:rsid w:val="008D5ED1"/>
    <w:rsid w:val="008D61F1"/>
    <w:rsid w:val="008D67BA"/>
    <w:rsid w:val="008E156E"/>
    <w:rsid w:val="008E63D1"/>
    <w:rsid w:val="008E735B"/>
    <w:rsid w:val="008F0465"/>
    <w:rsid w:val="008F0533"/>
    <w:rsid w:val="008F2986"/>
    <w:rsid w:val="008F4C17"/>
    <w:rsid w:val="008F5EDF"/>
    <w:rsid w:val="008F7BF4"/>
    <w:rsid w:val="00904757"/>
    <w:rsid w:val="00911123"/>
    <w:rsid w:val="00911B38"/>
    <w:rsid w:val="00912E65"/>
    <w:rsid w:val="0091630F"/>
    <w:rsid w:val="0091746B"/>
    <w:rsid w:val="00917D50"/>
    <w:rsid w:val="009207DB"/>
    <w:rsid w:val="00920A2B"/>
    <w:rsid w:val="00920C07"/>
    <w:rsid w:val="009217F0"/>
    <w:rsid w:val="0092192A"/>
    <w:rsid w:val="00923E55"/>
    <w:rsid w:val="00924DD2"/>
    <w:rsid w:val="0093209A"/>
    <w:rsid w:val="00934B4C"/>
    <w:rsid w:val="00934F7F"/>
    <w:rsid w:val="00935BBF"/>
    <w:rsid w:val="00936757"/>
    <w:rsid w:val="00937A78"/>
    <w:rsid w:val="00942F5E"/>
    <w:rsid w:val="009526AC"/>
    <w:rsid w:val="00954428"/>
    <w:rsid w:val="00957E37"/>
    <w:rsid w:val="00962E77"/>
    <w:rsid w:val="00965482"/>
    <w:rsid w:val="00970734"/>
    <w:rsid w:val="009712A6"/>
    <w:rsid w:val="00972D8D"/>
    <w:rsid w:val="0097604E"/>
    <w:rsid w:val="00980FB2"/>
    <w:rsid w:val="0098304D"/>
    <w:rsid w:val="00984593"/>
    <w:rsid w:val="0098468E"/>
    <w:rsid w:val="009949F4"/>
    <w:rsid w:val="00994F22"/>
    <w:rsid w:val="00995628"/>
    <w:rsid w:val="00996B10"/>
    <w:rsid w:val="009A130D"/>
    <w:rsid w:val="009A153B"/>
    <w:rsid w:val="009A1C10"/>
    <w:rsid w:val="009B211D"/>
    <w:rsid w:val="009B4014"/>
    <w:rsid w:val="009B7C0D"/>
    <w:rsid w:val="009C09F6"/>
    <w:rsid w:val="009C1821"/>
    <w:rsid w:val="009C734E"/>
    <w:rsid w:val="009D455C"/>
    <w:rsid w:val="009E1BBE"/>
    <w:rsid w:val="009E21D5"/>
    <w:rsid w:val="009E4BED"/>
    <w:rsid w:val="009E52B2"/>
    <w:rsid w:val="009E5951"/>
    <w:rsid w:val="009E6B4C"/>
    <w:rsid w:val="009E7152"/>
    <w:rsid w:val="009F07BC"/>
    <w:rsid w:val="009F1741"/>
    <w:rsid w:val="009F2874"/>
    <w:rsid w:val="009F7D6E"/>
    <w:rsid w:val="00A0340D"/>
    <w:rsid w:val="00A05C52"/>
    <w:rsid w:val="00A07F05"/>
    <w:rsid w:val="00A10FB5"/>
    <w:rsid w:val="00A15848"/>
    <w:rsid w:val="00A20640"/>
    <w:rsid w:val="00A30214"/>
    <w:rsid w:val="00A36C7D"/>
    <w:rsid w:val="00A40F76"/>
    <w:rsid w:val="00A41D8F"/>
    <w:rsid w:val="00A45B5A"/>
    <w:rsid w:val="00A4736B"/>
    <w:rsid w:val="00A545E7"/>
    <w:rsid w:val="00A54B8A"/>
    <w:rsid w:val="00A627D7"/>
    <w:rsid w:val="00A66380"/>
    <w:rsid w:val="00A7060E"/>
    <w:rsid w:val="00A734D5"/>
    <w:rsid w:val="00A73DAE"/>
    <w:rsid w:val="00A743A8"/>
    <w:rsid w:val="00A80748"/>
    <w:rsid w:val="00A97DC3"/>
    <w:rsid w:val="00AA53D0"/>
    <w:rsid w:val="00AA6433"/>
    <w:rsid w:val="00AA7209"/>
    <w:rsid w:val="00AA7E53"/>
    <w:rsid w:val="00AB416B"/>
    <w:rsid w:val="00AB7296"/>
    <w:rsid w:val="00AB741B"/>
    <w:rsid w:val="00AC06BA"/>
    <w:rsid w:val="00AC370B"/>
    <w:rsid w:val="00AC444D"/>
    <w:rsid w:val="00AC70FE"/>
    <w:rsid w:val="00AC76F7"/>
    <w:rsid w:val="00AD0969"/>
    <w:rsid w:val="00AD0E81"/>
    <w:rsid w:val="00AD5272"/>
    <w:rsid w:val="00AD6691"/>
    <w:rsid w:val="00AD75DF"/>
    <w:rsid w:val="00AD7720"/>
    <w:rsid w:val="00AE10D1"/>
    <w:rsid w:val="00AE18AF"/>
    <w:rsid w:val="00AF1A66"/>
    <w:rsid w:val="00AF37B0"/>
    <w:rsid w:val="00AF51D6"/>
    <w:rsid w:val="00AF6C23"/>
    <w:rsid w:val="00AF744A"/>
    <w:rsid w:val="00B00DAD"/>
    <w:rsid w:val="00B00EE4"/>
    <w:rsid w:val="00B05729"/>
    <w:rsid w:val="00B102AD"/>
    <w:rsid w:val="00B10A5D"/>
    <w:rsid w:val="00B11081"/>
    <w:rsid w:val="00B11D03"/>
    <w:rsid w:val="00B12FF5"/>
    <w:rsid w:val="00B133F2"/>
    <w:rsid w:val="00B16248"/>
    <w:rsid w:val="00B2013D"/>
    <w:rsid w:val="00B20148"/>
    <w:rsid w:val="00B219D2"/>
    <w:rsid w:val="00B250ED"/>
    <w:rsid w:val="00B25744"/>
    <w:rsid w:val="00B25936"/>
    <w:rsid w:val="00B262A3"/>
    <w:rsid w:val="00B304B8"/>
    <w:rsid w:val="00B308A1"/>
    <w:rsid w:val="00B3519A"/>
    <w:rsid w:val="00B357C6"/>
    <w:rsid w:val="00B35D5F"/>
    <w:rsid w:val="00B35D6D"/>
    <w:rsid w:val="00B3731F"/>
    <w:rsid w:val="00B407F6"/>
    <w:rsid w:val="00B46400"/>
    <w:rsid w:val="00B472E0"/>
    <w:rsid w:val="00B50CFB"/>
    <w:rsid w:val="00B53315"/>
    <w:rsid w:val="00B54C06"/>
    <w:rsid w:val="00B574B1"/>
    <w:rsid w:val="00B61AE2"/>
    <w:rsid w:val="00B66349"/>
    <w:rsid w:val="00B701FE"/>
    <w:rsid w:val="00B75024"/>
    <w:rsid w:val="00B7560F"/>
    <w:rsid w:val="00B76D83"/>
    <w:rsid w:val="00B8197D"/>
    <w:rsid w:val="00B834FD"/>
    <w:rsid w:val="00B8522E"/>
    <w:rsid w:val="00B86B29"/>
    <w:rsid w:val="00B91DF1"/>
    <w:rsid w:val="00B9533E"/>
    <w:rsid w:val="00B969F0"/>
    <w:rsid w:val="00BA1BE5"/>
    <w:rsid w:val="00BA1DB7"/>
    <w:rsid w:val="00BA21AB"/>
    <w:rsid w:val="00BA6F7D"/>
    <w:rsid w:val="00BB03C8"/>
    <w:rsid w:val="00BB0771"/>
    <w:rsid w:val="00BB1ACE"/>
    <w:rsid w:val="00BB2D61"/>
    <w:rsid w:val="00BB5D54"/>
    <w:rsid w:val="00BB6245"/>
    <w:rsid w:val="00BC5810"/>
    <w:rsid w:val="00BC6A59"/>
    <w:rsid w:val="00BC6A7B"/>
    <w:rsid w:val="00BD130C"/>
    <w:rsid w:val="00BD3E3F"/>
    <w:rsid w:val="00BD456E"/>
    <w:rsid w:val="00BD60F2"/>
    <w:rsid w:val="00BE5E19"/>
    <w:rsid w:val="00BE60BC"/>
    <w:rsid w:val="00BE7632"/>
    <w:rsid w:val="00BF45D0"/>
    <w:rsid w:val="00BF517A"/>
    <w:rsid w:val="00C06329"/>
    <w:rsid w:val="00C06B44"/>
    <w:rsid w:val="00C106CF"/>
    <w:rsid w:val="00C10791"/>
    <w:rsid w:val="00C11968"/>
    <w:rsid w:val="00C20792"/>
    <w:rsid w:val="00C21F0A"/>
    <w:rsid w:val="00C309F2"/>
    <w:rsid w:val="00C36056"/>
    <w:rsid w:val="00C431F6"/>
    <w:rsid w:val="00C43D53"/>
    <w:rsid w:val="00C44EA1"/>
    <w:rsid w:val="00C45312"/>
    <w:rsid w:val="00C45558"/>
    <w:rsid w:val="00C5427A"/>
    <w:rsid w:val="00C54BAE"/>
    <w:rsid w:val="00C5588A"/>
    <w:rsid w:val="00C61322"/>
    <w:rsid w:val="00C61796"/>
    <w:rsid w:val="00C62A2D"/>
    <w:rsid w:val="00C65B49"/>
    <w:rsid w:val="00C65BA8"/>
    <w:rsid w:val="00C66F0F"/>
    <w:rsid w:val="00C6758B"/>
    <w:rsid w:val="00C7145A"/>
    <w:rsid w:val="00C76CAD"/>
    <w:rsid w:val="00C77FD2"/>
    <w:rsid w:val="00C80810"/>
    <w:rsid w:val="00C8442A"/>
    <w:rsid w:val="00C85314"/>
    <w:rsid w:val="00C8574E"/>
    <w:rsid w:val="00C865DD"/>
    <w:rsid w:val="00C908FD"/>
    <w:rsid w:val="00C9669A"/>
    <w:rsid w:val="00CA1E5E"/>
    <w:rsid w:val="00CA276B"/>
    <w:rsid w:val="00CA2B41"/>
    <w:rsid w:val="00CA638B"/>
    <w:rsid w:val="00CA7485"/>
    <w:rsid w:val="00CA763C"/>
    <w:rsid w:val="00CB5C74"/>
    <w:rsid w:val="00CB5D44"/>
    <w:rsid w:val="00CB6FC1"/>
    <w:rsid w:val="00CC2630"/>
    <w:rsid w:val="00CC5CC1"/>
    <w:rsid w:val="00CC755D"/>
    <w:rsid w:val="00CD2259"/>
    <w:rsid w:val="00CD2906"/>
    <w:rsid w:val="00CD6445"/>
    <w:rsid w:val="00CD79AD"/>
    <w:rsid w:val="00CE1B4E"/>
    <w:rsid w:val="00CE26AD"/>
    <w:rsid w:val="00CE36F4"/>
    <w:rsid w:val="00CE4A38"/>
    <w:rsid w:val="00CE67A9"/>
    <w:rsid w:val="00CF3BB5"/>
    <w:rsid w:val="00CF5918"/>
    <w:rsid w:val="00CF59D2"/>
    <w:rsid w:val="00D022B7"/>
    <w:rsid w:val="00D030DD"/>
    <w:rsid w:val="00D03658"/>
    <w:rsid w:val="00D05D1F"/>
    <w:rsid w:val="00D05D92"/>
    <w:rsid w:val="00D075A1"/>
    <w:rsid w:val="00D11626"/>
    <w:rsid w:val="00D14F59"/>
    <w:rsid w:val="00D22BC8"/>
    <w:rsid w:val="00D237CC"/>
    <w:rsid w:val="00D23FF2"/>
    <w:rsid w:val="00D244F4"/>
    <w:rsid w:val="00D30571"/>
    <w:rsid w:val="00D3074D"/>
    <w:rsid w:val="00D3077D"/>
    <w:rsid w:val="00D3643A"/>
    <w:rsid w:val="00D36633"/>
    <w:rsid w:val="00D429D4"/>
    <w:rsid w:val="00D432CD"/>
    <w:rsid w:val="00D43919"/>
    <w:rsid w:val="00D457EB"/>
    <w:rsid w:val="00D562FC"/>
    <w:rsid w:val="00D57501"/>
    <w:rsid w:val="00D57A9E"/>
    <w:rsid w:val="00D60159"/>
    <w:rsid w:val="00D6119E"/>
    <w:rsid w:val="00D638AA"/>
    <w:rsid w:val="00D63C49"/>
    <w:rsid w:val="00D63D8E"/>
    <w:rsid w:val="00D64EE3"/>
    <w:rsid w:val="00D712B5"/>
    <w:rsid w:val="00D7209C"/>
    <w:rsid w:val="00D83466"/>
    <w:rsid w:val="00D907C4"/>
    <w:rsid w:val="00D90B5B"/>
    <w:rsid w:val="00D90DD1"/>
    <w:rsid w:val="00D92235"/>
    <w:rsid w:val="00D9478C"/>
    <w:rsid w:val="00D96A58"/>
    <w:rsid w:val="00DA36A1"/>
    <w:rsid w:val="00DA4FE2"/>
    <w:rsid w:val="00DA7B9A"/>
    <w:rsid w:val="00DB1698"/>
    <w:rsid w:val="00DB3EAC"/>
    <w:rsid w:val="00DB69FD"/>
    <w:rsid w:val="00DB6DF7"/>
    <w:rsid w:val="00DC2DEB"/>
    <w:rsid w:val="00DC3077"/>
    <w:rsid w:val="00DE088B"/>
    <w:rsid w:val="00DE1A5B"/>
    <w:rsid w:val="00DE364F"/>
    <w:rsid w:val="00DE3EA7"/>
    <w:rsid w:val="00DE45D9"/>
    <w:rsid w:val="00DE538E"/>
    <w:rsid w:val="00DE77F5"/>
    <w:rsid w:val="00DF12CE"/>
    <w:rsid w:val="00DF5777"/>
    <w:rsid w:val="00DF5C40"/>
    <w:rsid w:val="00E017E8"/>
    <w:rsid w:val="00E03D65"/>
    <w:rsid w:val="00E07DB7"/>
    <w:rsid w:val="00E1533A"/>
    <w:rsid w:val="00E2084A"/>
    <w:rsid w:val="00E2474B"/>
    <w:rsid w:val="00E2544D"/>
    <w:rsid w:val="00E30398"/>
    <w:rsid w:val="00E32B04"/>
    <w:rsid w:val="00E340E1"/>
    <w:rsid w:val="00E34921"/>
    <w:rsid w:val="00E34A6F"/>
    <w:rsid w:val="00E4292F"/>
    <w:rsid w:val="00E437ED"/>
    <w:rsid w:val="00E4642D"/>
    <w:rsid w:val="00E53ACA"/>
    <w:rsid w:val="00E5569D"/>
    <w:rsid w:val="00E57DEF"/>
    <w:rsid w:val="00E60B41"/>
    <w:rsid w:val="00E61766"/>
    <w:rsid w:val="00E733C9"/>
    <w:rsid w:val="00E752CC"/>
    <w:rsid w:val="00E77C45"/>
    <w:rsid w:val="00E823F3"/>
    <w:rsid w:val="00E82ECB"/>
    <w:rsid w:val="00E83135"/>
    <w:rsid w:val="00E836D3"/>
    <w:rsid w:val="00E848BF"/>
    <w:rsid w:val="00E85CB7"/>
    <w:rsid w:val="00E85F54"/>
    <w:rsid w:val="00E966A4"/>
    <w:rsid w:val="00EA25B3"/>
    <w:rsid w:val="00EA71DD"/>
    <w:rsid w:val="00EB13A1"/>
    <w:rsid w:val="00EB52F4"/>
    <w:rsid w:val="00EB681E"/>
    <w:rsid w:val="00EC0355"/>
    <w:rsid w:val="00EC4615"/>
    <w:rsid w:val="00EC4FC7"/>
    <w:rsid w:val="00ED0760"/>
    <w:rsid w:val="00ED1974"/>
    <w:rsid w:val="00ED4247"/>
    <w:rsid w:val="00EE0CD5"/>
    <w:rsid w:val="00EE2649"/>
    <w:rsid w:val="00EE2F68"/>
    <w:rsid w:val="00EE41CD"/>
    <w:rsid w:val="00EE7B5E"/>
    <w:rsid w:val="00EF074E"/>
    <w:rsid w:val="00EF3637"/>
    <w:rsid w:val="00EF481F"/>
    <w:rsid w:val="00EF62A7"/>
    <w:rsid w:val="00EF6904"/>
    <w:rsid w:val="00F06486"/>
    <w:rsid w:val="00F066EF"/>
    <w:rsid w:val="00F1034C"/>
    <w:rsid w:val="00F12027"/>
    <w:rsid w:val="00F14274"/>
    <w:rsid w:val="00F147C4"/>
    <w:rsid w:val="00F15A84"/>
    <w:rsid w:val="00F16E87"/>
    <w:rsid w:val="00F20A91"/>
    <w:rsid w:val="00F20B85"/>
    <w:rsid w:val="00F20E33"/>
    <w:rsid w:val="00F21E99"/>
    <w:rsid w:val="00F22356"/>
    <w:rsid w:val="00F26BB3"/>
    <w:rsid w:val="00F2774C"/>
    <w:rsid w:val="00F31F55"/>
    <w:rsid w:val="00F35007"/>
    <w:rsid w:val="00F36537"/>
    <w:rsid w:val="00F36A4D"/>
    <w:rsid w:val="00F4278E"/>
    <w:rsid w:val="00F42BC5"/>
    <w:rsid w:val="00F45819"/>
    <w:rsid w:val="00F45BE3"/>
    <w:rsid w:val="00F4792A"/>
    <w:rsid w:val="00F53BF9"/>
    <w:rsid w:val="00F54A07"/>
    <w:rsid w:val="00F5553B"/>
    <w:rsid w:val="00F60BFA"/>
    <w:rsid w:val="00F61298"/>
    <w:rsid w:val="00F6795F"/>
    <w:rsid w:val="00F70751"/>
    <w:rsid w:val="00F716FC"/>
    <w:rsid w:val="00F7377F"/>
    <w:rsid w:val="00F7767D"/>
    <w:rsid w:val="00F80110"/>
    <w:rsid w:val="00F801B7"/>
    <w:rsid w:val="00F813C8"/>
    <w:rsid w:val="00F8410D"/>
    <w:rsid w:val="00F86DA3"/>
    <w:rsid w:val="00F92741"/>
    <w:rsid w:val="00F97026"/>
    <w:rsid w:val="00F970AF"/>
    <w:rsid w:val="00FA4376"/>
    <w:rsid w:val="00FA5ACE"/>
    <w:rsid w:val="00FA5DA4"/>
    <w:rsid w:val="00FB2CCC"/>
    <w:rsid w:val="00FB5EFD"/>
    <w:rsid w:val="00FB7045"/>
    <w:rsid w:val="00FB707D"/>
    <w:rsid w:val="00FC02D9"/>
    <w:rsid w:val="00FC1F68"/>
    <w:rsid w:val="00FC4224"/>
    <w:rsid w:val="00FC6812"/>
    <w:rsid w:val="00FD21C5"/>
    <w:rsid w:val="00FD7288"/>
    <w:rsid w:val="00FE3020"/>
    <w:rsid w:val="00FE3ABA"/>
    <w:rsid w:val="00FE492D"/>
    <w:rsid w:val="00FE556D"/>
    <w:rsid w:val="00FE60E2"/>
    <w:rsid w:val="00FE77BA"/>
    <w:rsid w:val="00FF64B7"/>
    <w:rsid w:val="00FF677E"/>
    <w:rsid w:val="00FF6989"/>
    <w:rsid w:val="00FF6FF8"/>
  </w:rsids>
  <m:mathPr>
    <m:mathFont m:val="Cambria Math"/>
    <m:brkBin m:val="before"/>
    <m:brkBinSub m:val="--"/>
    <m:smallFrac m:val="0"/>
    <m:dispDef/>
    <m:lMargin m:val="0"/>
    <m:rMargin m:val="0"/>
    <m:defJc m:val="centerGroup"/>
    <m:wrapIndent m:val="1440"/>
    <m:intLim m:val="subSup"/>
    <m:naryLim m:val="undOvr"/>
  </m:mathPr>
  <w:themeFontLang w:val="it-IT"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yle="mso-position-vertical-relative:line" fill="f" fillcolor="white">
      <v:fill color="white" on="f"/>
    </o:shapedefaults>
    <o:shapelayout v:ext="edit">
      <o:idmap v:ext="edit" data="2"/>
    </o:shapelayout>
  </w:shapeDefaults>
  <w:decimalSymbol w:val=","/>
  <w:listSeparator w:val=";"/>
  <w14:docId w14:val="32EA130D"/>
  <w15:chartTrackingRefBased/>
  <w15:docId w15:val="{9BF41370-61F2-41DC-BCF7-4304DC0C0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13" w:qFormat="1"/>
    <w:lsdException w:name="heading 8" w:uiPriority="14" w:qFormat="1"/>
    <w:lsdException w:name="heading 9" w:uiPriority="15" w:qFormat="1"/>
    <w:lsdException w:name="index 1" w:uiPriority="99"/>
    <w:lsdException w:name="toc 1" w:uiPriority="39"/>
    <w:lsdException w:name="toc 2" w:uiPriority="39"/>
    <w:lsdException w:name="toc 3" w:uiPriority="39"/>
    <w:lsdException w:name="toc 4" w:uiPriority="39"/>
    <w:lsdException w:name="toc 5" w:uiPriority="39"/>
    <w:lsdException w:name="caption" w:qFormat="1"/>
    <w:lsdException w:name="table of figures" w:uiPriority="99"/>
    <w:lsdException w:name="Title" w:uiPriority="10" w:qFormat="1"/>
    <w:lsdException w:name="Subtitle" w:uiPriority="11" w:qFormat="1"/>
    <w:lsdException w:name="Hyperlink" w:uiPriority="99"/>
    <w:lsdException w:name="Strong" w:uiPriority="20" w:qFormat="1"/>
    <w:lsdException w:name="Emphasis" w:uiPriority="20" w:qFormat="1"/>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5"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1" w:qFormat="1"/>
    <w:lsdException w:name="Intense Quote" w:uiPriority="22"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7" w:qFormat="1"/>
    <w:lsdException w:name="Intense Emphasis" w:uiPriority="19" w:qFormat="1"/>
    <w:lsdException w:name="Subtle Reference" w:uiPriority="23" w:qFormat="1"/>
    <w:lsdException w:name="Intense Reference" w:uiPriority="24" w:qFormat="1"/>
    <w:lsdException w:name="Book Title" w:uiPriority="25"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nhideWhenUsed="1"/>
    <w:lsdException w:name="Smart Link" w:semiHidden="1" w:uiPriority="99" w:unhideWhenUsed="1"/>
  </w:latentStyles>
  <w:style w:type="paragraph" w:default="1" w:styleId="Normale">
    <w:name w:val="Normal"/>
    <w:qFormat/>
    <w:rsid w:val="00B75024"/>
    <w:pPr>
      <w:spacing w:before="120" w:after="120" w:line="360" w:lineRule="auto"/>
      <w:jc w:val="both"/>
    </w:pPr>
    <w:rPr>
      <w:rFonts w:ascii="Arial" w:hAnsi="Arial"/>
      <w:spacing w:val="12"/>
      <w:sz w:val="22"/>
      <w:szCs w:val="22"/>
      <w:lang w:eastAsia="en-US"/>
    </w:rPr>
  </w:style>
  <w:style w:type="paragraph" w:styleId="Titolo1">
    <w:name w:val="heading 1"/>
    <w:basedOn w:val="Normale"/>
    <w:next w:val="Normale"/>
    <w:link w:val="Titolo1Carattere"/>
    <w:uiPriority w:val="9"/>
    <w:qFormat/>
    <w:rsid w:val="0049505E"/>
    <w:pPr>
      <w:pageBreakBefore/>
      <w:pBdr>
        <w:bottom w:val="single" w:sz="36" w:space="3" w:color="808080"/>
      </w:pBdr>
      <w:spacing w:before="240" w:after="240"/>
      <w:ind w:right="543"/>
      <w:jc w:val="center"/>
      <w:outlineLvl w:val="0"/>
    </w:pPr>
    <w:rPr>
      <w:rFonts w:eastAsia="Palatino Linotype" w:cs="Arial"/>
      <w:b/>
      <w:smallCaps/>
      <w:color w:val="000000" w:themeColor="text1"/>
      <w:spacing w:val="0"/>
      <w:sz w:val="72"/>
      <w:szCs w:val="72"/>
    </w:rPr>
  </w:style>
  <w:style w:type="paragraph" w:styleId="Titolo2">
    <w:name w:val="heading 2"/>
    <w:basedOn w:val="Normale"/>
    <w:next w:val="Normale"/>
    <w:link w:val="Titolo2Carattere"/>
    <w:uiPriority w:val="9"/>
    <w:qFormat/>
    <w:rsid w:val="00B75024"/>
    <w:pPr>
      <w:keepNext/>
      <w:numPr>
        <w:ilvl w:val="1"/>
        <w:numId w:val="1"/>
      </w:numPr>
      <w:spacing w:before="360"/>
      <w:ind w:left="567" w:hanging="567"/>
      <w:jc w:val="left"/>
      <w:outlineLvl w:val="1"/>
    </w:pPr>
    <w:rPr>
      <w:rFonts w:cs="Arial"/>
      <w:b/>
      <w:spacing w:val="0"/>
      <w:sz w:val="32"/>
      <w:szCs w:val="32"/>
    </w:rPr>
  </w:style>
  <w:style w:type="paragraph" w:styleId="Titolo3">
    <w:name w:val="heading 3"/>
    <w:basedOn w:val="Normale"/>
    <w:next w:val="Normale"/>
    <w:link w:val="Titolo3Carattere"/>
    <w:uiPriority w:val="9"/>
    <w:qFormat/>
    <w:rsid w:val="00B75024"/>
    <w:pPr>
      <w:keepNext/>
      <w:numPr>
        <w:ilvl w:val="2"/>
        <w:numId w:val="1"/>
      </w:numPr>
      <w:spacing w:before="360"/>
      <w:ind w:right="544"/>
      <w:contextualSpacing/>
      <w:jc w:val="left"/>
      <w:outlineLvl w:val="2"/>
    </w:pPr>
    <w:rPr>
      <w:rFonts w:cs="Arial"/>
      <w:b/>
      <w:spacing w:val="0"/>
      <w:sz w:val="28"/>
      <w:szCs w:val="28"/>
    </w:rPr>
  </w:style>
  <w:style w:type="paragraph" w:styleId="Titolo4">
    <w:name w:val="heading 4"/>
    <w:basedOn w:val="Normale"/>
    <w:next w:val="Normale"/>
    <w:link w:val="Titolo4Carattere"/>
    <w:uiPriority w:val="9"/>
    <w:qFormat/>
    <w:rsid w:val="00B75024"/>
    <w:pPr>
      <w:keepNext/>
      <w:numPr>
        <w:ilvl w:val="3"/>
        <w:numId w:val="1"/>
      </w:numPr>
      <w:spacing w:before="360"/>
      <w:jc w:val="left"/>
      <w:outlineLvl w:val="3"/>
    </w:pPr>
    <w:rPr>
      <w:b/>
      <w:spacing w:val="0"/>
    </w:rPr>
  </w:style>
  <w:style w:type="paragraph" w:styleId="Titolo5">
    <w:name w:val="heading 5"/>
    <w:basedOn w:val="Normale"/>
    <w:next w:val="Normale"/>
    <w:link w:val="Titolo5Carattere"/>
    <w:uiPriority w:val="9"/>
    <w:qFormat/>
    <w:rsid w:val="00D030DD"/>
    <w:pPr>
      <w:keepNext/>
      <w:numPr>
        <w:ilvl w:val="4"/>
        <w:numId w:val="1"/>
      </w:numPr>
      <w:spacing w:before="360"/>
      <w:jc w:val="left"/>
      <w:outlineLvl w:val="4"/>
    </w:pPr>
    <w:rPr>
      <w:b/>
      <w:bCs/>
      <w:spacing w:val="0"/>
    </w:rPr>
  </w:style>
  <w:style w:type="paragraph" w:styleId="Titolo6">
    <w:name w:val="heading 6"/>
    <w:basedOn w:val="Normale"/>
    <w:next w:val="Normale"/>
    <w:link w:val="Titolo6Carattere"/>
    <w:uiPriority w:val="9"/>
    <w:qFormat/>
    <w:pPr>
      <w:numPr>
        <w:ilvl w:val="5"/>
        <w:numId w:val="1"/>
      </w:numPr>
      <w:spacing w:before="240" w:after="240"/>
      <w:outlineLvl w:val="5"/>
    </w:pPr>
    <w:rPr>
      <w:i/>
      <w:color w:val="000080"/>
      <w14:shadow w14:blurRad="50800" w14:dist="38100" w14:dir="2700000" w14:sx="100000" w14:sy="100000" w14:kx="0" w14:ky="0" w14:algn="tl">
        <w14:srgbClr w14:val="000000">
          <w14:alpha w14:val="60000"/>
        </w14:srgbClr>
      </w14:shadow>
    </w:rPr>
  </w:style>
  <w:style w:type="paragraph" w:styleId="Titolo7">
    <w:name w:val="heading 7"/>
    <w:basedOn w:val="Normale"/>
    <w:next w:val="Normale"/>
    <w:link w:val="Titolo7Carattere"/>
    <w:uiPriority w:val="13"/>
    <w:qFormat/>
    <w:pPr>
      <w:numPr>
        <w:ilvl w:val="6"/>
        <w:numId w:val="1"/>
      </w:numPr>
      <w:spacing w:before="240" w:after="60"/>
      <w:outlineLvl w:val="6"/>
    </w:pPr>
    <w:rPr>
      <w:color w:val="000080"/>
      <w:sz w:val="20"/>
      <w14:shadow w14:blurRad="50800" w14:dist="38100" w14:dir="2700000" w14:sx="100000" w14:sy="100000" w14:kx="0" w14:ky="0" w14:algn="tl">
        <w14:srgbClr w14:val="000000">
          <w14:alpha w14:val="60000"/>
        </w14:srgbClr>
      </w14:shadow>
    </w:rPr>
  </w:style>
  <w:style w:type="paragraph" w:styleId="Titolo8">
    <w:name w:val="heading 8"/>
    <w:basedOn w:val="Normale"/>
    <w:next w:val="Normale"/>
    <w:link w:val="Titolo8Carattere"/>
    <w:uiPriority w:val="14"/>
    <w:qFormat/>
    <w:pPr>
      <w:numPr>
        <w:ilvl w:val="7"/>
        <w:numId w:val="1"/>
      </w:numPr>
      <w:spacing w:before="240" w:after="60"/>
      <w:outlineLvl w:val="7"/>
    </w:pPr>
    <w:rPr>
      <w:i/>
      <w:color w:val="000080"/>
      <w:sz w:val="20"/>
      <w14:shadow w14:blurRad="50800" w14:dist="38100" w14:dir="2700000" w14:sx="100000" w14:sy="100000" w14:kx="0" w14:ky="0" w14:algn="tl">
        <w14:srgbClr w14:val="000000">
          <w14:alpha w14:val="60000"/>
        </w14:srgbClr>
      </w14:shadow>
    </w:rPr>
  </w:style>
  <w:style w:type="paragraph" w:styleId="Titolo9">
    <w:name w:val="heading 9"/>
    <w:basedOn w:val="Normale"/>
    <w:next w:val="Normale"/>
    <w:link w:val="Titolo9Carattere"/>
    <w:uiPriority w:val="15"/>
    <w:qFormat/>
    <w:pPr>
      <w:numPr>
        <w:ilvl w:val="8"/>
        <w:numId w:val="1"/>
      </w:numPr>
      <w:spacing w:before="240" w:after="60"/>
      <w:outlineLvl w:val="8"/>
    </w:pPr>
    <w:rPr>
      <w:b/>
      <w:i/>
      <w:color w:val="000080"/>
      <w:sz w:val="18"/>
      <w:szCs w:val="18"/>
      <w14:shadow w14:blurRad="50800" w14:dist="38100" w14:dir="2700000" w14:sx="100000" w14:sy="100000" w14:kx="0" w14:ky="0" w14:algn="tl">
        <w14:srgbClr w14:val="000000">
          <w14:alpha w14:val="60000"/>
        </w14:srgbClr>
      </w14:shadow>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pPr>
      <w:tabs>
        <w:tab w:val="center" w:pos="4153"/>
        <w:tab w:val="right" w:pos="8306"/>
      </w:tabs>
    </w:pPr>
  </w:style>
  <w:style w:type="paragraph" w:styleId="Pidipagina">
    <w:name w:val="footer"/>
    <w:basedOn w:val="Normale"/>
    <w:link w:val="PidipaginaCarattere"/>
    <w:pPr>
      <w:pBdr>
        <w:top w:val="single" w:sz="6" w:space="1" w:color="auto"/>
      </w:pBdr>
      <w:tabs>
        <w:tab w:val="center" w:pos="4320"/>
        <w:tab w:val="right" w:pos="8280"/>
      </w:tabs>
      <w:spacing w:after="0"/>
    </w:pPr>
    <w:rPr>
      <w:sz w:val="18"/>
    </w:rPr>
  </w:style>
  <w:style w:type="character" w:styleId="Numeropagina">
    <w:name w:val="page number"/>
    <w:basedOn w:val="Carpredefinitoparagrafo"/>
  </w:style>
  <w:style w:type="paragraph" w:styleId="Didascalia">
    <w:name w:val="caption"/>
    <w:basedOn w:val="Normale"/>
    <w:next w:val="Normale"/>
    <w:qFormat/>
    <w:pPr>
      <w:spacing w:after="0"/>
      <w:jc w:val="left"/>
    </w:pPr>
    <w:rPr>
      <w:b/>
      <w:color w:val="003366"/>
      <w:sz w:val="18"/>
      <w14:shadow w14:blurRad="50800" w14:dist="38100" w14:dir="2700000" w14:sx="100000" w14:sy="100000" w14:kx="0" w14:ky="0" w14:algn="tl">
        <w14:srgbClr w14:val="000000">
          <w14:alpha w14:val="60000"/>
        </w14:srgbClr>
      </w14:shadow>
    </w:rPr>
  </w:style>
  <w:style w:type="paragraph" w:styleId="Sommario1">
    <w:name w:val="toc 1"/>
    <w:basedOn w:val="Normale"/>
    <w:next w:val="Normale"/>
    <w:autoRedefine/>
    <w:uiPriority w:val="39"/>
    <w:rsid w:val="0038064E"/>
    <w:pPr>
      <w:tabs>
        <w:tab w:val="right" w:leader="dot" w:pos="8640"/>
      </w:tabs>
      <w:spacing w:before="240"/>
      <w:ind w:right="544"/>
      <w:jc w:val="left"/>
    </w:pPr>
    <w:rPr>
      <w:b/>
      <w:smallCaps/>
      <w:sz w:val="24"/>
    </w:rPr>
  </w:style>
  <w:style w:type="paragraph" w:styleId="Sommario2">
    <w:name w:val="toc 2"/>
    <w:basedOn w:val="Normale"/>
    <w:next w:val="Normale"/>
    <w:autoRedefine/>
    <w:uiPriority w:val="39"/>
    <w:rsid w:val="00311F37"/>
    <w:pPr>
      <w:tabs>
        <w:tab w:val="left" w:pos="720"/>
        <w:tab w:val="right" w:leader="dot" w:pos="8640"/>
      </w:tabs>
      <w:spacing w:after="0"/>
      <w:ind w:left="567" w:right="543"/>
      <w:jc w:val="left"/>
    </w:pPr>
    <w:rPr>
      <w:smallCaps/>
      <w:sz w:val="24"/>
    </w:rPr>
  </w:style>
  <w:style w:type="paragraph" w:styleId="Sommario3">
    <w:name w:val="toc 3"/>
    <w:basedOn w:val="Normale"/>
    <w:next w:val="Normale"/>
    <w:autoRedefine/>
    <w:uiPriority w:val="39"/>
    <w:rsid w:val="0038064E"/>
    <w:pPr>
      <w:tabs>
        <w:tab w:val="left" w:pos="1200"/>
        <w:tab w:val="right" w:leader="dot" w:pos="8640"/>
      </w:tabs>
      <w:spacing w:after="0"/>
      <w:ind w:left="851"/>
      <w:jc w:val="left"/>
    </w:pPr>
    <w:rPr>
      <w:i/>
    </w:rPr>
  </w:style>
  <w:style w:type="paragraph" w:styleId="Sommario4">
    <w:name w:val="toc 4"/>
    <w:basedOn w:val="Normale"/>
    <w:next w:val="Normale"/>
    <w:autoRedefine/>
    <w:uiPriority w:val="39"/>
    <w:pPr>
      <w:tabs>
        <w:tab w:val="right" w:leader="dot" w:pos="8640"/>
      </w:tabs>
      <w:spacing w:after="0"/>
      <w:ind w:left="720"/>
      <w:jc w:val="left"/>
    </w:pPr>
  </w:style>
  <w:style w:type="paragraph" w:styleId="Sommario5">
    <w:name w:val="toc 5"/>
    <w:basedOn w:val="Normale"/>
    <w:next w:val="Normale"/>
    <w:autoRedefine/>
    <w:uiPriority w:val="39"/>
    <w:pPr>
      <w:tabs>
        <w:tab w:val="right" w:leader="dot" w:pos="8640"/>
      </w:tabs>
      <w:spacing w:after="0"/>
      <w:ind w:left="960"/>
    </w:pPr>
    <w:rPr>
      <w:sz w:val="18"/>
    </w:rPr>
  </w:style>
  <w:style w:type="paragraph" w:styleId="Sommario6">
    <w:name w:val="toc 6"/>
    <w:basedOn w:val="Normale"/>
    <w:next w:val="Normale"/>
    <w:autoRedefine/>
    <w:semiHidden/>
    <w:pPr>
      <w:tabs>
        <w:tab w:val="right" w:leader="dot" w:pos="8640"/>
      </w:tabs>
      <w:spacing w:after="0"/>
      <w:ind w:left="1200"/>
    </w:pPr>
    <w:rPr>
      <w:sz w:val="18"/>
    </w:rPr>
  </w:style>
  <w:style w:type="paragraph" w:styleId="Sommario7">
    <w:name w:val="toc 7"/>
    <w:basedOn w:val="Normale"/>
    <w:next w:val="Normale"/>
    <w:autoRedefine/>
    <w:semiHidden/>
    <w:pPr>
      <w:tabs>
        <w:tab w:val="right" w:leader="dot" w:pos="8640"/>
      </w:tabs>
      <w:spacing w:after="0"/>
      <w:ind w:left="1440"/>
    </w:pPr>
    <w:rPr>
      <w:sz w:val="18"/>
    </w:rPr>
  </w:style>
  <w:style w:type="paragraph" w:styleId="Sommario8">
    <w:name w:val="toc 8"/>
    <w:basedOn w:val="Normale"/>
    <w:next w:val="Normale"/>
    <w:autoRedefine/>
    <w:semiHidden/>
    <w:pPr>
      <w:tabs>
        <w:tab w:val="right" w:leader="dot" w:pos="8640"/>
      </w:tabs>
      <w:spacing w:after="0"/>
      <w:ind w:left="1680"/>
    </w:pPr>
    <w:rPr>
      <w:sz w:val="18"/>
    </w:rPr>
  </w:style>
  <w:style w:type="paragraph" w:styleId="Sommario9">
    <w:name w:val="toc 9"/>
    <w:basedOn w:val="Normale"/>
    <w:next w:val="Normale"/>
    <w:autoRedefine/>
    <w:semiHidden/>
    <w:pPr>
      <w:tabs>
        <w:tab w:val="right" w:leader="dot" w:pos="8640"/>
      </w:tabs>
      <w:spacing w:after="0"/>
      <w:ind w:left="1920"/>
    </w:pPr>
    <w:rPr>
      <w:sz w:val="18"/>
    </w:rPr>
  </w:style>
  <w:style w:type="paragraph" w:customStyle="1" w:styleId="Title-Name">
    <w:name w:val="Title - Name"/>
    <w:basedOn w:val="Normale"/>
    <w:next w:val="Title-Filename"/>
    <w:pPr>
      <w:spacing w:before="480" w:after="720"/>
      <w:jc w:val="center"/>
    </w:pPr>
    <w:rPr>
      <w:b/>
      <w:smallCaps/>
      <w:sz w:val="28"/>
      <w14:shadow w14:blurRad="50800" w14:dist="38100" w14:dir="2700000" w14:sx="100000" w14:sy="100000" w14:kx="0" w14:ky="0" w14:algn="tl">
        <w14:srgbClr w14:val="000000">
          <w14:alpha w14:val="60000"/>
        </w14:srgbClr>
      </w14:shadow>
    </w:rPr>
  </w:style>
  <w:style w:type="paragraph" w:customStyle="1" w:styleId="Title-Filename">
    <w:name w:val="Title - Filename"/>
    <w:basedOn w:val="Normale"/>
    <w:next w:val="Normale"/>
    <w:pPr>
      <w:spacing w:before="480" w:after="720"/>
      <w:jc w:val="center"/>
    </w:pPr>
    <w:rPr>
      <w:b/>
      <w:sz w:val="28"/>
      <w14:shadow w14:blurRad="50800" w14:dist="38100" w14:dir="2700000" w14:sx="100000" w14:sy="100000" w14:kx="0" w14:ky="0" w14:algn="tl">
        <w14:srgbClr w14:val="000000">
          <w14:alpha w14:val="60000"/>
        </w14:srgbClr>
      </w14:shadow>
    </w:rPr>
  </w:style>
  <w:style w:type="paragraph" w:customStyle="1" w:styleId="Corpodeltesto">
    <w:name w:val="Corpo del testo"/>
    <w:basedOn w:val="Normale"/>
    <w:pPr>
      <w:spacing w:after="0"/>
    </w:pPr>
    <w:rPr>
      <w:rFonts w:ascii="Tahoma" w:hAnsi="Tahoma" w:cs="Tahoma"/>
      <w:spacing w:val="0"/>
      <w:sz w:val="28"/>
      <w:szCs w:val="24"/>
      <w:lang w:eastAsia="it-IT"/>
    </w:rPr>
  </w:style>
  <w:style w:type="paragraph" w:customStyle="1" w:styleId="TitoloDocumento">
    <w:name w:val="Titolo Documento"/>
    <w:basedOn w:val="Normale"/>
    <w:pPr>
      <w:spacing w:before="720" w:after="240"/>
      <w:jc w:val="center"/>
    </w:pPr>
    <w:rPr>
      <w:smallCaps/>
      <w:sz w:val="72"/>
      <w14:shadow w14:blurRad="50800" w14:dist="38100" w14:dir="2700000" w14:sx="100000" w14:sy="100000" w14:kx="0" w14:ky="0" w14:algn="tl">
        <w14:srgbClr w14:val="000000">
          <w14:alpha w14:val="60000"/>
        </w14:srgbClr>
      </w14:shadow>
    </w:rPr>
  </w:style>
  <w:style w:type="character" w:styleId="Enfasicorsivo">
    <w:name w:val="Emphasis"/>
    <w:basedOn w:val="Carpredefinitoparagrafo"/>
    <w:uiPriority w:val="20"/>
    <w:qFormat/>
    <w:rPr>
      <w:i/>
    </w:rPr>
  </w:style>
  <w:style w:type="character" w:styleId="Enfasigrassetto">
    <w:name w:val="Strong"/>
    <w:basedOn w:val="Carpredefinitoparagrafo"/>
    <w:uiPriority w:val="20"/>
    <w:qFormat/>
    <w:rPr>
      <w:b/>
      <w:spacing w:val="20"/>
    </w:rPr>
  </w:style>
  <w:style w:type="character" w:styleId="Collegamentoipertestuale">
    <w:name w:val="Hyperlink"/>
    <w:basedOn w:val="Carpredefinitoparagrafo"/>
    <w:uiPriority w:val="99"/>
    <w:rPr>
      <w:color w:val="0000FF"/>
      <w:u w:val="single"/>
    </w:rPr>
  </w:style>
  <w:style w:type="paragraph" w:customStyle="1" w:styleId="corpodeltesto0">
    <w:name w:val="corpo del testo"/>
    <w:basedOn w:val="Normale"/>
    <w:pPr>
      <w:ind w:firstLine="340"/>
    </w:pPr>
    <w:rPr>
      <w:szCs w:val="20"/>
    </w:rPr>
  </w:style>
  <w:style w:type="paragraph" w:styleId="Indice1">
    <w:name w:val="index 1"/>
    <w:basedOn w:val="Normale"/>
    <w:next w:val="Normale"/>
    <w:autoRedefine/>
    <w:uiPriority w:val="99"/>
    <w:semiHidden/>
    <w:pPr>
      <w:ind w:left="220" w:hanging="220"/>
    </w:pPr>
  </w:style>
  <w:style w:type="paragraph" w:customStyle="1" w:styleId="TestoDiagrammiChiaro">
    <w:name w:val="Testo Diagrammi (Chiaro)"/>
    <w:basedOn w:val="Normale"/>
    <w:pPr>
      <w:jc w:val="center"/>
    </w:pPr>
    <w:rPr>
      <w:rFonts w:ascii="Verdana" w:hAnsi="Verdana"/>
      <w:b/>
      <w:spacing w:val="0"/>
      <w:sz w:val="20"/>
      <w:szCs w:val="20"/>
      <w14:shadow w14:blurRad="50800" w14:dist="38100" w14:dir="2700000" w14:sx="100000" w14:sy="100000" w14:kx="0" w14:ky="0" w14:algn="tl">
        <w14:srgbClr w14:val="000000">
          <w14:alpha w14:val="60000"/>
        </w14:srgbClr>
      </w14:shadow>
      <w14:textFill>
        <w14:solidFill>
          <w14:srgbClr w14:val="FFFFFF"/>
        </w14:solidFill>
      </w14:textFill>
    </w:rPr>
  </w:style>
  <w:style w:type="paragraph" w:styleId="Indice2">
    <w:name w:val="index 2"/>
    <w:basedOn w:val="Normale"/>
    <w:next w:val="Normale"/>
    <w:autoRedefine/>
    <w:semiHidden/>
    <w:pPr>
      <w:ind w:left="440" w:hanging="220"/>
    </w:pPr>
  </w:style>
  <w:style w:type="paragraph" w:styleId="Indice3">
    <w:name w:val="index 3"/>
    <w:basedOn w:val="Normale"/>
    <w:next w:val="Normale"/>
    <w:autoRedefine/>
    <w:semiHidden/>
    <w:pPr>
      <w:ind w:left="660" w:hanging="220"/>
    </w:pPr>
  </w:style>
  <w:style w:type="paragraph" w:styleId="Indice4">
    <w:name w:val="index 4"/>
    <w:basedOn w:val="Normale"/>
    <w:next w:val="Normale"/>
    <w:autoRedefine/>
    <w:semiHidden/>
    <w:pPr>
      <w:ind w:left="880" w:hanging="220"/>
    </w:pPr>
  </w:style>
  <w:style w:type="paragraph" w:styleId="Indice5">
    <w:name w:val="index 5"/>
    <w:basedOn w:val="Normale"/>
    <w:next w:val="Normale"/>
    <w:autoRedefine/>
    <w:semiHidden/>
    <w:pPr>
      <w:ind w:left="1100" w:hanging="220"/>
    </w:pPr>
  </w:style>
  <w:style w:type="paragraph" w:styleId="Indice6">
    <w:name w:val="index 6"/>
    <w:basedOn w:val="Normale"/>
    <w:next w:val="Normale"/>
    <w:autoRedefine/>
    <w:semiHidden/>
    <w:pPr>
      <w:ind w:left="1320" w:hanging="220"/>
    </w:pPr>
  </w:style>
  <w:style w:type="paragraph" w:styleId="Indice7">
    <w:name w:val="index 7"/>
    <w:basedOn w:val="Normale"/>
    <w:next w:val="Normale"/>
    <w:autoRedefine/>
    <w:semiHidden/>
    <w:pPr>
      <w:ind w:left="1540" w:hanging="220"/>
    </w:pPr>
  </w:style>
  <w:style w:type="paragraph" w:styleId="Indice8">
    <w:name w:val="index 8"/>
    <w:basedOn w:val="Normale"/>
    <w:next w:val="Normale"/>
    <w:autoRedefine/>
    <w:semiHidden/>
    <w:pPr>
      <w:ind w:left="1760" w:hanging="220"/>
    </w:pPr>
  </w:style>
  <w:style w:type="paragraph" w:styleId="Indice9">
    <w:name w:val="index 9"/>
    <w:basedOn w:val="Normale"/>
    <w:next w:val="Normale"/>
    <w:autoRedefine/>
    <w:semiHidden/>
    <w:pPr>
      <w:ind w:left="1980" w:hanging="220"/>
    </w:pPr>
  </w:style>
  <w:style w:type="paragraph" w:styleId="Titoloindice">
    <w:name w:val="index heading"/>
    <w:basedOn w:val="Normale"/>
    <w:next w:val="Indice1"/>
    <w:semiHidden/>
  </w:style>
  <w:style w:type="paragraph" w:customStyle="1" w:styleId="TestoDiagrammiScuro">
    <w:name w:val="Testo Diagrammi (Scuro)"/>
    <w:basedOn w:val="TestoDiagrammiChiaro"/>
    <w:rPr>
      <w:color w:val="333399"/>
    </w:rPr>
  </w:style>
  <w:style w:type="paragraph" w:customStyle="1" w:styleId="TestodiagrammiScurissimo">
    <w:name w:val="Testo diagrammi (Scurissimo)"/>
    <w:basedOn w:val="TestoDiagrammiScuro"/>
    <w:rPr>
      <w:color w:val="003366"/>
    </w:rPr>
  </w:style>
  <w:style w:type="paragraph" w:customStyle="1" w:styleId="TestoDiagrammiScuroPiccolo">
    <w:name w:val="Testo Diagrammi (Scuro Piccolo)"/>
    <w:basedOn w:val="TestoDiagrammiScuro"/>
    <w:rPr>
      <w:sz w:val="16"/>
    </w:rPr>
  </w:style>
  <w:style w:type="character" w:styleId="Collegamentovisitato">
    <w:name w:val="FollowedHyperlink"/>
    <w:basedOn w:val="Carpredefinitoparagrafo"/>
    <w:rPr>
      <w:color w:val="800080"/>
      <w:u w:val="single"/>
    </w:rPr>
  </w:style>
  <w:style w:type="paragraph" w:styleId="Data">
    <w:name w:val="Date"/>
    <w:basedOn w:val="Normale"/>
    <w:next w:val="Normale"/>
  </w:style>
  <w:style w:type="paragraph" w:styleId="Firma">
    <w:name w:val="Signature"/>
    <w:basedOn w:val="Normale"/>
    <w:pPr>
      <w:ind w:left="4252"/>
    </w:pPr>
  </w:style>
  <w:style w:type="paragraph" w:styleId="Numeroelenco">
    <w:name w:val="List Number"/>
    <w:basedOn w:val="Normale"/>
    <w:pPr>
      <w:numPr>
        <w:numId w:val="2"/>
      </w:numPr>
    </w:pPr>
  </w:style>
  <w:style w:type="paragraph" w:styleId="Numeroelenco2">
    <w:name w:val="List Number 2"/>
    <w:basedOn w:val="Normale"/>
    <w:pPr>
      <w:numPr>
        <w:numId w:val="3"/>
      </w:numPr>
    </w:pPr>
  </w:style>
  <w:style w:type="paragraph" w:styleId="Numeroelenco3">
    <w:name w:val="List Number 3"/>
    <w:basedOn w:val="Normale"/>
    <w:pPr>
      <w:numPr>
        <w:numId w:val="4"/>
      </w:numPr>
    </w:pPr>
  </w:style>
  <w:style w:type="paragraph" w:styleId="Numeroelenco4">
    <w:name w:val="List Number 4"/>
    <w:basedOn w:val="Normale"/>
    <w:pPr>
      <w:numPr>
        <w:numId w:val="5"/>
      </w:numPr>
    </w:pPr>
  </w:style>
  <w:style w:type="paragraph" w:styleId="Numeroelenco5">
    <w:name w:val="List Number 5"/>
    <w:basedOn w:val="Normale"/>
    <w:pPr>
      <w:numPr>
        <w:numId w:val="6"/>
      </w:numPr>
    </w:pPr>
  </w:style>
  <w:style w:type="paragraph" w:styleId="Puntoelenco">
    <w:name w:val="List Bullet"/>
    <w:basedOn w:val="Normale"/>
    <w:autoRedefine/>
    <w:pPr>
      <w:numPr>
        <w:numId w:val="7"/>
      </w:numPr>
    </w:pPr>
  </w:style>
  <w:style w:type="paragraph" w:styleId="Puntoelenco2">
    <w:name w:val="List Bullet 2"/>
    <w:basedOn w:val="Normale"/>
    <w:autoRedefine/>
    <w:pPr>
      <w:numPr>
        <w:numId w:val="8"/>
      </w:numPr>
    </w:pPr>
  </w:style>
  <w:style w:type="paragraph" w:styleId="Puntoelenco3">
    <w:name w:val="List Bullet 3"/>
    <w:basedOn w:val="Normale"/>
    <w:autoRedefine/>
    <w:pPr>
      <w:numPr>
        <w:numId w:val="9"/>
      </w:numPr>
    </w:pPr>
  </w:style>
  <w:style w:type="paragraph" w:styleId="Puntoelenco4">
    <w:name w:val="List Bullet 4"/>
    <w:basedOn w:val="Normale"/>
    <w:autoRedefine/>
    <w:pPr>
      <w:numPr>
        <w:numId w:val="10"/>
      </w:numPr>
    </w:pPr>
  </w:style>
  <w:style w:type="paragraph" w:styleId="Puntoelenco5">
    <w:name w:val="List Bullet 5"/>
    <w:basedOn w:val="Normale"/>
    <w:autoRedefine/>
    <w:pPr>
      <w:numPr>
        <w:numId w:val="11"/>
      </w:numPr>
    </w:pPr>
  </w:style>
  <w:style w:type="paragraph" w:styleId="Sottotitolo">
    <w:name w:val="Subtitle"/>
    <w:basedOn w:val="Normale"/>
    <w:link w:val="SottotitoloCarattere"/>
    <w:uiPriority w:val="11"/>
    <w:qFormat/>
    <w:rsid w:val="00311F37"/>
    <w:pPr>
      <w:spacing w:after="160"/>
      <w:jc w:val="center"/>
      <w:outlineLvl w:val="1"/>
    </w:pPr>
    <w:rPr>
      <w:rFonts w:eastAsia="Palatino Linotype" w:cs="Arial"/>
      <w:color w:val="000000" w:themeColor="text1"/>
      <w:sz w:val="44"/>
      <w:szCs w:val="44"/>
    </w:rPr>
  </w:style>
  <w:style w:type="paragraph" w:styleId="NormaleWeb">
    <w:name w:val="Normal (Web)"/>
    <w:basedOn w:val="Normale"/>
    <w:rsid w:val="00550848"/>
    <w:pPr>
      <w:spacing w:before="100" w:beforeAutospacing="1" w:after="100" w:afterAutospacing="1"/>
      <w:jc w:val="left"/>
    </w:pPr>
    <w:rPr>
      <w:rFonts w:ascii="Times New Roman" w:hAnsi="Times New Roman"/>
      <w:spacing w:val="0"/>
      <w:sz w:val="24"/>
      <w:szCs w:val="24"/>
      <w:lang w:eastAsia="it-IT"/>
    </w:rPr>
  </w:style>
  <w:style w:type="paragraph" w:customStyle="1" w:styleId="SottotitoloDocumento">
    <w:name w:val="Sottotitolo Documento"/>
    <w:basedOn w:val="TitoloDocumento"/>
    <w:next w:val="Testonormale"/>
    <w:link w:val="SottotitoloDocumentoCarattere"/>
    <w:rPr>
      <w:sz w:val="56"/>
    </w:rPr>
  </w:style>
  <w:style w:type="paragraph" w:styleId="Testonormale">
    <w:name w:val="Plain Text"/>
    <w:basedOn w:val="Normale"/>
    <w:link w:val="TestonormaleCarattere"/>
    <w:rPr>
      <w:rFonts w:ascii="Courier New" w:hAnsi="Courier New" w:cs="Courier New"/>
      <w:sz w:val="20"/>
      <w:szCs w:val="20"/>
    </w:rPr>
  </w:style>
  <w:style w:type="paragraph" w:styleId="Testofumetto">
    <w:name w:val="Balloon Text"/>
    <w:basedOn w:val="Normale"/>
    <w:link w:val="TestofumettoCarattere"/>
    <w:semiHidden/>
    <w:rsid w:val="0091746B"/>
    <w:rPr>
      <w:rFonts w:ascii="Tahoma" w:hAnsi="Tahoma" w:cs="Tahoma"/>
      <w:sz w:val="16"/>
      <w:szCs w:val="16"/>
    </w:rPr>
  </w:style>
  <w:style w:type="table" w:styleId="Grigliatabella">
    <w:name w:val="Table Grid"/>
    <w:basedOn w:val="Tabellanormale"/>
    <w:rsid w:val="00ED42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mall">
    <w:name w:val="small"/>
    <w:basedOn w:val="Carpredefinitoparagrafo"/>
    <w:rsid w:val="0013178D"/>
  </w:style>
  <w:style w:type="paragraph" w:customStyle="1" w:styleId="NormaleWeb11">
    <w:name w:val="Normale (Web)11"/>
    <w:basedOn w:val="Normale"/>
    <w:rsid w:val="00BB5D54"/>
    <w:pPr>
      <w:spacing w:after="0"/>
      <w:jc w:val="left"/>
    </w:pPr>
    <w:rPr>
      <w:rFonts w:ascii="Times New Roman" w:hAnsi="Times New Roman"/>
      <w:spacing w:val="0"/>
      <w:sz w:val="24"/>
      <w:szCs w:val="24"/>
      <w:lang w:eastAsia="it-IT"/>
    </w:rPr>
  </w:style>
  <w:style w:type="character" w:customStyle="1" w:styleId="pagetitle">
    <w:name w:val="pagetitle"/>
    <w:basedOn w:val="Carpredefinitoparagrafo"/>
    <w:rsid w:val="001A3D7A"/>
  </w:style>
  <w:style w:type="paragraph" w:styleId="PreformattatoHTML">
    <w:name w:val="HTML Preformatted"/>
    <w:basedOn w:val="Normale"/>
    <w:rsid w:val="00232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color w:val="000000"/>
      <w:spacing w:val="0"/>
      <w:sz w:val="20"/>
      <w:szCs w:val="20"/>
      <w:lang w:eastAsia="it-IT"/>
    </w:rPr>
  </w:style>
  <w:style w:type="paragraph" w:styleId="Mappadocumento">
    <w:name w:val="Document Map"/>
    <w:basedOn w:val="Normale"/>
    <w:semiHidden/>
    <w:rsid w:val="008F4C17"/>
    <w:pPr>
      <w:shd w:val="clear" w:color="auto" w:fill="000080"/>
    </w:pPr>
    <w:rPr>
      <w:rFonts w:ascii="Tahoma" w:hAnsi="Tahoma" w:cs="Tahoma"/>
      <w:sz w:val="20"/>
      <w:szCs w:val="20"/>
    </w:rPr>
  </w:style>
  <w:style w:type="paragraph" w:customStyle="1" w:styleId="StileNormaleWebDopo0pt">
    <w:name w:val="Stile Normale (Web) + Dopo:  0 pt"/>
    <w:basedOn w:val="NormaleWeb"/>
    <w:rsid w:val="00512917"/>
    <w:pPr>
      <w:spacing w:before="0" w:beforeAutospacing="0" w:after="120" w:afterAutospacing="0"/>
      <w:jc w:val="both"/>
    </w:pPr>
    <w:rPr>
      <w:rFonts w:ascii="Lucida Sans Unicode" w:hAnsi="Lucida Sans Unicode"/>
      <w:spacing w:val="12"/>
      <w:sz w:val="22"/>
      <w:szCs w:val="22"/>
    </w:rPr>
  </w:style>
  <w:style w:type="character" w:styleId="Rimandocommento">
    <w:name w:val="annotation reference"/>
    <w:basedOn w:val="Carpredefinitoparagrafo"/>
    <w:semiHidden/>
    <w:rsid w:val="00A41D8F"/>
    <w:rPr>
      <w:sz w:val="16"/>
      <w:szCs w:val="16"/>
    </w:rPr>
  </w:style>
  <w:style w:type="paragraph" w:styleId="Testocommento">
    <w:name w:val="annotation text"/>
    <w:basedOn w:val="Normale"/>
    <w:semiHidden/>
    <w:rsid w:val="00A41D8F"/>
    <w:rPr>
      <w:sz w:val="20"/>
      <w:szCs w:val="20"/>
    </w:rPr>
  </w:style>
  <w:style w:type="paragraph" w:styleId="Soggettocommento">
    <w:name w:val="annotation subject"/>
    <w:basedOn w:val="Testocommento"/>
    <w:next w:val="Testocommento"/>
    <w:semiHidden/>
    <w:rsid w:val="00A41D8F"/>
    <w:rPr>
      <w:b/>
      <w:bCs/>
    </w:rPr>
  </w:style>
  <w:style w:type="paragraph" w:customStyle="1" w:styleId="testo">
    <w:name w:val="testo"/>
    <w:basedOn w:val="Normale"/>
    <w:link w:val="testoCarattere"/>
    <w:rsid w:val="00305F5C"/>
    <w:pPr>
      <w:widowControl w:val="0"/>
      <w:suppressAutoHyphens/>
      <w:spacing w:after="0"/>
    </w:pPr>
    <w:rPr>
      <w:rFonts w:eastAsia="DejaVu Sans"/>
      <w:spacing w:val="0"/>
      <w:sz w:val="24"/>
      <w:szCs w:val="24"/>
    </w:rPr>
  </w:style>
  <w:style w:type="character" w:customStyle="1" w:styleId="testoCarattere">
    <w:name w:val="testo Carattere"/>
    <w:basedOn w:val="Carpredefinitoparagrafo"/>
    <w:link w:val="testo"/>
    <w:rsid w:val="00305F5C"/>
    <w:rPr>
      <w:rFonts w:ascii="Lucida Sans Unicode" w:eastAsia="DejaVu Sans" w:hAnsi="Lucida Sans Unicode"/>
      <w:sz w:val="24"/>
      <w:szCs w:val="24"/>
      <w:lang w:val="it-IT" w:bidi="ar-SA"/>
    </w:rPr>
  </w:style>
  <w:style w:type="character" w:customStyle="1" w:styleId="fieldpages">
    <w:name w:val="field_pages"/>
    <w:basedOn w:val="Carpredefinitoparagrafo"/>
    <w:rsid w:val="002161F8"/>
  </w:style>
  <w:style w:type="paragraph" w:customStyle="1" w:styleId="Stile1">
    <w:name w:val="Stile1"/>
    <w:basedOn w:val="Titolo1"/>
    <w:rsid w:val="00860CAF"/>
    <w:pPr>
      <w:pBdr>
        <w:bottom w:val="none" w:sz="0" w:space="0" w:color="auto"/>
      </w:pBdr>
      <w:spacing w:line="480" w:lineRule="auto"/>
      <w:jc w:val="both"/>
    </w:pPr>
    <w:rPr>
      <w:rFonts w:ascii="Verdana" w:hAnsi="Verdana"/>
    </w:rPr>
  </w:style>
  <w:style w:type="paragraph" w:customStyle="1" w:styleId="Stile2">
    <w:name w:val="Stile2"/>
    <w:basedOn w:val="Titolo1"/>
    <w:rsid w:val="00342F90"/>
    <w:pPr>
      <w:pBdr>
        <w:bottom w:val="none" w:sz="0" w:space="0" w:color="auto"/>
      </w:pBdr>
      <w:jc w:val="both"/>
    </w:pPr>
    <w:rPr>
      <w:rFonts w:ascii="Verdana" w:hAnsi="Verdana"/>
      <w:bCs/>
    </w:rPr>
  </w:style>
  <w:style w:type="paragraph" w:customStyle="1" w:styleId="Stilesenzaline">
    <w:name w:val="Stilesenzaline"/>
    <w:basedOn w:val="Titolo1"/>
    <w:rsid w:val="00342F90"/>
    <w:pPr>
      <w:pBdr>
        <w:bottom w:val="none" w:sz="0" w:space="0" w:color="auto"/>
      </w:pBdr>
      <w:jc w:val="both"/>
    </w:pPr>
    <w:rPr>
      <w:rFonts w:ascii="Verdana" w:hAnsi="Verdana"/>
      <w:bCs/>
    </w:rPr>
  </w:style>
  <w:style w:type="paragraph" w:styleId="Corpotesto">
    <w:name w:val="Body Text"/>
    <w:basedOn w:val="Normale"/>
    <w:link w:val="CorpotestoCarattere"/>
    <w:unhideWhenUsed/>
    <w:rsid w:val="007533E3"/>
    <w:pPr>
      <w:spacing w:after="0"/>
    </w:pPr>
    <w:rPr>
      <w:rFonts w:ascii="Tahoma" w:hAnsi="Tahoma" w:cs="Tahoma"/>
      <w:spacing w:val="0"/>
      <w:sz w:val="28"/>
      <w:szCs w:val="24"/>
      <w:lang w:eastAsia="it-IT"/>
    </w:rPr>
  </w:style>
  <w:style w:type="character" w:customStyle="1" w:styleId="CorpotestoCarattere">
    <w:name w:val="Corpo testo Carattere"/>
    <w:basedOn w:val="Carpredefinitoparagrafo"/>
    <w:link w:val="Corpotesto"/>
    <w:rsid w:val="007533E3"/>
    <w:rPr>
      <w:rFonts w:ascii="Tahoma" w:hAnsi="Tahoma" w:cs="Tahoma"/>
      <w:sz w:val="28"/>
      <w:szCs w:val="24"/>
    </w:rPr>
  </w:style>
  <w:style w:type="character" w:customStyle="1" w:styleId="TestonormaleCarattere">
    <w:name w:val="Testo normale Carattere"/>
    <w:basedOn w:val="Carpredefinitoparagrafo"/>
    <w:link w:val="Testonormale"/>
    <w:rsid w:val="007533E3"/>
    <w:rPr>
      <w:rFonts w:ascii="Courier New" w:hAnsi="Courier New" w:cs="Courier New"/>
      <w:spacing w:val="12"/>
      <w:lang w:eastAsia="en-US"/>
    </w:rPr>
  </w:style>
  <w:style w:type="character" w:customStyle="1" w:styleId="SottotitoloDocumentoCarattere">
    <w:name w:val="Sottotitolo Documento Carattere"/>
    <w:link w:val="SottotitoloDocumento"/>
    <w:locked/>
    <w:rsid w:val="007533E3"/>
    <w:rPr>
      <w:rFonts w:ascii="Arial" w:hAnsi="Arial"/>
      <w:smallCaps/>
      <w:spacing w:val="12"/>
      <w:sz w:val="56"/>
      <w:szCs w:val="22"/>
      <w:lang w:eastAsia="en-US"/>
      <w14:shadow w14:blurRad="50800" w14:dist="38100" w14:dir="2700000" w14:sx="100000" w14:sy="100000" w14:kx="0" w14:ky="0" w14:algn="tl">
        <w14:srgbClr w14:val="000000">
          <w14:alpha w14:val="60000"/>
        </w14:srgbClr>
      </w14:shadow>
    </w:rPr>
  </w:style>
  <w:style w:type="character" w:customStyle="1" w:styleId="titoloSerlabCarattere">
    <w:name w:val="titoloSerlab Carattere"/>
    <w:link w:val="titoloSerlab"/>
    <w:locked/>
    <w:rsid w:val="00174EF6"/>
    <w:rPr>
      <w:smallCaps/>
      <w:shadow/>
      <w:spacing w:val="12"/>
      <w:sz w:val="48"/>
      <w:szCs w:val="48"/>
      <w:lang w:eastAsia="en-US"/>
      <w14:shadow w14:blurRad="50800" w14:dist="38100" w14:dir="2700000" w14:sx="100000" w14:sy="100000" w14:kx="0" w14:ky="0" w14:algn="tl">
        <w14:srgbClr w14:val="000000">
          <w14:alpha w14:val="60000"/>
        </w14:srgbClr>
      </w14:shadow>
    </w:rPr>
  </w:style>
  <w:style w:type="paragraph" w:customStyle="1" w:styleId="titoloSerlab">
    <w:name w:val="titoloSerlab"/>
    <w:basedOn w:val="SottotitoloDocumento"/>
    <w:link w:val="titoloSerlabCarattere"/>
    <w:qFormat/>
    <w:rsid w:val="00174EF6"/>
    <w:pPr>
      <w:spacing w:before="0"/>
      <w:ind w:left="-567" w:right="543"/>
    </w:pPr>
    <w:rPr>
      <w:rFonts w:ascii="Times New Roman" w:hAnsi="Times New Roman"/>
      <w:shadow/>
      <w:sz w:val="48"/>
      <w:szCs w:val="48"/>
    </w:rPr>
  </w:style>
  <w:style w:type="paragraph" w:styleId="Titolo">
    <w:name w:val="Title"/>
    <w:basedOn w:val="Normale"/>
    <w:next w:val="Normale"/>
    <w:link w:val="TitoloCarattere"/>
    <w:uiPriority w:val="10"/>
    <w:qFormat/>
    <w:rsid w:val="00CD79AD"/>
    <w:pPr>
      <w:spacing w:after="0"/>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rsid w:val="00CD79AD"/>
    <w:rPr>
      <w:rFonts w:asciiTheme="majorHAnsi" w:eastAsiaTheme="majorEastAsia" w:hAnsiTheme="majorHAnsi" w:cstheme="majorBidi"/>
      <w:spacing w:val="-10"/>
      <w:kern w:val="28"/>
      <w:sz w:val="56"/>
      <w:szCs w:val="56"/>
      <w:lang w:eastAsia="en-US"/>
    </w:rPr>
  </w:style>
  <w:style w:type="paragraph" w:styleId="Nessunaspaziatura">
    <w:name w:val="No Spacing"/>
    <w:link w:val="NessunaspaziaturaCarattere"/>
    <w:uiPriority w:val="5"/>
    <w:qFormat/>
    <w:rsid w:val="004F76EF"/>
    <w:rPr>
      <w:rFonts w:ascii="Calibri" w:eastAsia="SimSun" w:hAnsi="Calibri"/>
      <w:sz w:val="22"/>
      <w:szCs w:val="22"/>
    </w:rPr>
  </w:style>
  <w:style w:type="character" w:styleId="Enfasidelicata">
    <w:name w:val="Subtle Emphasis"/>
    <w:basedOn w:val="Carpredefinitoparagrafo"/>
    <w:uiPriority w:val="17"/>
    <w:qFormat/>
    <w:rsid w:val="004F76EF"/>
    <w:rPr>
      <w:i/>
      <w:color w:val="404040" w:themeColor="text1" w:themeTint="BF"/>
      <w:w w:val="100"/>
      <w:sz w:val="20"/>
      <w:szCs w:val="20"/>
      <w:shd w:val="clear" w:color="auto" w:fill="auto"/>
    </w:rPr>
  </w:style>
  <w:style w:type="character" w:styleId="Enfasiintensa">
    <w:name w:val="Intense Emphasis"/>
    <w:basedOn w:val="Carpredefinitoparagrafo"/>
    <w:uiPriority w:val="19"/>
    <w:qFormat/>
    <w:rsid w:val="004F76EF"/>
    <w:rPr>
      <w:b/>
      <w:i/>
      <w:w w:val="100"/>
      <w:sz w:val="20"/>
      <w:szCs w:val="20"/>
      <w:shd w:val="clear" w:color="auto" w:fill="auto"/>
    </w:rPr>
  </w:style>
  <w:style w:type="paragraph" w:styleId="Citazione">
    <w:name w:val="Quote"/>
    <w:basedOn w:val="Normale"/>
    <w:next w:val="Normale"/>
    <w:link w:val="CitazioneCarattere"/>
    <w:uiPriority w:val="21"/>
    <w:qFormat/>
    <w:rsid w:val="004F76EF"/>
    <w:pPr>
      <w:spacing w:after="0"/>
      <w:ind w:left="864" w:right="864"/>
      <w:jc w:val="left"/>
    </w:pPr>
    <w:rPr>
      <w:rFonts w:ascii="Calibri" w:eastAsia="SimSun" w:hAnsi="Calibri"/>
      <w:i/>
      <w:color w:val="404040" w:themeColor="text1" w:themeTint="BF"/>
      <w:spacing w:val="0"/>
      <w:sz w:val="20"/>
      <w:szCs w:val="20"/>
      <w:lang w:eastAsia="it-IT"/>
    </w:rPr>
  </w:style>
  <w:style w:type="character" w:customStyle="1" w:styleId="CitazioneCarattere">
    <w:name w:val="Citazione Carattere"/>
    <w:basedOn w:val="Carpredefinitoparagrafo"/>
    <w:link w:val="Citazione"/>
    <w:uiPriority w:val="21"/>
    <w:rsid w:val="004F76EF"/>
    <w:rPr>
      <w:rFonts w:ascii="Calibri" w:eastAsia="SimSun" w:hAnsi="Calibri"/>
      <w:i/>
      <w:color w:val="404040" w:themeColor="text1" w:themeTint="BF"/>
    </w:rPr>
  </w:style>
  <w:style w:type="paragraph" w:styleId="Citazioneintensa">
    <w:name w:val="Intense Quote"/>
    <w:basedOn w:val="Normale"/>
    <w:next w:val="Normale"/>
    <w:link w:val="CitazioneintensaCarattere"/>
    <w:uiPriority w:val="22"/>
    <w:qFormat/>
    <w:rsid w:val="004F76EF"/>
    <w:pPr>
      <w:spacing w:after="0"/>
      <w:ind w:left="864" w:right="864"/>
      <w:jc w:val="center"/>
    </w:pPr>
    <w:rPr>
      <w:rFonts w:ascii="Calibri" w:eastAsia="SimSun" w:hAnsi="Calibri"/>
      <w:i/>
      <w:color w:val="404040" w:themeColor="text1" w:themeTint="BF"/>
      <w:spacing w:val="0"/>
      <w:sz w:val="20"/>
      <w:szCs w:val="20"/>
      <w:lang w:eastAsia="it-IT"/>
    </w:rPr>
  </w:style>
  <w:style w:type="character" w:customStyle="1" w:styleId="CitazioneintensaCarattere">
    <w:name w:val="Citazione intensa Carattere"/>
    <w:basedOn w:val="Carpredefinitoparagrafo"/>
    <w:link w:val="Citazioneintensa"/>
    <w:uiPriority w:val="22"/>
    <w:rsid w:val="004F76EF"/>
    <w:rPr>
      <w:rFonts w:ascii="Calibri" w:eastAsia="SimSun" w:hAnsi="Calibri"/>
      <w:i/>
      <w:color w:val="404040" w:themeColor="text1" w:themeTint="BF"/>
    </w:rPr>
  </w:style>
  <w:style w:type="character" w:styleId="Riferimentodelicato">
    <w:name w:val="Subtle Reference"/>
    <w:basedOn w:val="Carpredefinitoparagrafo"/>
    <w:uiPriority w:val="23"/>
    <w:qFormat/>
    <w:rsid w:val="004F76EF"/>
    <w:rPr>
      <w:smallCaps/>
      <w:color w:val="404040" w:themeColor="text1" w:themeTint="BF"/>
      <w:w w:val="100"/>
      <w:sz w:val="20"/>
      <w:szCs w:val="20"/>
      <w:shd w:val="clear" w:color="auto" w:fill="auto"/>
    </w:rPr>
  </w:style>
  <w:style w:type="character" w:styleId="Riferimentointenso">
    <w:name w:val="Intense Reference"/>
    <w:basedOn w:val="Carpredefinitoparagrafo"/>
    <w:uiPriority w:val="24"/>
    <w:qFormat/>
    <w:rsid w:val="004F76EF"/>
    <w:rPr>
      <w:b/>
      <w:smallCaps/>
      <w:color w:val="404040" w:themeColor="text1" w:themeTint="BF"/>
      <w:spacing w:val="5"/>
      <w:w w:val="100"/>
      <w:sz w:val="20"/>
      <w:szCs w:val="20"/>
      <w:shd w:val="clear" w:color="auto" w:fill="auto"/>
    </w:rPr>
  </w:style>
  <w:style w:type="character" w:styleId="Titolodellibro">
    <w:name w:val="Book Title"/>
    <w:basedOn w:val="Carpredefinitoparagrafo"/>
    <w:uiPriority w:val="25"/>
    <w:qFormat/>
    <w:rsid w:val="004F76EF"/>
    <w:rPr>
      <w:b/>
      <w:i/>
      <w:spacing w:val="5"/>
      <w:w w:val="100"/>
      <w:sz w:val="20"/>
      <w:szCs w:val="20"/>
      <w:shd w:val="clear" w:color="auto" w:fill="auto"/>
    </w:rPr>
  </w:style>
  <w:style w:type="paragraph" w:styleId="Paragrafoelenco">
    <w:name w:val="List Paragraph"/>
    <w:basedOn w:val="Normale"/>
    <w:uiPriority w:val="34"/>
    <w:qFormat/>
    <w:rsid w:val="004F76EF"/>
    <w:pPr>
      <w:spacing w:after="0"/>
      <w:ind w:left="720"/>
      <w:jc w:val="left"/>
    </w:pPr>
    <w:rPr>
      <w:rFonts w:ascii="Calibri" w:eastAsia="SimSun" w:hAnsi="Calibri"/>
      <w:spacing w:val="0"/>
      <w:lang w:eastAsia="it-IT"/>
    </w:rPr>
  </w:style>
  <w:style w:type="paragraph" w:styleId="Titolosommario">
    <w:name w:val="TOC Heading"/>
    <w:basedOn w:val="Titolo1"/>
    <w:next w:val="Normale"/>
    <w:uiPriority w:val="39"/>
    <w:unhideWhenUsed/>
    <w:qFormat/>
    <w:rsid w:val="004F76EF"/>
    <w:pPr>
      <w:keepNext/>
      <w:keepLines/>
      <w:pageBreakBefore w:val="0"/>
      <w:pBdr>
        <w:bottom w:val="none" w:sz="0" w:space="0" w:color="auto"/>
      </w:pBdr>
      <w:spacing w:after="0"/>
    </w:pPr>
    <w:rPr>
      <w:rFonts w:ascii="Calibri Light" w:eastAsia="Calibri Light" w:hAnsi="Calibri Light"/>
      <w:b w:val="0"/>
      <w:smallCaps w:val="0"/>
      <w:color w:val="2F5496" w:themeColor="accent1" w:themeShade="BF"/>
      <w:lang w:eastAsia="it-IT"/>
    </w:rPr>
  </w:style>
  <w:style w:type="character" w:customStyle="1" w:styleId="Titolo1Carattere">
    <w:name w:val="Titolo 1 Carattere"/>
    <w:basedOn w:val="Carpredefinitoparagrafo"/>
    <w:link w:val="Titolo1"/>
    <w:uiPriority w:val="9"/>
    <w:rsid w:val="002B6E90"/>
    <w:rPr>
      <w:rFonts w:ascii="Arial" w:eastAsia="Palatino Linotype" w:hAnsi="Arial" w:cs="Arial"/>
      <w:b/>
      <w:smallCaps/>
      <w:color w:val="000000" w:themeColor="text1"/>
      <w:sz w:val="72"/>
      <w:szCs w:val="72"/>
      <w:lang w:eastAsia="en-US"/>
    </w:rPr>
  </w:style>
  <w:style w:type="character" w:styleId="Menzionenonrisolta">
    <w:name w:val="Unresolved Mention"/>
    <w:basedOn w:val="Carpredefinitoparagrafo"/>
    <w:semiHidden/>
    <w:unhideWhenUsed/>
    <w:rsid w:val="004F76EF"/>
    <w:rPr>
      <w:color w:val="605E5C"/>
      <w:w w:val="100"/>
      <w:sz w:val="20"/>
      <w:szCs w:val="20"/>
      <w:shd w:val="clear" w:color="000000" w:fill="E1DFDD"/>
    </w:rPr>
  </w:style>
  <w:style w:type="character" w:customStyle="1" w:styleId="SottotitoloCarattere">
    <w:name w:val="Sottotitolo Carattere"/>
    <w:basedOn w:val="Carpredefinitoparagrafo"/>
    <w:link w:val="Sottotitolo"/>
    <w:uiPriority w:val="11"/>
    <w:rsid w:val="00311F37"/>
    <w:rPr>
      <w:rFonts w:ascii="Arial" w:eastAsia="Palatino Linotype" w:hAnsi="Arial" w:cs="Arial"/>
      <w:color w:val="000000" w:themeColor="text1"/>
      <w:spacing w:val="12"/>
      <w:sz w:val="44"/>
      <w:szCs w:val="44"/>
      <w:lang w:eastAsia="en-US"/>
    </w:rPr>
  </w:style>
  <w:style w:type="character" w:customStyle="1" w:styleId="Titolo2Carattere">
    <w:name w:val="Titolo 2 Carattere"/>
    <w:basedOn w:val="Carpredefinitoparagrafo"/>
    <w:link w:val="Titolo2"/>
    <w:uiPriority w:val="9"/>
    <w:rsid w:val="00B75024"/>
    <w:rPr>
      <w:rFonts w:ascii="Arial" w:hAnsi="Arial" w:cs="Arial"/>
      <w:b/>
      <w:sz w:val="32"/>
      <w:szCs w:val="32"/>
      <w:lang w:eastAsia="en-US"/>
    </w:rPr>
  </w:style>
  <w:style w:type="character" w:customStyle="1" w:styleId="Titolo3Carattere">
    <w:name w:val="Titolo 3 Carattere"/>
    <w:basedOn w:val="Carpredefinitoparagrafo"/>
    <w:link w:val="Titolo3"/>
    <w:uiPriority w:val="9"/>
    <w:rsid w:val="00B75024"/>
    <w:rPr>
      <w:rFonts w:ascii="Arial" w:hAnsi="Arial" w:cs="Arial"/>
      <w:b/>
      <w:sz w:val="28"/>
      <w:szCs w:val="28"/>
      <w:lang w:eastAsia="en-US"/>
    </w:rPr>
  </w:style>
  <w:style w:type="character" w:customStyle="1" w:styleId="Titolo4Carattere">
    <w:name w:val="Titolo 4 Carattere"/>
    <w:basedOn w:val="Carpredefinitoparagrafo"/>
    <w:link w:val="Titolo4"/>
    <w:uiPriority w:val="9"/>
    <w:rsid w:val="00B75024"/>
    <w:rPr>
      <w:rFonts w:ascii="Arial" w:hAnsi="Arial"/>
      <w:b/>
      <w:sz w:val="22"/>
      <w:szCs w:val="22"/>
      <w:lang w:eastAsia="en-US"/>
    </w:rPr>
  </w:style>
  <w:style w:type="character" w:customStyle="1" w:styleId="NessunaspaziaturaCarattere">
    <w:name w:val="Nessuna spaziatura Carattere"/>
    <w:basedOn w:val="Carpredefinitoparagrafo"/>
    <w:link w:val="Nessunaspaziatura"/>
    <w:uiPriority w:val="5"/>
    <w:rsid w:val="004F76EF"/>
    <w:rPr>
      <w:rFonts w:ascii="Calibri" w:eastAsia="SimSun" w:hAnsi="Calibri"/>
      <w:sz w:val="22"/>
      <w:szCs w:val="22"/>
    </w:rPr>
  </w:style>
  <w:style w:type="character" w:customStyle="1" w:styleId="IntestazioneCarattere">
    <w:name w:val="Intestazione Carattere"/>
    <w:basedOn w:val="Carpredefinitoparagrafo"/>
    <w:link w:val="Intestazione"/>
    <w:rsid w:val="004F76EF"/>
    <w:rPr>
      <w:rFonts w:ascii="Lucida Sans Unicode" w:hAnsi="Lucida Sans Unicode"/>
      <w:spacing w:val="12"/>
      <w:sz w:val="22"/>
      <w:szCs w:val="22"/>
      <w:lang w:eastAsia="en-US"/>
    </w:rPr>
  </w:style>
  <w:style w:type="character" w:customStyle="1" w:styleId="PidipaginaCarattere">
    <w:name w:val="Piè di pagina Carattere"/>
    <w:basedOn w:val="Carpredefinitoparagrafo"/>
    <w:link w:val="Pidipagina"/>
    <w:rsid w:val="004F76EF"/>
    <w:rPr>
      <w:rFonts w:ascii="Lucida Sans Unicode" w:hAnsi="Lucida Sans Unicode"/>
      <w:spacing w:val="12"/>
      <w:sz w:val="18"/>
      <w:szCs w:val="22"/>
      <w:lang w:eastAsia="en-US"/>
    </w:rPr>
  </w:style>
  <w:style w:type="character" w:customStyle="1" w:styleId="TestofumettoCarattere">
    <w:name w:val="Testo fumetto Carattere"/>
    <w:basedOn w:val="Carpredefinitoparagrafo"/>
    <w:link w:val="Testofumetto"/>
    <w:semiHidden/>
    <w:rsid w:val="004F76EF"/>
    <w:rPr>
      <w:rFonts w:ascii="Tahoma" w:hAnsi="Tahoma" w:cs="Tahoma"/>
      <w:spacing w:val="12"/>
      <w:sz w:val="16"/>
      <w:szCs w:val="16"/>
      <w:lang w:eastAsia="en-US"/>
    </w:rPr>
  </w:style>
  <w:style w:type="character" w:customStyle="1" w:styleId="Titolo5Carattere">
    <w:name w:val="Titolo 5 Carattere"/>
    <w:basedOn w:val="Carpredefinitoparagrafo"/>
    <w:link w:val="Titolo5"/>
    <w:uiPriority w:val="9"/>
    <w:rsid w:val="00D030DD"/>
    <w:rPr>
      <w:rFonts w:ascii="Arial" w:hAnsi="Arial"/>
      <w:b/>
      <w:bCs/>
      <w:sz w:val="22"/>
      <w:szCs w:val="22"/>
      <w:lang w:eastAsia="en-US"/>
    </w:rPr>
  </w:style>
  <w:style w:type="character" w:customStyle="1" w:styleId="Titolo6Carattere">
    <w:name w:val="Titolo 6 Carattere"/>
    <w:basedOn w:val="Carpredefinitoparagrafo"/>
    <w:link w:val="Titolo6"/>
    <w:uiPriority w:val="9"/>
    <w:rsid w:val="004F76EF"/>
    <w:rPr>
      <w:rFonts w:ascii="Arial" w:hAnsi="Arial"/>
      <w:i/>
      <w:color w:val="000080"/>
      <w:spacing w:val="12"/>
      <w:sz w:val="22"/>
      <w:szCs w:val="22"/>
      <w:lang w:eastAsia="en-US"/>
      <w14:shadow w14:blurRad="50800" w14:dist="38100" w14:dir="2700000" w14:sx="100000" w14:sy="100000" w14:kx="0" w14:ky="0" w14:algn="tl">
        <w14:srgbClr w14:val="000000">
          <w14:alpha w14:val="60000"/>
        </w14:srgbClr>
      </w14:shadow>
    </w:rPr>
  </w:style>
  <w:style w:type="character" w:customStyle="1" w:styleId="Titolo7Carattere">
    <w:name w:val="Titolo 7 Carattere"/>
    <w:basedOn w:val="Carpredefinitoparagrafo"/>
    <w:link w:val="Titolo7"/>
    <w:uiPriority w:val="13"/>
    <w:rsid w:val="004F76EF"/>
    <w:rPr>
      <w:rFonts w:ascii="Arial" w:hAnsi="Arial"/>
      <w:color w:val="000080"/>
      <w:spacing w:val="12"/>
      <w:szCs w:val="22"/>
      <w:lang w:eastAsia="en-US"/>
      <w14:shadow w14:blurRad="50800" w14:dist="38100" w14:dir="2700000" w14:sx="100000" w14:sy="100000" w14:kx="0" w14:ky="0" w14:algn="tl">
        <w14:srgbClr w14:val="000000">
          <w14:alpha w14:val="60000"/>
        </w14:srgbClr>
      </w14:shadow>
    </w:rPr>
  </w:style>
  <w:style w:type="character" w:customStyle="1" w:styleId="Titolo8Carattere">
    <w:name w:val="Titolo 8 Carattere"/>
    <w:basedOn w:val="Carpredefinitoparagrafo"/>
    <w:link w:val="Titolo8"/>
    <w:uiPriority w:val="14"/>
    <w:rsid w:val="004F76EF"/>
    <w:rPr>
      <w:rFonts w:ascii="Arial" w:hAnsi="Arial"/>
      <w:i/>
      <w:color w:val="000080"/>
      <w:spacing w:val="12"/>
      <w:szCs w:val="22"/>
      <w:lang w:eastAsia="en-US"/>
      <w14:shadow w14:blurRad="50800" w14:dist="38100" w14:dir="2700000" w14:sx="100000" w14:sy="100000" w14:kx="0" w14:ky="0" w14:algn="tl">
        <w14:srgbClr w14:val="000000">
          <w14:alpha w14:val="60000"/>
        </w14:srgbClr>
      </w14:shadow>
    </w:rPr>
  </w:style>
  <w:style w:type="character" w:customStyle="1" w:styleId="Titolo9Carattere">
    <w:name w:val="Titolo 9 Carattere"/>
    <w:basedOn w:val="Carpredefinitoparagrafo"/>
    <w:link w:val="Titolo9"/>
    <w:uiPriority w:val="15"/>
    <w:rsid w:val="004F76EF"/>
    <w:rPr>
      <w:rFonts w:ascii="Arial" w:hAnsi="Arial"/>
      <w:b/>
      <w:i/>
      <w:color w:val="000080"/>
      <w:spacing w:val="12"/>
      <w:sz w:val="18"/>
      <w:szCs w:val="18"/>
      <w:lang w:eastAsia="en-US"/>
      <w14:shadow w14:blurRad="50800" w14:dist="38100" w14:dir="2700000" w14:sx="100000" w14:sy="100000" w14:kx="0" w14:ky="0" w14:algn="tl">
        <w14:srgbClr w14:val="000000">
          <w14:alpha w14:val="60000"/>
        </w14:srgbClr>
      </w14:shadow>
    </w:rPr>
  </w:style>
  <w:style w:type="paragraph" w:styleId="Indicedellefigure">
    <w:name w:val="table of figures"/>
    <w:basedOn w:val="Normale"/>
    <w:next w:val="Normale"/>
    <w:uiPriority w:val="99"/>
    <w:unhideWhenUsed/>
    <w:rsid w:val="004F76EF"/>
    <w:pPr>
      <w:spacing w:after="0"/>
      <w:jc w:val="left"/>
    </w:pPr>
    <w:rPr>
      <w:rFonts w:ascii="Calibri" w:eastAsia="SimSun" w:hAnsi="Calibri"/>
      <w:spacing w:val="0"/>
      <w:lang w:eastAsia="it-IT"/>
    </w:rPr>
  </w:style>
  <w:style w:type="character" w:styleId="Testosegnaposto">
    <w:name w:val="Placeholder Text"/>
    <w:basedOn w:val="Carpredefinitoparagrafo"/>
    <w:uiPriority w:val="99"/>
    <w:semiHidden/>
    <w:rsid w:val="004F76EF"/>
    <w:rPr>
      <w:color w:val="808080"/>
    </w:rPr>
  </w:style>
  <w:style w:type="paragraph" w:styleId="Bibliografia">
    <w:name w:val="Bibliography"/>
    <w:basedOn w:val="Normale"/>
    <w:next w:val="Normale"/>
    <w:uiPriority w:val="37"/>
    <w:unhideWhenUsed/>
    <w:rsid w:val="00EE7B5E"/>
  </w:style>
  <w:style w:type="paragraph" w:styleId="Testonotadichiusura">
    <w:name w:val="endnote text"/>
    <w:basedOn w:val="Normale"/>
    <w:link w:val="TestonotadichiusuraCarattere"/>
    <w:rsid w:val="00734533"/>
    <w:pPr>
      <w:spacing w:after="0"/>
    </w:pPr>
    <w:rPr>
      <w:sz w:val="20"/>
      <w:szCs w:val="20"/>
    </w:rPr>
  </w:style>
  <w:style w:type="character" w:customStyle="1" w:styleId="TestonotadichiusuraCarattere">
    <w:name w:val="Testo nota di chiusura Carattere"/>
    <w:basedOn w:val="Carpredefinitoparagrafo"/>
    <w:link w:val="Testonotadichiusura"/>
    <w:rsid w:val="00734533"/>
    <w:rPr>
      <w:rFonts w:ascii="Lucida Sans Unicode" w:hAnsi="Lucida Sans Unicode"/>
      <w:spacing w:val="12"/>
      <w:lang w:eastAsia="en-US"/>
    </w:rPr>
  </w:style>
  <w:style w:type="character" w:styleId="Rimandonotadichiusura">
    <w:name w:val="endnote reference"/>
    <w:basedOn w:val="Carpredefinitoparagrafo"/>
    <w:rsid w:val="00734533"/>
    <w:rPr>
      <w:vertAlign w:val="superscript"/>
    </w:rPr>
  </w:style>
  <w:style w:type="paragraph" w:styleId="Testonotaapidipagina">
    <w:name w:val="footnote text"/>
    <w:basedOn w:val="Normale"/>
    <w:next w:val="Testonormale"/>
    <w:link w:val="TestonotaapidipaginaCarattere"/>
    <w:autoRedefine/>
    <w:rsid w:val="00E03D65"/>
    <w:pPr>
      <w:spacing w:after="0"/>
    </w:pPr>
    <w:rPr>
      <w:sz w:val="20"/>
      <w:szCs w:val="20"/>
    </w:rPr>
  </w:style>
  <w:style w:type="character" w:customStyle="1" w:styleId="TestonotaapidipaginaCarattere">
    <w:name w:val="Testo nota a piè di pagina Carattere"/>
    <w:basedOn w:val="Carpredefinitoparagrafo"/>
    <w:link w:val="Testonotaapidipagina"/>
    <w:rsid w:val="00E03D65"/>
    <w:rPr>
      <w:rFonts w:ascii="Arial" w:hAnsi="Arial"/>
      <w:spacing w:val="12"/>
      <w:lang w:eastAsia="en-US"/>
    </w:rPr>
  </w:style>
  <w:style w:type="character" w:styleId="Rimandonotaapidipagina">
    <w:name w:val="footnote reference"/>
    <w:basedOn w:val="Carpredefinitoparagrafo"/>
    <w:rsid w:val="000B70E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15376">
      <w:bodyDiv w:val="1"/>
      <w:marLeft w:val="0"/>
      <w:marRight w:val="0"/>
      <w:marTop w:val="0"/>
      <w:marBottom w:val="0"/>
      <w:divBdr>
        <w:top w:val="none" w:sz="0" w:space="0" w:color="auto"/>
        <w:left w:val="none" w:sz="0" w:space="0" w:color="auto"/>
        <w:bottom w:val="none" w:sz="0" w:space="0" w:color="auto"/>
        <w:right w:val="none" w:sz="0" w:space="0" w:color="auto"/>
      </w:divBdr>
    </w:div>
    <w:div w:id="49037728">
      <w:bodyDiv w:val="1"/>
      <w:marLeft w:val="0"/>
      <w:marRight w:val="0"/>
      <w:marTop w:val="0"/>
      <w:marBottom w:val="0"/>
      <w:divBdr>
        <w:top w:val="none" w:sz="0" w:space="0" w:color="auto"/>
        <w:left w:val="none" w:sz="0" w:space="0" w:color="auto"/>
        <w:bottom w:val="none" w:sz="0" w:space="0" w:color="auto"/>
        <w:right w:val="none" w:sz="0" w:space="0" w:color="auto"/>
      </w:divBdr>
    </w:div>
    <w:div w:id="116919219">
      <w:bodyDiv w:val="1"/>
      <w:marLeft w:val="0"/>
      <w:marRight w:val="0"/>
      <w:marTop w:val="0"/>
      <w:marBottom w:val="0"/>
      <w:divBdr>
        <w:top w:val="none" w:sz="0" w:space="0" w:color="auto"/>
        <w:left w:val="none" w:sz="0" w:space="0" w:color="auto"/>
        <w:bottom w:val="none" w:sz="0" w:space="0" w:color="auto"/>
        <w:right w:val="none" w:sz="0" w:space="0" w:color="auto"/>
      </w:divBdr>
    </w:div>
    <w:div w:id="128129993">
      <w:bodyDiv w:val="1"/>
      <w:marLeft w:val="0"/>
      <w:marRight w:val="0"/>
      <w:marTop w:val="0"/>
      <w:marBottom w:val="0"/>
      <w:divBdr>
        <w:top w:val="none" w:sz="0" w:space="0" w:color="auto"/>
        <w:left w:val="none" w:sz="0" w:space="0" w:color="auto"/>
        <w:bottom w:val="none" w:sz="0" w:space="0" w:color="auto"/>
        <w:right w:val="none" w:sz="0" w:space="0" w:color="auto"/>
      </w:divBdr>
    </w:div>
    <w:div w:id="138691509">
      <w:bodyDiv w:val="1"/>
      <w:marLeft w:val="0"/>
      <w:marRight w:val="0"/>
      <w:marTop w:val="0"/>
      <w:marBottom w:val="0"/>
      <w:divBdr>
        <w:top w:val="none" w:sz="0" w:space="0" w:color="auto"/>
        <w:left w:val="none" w:sz="0" w:space="0" w:color="auto"/>
        <w:bottom w:val="none" w:sz="0" w:space="0" w:color="auto"/>
        <w:right w:val="none" w:sz="0" w:space="0" w:color="auto"/>
      </w:divBdr>
      <w:divsChild>
        <w:div w:id="1186408227">
          <w:marLeft w:val="0"/>
          <w:marRight w:val="0"/>
          <w:marTop w:val="0"/>
          <w:marBottom w:val="0"/>
          <w:divBdr>
            <w:top w:val="none" w:sz="0" w:space="0" w:color="auto"/>
            <w:left w:val="none" w:sz="0" w:space="0" w:color="auto"/>
            <w:bottom w:val="none" w:sz="0" w:space="0" w:color="auto"/>
            <w:right w:val="none" w:sz="0" w:space="0" w:color="auto"/>
          </w:divBdr>
        </w:div>
      </w:divsChild>
    </w:div>
    <w:div w:id="161506161">
      <w:bodyDiv w:val="1"/>
      <w:marLeft w:val="0"/>
      <w:marRight w:val="0"/>
      <w:marTop w:val="0"/>
      <w:marBottom w:val="0"/>
      <w:divBdr>
        <w:top w:val="none" w:sz="0" w:space="0" w:color="auto"/>
        <w:left w:val="none" w:sz="0" w:space="0" w:color="auto"/>
        <w:bottom w:val="none" w:sz="0" w:space="0" w:color="auto"/>
        <w:right w:val="none" w:sz="0" w:space="0" w:color="auto"/>
      </w:divBdr>
    </w:div>
    <w:div w:id="165488082">
      <w:bodyDiv w:val="1"/>
      <w:marLeft w:val="0"/>
      <w:marRight w:val="0"/>
      <w:marTop w:val="0"/>
      <w:marBottom w:val="0"/>
      <w:divBdr>
        <w:top w:val="none" w:sz="0" w:space="0" w:color="auto"/>
        <w:left w:val="none" w:sz="0" w:space="0" w:color="auto"/>
        <w:bottom w:val="none" w:sz="0" w:space="0" w:color="auto"/>
        <w:right w:val="none" w:sz="0" w:space="0" w:color="auto"/>
      </w:divBdr>
    </w:div>
    <w:div w:id="183055773">
      <w:bodyDiv w:val="1"/>
      <w:marLeft w:val="0"/>
      <w:marRight w:val="0"/>
      <w:marTop w:val="0"/>
      <w:marBottom w:val="0"/>
      <w:divBdr>
        <w:top w:val="none" w:sz="0" w:space="0" w:color="auto"/>
        <w:left w:val="none" w:sz="0" w:space="0" w:color="auto"/>
        <w:bottom w:val="none" w:sz="0" w:space="0" w:color="auto"/>
        <w:right w:val="none" w:sz="0" w:space="0" w:color="auto"/>
      </w:divBdr>
    </w:div>
    <w:div w:id="196940930">
      <w:bodyDiv w:val="1"/>
      <w:marLeft w:val="0"/>
      <w:marRight w:val="0"/>
      <w:marTop w:val="0"/>
      <w:marBottom w:val="0"/>
      <w:divBdr>
        <w:top w:val="none" w:sz="0" w:space="0" w:color="auto"/>
        <w:left w:val="none" w:sz="0" w:space="0" w:color="auto"/>
        <w:bottom w:val="none" w:sz="0" w:space="0" w:color="auto"/>
        <w:right w:val="none" w:sz="0" w:space="0" w:color="auto"/>
      </w:divBdr>
    </w:div>
    <w:div w:id="197665549">
      <w:bodyDiv w:val="1"/>
      <w:marLeft w:val="0"/>
      <w:marRight w:val="0"/>
      <w:marTop w:val="0"/>
      <w:marBottom w:val="0"/>
      <w:divBdr>
        <w:top w:val="none" w:sz="0" w:space="0" w:color="auto"/>
        <w:left w:val="none" w:sz="0" w:space="0" w:color="auto"/>
        <w:bottom w:val="none" w:sz="0" w:space="0" w:color="auto"/>
        <w:right w:val="none" w:sz="0" w:space="0" w:color="auto"/>
      </w:divBdr>
    </w:div>
    <w:div w:id="229266061">
      <w:bodyDiv w:val="1"/>
      <w:marLeft w:val="0"/>
      <w:marRight w:val="0"/>
      <w:marTop w:val="0"/>
      <w:marBottom w:val="0"/>
      <w:divBdr>
        <w:top w:val="none" w:sz="0" w:space="0" w:color="auto"/>
        <w:left w:val="none" w:sz="0" w:space="0" w:color="auto"/>
        <w:bottom w:val="none" w:sz="0" w:space="0" w:color="auto"/>
        <w:right w:val="none" w:sz="0" w:space="0" w:color="auto"/>
      </w:divBdr>
    </w:div>
    <w:div w:id="233443043">
      <w:bodyDiv w:val="1"/>
      <w:marLeft w:val="0"/>
      <w:marRight w:val="0"/>
      <w:marTop w:val="0"/>
      <w:marBottom w:val="0"/>
      <w:divBdr>
        <w:top w:val="none" w:sz="0" w:space="0" w:color="auto"/>
        <w:left w:val="none" w:sz="0" w:space="0" w:color="auto"/>
        <w:bottom w:val="none" w:sz="0" w:space="0" w:color="auto"/>
        <w:right w:val="none" w:sz="0" w:space="0" w:color="auto"/>
      </w:divBdr>
      <w:divsChild>
        <w:div w:id="101611034">
          <w:marLeft w:val="0"/>
          <w:marRight w:val="0"/>
          <w:marTop w:val="0"/>
          <w:marBottom w:val="0"/>
          <w:divBdr>
            <w:top w:val="single" w:sz="2" w:space="0" w:color="E3E3E3"/>
            <w:left w:val="single" w:sz="2" w:space="0" w:color="E3E3E3"/>
            <w:bottom w:val="single" w:sz="2" w:space="0" w:color="E3E3E3"/>
            <w:right w:val="single" w:sz="2" w:space="0" w:color="E3E3E3"/>
          </w:divBdr>
          <w:divsChild>
            <w:div w:id="779643825">
              <w:marLeft w:val="0"/>
              <w:marRight w:val="0"/>
              <w:marTop w:val="0"/>
              <w:marBottom w:val="0"/>
              <w:divBdr>
                <w:top w:val="single" w:sz="2" w:space="0" w:color="E3E3E3"/>
                <w:left w:val="single" w:sz="2" w:space="0" w:color="E3E3E3"/>
                <w:bottom w:val="single" w:sz="2" w:space="0" w:color="E3E3E3"/>
                <w:right w:val="single" w:sz="2" w:space="0" w:color="E3E3E3"/>
              </w:divBdr>
              <w:divsChild>
                <w:div w:id="1032806985">
                  <w:marLeft w:val="0"/>
                  <w:marRight w:val="0"/>
                  <w:marTop w:val="0"/>
                  <w:marBottom w:val="0"/>
                  <w:divBdr>
                    <w:top w:val="single" w:sz="2" w:space="0" w:color="E3E3E3"/>
                    <w:left w:val="single" w:sz="2" w:space="0" w:color="E3E3E3"/>
                    <w:bottom w:val="single" w:sz="2" w:space="0" w:color="E3E3E3"/>
                    <w:right w:val="single" w:sz="2" w:space="0" w:color="E3E3E3"/>
                  </w:divBdr>
                  <w:divsChild>
                    <w:div w:id="1121192455">
                      <w:marLeft w:val="0"/>
                      <w:marRight w:val="0"/>
                      <w:marTop w:val="0"/>
                      <w:marBottom w:val="0"/>
                      <w:divBdr>
                        <w:top w:val="single" w:sz="2" w:space="0" w:color="E3E3E3"/>
                        <w:left w:val="single" w:sz="2" w:space="0" w:color="E3E3E3"/>
                        <w:bottom w:val="single" w:sz="2" w:space="0" w:color="E3E3E3"/>
                        <w:right w:val="single" w:sz="2" w:space="0" w:color="E3E3E3"/>
                      </w:divBdr>
                      <w:divsChild>
                        <w:div w:id="310981467">
                          <w:marLeft w:val="0"/>
                          <w:marRight w:val="0"/>
                          <w:marTop w:val="0"/>
                          <w:marBottom w:val="0"/>
                          <w:divBdr>
                            <w:top w:val="single" w:sz="2" w:space="0" w:color="E3E3E3"/>
                            <w:left w:val="single" w:sz="2" w:space="0" w:color="E3E3E3"/>
                            <w:bottom w:val="single" w:sz="2" w:space="0" w:color="E3E3E3"/>
                            <w:right w:val="single" w:sz="2" w:space="0" w:color="E3E3E3"/>
                          </w:divBdr>
                          <w:divsChild>
                            <w:div w:id="1543707270">
                              <w:marLeft w:val="0"/>
                              <w:marRight w:val="0"/>
                              <w:marTop w:val="100"/>
                              <w:marBottom w:val="100"/>
                              <w:divBdr>
                                <w:top w:val="single" w:sz="2" w:space="0" w:color="E3E3E3"/>
                                <w:left w:val="single" w:sz="2" w:space="0" w:color="E3E3E3"/>
                                <w:bottom w:val="single" w:sz="2" w:space="0" w:color="E3E3E3"/>
                                <w:right w:val="single" w:sz="2" w:space="0" w:color="E3E3E3"/>
                              </w:divBdr>
                              <w:divsChild>
                                <w:div w:id="1320769805">
                                  <w:marLeft w:val="0"/>
                                  <w:marRight w:val="0"/>
                                  <w:marTop w:val="0"/>
                                  <w:marBottom w:val="0"/>
                                  <w:divBdr>
                                    <w:top w:val="single" w:sz="2" w:space="0" w:color="E3E3E3"/>
                                    <w:left w:val="single" w:sz="2" w:space="0" w:color="E3E3E3"/>
                                    <w:bottom w:val="single" w:sz="2" w:space="0" w:color="E3E3E3"/>
                                    <w:right w:val="single" w:sz="2" w:space="0" w:color="E3E3E3"/>
                                  </w:divBdr>
                                  <w:divsChild>
                                    <w:div w:id="629283847">
                                      <w:marLeft w:val="0"/>
                                      <w:marRight w:val="0"/>
                                      <w:marTop w:val="0"/>
                                      <w:marBottom w:val="0"/>
                                      <w:divBdr>
                                        <w:top w:val="single" w:sz="2" w:space="0" w:color="E3E3E3"/>
                                        <w:left w:val="single" w:sz="2" w:space="0" w:color="E3E3E3"/>
                                        <w:bottom w:val="single" w:sz="2" w:space="0" w:color="E3E3E3"/>
                                        <w:right w:val="single" w:sz="2" w:space="0" w:color="E3E3E3"/>
                                      </w:divBdr>
                                      <w:divsChild>
                                        <w:div w:id="1487746102">
                                          <w:marLeft w:val="0"/>
                                          <w:marRight w:val="0"/>
                                          <w:marTop w:val="0"/>
                                          <w:marBottom w:val="0"/>
                                          <w:divBdr>
                                            <w:top w:val="single" w:sz="2" w:space="0" w:color="E3E3E3"/>
                                            <w:left w:val="single" w:sz="2" w:space="0" w:color="E3E3E3"/>
                                            <w:bottom w:val="single" w:sz="2" w:space="0" w:color="E3E3E3"/>
                                            <w:right w:val="single" w:sz="2" w:space="0" w:color="E3E3E3"/>
                                          </w:divBdr>
                                          <w:divsChild>
                                            <w:div w:id="1271739701">
                                              <w:marLeft w:val="0"/>
                                              <w:marRight w:val="0"/>
                                              <w:marTop w:val="0"/>
                                              <w:marBottom w:val="0"/>
                                              <w:divBdr>
                                                <w:top w:val="single" w:sz="2" w:space="0" w:color="E3E3E3"/>
                                                <w:left w:val="single" w:sz="2" w:space="0" w:color="E3E3E3"/>
                                                <w:bottom w:val="single" w:sz="2" w:space="0" w:color="E3E3E3"/>
                                                <w:right w:val="single" w:sz="2" w:space="0" w:color="E3E3E3"/>
                                              </w:divBdr>
                                              <w:divsChild>
                                                <w:div w:id="492986400">
                                                  <w:marLeft w:val="0"/>
                                                  <w:marRight w:val="0"/>
                                                  <w:marTop w:val="0"/>
                                                  <w:marBottom w:val="0"/>
                                                  <w:divBdr>
                                                    <w:top w:val="single" w:sz="2" w:space="0" w:color="E3E3E3"/>
                                                    <w:left w:val="single" w:sz="2" w:space="0" w:color="E3E3E3"/>
                                                    <w:bottom w:val="single" w:sz="2" w:space="0" w:color="E3E3E3"/>
                                                    <w:right w:val="single" w:sz="2" w:space="0" w:color="E3E3E3"/>
                                                  </w:divBdr>
                                                  <w:divsChild>
                                                    <w:div w:id="18266311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20827729">
          <w:marLeft w:val="0"/>
          <w:marRight w:val="0"/>
          <w:marTop w:val="0"/>
          <w:marBottom w:val="0"/>
          <w:divBdr>
            <w:top w:val="none" w:sz="0" w:space="0" w:color="auto"/>
            <w:left w:val="none" w:sz="0" w:space="0" w:color="auto"/>
            <w:bottom w:val="none" w:sz="0" w:space="0" w:color="auto"/>
            <w:right w:val="none" w:sz="0" w:space="0" w:color="auto"/>
          </w:divBdr>
        </w:div>
      </w:divsChild>
    </w:div>
    <w:div w:id="235945202">
      <w:bodyDiv w:val="1"/>
      <w:marLeft w:val="0"/>
      <w:marRight w:val="0"/>
      <w:marTop w:val="0"/>
      <w:marBottom w:val="0"/>
      <w:divBdr>
        <w:top w:val="none" w:sz="0" w:space="0" w:color="auto"/>
        <w:left w:val="none" w:sz="0" w:space="0" w:color="auto"/>
        <w:bottom w:val="none" w:sz="0" w:space="0" w:color="auto"/>
        <w:right w:val="none" w:sz="0" w:space="0" w:color="auto"/>
      </w:divBdr>
    </w:div>
    <w:div w:id="244924300">
      <w:bodyDiv w:val="1"/>
      <w:marLeft w:val="0"/>
      <w:marRight w:val="0"/>
      <w:marTop w:val="0"/>
      <w:marBottom w:val="0"/>
      <w:divBdr>
        <w:top w:val="none" w:sz="0" w:space="0" w:color="auto"/>
        <w:left w:val="none" w:sz="0" w:space="0" w:color="auto"/>
        <w:bottom w:val="none" w:sz="0" w:space="0" w:color="auto"/>
        <w:right w:val="none" w:sz="0" w:space="0" w:color="auto"/>
      </w:divBdr>
    </w:div>
    <w:div w:id="251008692">
      <w:bodyDiv w:val="1"/>
      <w:marLeft w:val="0"/>
      <w:marRight w:val="0"/>
      <w:marTop w:val="0"/>
      <w:marBottom w:val="0"/>
      <w:divBdr>
        <w:top w:val="none" w:sz="0" w:space="0" w:color="auto"/>
        <w:left w:val="none" w:sz="0" w:space="0" w:color="auto"/>
        <w:bottom w:val="none" w:sz="0" w:space="0" w:color="auto"/>
        <w:right w:val="none" w:sz="0" w:space="0" w:color="auto"/>
      </w:divBdr>
    </w:div>
    <w:div w:id="253827868">
      <w:bodyDiv w:val="1"/>
      <w:marLeft w:val="0"/>
      <w:marRight w:val="0"/>
      <w:marTop w:val="0"/>
      <w:marBottom w:val="0"/>
      <w:divBdr>
        <w:top w:val="none" w:sz="0" w:space="0" w:color="auto"/>
        <w:left w:val="none" w:sz="0" w:space="0" w:color="auto"/>
        <w:bottom w:val="none" w:sz="0" w:space="0" w:color="auto"/>
        <w:right w:val="none" w:sz="0" w:space="0" w:color="auto"/>
      </w:divBdr>
    </w:div>
    <w:div w:id="262032499">
      <w:bodyDiv w:val="1"/>
      <w:marLeft w:val="0"/>
      <w:marRight w:val="0"/>
      <w:marTop w:val="0"/>
      <w:marBottom w:val="0"/>
      <w:divBdr>
        <w:top w:val="none" w:sz="0" w:space="0" w:color="auto"/>
        <w:left w:val="none" w:sz="0" w:space="0" w:color="auto"/>
        <w:bottom w:val="none" w:sz="0" w:space="0" w:color="auto"/>
        <w:right w:val="none" w:sz="0" w:space="0" w:color="auto"/>
      </w:divBdr>
    </w:div>
    <w:div w:id="269434925">
      <w:bodyDiv w:val="1"/>
      <w:marLeft w:val="0"/>
      <w:marRight w:val="0"/>
      <w:marTop w:val="0"/>
      <w:marBottom w:val="0"/>
      <w:divBdr>
        <w:top w:val="none" w:sz="0" w:space="0" w:color="auto"/>
        <w:left w:val="none" w:sz="0" w:space="0" w:color="auto"/>
        <w:bottom w:val="none" w:sz="0" w:space="0" w:color="auto"/>
        <w:right w:val="none" w:sz="0" w:space="0" w:color="auto"/>
      </w:divBdr>
    </w:div>
    <w:div w:id="287786110">
      <w:bodyDiv w:val="1"/>
      <w:marLeft w:val="0"/>
      <w:marRight w:val="0"/>
      <w:marTop w:val="0"/>
      <w:marBottom w:val="0"/>
      <w:divBdr>
        <w:top w:val="none" w:sz="0" w:space="0" w:color="auto"/>
        <w:left w:val="none" w:sz="0" w:space="0" w:color="auto"/>
        <w:bottom w:val="none" w:sz="0" w:space="0" w:color="auto"/>
        <w:right w:val="none" w:sz="0" w:space="0" w:color="auto"/>
      </w:divBdr>
    </w:div>
    <w:div w:id="288240925">
      <w:bodyDiv w:val="1"/>
      <w:marLeft w:val="0"/>
      <w:marRight w:val="0"/>
      <w:marTop w:val="0"/>
      <w:marBottom w:val="0"/>
      <w:divBdr>
        <w:top w:val="none" w:sz="0" w:space="0" w:color="auto"/>
        <w:left w:val="none" w:sz="0" w:space="0" w:color="auto"/>
        <w:bottom w:val="none" w:sz="0" w:space="0" w:color="auto"/>
        <w:right w:val="none" w:sz="0" w:space="0" w:color="auto"/>
      </w:divBdr>
    </w:div>
    <w:div w:id="318195830">
      <w:bodyDiv w:val="1"/>
      <w:marLeft w:val="0"/>
      <w:marRight w:val="0"/>
      <w:marTop w:val="0"/>
      <w:marBottom w:val="0"/>
      <w:divBdr>
        <w:top w:val="none" w:sz="0" w:space="0" w:color="auto"/>
        <w:left w:val="none" w:sz="0" w:space="0" w:color="auto"/>
        <w:bottom w:val="none" w:sz="0" w:space="0" w:color="auto"/>
        <w:right w:val="none" w:sz="0" w:space="0" w:color="auto"/>
      </w:divBdr>
    </w:div>
    <w:div w:id="351998254">
      <w:bodyDiv w:val="1"/>
      <w:marLeft w:val="0"/>
      <w:marRight w:val="0"/>
      <w:marTop w:val="0"/>
      <w:marBottom w:val="0"/>
      <w:divBdr>
        <w:top w:val="none" w:sz="0" w:space="0" w:color="auto"/>
        <w:left w:val="none" w:sz="0" w:space="0" w:color="auto"/>
        <w:bottom w:val="none" w:sz="0" w:space="0" w:color="auto"/>
        <w:right w:val="none" w:sz="0" w:space="0" w:color="auto"/>
      </w:divBdr>
    </w:div>
    <w:div w:id="375158276">
      <w:bodyDiv w:val="1"/>
      <w:marLeft w:val="0"/>
      <w:marRight w:val="0"/>
      <w:marTop w:val="0"/>
      <w:marBottom w:val="0"/>
      <w:divBdr>
        <w:top w:val="none" w:sz="0" w:space="0" w:color="auto"/>
        <w:left w:val="none" w:sz="0" w:space="0" w:color="auto"/>
        <w:bottom w:val="none" w:sz="0" w:space="0" w:color="auto"/>
        <w:right w:val="none" w:sz="0" w:space="0" w:color="auto"/>
      </w:divBdr>
    </w:div>
    <w:div w:id="376242482">
      <w:bodyDiv w:val="1"/>
      <w:marLeft w:val="0"/>
      <w:marRight w:val="0"/>
      <w:marTop w:val="0"/>
      <w:marBottom w:val="0"/>
      <w:divBdr>
        <w:top w:val="none" w:sz="0" w:space="0" w:color="auto"/>
        <w:left w:val="none" w:sz="0" w:space="0" w:color="auto"/>
        <w:bottom w:val="none" w:sz="0" w:space="0" w:color="auto"/>
        <w:right w:val="none" w:sz="0" w:space="0" w:color="auto"/>
      </w:divBdr>
    </w:div>
    <w:div w:id="398940019">
      <w:bodyDiv w:val="1"/>
      <w:marLeft w:val="0"/>
      <w:marRight w:val="0"/>
      <w:marTop w:val="0"/>
      <w:marBottom w:val="0"/>
      <w:divBdr>
        <w:top w:val="none" w:sz="0" w:space="0" w:color="auto"/>
        <w:left w:val="none" w:sz="0" w:space="0" w:color="auto"/>
        <w:bottom w:val="none" w:sz="0" w:space="0" w:color="auto"/>
        <w:right w:val="none" w:sz="0" w:space="0" w:color="auto"/>
      </w:divBdr>
    </w:div>
    <w:div w:id="422074806">
      <w:bodyDiv w:val="1"/>
      <w:marLeft w:val="0"/>
      <w:marRight w:val="0"/>
      <w:marTop w:val="0"/>
      <w:marBottom w:val="0"/>
      <w:divBdr>
        <w:top w:val="none" w:sz="0" w:space="0" w:color="auto"/>
        <w:left w:val="none" w:sz="0" w:space="0" w:color="auto"/>
        <w:bottom w:val="none" w:sz="0" w:space="0" w:color="auto"/>
        <w:right w:val="none" w:sz="0" w:space="0" w:color="auto"/>
      </w:divBdr>
      <w:divsChild>
        <w:div w:id="119960011">
          <w:marLeft w:val="0"/>
          <w:marRight w:val="0"/>
          <w:marTop w:val="0"/>
          <w:marBottom w:val="0"/>
          <w:divBdr>
            <w:top w:val="single" w:sz="2" w:space="0" w:color="E3E3E3"/>
            <w:left w:val="single" w:sz="2" w:space="0" w:color="E3E3E3"/>
            <w:bottom w:val="single" w:sz="2" w:space="0" w:color="E3E3E3"/>
            <w:right w:val="single" w:sz="2" w:space="0" w:color="E3E3E3"/>
          </w:divBdr>
          <w:divsChild>
            <w:div w:id="1671712126">
              <w:marLeft w:val="0"/>
              <w:marRight w:val="0"/>
              <w:marTop w:val="0"/>
              <w:marBottom w:val="0"/>
              <w:divBdr>
                <w:top w:val="single" w:sz="2" w:space="0" w:color="E3E3E3"/>
                <w:left w:val="single" w:sz="2" w:space="0" w:color="E3E3E3"/>
                <w:bottom w:val="single" w:sz="2" w:space="0" w:color="E3E3E3"/>
                <w:right w:val="single" w:sz="2" w:space="0" w:color="E3E3E3"/>
              </w:divBdr>
              <w:divsChild>
                <w:div w:id="2135175658">
                  <w:marLeft w:val="0"/>
                  <w:marRight w:val="0"/>
                  <w:marTop w:val="0"/>
                  <w:marBottom w:val="0"/>
                  <w:divBdr>
                    <w:top w:val="single" w:sz="2" w:space="0" w:color="E3E3E3"/>
                    <w:left w:val="single" w:sz="2" w:space="0" w:color="E3E3E3"/>
                    <w:bottom w:val="single" w:sz="2" w:space="0" w:color="E3E3E3"/>
                    <w:right w:val="single" w:sz="2" w:space="0" w:color="E3E3E3"/>
                  </w:divBdr>
                  <w:divsChild>
                    <w:div w:id="1188131367">
                      <w:marLeft w:val="0"/>
                      <w:marRight w:val="0"/>
                      <w:marTop w:val="0"/>
                      <w:marBottom w:val="0"/>
                      <w:divBdr>
                        <w:top w:val="single" w:sz="2" w:space="0" w:color="E3E3E3"/>
                        <w:left w:val="single" w:sz="2" w:space="0" w:color="E3E3E3"/>
                        <w:bottom w:val="single" w:sz="2" w:space="0" w:color="E3E3E3"/>
                        <w:right w:val="single" w:sz="2" w:space="0" w:color="E3E3E3"/>
                      </w:divBdr>
                      <w:divsChild>
                        <w:div w:id="988509851">
                          <w:marLeft w:val="0"/>
                          <w:marRight w:val="0"/>
                          <w:marTop w:val="0"/>
                          <w:marBottom w:val="0"/>
                          <w:divBdr>
                            <w:top w:val="single" w:sz="2" w:space="0" w:color="E3E3E3"/>
                            <w:left w:val="single" w:sz="2" w:space="0" w:color="E3E3E3"/>
                            <w:bottom w:val="single" w:sz="2" w:space="0" w:color="E3E3E3"/>
                            <w:right w:val="single" w:sz="2" w:space="0" w:color="E3E3E3"/>
                          </w:divBdr>
                          <w:divsChild>
                            <w:div w:id="443574664">
                              <w:marLeft w:val="0"/>
                              <w:marRight w:val="0"/>
                              <w:marTop w:val="100"/>
                              <w:marBottom w:val="100"/>
                              <w:divBdr>
                                <w:top w:val="single" w:sz="2" w:space="0" w:color="E3E3E3"/>
                                <w:left w:val="single" w:sz="2" w:space="0" w:color="E3E3E3"/>
                                <w:bottom w:val="single" w:sz="2" w:space="0" w:color="E3E3E3"/>
                                <w:right w:val="single" w:sz="2" w:space="0" w:color="E3E3E3"/>
                              </w:divBdr>
                              <w:divsChild>
                                <w:div w:id="2094735266">
                                  <w:marLeft w:val="0"/>
                                  <w:marRight w:val="0"/>
                                  <w:marTop w:val="0"/>
                                  <w:marBottom w:val="0"/>
                                  <w:divBdr>
                                    <w:top w:val="single" w:sz="2" w:space="0" w:color="E3E3E3"/>
                                    <w:left w:val="single" w:sz="2" w:space="0" w:color="E3E3E3"/>
                                    <w:bottom w:val="single" w:sz="2" w:space="0" w:color="E3E3E3"/>
                                    <w:right w:val="single" w:sz="2" w:space="0" w:color="E3E3E3"/>
                                  </w:divBdr>
                                  <w:divsChild>
                                    <w:div w:id="1170367158">
                                      <w:marLeft w:val="0"/>
                                      <w:marRight w:val="0"/>
                                      <w:marTop w:val="0"/>
                                      <w:marBottom w:val="0"/>
                                      <w:divBdr>
                                        <w:top w:val="single" w:sz="2" w:space="0" w:color="E3E3E3"/>
                                        <w:left w:val="single" w:sz="2" w:space="0" w:color="E3E3E3"/>
                                        <w:bottom w:val="single" w:sz="2" w:space="0" w:color="E3E3E3"/>
                                        <w:right w:val="single" w:sz="2" w:space="0" w:color="E3E3E3"/>
                                      </w:divBdr>
                                      <w:divsChild>
                                        <w:div w:id="64766846">
                                          <w:marLeft w:val="0"/>
                                          <w:marRight w:val="0"/>
                                          <w:marTop w:val="0"/>
                                          <w:marBottom w:val="0"/>
                                          <w:divBdr>
                                            <w:top w:val="single" w:sz="2" w:space="0" w:color="E3E3E3"/>
                                            <w:left w:val="single" w:sz="2" w:space="0" w:color="E3E3E3"/>
                                            <w:bottom w:val="single" w:sz="2" w:space="0" w:color="E3E3E3"/>
                                            <w:right w:val="single" w:sz="2" w:space="0" w:color="E3E3E3"/>
                                          </w:divBdr>
                                          <w:divsChild>
                                            <w:div w:id="1443647887">
                                              <w:marLeft w:val="0"/>
                                              <w:marRight w:val="0"/>
                                              <w:marTop w:val="0"/>
                                              <w:marBottom w:val="0"/>
                                              <w:divBdr>
                                                <w:top w:val="single" w:sz="2" w:space="0" w:color="E3E3E3"/>
                                                <w:left w:val="single" w:sz="2" w:space="0" w:color="E3E3E3"/>
                                                <w:bottom w:val="single" w:sz="2" w:space="0" w:color="E3E3E3"/>
                                                <w:right w:val="single" w:sz="2" w:space="0" w:color="E3E3E3"/>
                                              </w:divBdr>
                                              <w:divsChild>
                                                <w:div w:id="1989936441">
                                                  <w:marLeft w:val="0"/>
                                                  <w:marRight w:val="0"/>
                                                  <w:marTop w:val="0"/>
                                                  <w:marBottom w:val="0"/>
                                                  <w:divBdr>
                                                    <w:top w:val="single" w:sz="2" w:space="0" w:color="E3E3E3"/>
                                                    <w:left w:val="single" w:sz="2" w:space="0" w:color="E3E3E3"/>
                                                    <w:bottom w:val="single" w:sz="2" w:space="0" w:color="E3E3E3"/>
                                                    <w:right w:val="single" w:sz="2" w:space="0" w:color="E3E3E3"/>
                                                  </w:divBdr>
                                                  <w:divsChild>
                                                    <w:div w:id="10582128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74616287">
          <w:marLeft w:val="0"/>
          <w:marRight w:val="0"/>
          <w:marTop w:val="0"/>
          <w:marBottom w:val="0"/>
          <w:divBdr>
            <w:top w:val="none" w:sz="0" w:space="0" w:color="auto"/>
            <w:left w:val="none" w:sz="0" w:space="0" w:color="auto"/>
            <w:bottom w:val="none" w:sz="0" w:space="0" w:color="auto"/>
            <w:right w:val="none" w:sz="0" w:space="0" w:color="auto"/>
          </w:divBdr>
        </w:div>
      </w:divsChild>
    </w:div>
    <w:div w:id="423767615">
      <w:bodyDiv w:val="1"/>
      <w:marLeft w:val="0"/>
      <w:marRight w:val="0"/>
      <w:marTop w:val="0"/>
      <w:marBottom w:val="0"/>
      <w:divBdr>
        <w:top w:val="none" w:sz="0" w:space="0" w:color="auto"/>
        <w:left w:val="none" w:sz="0" w:space="0" w:color="auto"/>
        <w:bottom w:val="none" w:sz="0" w:space="0" w:color="auto"/>
        <w:right w:val="none" w:sz="0" w:space="0" w:color="auto"/>
      </w:divBdr>
      <w:divsChild>
        <w:div w:id="488912563">
          <w:marLeft w:val="0"/>
          <w:marRight w:val="0"/>
          <w:marTop w:val="0"/>
          <w:marBottom w:val="0"/>
          <w:divBdr>
            <w:top w:val="none" w:sz="0" w:space="0" w:color="auto"/>
            <w:left w:val="none" w:sz="0" w:space="0" w:color="auto"/>
            <w:bottom w:val="none" w:sz="0" w:space="0" w:color="auto"/>
            <w:right w:val="none" w:sz="0" w:space="0" w:color="auto"/>
          </w:divBdr>
          <w:divsChild>
            <w:div w:id="1855265911">
              <w:marLeft w:val="0"/>
              <w:marRight w:val="0"/>
              <w:marTop w:val="0"/>
              <w:marBottom w:val="0"/>
              <w:divBdr>
                <w:top w:val="none" w:sz="0" w:space="0" w:color="auto"/>
                <w:left w:val="none" w:sz="0" w:space="0" w:color="auto"/>
                <w:bottom w:val="none" w:sz="0" w:space="0" w:color="auto"/>
                <w:right w:val="none" w:sz="0" w:space="0" w:color="auto"/>
              </w:divBdr>
              <w:divsChild>
                <w:div w:id="404104818">
                  <w:marLeft w:val="0"/>
                  <w:marRight w:val="0"/>
                  <w:marTop w:val="0"/>
                  <w:marBottom w:val="0"/>
                  <w:divBdr>
                    <w:top w:val="none" w:sz="0" w:space="0" w:color="auto"/>
                    <w:left w:val="none" w:sz="0" w:space="0" w:color="auto"/>
                    <w:bottom w:val="none" w:sz="0" w:space="0" w:color="auto"/>
                    <w:right w:val="none" w:sz="0" w:space="0" w:color="auto"/>
                  </w:divBdr>
                  <w:divsChild>
                    <w:div w:id="104545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450171752">
      <w:bodyDiv w:val="1"/>
      <w:marLeft w:val="0"/>
      <w:marRight w:val="0"/>
      <w:marTop w:val="0"/>
      <w:marBottom w:val="0"/>
      <w:divBdr>
        <w:top w:val="none" w:sz="0" w:space="0" w:color="auto"/>
        <w:left w:val="none" w:sz="0" w:space="0" w:color="auto"/>
        <w:bottom w:val="none" w:sz="0" w:space="0" w:color="auto"/>
        <w:right w:val="none" w:sz="0" w:space="0" w:color="auto"/>
      </w:divBdr>
    </w:div>
    <w:div w:id="499387805">
      <w:bodyDiv w:val="1"/>
      <w:marLeft w:val="0"/>
      <w:marRight w:val="0"/>
      <w:marTop w:val="0"/>
      <w:marBottom w:val="0"/>
      <w:divBdr>
        <w:top w:val="none" w:sz="0" w:space="0" w:color="auto"/>
        <w:left w:val="none" w:sz="0" w:space="0" w:color="auto"/>
        <w:bottom w:val="none" w:sz="0" w:space="0" w:color="auto"/>
        <w:right w:val="none" w:sz="0" w:space="0" w:color="auto"/>
      </w:divBdr>
    </w:div>
    <w:div w:id="512958212">
      <w:bodyDiv w:val="1"/>
      <w:marLeft w:val="0"/>
      <w:marRight w:val="0"/>
      <w:marTop w:val="0"/>
      <w:marBottom w:val="0"/>
      <w:divBdr>
        <w:top w:val="none" w:sz="0" w:space="0" w:color="auto"/>
        <w:left w:val="none" w:sz="0" w:space="0" w:color="auto"/>
        <w:bottom w:val="none" w:sz="0" w:space="0" w:color="auto"/>
        <w:right w:val="none" w:sz="0" w:space="0" w:color="auto"/>
      </w:divBdr>
    </w:div>
    <w:div w:id="541479143">
      <w:bodyDiv w:val="1"/>
      <w:marLeft w:val="0"/>
      <w:marRight w:val="0"/>
      <w:marTop w:val="0"/>
      <w:marBottom w:val="0"/>
      <w:divBdr>
        <w:top w:val="none" w:sz="0" w:space="0" w:color="auto"/>
        <w:left w:val="none" w:sz="0" w:space="0" w:color="auto"/>
        <w:bottom w:val="none" w:sz="0" w:space="0" w:color="auto"/>
        <w:right w:val="none" w:sz="0" w:space="0" w:color="auto"/>
      </w:divBdr>
    </w:div>
    <w:div w:id="544299335">
      <w:bodyDiv w:val="1"/>
      <w:marLeft w:val="0"/>
      <w:marRight w:val="0"/>
      <w:marTop w:val="0"/>
      <w:marBottom w:val="0"/>
      <w:divBdr>
        <w:top w:val="none" w:sz="0" w:space="0" w:color="auto"/>
        <w:left w:val="none" w:sz="0" w:space="0" w:color="auto"/>
        <w:bottom w:val="none" w:sz="0" w:space="0" w:color="auto"/>
        <w:right w:val="none" w:sz="0" w:space="0" w:color="auto"/>
      </w:divBdr>
    </w:div>
    <w:div w:id="552927382">
      <w:bodyDiv w:val="1"/>
      <w:marLeft w:val="0"/>
      <w:marRight w:val="0"/>
      <w:marTop w:val="0"/>
      <w:marBottom w:val="0"/>
      <w:divBdr>
        <w:top w:val="none" w:sz="0" w:space="0" w:color="auto"/>
        <w:left w:val="none" w:sz="0" w:space="0" w:color="auto"/>
        <w:bottom w:val="none" w:sz="0" w:space="0" w:color="auto"/>
        <w:right w:val="none" w:sz="0" w:space="0" w:color="auto"/>
      </w:divBdr>
    </w:div>
    <w:div w:id="556014316">
      <w:bodyDiv w:val="1"/>
      <w:marLeft w:val="0"/>
      <w:marRight w:val="0"/>
      <w:marTop w:val="0"/>
      <w:marBottom w:val="0"/>
      <w:divBdr>
        <w:top w:val="none" w:sz="0" w:space="0" w:color="auto"/>
        <w:left w:val="none" w:sz="0" w:space="0" w:color="auto"/>
        <w:bottom w:val="none" w:sz="0" w:space="0" w:color="auto"/>
        <w:right w:val="none" w:sz="0" w:space="0" w:color="auto"/>
      </w:divBdr>
    </w:div>
    <w:div w:id="558246852">
      <w:bodyDiv w:val="1"/>
      <w:marLeft w:val="0"/>
      <w:marRight w:val="0"/>
      <w:marTop w:val="0"/>
      <w:marBottom w:val="0"/>
      <w:divBdr>
        <w:top w:val="none" w:sz="0" w:space="0" w:color="auto"/>
        <w:left w:val="none" w:sz="0" w:space="0" w:color="auto"/>
        <w:bottom w:val="none" w:sz="0" w:space="0" w:color="auto"/>
        <w:right w:val="none" w:sz="0" w:space="0" w:color="auto"/>
      </w:divBdr>
    </w:div>
    <w:div w:id="588848573">
      <w:bodyDiv w:val="1"/>
      <w:marLeft w:val="0"/>
      <w:marRight w:val="0"/>
      <w:marTop w:val="0"/>
      <w:marBottom w:val="0"/>
      <w:divBdr>
        <w:top w:val="none" w:sz="0" w:space="0" w:color="auto"/>
        <w:left w:val="none" w:sz="0" w:space="0" w:color="auto"/>
        <w:bottom w:val="none" w:sz="0" w:space="0" w:color="auto"/>
        <w:right w:val="none" w:sz="0" w:space="0" w:color="auto"/>
      </w:divBdr>
    </w:div>
    <w:div w:id="597716593">
      <w:bodyDiv w:val="1"/>
      <w:marLeft w:val="0"/>
      <w:marRight w:val="0"/>
      <w:marTop w:val="0"/>
      <w:marBottom w:val="0"/>
      <w:divBdr>
        <w:top w:val="none" w:sz="0" w:space="0" w:color="auto"/>
        <w:left w:val="none" w:sz="0" w:space="0" w:color="auto"/>
        <w:bottom w:val="none" w:sz="0" w:space="0" w:color="auto"/>
        <w:right w:val="none" w:sz="0" w:space="0" w:color="auto"/>
      </w:divBdr>
    </w:div>
    <w:div w:id="617218649">
      <w:bodyDiv w:val="1"/>
      <w:marLeft w:val="0"/>
      <w:marRight w:val="0"/>
      <w:marTop w:val="0"/>
      <w:marBottom w:val="0"/>
      <w:divBdr>
        <w:top w:val="none" w:sz="0" w:space="0" w:color="auto"/>
        <w:left w:val="none" w:sz="0" w:space="0" w:color="auto"/>
        <w:bottom w:val="none" w:sz="0" w:space="0" w:color="auto"/>
        <w:right w:val="none" w:sz="0" w:space="0" w:color="auto"/>
      </w:divBdr>
    </w:div>
    <w:div w:id="617953455">
      <w:bodyDiv w:val="1"/>
      <w:marLeft w:val="0"/>
      <w:marRight w:val="0"/>
      <w:marTop w:val="0"/>
      <w:marBottom w:val="0"/>
      <w:divBdr>
        <w:top w:val="none" w:sz="0" w:space="0" w:color="auto"/>
        <w:left w:val="none" w:sz="0" w:space="0" w:color="auto"/>
        <w:bottom w:val="none" w:sz="0" w:space="0" w:color="auto"/>
        <w:right w:val="none" w:sz="0" w:space="0" w:color="auto"/>
      </w:divBdr>
    </w:div>
    <w:div w:id="621960170">
      <w:bodyDiv w:val="1"/>
      <w:marLeft w:val="0"/>
      <w:marRight w:val="0"/>
      <w:marTop w:val="0"/>
      <w:marBottom w:val="0"/>
      <w:divBdr>
        <w:top w:val="none" w:sz="0" w:space="0" w:color="auto"/>
        <w:left w:val="none" w:sz="0" w:space="0" w:color="auto"/>
        <w:bottom w:val="none" w:sz="0" w:space="0" w:color="auto"/>
        <w:right w:val="none" w:sz="0" w:space="0" w:color="auto"/>
      </w:divBdr>
    </w:div>
    <w:div w:id="641352489">
      <w:bodyDiv w:val="1"/>
      <w:marLeft w:val="0"/>
      <w:marRight w:val="0"/>
      <w:marTop w:val="0"/>
      <w:marBottom w:val="0"/>
      <w:divBdr>
        <w:top w:val="none" w:sz="0" w:space="0" w:color="auto"/>
        <w:left w:val="none" w:sz="0" w:space="0" w:color="auto"/>
        <w:bottom w:val="none" w:sz="0" w:space="0" w:color="auto"/>
        <w:right w:val="none" w:sz="0" w:space="0" w:color="auto"/>
      </w:divBdr>
    </w:div>
    <w:div w:id="686911325">
      <w:bodyDiv w:val="1"/>
      <w:marLeft w:val="0"/>
      <w:marRight w:val="0"/>
      <w:marTop w:val="0"/>
      <w:marBottom w:val="0"/>
      <w:divBdr>
        <w:top w:val="none" w:sz="0" w:space="0" w:color="auto"/>
        <w:left w:val="none" w:sz="0" w:space="0" w:color="auto"/>
        <w:bottom w:val="none" w:sz="0" w:space="0" w:color="auto"/>
        <w:right w:val="none" w:sz="0" w:space="0" w:color="auto"/>
      </w:divBdr>
    </w:div>
    <w:div w:id="725102119">
      <w:bodyDiv w:val="1"/>
      <w:marLeft w:val="0"/>
      <w:marRight w:val="0"/>
      <w:marTop w:val="0"/>
      <w:marBottom w:val="0"/>
      <w:divBdr>
        <w:top w:val="none" w:sz="0" w:space="0" w:color="auto"/>
        <w:left w:val="none" w:sz="0" w:space="0" w:color="auto"/>
        <w:bottom w:val="none" w:sz="0" w:space="0" w:color="auto"/>
        <w:right w:val="none" w:sz="0" w:space="0" w:color="auto"/>
      </w:divBdr>
    </w:div>
    <w:div w:id="729619370">
      <w:bodyDiv w:val="1"/>
      <w:marLeft w:val="0"/>
      <w:marRight w:val="0"/>
      <w:marTop w:val="0"/>
      <w:marBottom w:val="0"/>
      <w:divBdr>
        <w:top w:val="none" w:sz="0" w:space="0" w:color="auto"/>
        <w:left w:val="none" w:sz="0" w:space="0" w:color="auto"/>
        <w:bottom w:val="none" w:sz="0" w:space="0" w:color="auto"/>
        <w:right w:val="none" w:sz="0" w:space="0" w:color="auto"/>
      </w:divBdr>
    </w:div>
    <w:div w:id="730033705">
      <w:bodyDiv w:val="1"/>
      <w:marLeft w:val="0"/>
      <w:marRight w:val="0"/>
      <w:marTop w:val="0"/>
      <w:marBottom w:val="0"/>
      <w:divBdr>
        <w:top w:val="none" w:sz="0" w:space="0" w:color="auto"/>
        <w:left w:val="none" w:sz="0" w:space="0" w:color="auto"/>
        <w:bottom w:val="none" w:sz="0" w:space="0" w:color="auto"/>
        <w:right w:val="none" w:sz="0" w:space="0" w:color="auto"/>
      </w:divBdr>
    </w:div>
    <w:div w:id="783429492">
      <w:bodyDiv w:val="1"/>
      <w:marLeft w:val="0"/>
      <w:marRight w:val="0"/>
      <w:marTop w:val="0"/>
      <w:marBottom w:val="0"/>
      <w:divBdr>
        <w:top w:val="none" w:sz="0" w:space="0" w:color="auto"/>
        <w:left w:val="none" w:sz="0" w:space="0" w:color="auto"/>
        <w:bottom w:val="none" w:sz="0" w:space="0" w:color="auto"/>
        <w:right w:val="none" w:sz="0" w:space="0" w:color="auto"/>
      </w:divBdr>
    </w:div>
    <w:div w:id="788624893">
      <w:bodyDiv w:val="1"/>
      <w:marLeft w:val="0"/>
      <w:marRight w:val="0"/>
      <w:marTop w:val="0"/>
      <w:marBottom w:val="0"/>
      <w:divBdr>
        <w:top w:val="none" w:sz="0" w:space="0" w:color="auto"/>
        <w:left w:val="none" w:sz="0" w:space="0" w:color="auto"/>
        <w:bottom w:val="none" w:sz="0" w:space="0" w:color="auto"/>
        <w:right w:val="none" w:sz="0" w:space="0" w:color="auto"/>
      </w:divBdr>
    </w:div>
    <w:div w:id="789083655">
      <w:bodyDiv w:val="1"/>
      <w:marLeft w:val="0"/>
      <w:marRight w:val="0"/>
      <w:marTop w:val="0"/>
      <w:marBottom w:val="0"/>
      <w:divBdr>
        <w:top w:val="none" w:sz="0" w:space="0" w:color="auto"/>
        <w:left w:val="none" w:sz="0" w:space="0" w:color="auto"/>
        <w:bottom w:val="none" w:sz="0" w:space="0" w:color="auto"/>
        <w:right w:val="none" w:sz="0" w:space="0" w:color="auto"/>
      </w:divBdr>
    </w:div>
    <w:div w:id="853572902">
      <w:bodyDiv w:val="1"/>
      <w:marLeft w:val="0"/>
      <w:marRight w:val="0"/>
      <w:marTop w:val="0"/>
      <w:marBottom w:val="0"/>
      <w:divBdr>
        <w:top w:val="none" w:sz="0" w:space="0" w:color="auto"/>
        <w:left w:val="none" w:sz="0" w:space="0" w:color="auto"/>
        <w:bottom w:val="none" w:sz="0" w:space="0" w:color="auto"/>
        <w:right w:val="none" w:sz="0" w:space="0" w:color="auto"/>
      </w:divBdr>
    </w:div>
    <w:div w:id="858160474">
      <w:bodyDiv w:val="1"/>
      <w:marLeft w:val="0"/>
      <w:marRight w:val="0"/>
      <w:marTop w:val="0"/>
      <w:marBottom w:val="0"/>
      <w:divBdr>
        <w:top w:val="none" w:sz="0" w:space="0" w:color="auto"/>
        <w:left w:val="none" w:sz="0" w:space="0" w:color="auto"/>
        <w:bottom w:val="none" w:sz="0" w:space="0" w:color="auto"/>
        <w:right w:val="none" w:sz="0" w:space="0" w:color="auto"/>
      </w:divBdr>
    </w:div>
    <w:div w:id="900753206">
      <w:bodyDiv w:val="1"/>
      <w:marLeft w:val="0"/>
      <w:marRight w:val="0"/>
      <w:marTop w:val="0"/>
      <w:marBottom w:val="0"/>
      <w:divBdr>
        <w:top w:val="none" w:sz="0" w:space="0" w:color="auto"/>
        <w:left w:val="none" w:sz="0" w:space="0" w:color="auto"/>
        <w:bottom w:val="none" w:sz="0" w:space="0" w:color="auto"/>
        <w:right w:val="none" w:sz="0" w:space="0" w:color="auto"/>
      </w:divBdr>
    </w:div>
    <w:div w:id="904871287">
      <w:bodyDiv w:val="1"/>
      <w:marLeft w:val="0"/>
      <w:marRight w:val="0"/>
      <w:marTop w:val="0"/>
      <w:marBottom w:val="0"/>
      <w:divBdr>
        <w:top w:val="none" w:sz="0" w:space="0" w:color="auto"/>
        <w:left w:val="none" w:sz="0" w:space="0" w:color="auto"/>
        <w:bottom w:val="none" w:sz="0" w:space="0" w:color="auto"/>
        <w:right w:val="none" w:sz="0" w:space="0" w:color="auto"/>
      </w:divBdr>
    </w:div>
    <w:div w:id="913465316">
      <w:bodyDiv w:val="1"/>
      <w:marLeft w:val="0"/>
      <w:marRight w:val="0"/>
      <w:marTop w:val="0"/>
      <w:marBottom w:val="0"/>
      <w:divBdr>
        <w:top w:val="none" w:sz="0" w:space="0" w:color="auto"/>
        <w:left w:val="none" w:sz="0" w:space="0" w:color="auto"/>
        <w:bottom w:val="none" w:sz="0" w:space="0" w:color="auto"/>
        <w:right w:val="none" w:sz="0" w:space="0" w:color="auto"/>
      </w:divBdr>
    </w:div>
    <w:div w:id="932473975">
      <w:bodyDiv w:val="1"/>
      <w:marLeft w:val="0"/>
      <w:marRight w:val="0"/>
      <w:marTop w:val="0"/>
      <w:marBottom w:val="0"/>
      <w:divBdr>
        <w:top w:val="none" w:sz="0" w:space="0" w:color="auto"/>
        <w:left w:val="none" w:sz="0" w:space="0" w:color="auto"/>
        <w:bottom w:val="none" w:sz="0" w:space="0" w:color="auto"/>
        <w:right w:val="none" w:sz="0" w:space="0" w:color="auto"/>
      </w:divBdr>
    </w:div>
    <w:div w:id="946040590">
      <w:bodyDiv w:val="1"/>
      <w:marLeft w:val="0"/>
      <w:marRight w:val="0"/>
      <w:marTop w:val="0"/>
      <w:marBottom w:val="0"/>
      <w:divBdr>
        <w:top w:val="none" w:sz="0" w:space="0" w:color="auto"/>
        <w:left w:val="none" w:sz="0" w:space="0" w:color="auto"/>
        <w:bottom w:val="none" w:sz="0" w:space="0" w:color="auto"/>
        <w:right w:val="none" w:sz="0" w:space="0" w:color="auto"/>
      </w:divBdr>
    </w:div>
    <w:div w:id="974331054">
      <w:bodyDiv w:val="1"/>
      <w:marLeft w:val="0"/>
      <w:marRight w:val="0"/>
      <w:marTop w:val="0"/>
      <w:marBottom w:val="0"/>
      <w:divBdr>
        <w:top w:val="none" w:sz="0" w:space="0" w:color="auto"/>
        <w:left w:val="none" w:sz="0" w:space="0" w:color="auto"/>
        <w:bottom w:val="none" w:sz="0" w:space="0" w:color="auto"/>
        <w:right w:val="none" w:sz="0" w:space="0" w:color="auto"/>
      </w:divBdr>
    </w:div>
    <w:div w:id="978341939">
      <w:bodyDiv w:val="1"/>
      <w:marLeft w:val="0"/>
      <w:marRight w:val="0"/>
      <w:marTop w:val="0"/>
      <w:marBottom w:val="0"/>
      <w:divBdr>
        <w:top w:val="none" w:sz="0" w:space="0" w:color="auto"/>
        <w:left w:val="none" w:sz="0" w:space="0" w:color="auto"/>
        <w:bottom w:val="none" w:sz="0" w:space="0" w:color="auto"/>
        <w:right w:val="none" w:sz="0" w:space="0" w:color="auto"/>
      </w:divBdr>
    </w:div>
    <w:div w:id="994407169">
      <w:bodyDiv w:val="1"/>
      <w:marLeft w:val="0"/>
      <w:marRight w:val="0"/>
      <w:marTop w:val="0"/>
      <w:marBottom w:val="0"/>
      <w:divBdr>
        <w:top w:val="none" w:sz="0" w:space="0" w:color="auto"/>
        <w:left w:val="none" w:sz="0" w:space="0" w:color="auto"/>
        <w:bottom w:val="none" w:sz="0" w:space="0" w:color="auto"/>
        <w:right w:val="none" w:sz="0" w:space="0" w:color="auto"/>
      </w:divBdr>
      <w:divsChild>
        <w:div w:id="1383361107">
          <w:marLeft w:val="0"/>
          <w:marRight w:val="0"/>
          <w:marTop w:val="0"/>
          <w:marBottom w:val="0"/>
          <w:divBdr>
            <w:top w:val="single" w:sz="2" w:space="0" w:color="E3E3E3"/>
            <w:left w:val="single" w:sz="2" w:space="0" w:color="E3E3E3"/>
            <w:bottom w:val="single" w:sz="2" w:space="0" w:color="E3E3E3"/>
            <w:right w:val="single" w:sz="2" w:space="0" w:color="E3E3E3"/>
          </w:divBdr>
          <w:divsChild>
            <w:div w:id="161893243">
              <w:marLeft w:val="0"/>
              <w:marRight w:val="0"/>
              <w:marTop w:val="0"/>
              <w:marBottom w:val="0"/>
              <w:divBdr>
                <w:top w:val="single" w:sz="2" w:space="0" w:color="E3E3E3"/>
                <w:left w:val="single" w:sz="2" w:space="0" w:color="E3E3E3"/>
                <w:bottom w:val="single" w:sz="2" w:space="0" w:color="E3E3E3"/>
                <w:right w:val="single" w:sz="2" w:space="0" w:color="E3E3E3"/>
              </w:divBdr>
              <w:divsChild>
                <w:div w:id="1379745336">
                  <w:marLeft w:val="0"/>
                  <w:marRight w:val="0"/>
                  <w:marTop w:val="0"/>
                  <w:marBottom w:val="0"/>
                  <w:divBdr>
                    <w:top w:val="single" w:sz="2" w:space="0" w:color="E3E3E3"/>
                    <w:left w:val="single" w:sz="2" w:space="0" w:color="E3E3E3"/>
                    <w:bottom w:val="single" w:sz="2" w:space="0" w:color="E3E3E3"/>
                    <w:right w:val="single" w:sz="2" w:space="0" w:color="E3E3E3"/>
                  </w:divBdr>
                  <w:divsChild>
                    <w:div w:id="64108837">
                      <w:marLeft w:val="0"/>
                      <w:marRight w:val="0"/>
                      <w:marTop w:val="0"/>
                      <w:marBottom w:val="0"/>
                      <w:divBdr>
                        <w:top w:val="single" w:sz="2" w:space="0" w:color="E3E3E3"/>
                        <w:left w:val="single" w:sz="2" w:space="0" w:color="E3E3E3"/>
                        <w:bottom w:val="single" w:sz="2" w:space="0" w:color="E3E3E3"/>
                        <w:right w:val="single" w:sz="2" w:space="0" w:color="E3E3E3"/>
                      </w:divBdr>
                      <w:divsChild>
                        <w:div w:id="692456072">
                          <w:marLeft w:val="0"/>
                          <w:marRight w:val="0"/>
                          <w:marTop w:val="0"/>
                          <w:marBottom w:val="0"/>
                          <w:divBdr>
                            <w:top w:val="single" w:sz="2" w:space="0" w:color="E3E3E3"/>
                            <w:left w:val="single" w:sz="2" w:space="0" w:color="E3E3E3"/>
                            <w:bottom w:val="single" w:sz="2" w:space="0" w:color="E3E3E3"/>
                            <w:right w:val="single" w:sz="2" w:space="0" w:color="E3E3E3"/>
                          </w:divBdr>
                          <w:divsChild>
                            <w:div w:id="1952199391">
                              <w:marLeft w:val="0"/>
                              <w:marRight w:val="0"/>
                              <w:marTop w:val="100"/>
                              <w:marBottom w:val="100"/>
                              <w:divBdr>
                                <w:top w:val="single" w:sz="2" w:space="0" w:color="E3E3E3"/>
                                <w:left w:val="single" w:sz="2" w:space="0" w:color="E3E3E3"/>
                                <w:bottom w:val="single" w:sz="2" w:space="0" w:color="E3E3E3"/>
                                <w:right w:val="single" w:sz="2" w:space="0" w:color="E3E3E3"/>
                              </w:divBdr>
                              <w:divsChild>
                                <w:div w:id="611984960">
                                  <w:marLeft w:val="0"/>
                                  <w:marRight w:val="0"/>
                                  <w:marTop w:val="0"/>
                                  <w:marBottom w:val="0"/>
                                  <w:divBdr>
                                    <w:top w:val="single" w:sz="2" w:space="0" w:color="E3E3E3"/>
                                    <w:left w:val="single" w:sz="2" w:space="0" w:color="E3E3E3"/>
                                    <w:bottom w:val="single" w:sz="2" w:space="0" w:color="E3E3E3"/>
                                    <w:right w:val="single" w:sz="2" w:space="0" w:color="E3E3E3"/>
                                  </w:divBdr>
                                  <w:divsChild>
                                    <w:div w:id="342559152">
                                      <w:marLeft w:val="0"/>
                                      <w:marRight w:val="0"/>
                                      <w:marTop w:val="0"/>
                                      <w:marBottom w:val="0"/>
                                      <w:divBdr>
                                        <w:top w:val="single" w:sz="2" w:space="0" w:color="E3E3E3"/>
                                        <w:left w:val="single" w:sz="2" w:space="0" w:color="E3E3E3"/>
                                        <w:bottom w:val="single" w:sz="2" w:space="0" w:color="E3E3E3"/>
                                        <w:right w:val="single" w:sz="2" w:space="0" w:color="E3E3E3"/>
                                      </w:divBdr>
                                      <w:divsChild>
                                        <w:div w:id="1816143008">
                                          <w:marLeft w:val="0"/>
                                          <w:marRight w:val="0"/>
                                          <w:marTop w:val="0"/>
                                          <w:marBottom w:val="0"/>
                                          <w:divBdr>
                                            <w:top w:val="single" w:sz="2" w:space="0" w:color="E3E3E3"/>
                                            <w:left w:val="single" w:sz="2" w:space="0" w:color="E3E3E3"/>
                                            <w:bottom w:val="single" w:sz="2" w:space="0" w:color="E3E3E3"/>
                                            <w:right w:val="single" w:sz="2" w:space="0" w:color="E3E3E3"/>
                                          </w:divBdr>
                                          <w:divsChild>
                                            <w:div w:id="539971849">
                                              <w:marLeft w:val="0"/>
                                              <w:marRight w:val="0"/>
                                              <w:marTop w:val="0"/>
                                              <w:marBottom w:val="0"/>
                                              <w:divBdr>
                                                <w:top w:val="single" w:sz="2" w:space="0" w:color="E3E3E3"/>
                                                <w:left w:val="single" w:sz="2" w:space="0" w:color="E3E3E3"/>
                                                <w:bottom w:val="single" w:sz="2" w:space="0" w:color="E3E3E3"/>
                                                <w:right w:val="single" w:sz="2" w:space="0" w:color="E3E3E3"/>
                                              </w:divBdr>
                                              <w:divsChild>
                                                <w:div w:id="1139109056">
                                                  <w:marLeft w:val="0"/>
                                                  <w:marRight w:val="0"/>
                                                  <w:marTop w:val="0"/>
                                                  <w:marBottom w:val="0"/>
                                                  <w:divBdr>
                                                    <w:top w:val="single" w:sz="2" w:space="0" w:color="E3E3E3"/>
                                                    <w:left w:val="single" w:sz="2" w:space="0" w:color="E3E3E3"/>
                                                    <w:bottom w:val="single" w:sz="2" w:space="0" w:color="E3E3E3"/>
                                                    <w:right w:val="single" w:sz="2" w:space="0" w:color="E3E3E3"/>
                                                  </w:divBdr>
                                                  <w:divsChild>
                                                    <w:div w:id="3790905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40787335">
          <w:marLeft w:val="0"/>
          <w:marRight w:val="0"/>
          <w:marTop w:val="0"/>
          <w:marBottom w:val="0"/>
          <w:divBdr>
            <w:top w:val="none" w:sz="0" w:space="0" w:color="auto"/>
            <w:left w:val="none" w:sz="0" w:space="0" w:color="auto"/>
            <w:bottom w:val="none" w:sz="0" w:space="0" w:color="auto"/>
            <w:right w:val="none" w:sz="0" w:space="0" w:color="auto"/>
          </w:divBdr>
        </w:div>
      </w:divsChild>
    </w:div>
    <w:div w:id="1006522106">
      <w:bodyDiv w:val="1"/>
      <w:marLeft w:val="0"/>
      <w:marRight w:val="0"/>
      <w:marTop w:val="0"/>
      <w:marBottom w:val="0"/>
      <w:divBdr>
        <w:top w:val="none" w:sz="0" w:space="0" w:color="auto"/>
        <w:left w:val="none" w:sz="0" w:space="0" w:color="auto"/>
        <w:bottom w:val="none" w:sz="0" w:space="0" w:color="auto"/>
        <w:right w:val="none" w:sz="0" w:space="0" w:color="auto"/>
      </w:divBdr>
    </w:div>
    <w:div w:id="1007709654">
      <w:bodyDiv w:val="1"/>
      <w:marLeft w:val="0"/>
      <w:marRight w:val="0"/>
      <w:marTop w:val="0"/>
      <w:marBottom w:val="0"/>
      <w:divBdr>
        <w:top w:val="none" w:sz="0" w:space="0" w:color="auto"/>
        <w:left w:val="none" w:sz="0" w:space="0" w:color="auto"/>
        <w:bottom w:val="none" w:sz="0" w:space="0" w:color="auto"/>
        <w:right w:val="none" w:sz="0" w:space="0" w:color="auto"/>
      </w:divBdr>
    </w:div>
    <w:div w:id="1019352936">
      <w:bodyDiv w:val="1"/>
      <w:marLeft w:val="0"/>
      <w:marRight w:val="0"/>
      <w:marTop w:val="0"/>
      <w:marBottom w:val="0"/>
      <w:divBdr>
        <w:top w:val="none" w:sz="0" w:space="0" w:color="auto"/>
        <w:left w:val="none" w:sz="0" w:space="0" w:color="auto"/>
        <w:bottom w:val="none" w:sz="0" w:space="0" w:color="auto"/>
        <w:right w:val="none" w:sz="0" w:space="0" w:color="auto"/>
      </w:divBdr>
    </w:div>
    <w:div w:id="1060863394">
      <w:bodyDiv w:val="1"/>
      <w:marLeft w:val="0"/>
      <w:marRight w:val="0"/>
      <w:marTop w:val="0"/>
      <w:marBottom w:val="0"/>
      <w:divBdr>
        <w:top w:val="none" w:sz="0" w:space="0" w:color="auto"/>
        <w:left w:val="none" w:sz="0" w:space="0" w:color="auto"/>
        <w:bottom w:val="none" w:sz="0" w:space="0" w:color="auto"/>
        <w:right w:val="none" w:sz="0" w:space="0" w:color="auto"/>
      </w:divBdr>
    </w:div>
    <w:div w:id="1061639266">
      <w:bodyDiv w:val="1"/>
      <w:marLeft w:val="0"/>
      <w:marRight w:val="0"/>
      <w:marTop w:val="0"/>
      <w:marBottom w:val="0"/>
      <w:divBdr>
        <w:top w:val="none" w:sz="0" w:space="0" w:color="auto"/>
        <w:left w:val="none" w:sz="0" w:space="0" w:color="auto"/>
        <w:bottom w:val="none" w:sz="0" w:space="0" w:color="auto"/>
        <w:right w:val="none" w:sz="0" w:space="0" w:color="auto"/>
      </w:divBdr>
    </w:div>
    <w:div w:id="1077172236">
      <w:bodyDiv w:val="1"/>
      <w:marLeft w:val="0"/>
      <w:marRight w:val="0"/>
      <w:marTop w:val="0"/>
      <w:marBottom w:val="0"/>
      <w:divBdr>
        <w:top w:val="none" w:sz="0" w:space="0" w:color="auto"/>
        <w:left w:val="none" w:sz="0" w:space="0" w:color="auto"/>
        <w:bottom w:val="none" w:sz="0" w:space="0" w:color="auto"/>
        <w:right w:val="none" w:sz="0" w:space="0" w:color="auto"/>
      </w:divBdr>
    </w:div>
    <w:div w:id="1101799968">
      <w:bodyDiv w:val="1"/>
      <w:marLeft w:val="0"/>
      <w:marRight w:val="0"/>
      <w:marTop w:val="0"/>
      <w:marBottom w:val="0"/>
      <w:divBdr>
        <w:top w:val="none" w:sz="0" w:space="0" w:color="auto"/>
        <w:left w:val="none" w:sz="0" w:space="0" w:color="auto"/>
        <w:bottom w:val="none" w:sz="0" w:space="0" w:color="auto"/>
        <w:right w:val="none" w:sz="0" w:space="0" w:color="auto"/>
      </w:divBdr>
    </w:div>
    <w:div w:id="1107773449">
      <w:bodyDiv w:val="1"/>
      <w:marLeft w:val="0"/>
      <w:marRight w:val="0"/>
      <w:marTop w:val="0"/>
      <w:marBottom w:val="0"/>
      <w:divBdr>
        <w:top w:val="none" w:sz="0" w:space="0" w:color="auto"/>
        <w:left w:val="none" w:sz="0" w:space="0" w:color="auto"/>
        <w:bottom w:val="none" w:sz="0" w:space="0" w:color="auto"/>
        <w:right w:val="none" w:sz="0" w:space="0" w:color="auto"/>
      </w:divBdr>
    </w:div>
    <w:div w:id="1114713993">
      <w:bodyDiv w:val="1"/>
      <w:marLeft w:val="0"/>
      <w:marRight w:val="0"/>
      <w:marTop w:val="0"/>
      <w:marBottom w:val="0"/>
      <w:divBdr>
        <w:top w:val="none" w:sz="0" w:space="0" w:color="auto"/>
        <w:left w:val="none" w:sz="0" w:space="0" w:color="auto"/>
        <w:bottom w:val="none" w:sz="0" w:space="0" w:color="auto"/>
        <w:right w:val="none" w:sz="0" w:space="0" w:color="auto"/>
      </w:divBdr>
    </w:div>
    <w:div w:id="1118597471">
      <w:bodyDiv w:val="1"/>
      <w:marLeft w:val="0"/>
      <w:marRight w:val="0"/>
      <w:marTop w:val="0"/>
      <w:marBottom w:val="0"/>
      <w:divBdr>
        <w:top w:val="none" w:sz="0" w:space="0" w:color="auto"/>
        <w:left w:val="none" w:sz="0" w:space="0" w:color="auto"/>
        <w:bottom w:val="none" w:sz="0" w:space="0" w:color="auto"/>
        <w:right w:val="none" w:sz="0" w:space="0" w:color="auto"/>
      </w:divBdr>
    </w:div>
    <w:div w:id="1130827627">
      <w:bodyDiv w:val="1"/>
      <w:marLeft w:val="0"/>
      <w:marRight w:val="0"/>
      <w:marTop w:val="0"/>
      <w:marBottom w:val="0"/>
      <w:divBdr>
        <w:top w:val="none" w:sz="0" w:space="0" w:color="auto"/>
        <w:left w:val="none" w:sz="0" w:space="0" w:color="auto"/>
        <w:bottom w:val="none" w:sz="0" w:space="0" w:color="auto"/>
        <w:right w:val="none" w:sz="0" w:space="0" w:color="auto"/>
      </w:divBdr>
    </w:div>
    <w:div w:id="1139608916">
      <w:bodyDiv w:val="1"/>
      <w:marLeft w:val="0"/>
      <w:marRight w:val="0"/>
      <w:marTop w:val="0"/>
      <w:marBottom w:val="0"/>
      <w:divBdr>
        <w:top w:val="none" w:sz="0" w:space="0" w:color="auto"/>
        <w:left w:val="none" w:sz="0" w:space="0" w:color="auto"/>
        <w:bottom w:val="none" w:sz="0" w:space="0" w:color="auto"/>
        <w:right w:val="none" w:sz="0" w:space="0" w:color="auto"/>
      </w:divBdr>
    </w:div>
    <w:div w:id="1147239856">
      <w:bodyDiv w:val="1"/>
      <w:marLeft w:val="0"/>
      <w:marRight w:val="0"/>
      <w:marTop w:val="0"/>
      <w:marBottom w:val="0"/>
      <w:divBdr>
        <w:top w:val="none" w:sz="0" w:space="0" w:color="auto"/>
        <w:left w:val="none" w:sz="0" w:space="0" w:color="auto"/>
        <w:bottom w:val="none" w:sz="0" w:space="0" w:color="auto"/>
        <w:right w:val="none" w:sz="0" w:space="0" w:color="auto"/>
      </w:divBdr>
    </w:div>
    <w:div w:id="1179933044">
      <w:bodyDiv w:val="1"/>
      <w:marLeft w:val="0"/>
      <w:marRight w:val="0"/>
      <w:marTop w:val="0"/>
      <w:marBottom w:val="0"/>
      <w:divBdr>
        <w:top w:val="none" w:sz="0" w:space="0" w:color="auto"/>
        <w:left w:val="none" w:sz="0" w:space="0" w:color="auto"/>
        <w:bottom w:val="none" w:sz="0" w:space="0" w:color="auto"/>
        <w:right w:val="none" w:sz="0" w:space="0" w:color="auto"/>
      </w:divBdr>
    </w:div>
    <w:div w:id="1194996488">
      <w:bodyDiv w:val="1"/>
      <w:marLeft w:val="0"/>
      <w:marRight w:val="0"/>
      <w:marTop w:val="0"/>
      <w:marBottom w:val="0"/>
      <w:divBdr>
        <w:top w:val="none" w:sz="0" w:space="0" w:color="auto"/>
        <w:left w:val="none" w:sz="0" w:space="0" w:color="auto"/>
        <w:bottom w:val="none" w:sz="0" w:space="0" w:color="auto"/>
        <w:right w:val="none" w:sz="0" w:space="0" w:color="auto"/>
      </w:divBdr>
    </w:div>
    <w:div w:id="1208375048">
      <w:bodyDiv w:val="1"/>
      <w:marLeft w:val="0"/>
      <w:marRight w:val="0"/>
      <w:marTop w:val="0"/>
      <w:marBottom w:val="0"/>
      <w:divBdr>
        <w:top w:val="none" w:sz="0" w:space="0" w:color="auto"/>
        <w:left w:val="none" w:sz="0" w:space="0" w:color="auto"/>
        <w:bottom w:val="none" w:sz="0" w:space="0" w:color="auto"/>
        <w:right w:val="none" w:sz="0" w:space="0" w:color="auto"/>
      </w:divBdr>
    </w:div>
    <w:div w:id="1208493740">
      <w:bodyDiv w:val="1"/>
      <w:marLeft w:val="0"/>
      <w:marRight w:val="0"/>
      <w:marTop w:val="0"/>
      <w:marBottom w:val="0"/>
      <w:divBdr>
        <w:top w:val="none" w:sz="0" w:space="0" w:color="auto"/>
        <w:left w:val="none" w:sz="0" w:space="0" w:color="auto"/>
        <w:bottom w:val="none" w:sz="0" w:space="0" w:color="auto"/>
        <w:right w:val="none" w:sz="0" w:space="0" w:color="auto"/>
      </w:divBdr>
    </w:div>
    <w:div w:id="1222716907">
      <w:bodyDiv w:val="1"/>
      <w:marLeft w:val="0"/>
      <w:marRight w:val="0"/>
      <w:marTop w:val="0"/>
      <w:marBottom w:val="0"/>
      <w:divBdr>
        <w:top w:val="none" w:sz="0" w:space="0" w:color="auto"/>
        <w:left w:val="none" w:sz="0" w:space="0" w:color="auto"/>
        <w:bottom w:val="none" w:sz="0" w:space="0" w:color="auto"/>
        <w:right w:val="none" w:sz="0" w:space="0" w:color="auto"/>
      </w:divBdr>
    </w:div>
    <w:div w:id="1225723906">
      <w:bodyDiv w:val="1"/>
      <w:marLeft w:val="0"/>
      <w:marRight w:val="0"/>
      <w:marTop w:val="0"/>
      <w:marBottom w:val="0"/>
      <w:divBdr>
        <w:top w:val="none" w:sz="0" w:space="0" w:color="auto"/>
        <w:left w:val="none" w:sz="0" w:space="0" w:color="auto"/>
        <w:bottom w:val="none" w:sz="0" w:space="0" w:color="auto"/>
        <w:right w:val="none" w:sz="0" w:space="0" w:color="auto"/>
      </w:divBdr>
    </w:div>
    <w:div w:id="1247611789">
      <w:bodyDiv w:val="1"/>
      <w:marLeft w:val="0"/>
      <w:marRight w:val="0"/>
      <w:marTop w:val="0"/>
      <w:marBottom w:val="0"/>
      <w:divBdr>
        <w:top w:val="none" w:sz="0" w:space="0" w:color="auto"/>
        <w:left w:val="none" w:sz="0" w:space="0" w:color="auto"/>
        <w:bottom w:val="none" w:sz="0" w:space="0" w:color="auto"/>
        <w:right w:val="none" w:sz="0" w:space="0" w:color="auto"/>
      </w:divBdr>
    </w:div>
    <w:div w:id="1252197614">
      <w:bodyDiv w:val="1"/>
      <w:marLeft w:val="0"/>
      <w:marRight w:val="0"/>
      <w:marTop w:val="0"/>
      <w:marBottom w:val="0"/>
      <w:divBdr>
        <w:top w:val="none" w:sz="0" w:space="0" w:color="auto"/>
        <w:left w:val="none" w:sz="0" w:space="0" w:color="auto"/>
        <w:bottom w:val="none" w:sz="0" w:space="0" w:color="auto"/>
        <w:right w:val="none" w:sz="0" w:space="0" w:color="auto"/>
      </w:divBdr>
    </w:div>
    <w:div w:id="1259405494">
      <w:bodyDiv w:val="1"/>
      <w:marLeft w:val="0"/>
      <w:marRight w:val="0"/>
      <w:marTop w:val="0"/>
      <w:marBottom w:val="0"/>
      <w:divBdr>
        <w:top w:val="none" w:sz="0" w:space="0" w:color="auto"/>
        <w:left w:val="none" w:sz="0" w:space="0" w:color="auto"/>
        <w:bottom w:val="none" w:sz="0" w:space="0" w:color="auto"/>
        <w:right w:val="none" w:sz="0" w:space="0" w:color="auto"/>
      </w:divBdr>
    </w:div>
    <w:div w:id="1276641631">
      <w:bodyDiv w:val="1"/>
      <w:marLeft w:val="0"/>
      <w:marRight w:val="0"/>
      <w:marTop w:val="0"/>
      <w:marBottom w:val="0"/>
      <w:divBdr>
        <w:top w:val="none" w:sz="0" w:space="0" w:color="auto"/>
        <w:left w:val="none" w:sz="0" w:space="0" w:color="auto"/>
        <w:bottom w:val="none" w:sz="0" w:space="0" w:color="auto"/>
        <w:right w:val="none" w:sz="0" w:space="0" w:color="auto"/>
      </w:divBdr>
    </w:div>
    <w:div w:id="1277173508">
      <w:bodyDiv w:val="1"/>
      <w:marLeft w:val="0"/>
      <w:marRight w:val="0"/>
      <w:marTop w:val="0"/>
      <w:marBottom w:val="0"/>
      <w:divBdr>
        <w:top w:val="none" w:sz="0" w:space="0" w:color="auto"/>
        <w:left w:val="none" w:sz="0" w:space="0" w:color="auto"/>
        <w:bottom w:val="none" w:sz="0" w:space="0" w:color="auto"/>
        <w:right w:val="none" w:sz="0" w:space="0" w:color="auto"/>
      </w:divBdr>
    </w:div>
    <w:div w:id="1285697497">
      <w:bodyDiv w:val="1"/>
      <w:marLeft w:val="0"/>
      <w:marRight w:val="0"/>
      <w:marTop w:val="0"/>
      <w:marBottom w:val="0"/>
      <w:divBdr>
        <w:top w:val="none" w:sz="0" w:space="0" w:color="auto"/>
        <w:left w:val="none" w:sz="0" w:space="0" w:color="auto"/>
        <w:bottom w:val="none" w:sz="0" w:space="0" w:color="auto"/>
        <w:right w:val="none" w:sz="0" w:space="0" w:color="auto"/>
      </w:divBdr>
    </w:div>
    <w:div w:id="1312103958">
      <w:bodyDiv w:val="1"/>
      <w:marLeft w:val="0"/>
      <w:marRight w:val="0"/>
      <w:marTop w:val="0"/>
      <w:marBottom w:val="0"/>
      <w:divBdr>
        <w:top w:val="none" w:sz="0" w:space="0" w:color="auto"/>
        <w:left w:val="none" w:sz="0" w:space="0" w:color="auto"/>
        <w:bottom w:val="none" w:sz="0" w:space="0" w:color="auto"/>
        <w:right w:val="none" w:sz="0" w:space="0" w:color="auto"/>
      </w:divBdr>
    </w:div>
    <w:div w:id="1314793388">
      <w:bodyDiv w:val="1"/>
      <w:marLeft w:val="0"/>
      <w:marRight w:val="0"/>
      <w:marTop w:val="0"/>
      <w:marBottom w:val="0"/>
      <w:divBdr>
        <w:top w:val="none" w:sz="0" w:space="0" w:color="auto"/>
        <w:left w:val="none" w:sz="0" w:space="0" w:color="auto"/>
        <w:bottom w:val="none" w:sz="0" w:space="0" w:color="auto"/>
        <w:right w:val="none" w:sz="0" w:space="0" w:color="auto"/>
      </w:divBdr>
    </w:div>
    <w:div w:id="1320959507">
      <w:bodyDiv w:val="1"/>
      <w:marLeft w:val="0"/>
      <w:marRight w:val="0"/>
      <w:marTop w:val="0"/>
      <w:marBottom w:val="0"/>
      <w:divBdr>
        <w:top w:val="none" w:sz="0" w:space="0" w:color="auto"/>
        <w:left w:val="none" w:sz="0" w:space="0" w:color="auto"/>
        <w:bottom w:val="none" w:sz="0" w:space="0" w:color="auto"/>
        <w:right w:val="none" w:sz="0" w:space="0" w:color="auto"/>
      </w:divBdr>
    </w:div>
    <w:div w:id="1326471137">
      <w:bodyDiv w:val="1"/>
      <w:marLeft w:val="0"/>
      <w:marRight w:val="0"/>
      <w:marTop w:val="0"/>
      <w:marBottom w:val="0"/>
      <w:divBdr>
        <w:top w:val="none" w:sz="0" w:space="0" w:color="auto"/>
        <w:left w:val="none" w:sz="0" w:space="0" w:color="auto"/>
        <w:bottom w:val="none" w:sz="0" w:space="0" w:color="auto"/>
        <w:right w:val="none" w:sz="0" w:space="0" w:color="auto"/>
      </w:divBdr>
    </w:div>
    <w:div w:id="1331326416">
      <w:bodyDiv w:val="1"/>
      <w:marLeft w:val="0"/>
      <w:marRight w:val="0"/>
      <w:marTop w:val="0"/>
      <w:marBottom w:val="0"/>
      <w:divBdr>
        <w:top w:val="none" w:sz="0" w:space="0" w:color="auto"/>
        <w:left w:val="none" w:sz="0" w:space="0" w:color="auto"/>
        <w:bottom w:val="none" w:sz="0" w:space="0" w:color="auto"/>
        <w:right w:val="none" w:sz="0" w:space="0" w:color="auto"/>
      </w:divBdr>
    </w:div>
    <w:div w:id="1350329107">
      <w:bodyDiv w:val="1"/>
      <w:marLeft w:val="0"/>
      <w:marRight w:val="0"/>
      <w:marTop w:val="0"/>
      <w:marBottom w:val="0"/>
      <w:divBdr>
        <w:top w:val="none" w:sz="0" w:space="0" w:color="auto"/>
        <w:left w:val="none" w:sz="0" w:space="0" w:color="auto"/>
        <w:bottom w:val="none" w:sz="0" w:space="0" w:color="auto"/>
        <w:right w:val="none" w:sz="0" w:space="0" w:color="auto"/>
      </w:divBdr>
    </w:div>
    <w:div w:id="1350831029">
      <w:bodyDiv w:val="1"/>
      <w:marLeft w:val="0"/>
      <w:marRight w:val="0"/>
      <w:marTop w:val="0"/>
      <w:marBottom w:val="0"/>
      <w:divBdr>
        <w:top w:val="none" w:sz="0" w:space="0" w:color="auto"/>
        <w:left w:val="none" w:sz="0" w:space="0" w:color="auto"/>
        <w:bottom w:val="none" w:sz="0" w:space="0" w:color="auto"/>
        <w:right w:val="none" w:sz="0" w:space="0" w:color="auto"/>
      </w:divBdr>
    </w:div>
    <w:div w:id="1351879469">
      <w:bodyDiv w:val="1"/>
      <w:marLeft w:val="0"/>
      <w:marRight w:val="0"/>
      <w:marTop w:val="0"/>
      <w:marBottom w:val="0"/>
      <w:divBdr>
        <w:top w:val="none" w:sz="0" w:space="0" w:color="auto"/>
        <w:left w:val="none" w:sz="0" w:space="0" w:color="auto"/>
        <w:bottom w:val="none" w:sz="0" w:space="0" w:color="auto"/>
        <w:right w:val="none" w:sz="0" w:space="0" w:color="auto"/>
      </w:divBdr>
    </w:div>
    <w:div w:id="1354375937">
      <w:bodyDiv w:val="1"/>
      <w:marLeft w:val="0"/>
      <w:marRight w:val="0"/>
      <w:marTop w:val="0"/>
      <w:marBottom w:val="0"/>
      <w:divBdr>
        <w:top w:val="none" w:sz="0" w:space="0" w:color="auto"/>
        <w:left w:val="none" w:sz="0" w:space="0" w:color="auto"/>
        <w:bottom w:val="none" w:sz="0" w:space="0" w:color="auto"/>
        <w:right w:val="none" w:sz="0" w:space="0" w:color="auto"/>
      </w:divBdr>
    </w:div>
    <w:div w:id="1366323993">
      <w:bodyDiv w:val="1"/>
      <w:marLeft w:val="0"/>
      <w:marRight w:val="0"/>
      <w:marTop w:val="0"/>
      <w:marBottom w:val="0"/>
      <w:divBdr>
        <w:top w:val="none" w:sz="0" w:space="0" w:color="auto"/>
        <w:left w:val="none" w:sz="0" w:space="0" w:color="auto"/>
        <w:bottom w:val="none" w:sz="0" w:space="0" w:color="auto"/>
        <w:right w:val="none" w:sz="0" w:space="0" w:color="auto"/>
      </w:divBdr>
    </w:div>
    <w:div w:id="1372683489">
      <w:bodyDiv w:val="1"/>
      <w:marLeft w:val="0"/>
      <w:marRight w:val="0"/>
      <w:marTop w:val="0"/>
      <w:marBottom w:val="0"/>
      <w:divBdr>
        <w:top w:val="none" w:sz="0" w:space="0" w:color="auto"/>
        <w:left w:val="none" w:sz="0" w:space="0" w:color="auto"/>
        <w:bottom w:val="none" w:sz="0" w:space="0" w:color="auto"/>
        <w:right w:val="none" w:sz="0" w:space="0" w:color="auto"/>
      </w:divBdr>
      <w:divsChild>
        <w:div w:id="1203249023">
          <w:marLeft w:val="0"/>
          <w:marRight w:val="0"/>
          <w:marTop w:val="0"/>
          <w:marBottom w:val="0"/>
          <w:divBdr>
            <w:top w:val="single" w:sz="2" w:space="0" w:color="E3E3E3"/>
            <w:left w:val="single" w:sz="2" w:space="0" w:color="E3E3E3"/>
            <w:bottom w:val="single" w:sz="2" w:space="0" w:color="E3E3E3"/>
            <w:right w:val="single" w:sz="2" w:space="0" w:color="E3E3E3"/>
          </w:divBdr>
          <w:divsChild>
            <w:div w:id="1663703007">
              <w:marLeft w:val="0"/>
              <w:marRight w:val="0"/>
              <w:marTop w:val="0"/>
              <w:marBottom w:val="0"/>
              <w:divBdr>
                <w:top w:val="single" w:sz="2" w:space="0" w:color="E3E3E3"/>
                <w:left w:val="single" w:sz="2" w:space="0" w:color="E3E3E3"/>
                <w:bottom w:val="single" w:sz="2" w:space="0" w:color="E3E3E3"/>
                <w:right w:val="single" w:sz="2" w:space="0" w:color="E3E3E3"/>
              </w:divBdr>
              <w:divsChild>
                <w:div w:id="2002149479">
                  <w:marLeft w:val="0"/>
                  <w:marRight w:val="0"/>
                  <w:marTop w:val="0"/>
                  <w:marBottom w:val="0"/>
                  <w:divBdr>
                    <w:top w:val="single" w:sz="2" w:space="0" w:color="E3E3E3"/>
                    <w:left w:val="single" w:sz="2" w:space="0" w:color="E3E3E3"/>
                    <w:bottom w:val="single" w:sz="2" w:space="0" w:color="E3E3E3"/>
                    <w:right w:val="single" w:sz="2" w:space="0" w:color="E3E3E3"/>
                  </w:divBdr>
                  <w:divsChild>
                    <w:div w:id="958493680">
                      <w:marLeft w:val="0"/>
                      <w:marRight w:val="0"/>
                      <w:marTop w:val="0"/>
                      <w:marBottom w:val="0"/>
                      <w:divBdr>
                        <w:top w:val="single" w:sz="2" w:space="0" w:color="E3E3E3"/>
                        <w:left w:val="single" w:sz="2" w:space="0" w:color="E3E3E3"/>
                        <w:bottom w:val="single" w:sz="2" w:space="0" w:color="E3E3E3"/>
                        <w:right w:val="single" w:sz="2" w:space="0" w:color="E3E3E3"/>
                      </w:divBdr>
                      <w:divsChild>
                        <w:div w:id="1971324172">
                          <w:marLeft w:val="0"/>
                          <w:marRight w:val="0"/>
                          <w:marTop w:val="0"/>
                          <w:marBottom w:val="0"/>
                          <w:divBdr>
                            <w:top w:val="single" w:sz="2" w:space="0" w:color="E3E3E3"/>
                            <w:left w:val="single" w:sz="2" w:space="0" w:color="E3E3E3"/>
                            <w:bottom w:val="single" w:sz="2" w:space="0" w:color="E3E3E3"/>
                            <w:right w:val="single" w:sz="2" w:space="0" w:color="E3E3E3"/>
                          </w:divBdr>
                          <w:divsChild>
                            <w:div w:id="1089890364">
                              <w:marLeft w:val="0"/>
                              <w:marRight w:val="0"/>
                              <w:marTop w:val="100"/>
                              <w:marBottom w:val="100"/>
                              <w:divBdr>
                                <w:top w:val="single" w:sz="2" w:space="0" w:color="E3E3E3"/>
                                <w:left w:val="single" w:sz="2" w:space="0" w:color="E3E3E3"/>
                                <w:bottom w:val="single" w:sz="2" w:space="0" w:color="E3E3E3"/>
                                <w:right w:val="single" w:sz="2" w:space="0" w:color="E3E3E3"/>
                              </w:divBdr>
                              <w:divsChild>
                                <w:div w:id="85462292">
                                  <w:marLeft w:val="0"/>
                                  <w:marRight w:val="0"/>
                                  <w:marTop w:val="0"/>
                                  <w:marBottom w:val="0"/>
                                  <w:divBdr>
                                    <w:top w:val="single" w:sz="2" w:space="0" w:color="E3E3E3"/>
                                    <w:left w:val="single" w:sz="2" w:space="0" w:color="E3E3E3"/>
                                    <w:bottom w:val="single" w:sz="2" w:space="0" w:color="E3E3E3"/>
                                    <w:right w:val="single" w:sz="2" w:space="0" w:color="E3E3E3"/>
                                  </w:divBdr>
                                  <w:divsChild>
                                    <w:div w:id="1118646165">
                                      <w:marLeft w:val="0"/>
                                      <w:marRight w:val="0"/>
                                      <w:marTop w:val="0"/>
                                      <w:marBottom w:val="0"/>
                                      <w:divBdr>
                                        <w:top w:val="single" w:sz="2" w:space="0" w:color="E3E3E3"/>
                                        <w:left w:val="single" w:sz="2" w:space="0" w:color="E3E3E3"/>
                                        <w:bottom w:val="single" w:sz="2" w:space="0" w:color="E3E3E3"/>
                                        <w:right w:val="single" w:sz="2" w:space="0" w:color="E3E3E3"/>
                                      </w:divBdr>
                                      <w:divsChild>
                                        <w:div w:id="93676936">
                                          <w:marLeft w:val="0"/>
                                          <w:marRight w:val="0"/>
                                          <w:marTop w:val="0"/>
                                          <w:marBottom w:val="0"/>
                                          <w:divBdr>
                                            <w:top w:val="single" w:sz="2" w:space="0" w:color="E3E3E3"/>
                                            <w:left w:val="single" w:sz="2" w:space="0" w:color="E3E3E3"/>
                                            <w:bottom w:val="single" w:sz="2" w:space="0" w:color="E3E3E3"/>
                                            <w:right w:val="single" w:sz="2" w:space="0" w:color="E3E3E3"/>
                                          </w:divBdr>
                                          <w:divsChild>
                                            <w:div w:id="897479591">
                                              <w:marLeft w:val="0"/>
                                              <w:marRight w:val="0"/>
                                              <w:marTop w:val="0"/>
                                              <w:marBottom w:val="0"/>
                                              <w:divBdr>
                                                <w:top w:val="single" w:sz="2" w:space="0" w:color="E3E3E3"/>
                                                <w:left w:val="single" w:sz="2" w:space="0" w:color="E3E3E3"/>
                                                <w:bottom w:val="single" w:sz="2" w:space="0" w:color="E3E3E3"/>
                                                <w:right w:val="single" w:sz="2" w:space="0" w:color="E3E3E3"/>
                                              </w:divBdr>
                                              <w:divsChild>
                                                <w:div w:id="1677221906">
                                                  <w:marLeft w:val="0"/>
                                                  <w:marRight w:val="0"/>
                                                  <w:marTop w:val="0"/>
                                                  <w:marBottom w:val="0"/>
                                                  <w:divBdr>
                                                    <w:top w:val="single" w:sz="2" w:space="0" w:color="E3E3E3"/>
                                                    <w:left w:val="single" w:sz="2" w:space="0" w:color="E3E3E3"/>
                                                    <w:bottom w:val="single" w:sz="2" w:space="0" w:color="E3E3E3"/>
                                                    <w:right w:val="single" w:sz="2" w:space="0" w:color="E3E3E3"/>
                                                  </w:divBdr>
                                                  <w:divsChild>
                                                    <w:div w:id="18351422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15468911">
          <w:marLeft w:val="0"/>
          <w:marRight w:val="0"/>
          <w:marTop w:val="0"/>
          <w:marBottom w:val="0"/>
          <w:divBdr>
            <w:top w:val="none" w:sz="0" w:space="0" w:color="auto"/>
            <w:left w:val="none" w:sz="0" w:space="0" w:color="auto"/>
            <w:bottom w:val="none" w:sz="0" w:space="0" w:color="auto"/>
            <w:right w:val="none" w:sz="0" w:space="0" w:color="auto"/>
          </w:divBdr>
        </w:div>
      </w:divsChild>
    </w:div>
    <w:div w:id="1383552938">
      <w:bodyDiv w:val="1"/>
      <w:marLeft w:val="0"/>
      <w:marRight w:val="0"/>
      <w:marTop w:val="0"/>
      <w:marBottom w:val="0"/>
      <w:divBdr>
        <w:top w:val="none" w:sz="0" w:space="0" w:color="auto"/>
        <w:left w:val="none" w:sz="0" w:space="0" w:color="auto"/>
        <w:bottom w:val="none" w:sz="0" w:space="0" w:color="auto"/>
        <w:right w:val="none" w:sz="0" w:space="0" w:color="auto"/>
      </w:divBdr>
    </w:div>
    <w:div w:id="1395666096">
      <w:bodyDiv w:val="1"/>
      <w:marLeft w:val="0"/>
      <w:marRight w:val="0"/>
      <w:marTop w:val="0"/>
      <w:marBottom w:val="0"/>
      <w:divBdr>
        <w:top w:val="none" w:sz="0" w:space="0" w:color="auto"/>
        <w:left w:val="none" w:sz="0" w:space="0" w:color="auto"/>
        <w:bottom w:val="none" w:sz="0" w:space="0" w:color="auto"/>
        <w:right w:val="none" w:sz="0" w:space="0" w:color="auto"/>
      </w:divBdr>
    </w:div>
    <w:div w:id="1424572501">
      <w:bodyDiv w:val="1"/>
      <w:marLeft w:val="0"/>
      <w:marRight w:val="0"/>
      <w:marTop w:val="0"/>
      <w:marBottom w:val="0"/>
      <w:divBdr>
        <w:top w:val="none" w:sz="0" w:space="0" w:color="auto"/>
        <w:left w:val="none" w:sz="0" w:space="0" w:color="auto"/>
        <w:bottom w:val="none" w:sz="0" w:space="0" w:color="auto"/>
        <w:right w:val="none" w:sz="0" w:space="0" w:color="auto"/>
      </w:divBdr>
    </w:div>
    <w:div w:id="1427072384">
      <w:bodyDiv w:val="1"/>
      <w:marLeft w:val="0"/>
      <w:marRight w:val="0"/>
      <w:marTop w:val="0"/>
      <w:marBottom w:val="0"/>
      <w:divBdr>
        <w:top w:val="none" w:sz="0" w:space="0" w:color="auto"/>
        <w:left w:val="none" w:sz="0" w:space="0" w:color="auto"/>
        <w:bottom w:val="none" w:sz="0" w:space="0" w:color="auto"/>
        <w:right w:val="none" w:sz="0" w:space="0" w:color="auto"/>
      </w:divBdr>
    </w:div>
    <w:div w:id="1438982331">
      <w:bodyDiv w:val="1"/>
      <w:marLeft w:val="0"/>
      <w:marRight w:val="0"/>
      <w:marTop w:val="0"/>
      <w:marBottom w:val="0"/>
      <w:divBdr>
        <w:top w:val="none" w:sz="0" w:space="0" w:color="auto"/>
        <w:left w:val="none" w:sz="0" w:space="0" w:color="auto"/>
        <w:bottom w:val="none" w:sz="0" w:space="0" w:color="auto"/>
        <w:right w:val="none" w:sz="0" w:space="0" w:color="auto"/>
      </w:divBdr>
    </w:div>
    <w:div w:id="1450512676">
      <w:bodyDiv w:val="1"/>
      <w:marLeft w:val="0"/>
      <w:marRight w:val="0"/>
      <w:marTop w:val="0"/>
      <w:marBottom w:val="0"/>
      <w:divBdr>
        <w:top w:val="none" w:sz="0" w:space="0" w:color="auto"/>
        <w:left w:val="none" w:sz="0" w:space="0" w:color="auto"/>
        <w:bottom w:val="none" w:sz="0" w:space="0" w:color="auto"/>
        <w:right w:val="none" w:sz="0" w:space="0" w:color="auto"/>
      </w:divBdr>
    </w:div>
    <w:div w:id="1462117440">
      <w:bodyDiv w:val="1"/>
      <w:marLeft w:val="0"/>
      <w:marRight w:val="0"/>
      <w:marTop w:val="0"/>
      <w:marBottom w:val="0"/>
      <w:divBdr>
        <w:top w:val="none" w:sz="0" w:space="0" w:color="auto"/>
        <w:left w:val="none" w:sz="0" w:space="0" w:color="auto"/>
        <w:bottom w:val="none" w:sz="0" w:space="0" w:color="auto"/>
        <w:right w:val="none" w:sz="0" w:space="0" w:color="auto"/>
      </w:divBdr>
      <w:divsChild>
        <w:div w:id="1991714942">
          <w:marLeft w:val="0"/>
          <w:marRight w:val="0"/>
          <w:marTop w:val="0"/>
          <w:marBottom w:val="0"/>
          <w:divBdr>
            <w:top w:val="none" w:sz="0" w:space="0" w:color="auto"/>
            <w:left w:val="none" w:sz="0" w:space="0" w:color="auto"/>
            <w:bottom w:val="none" w:sz="0" w:space="0" w:color="auto"/>
            <w:right w:val="none" w:sz="0" w:space="0" w:color="auto"/>
          </w:divBdr>
        </w:div>
        <w:div w:id="1900507511">
          <w:marLeft w:val="0"/>
          <w:marRight w:val="0"/>
          <w:marTop w:val="0"/>
          <w:marBottom w:val="0"/>
          <w:divBdr>
            <w:top w:val="none" w:sz="0" w:space="0" w:color="auto"/>
            <w:left w:val="none" w:sz="0" w:space="0" w:color="auto"/>
            <w:bottom w:val="none" w:sz="0" w:space="0" w:color="auto"/>
            <w:right w:val="none" w:sz="0" w:space="0" w:color="auto"/>
          </w:divBdr>
        </w:div>
        <w:div w:id="469712693">
          <w:marLeft w:val="0"/>
          <w:marRight w:val="0"/>
          <w:marTop w:val="0"/>
          <w:marBottom w:val="0"/>
          <w:divBdr>
            <w:top w:val="none" w:sz="0" w:space="0" w:color="auto"/>
            <w:left w:val="none" w:sz="0" w:space="0" w:color="auto"/>
            <w:bottom w:val="none" w:sz="0" w:space="0" w:color="auto"/>
            <w:right w:val="none" w:sz="0" w:space="0" w:color="auto"/>
          </w:divBdr>
        </w:div>
        <w:div w:id="2021076637">
          <w:marLeft w:val="0"/>
          <w:marRight w:val="0"/>
          <w:marTop w:val="0"/>
          <w:marBottom w:val="0"/>
          <w:divBdr>
            <w:top w:val="none" w:sz="0" w:space="0" w:color="auto"/>
            <w:left w:val="none" w:sz="0" w:space="0" w:color="auto"/>
            <w:bottom w:val="none" w:sz="0" w:space="0" w:color="auto"/>
            <w:right w:val="none" w:sz="0" w:space="0" w:color="auto"/>
          </w:divBdr>
        </w:div>
        <w:div w:id="1512718757">
          <w:marLeft w:val="0"/>
          <w:marRight w:val="0"/>
          <w:marTop w:val="0"/>
          <w:marBottom w:val="0"/>
          <w:divBdr>
            <w:top w:val="none" w:sz="0" w:space="0" w:color="auto"/>
            <w:left w:val="none" w:sz="0" w:space="0" w:color="auto"/>
            <w:bottom w:val="none" w:sz="0" w:space="0" w:color="auto"/>
            <w:right w:val="none" w:sz="0" w:space="0" w:color="auto"/>
          </w:divBdr>
        </w:div>
        <w:div w:id="1766729202">
          <w:marLeft w:val="0"/>
          <w:marRight w:val="0"/>
          <w:marTop w:val="0"/>
          <w:marBottom w:val="0"/>
          <w:divBdr>
            <w:top w:val="none" w:sz="0" w:space="0" w:color="auto"/>
            <w:left w:val="none" w:sz="0" w:space="0" w:color="auto"/>
            <w:bottom w:val="none" w:sz="0" w:space="0" w:color="auto"/>
            <w:right w:val="none" w:sz="0" w:space="0" w:color="auto"/>
          </w:divBdr>
        </w:div>
        <w:div w:id="1223641810">
          <w:marLeft w:val="0"/>
          <w:marRight w:val="0"/>
          <w:marTop w:val="0"/>
          <w:marBottom w:val="0"/>
          <w:divBdr>
            <w:top w:val="none" w:sz="0" w:space="0" w:color="auto"/>
            <w:left w:val="none" w:sz="0" w:space="0" w:color="auto"/>
            <w:bottom w:val="none" w:sz="0" w:space="0" w:color="auto"/>
            <w:right w:val="none" w:sz="0" w:space="0" w:color="auto"/>
          </w:divBdr>
        </w:div>
        <w:div w:id="1764186340">
          <w:marLeft w:val="0"/>
          <w:marRight w:val="0"/>
          <w:marTop w:val="0"/>
          <w:marBottom w:val="0"/>
          <w:divBdr>
            <w:top w:val="none" w:sz="0" w:space="0" w:color="auto"/>
            <w:left w:val="none" w:sz="0" w:space="0" w:color="auto"/>
            <w:bottom w:val="none" w:sz="0" w:space="0" w:color="auto"/>
            <w:right w:val="none" w:sz="0" w:space="0" w:color="auto"/>
          </w:divBdr>
        </w:div>
        <w:div w:id="1236739220">
          <w:marLeft w:val="0"/>
          <w:marRight w:val="0"/>
          <w:marTop w:val="0"/>
          <w:marBottom w:val="0"/>
          <w:divBdr>
            <w:top w:val="none" w:sz="0" w:space="0" w:color="auto"/>
            <w:left w:val="none" w:sz="0" w:space="0" w:color="auto"/>
            <w:bottom w:val="none" w:sz="0" w:space="0" w:color="auto"/>
            <w:right w:val="none" w:sz="0" w:space="0" w:color="auto"/>
          </w:divBdr>
        </w:div>
        <w:div w:id="1566914074">
          <w:marLeft w:val="0"/>
          <w:marRight w:val="0"/>
          <w:marTop w:val="0"/>
          <w:marBottom w:val="0"/>
          <w:divBdr>
            <w:top w:val="none" w:sz="0" w:space="0" w:color="auto"/>
            <w:left w:val="none" w:sz="0" w:space="0" w:color="auto"/>
            <w:bottom w:val="none" w:sz="0" w:space="0" w:color="auto"/>
            <w:right w:val="none" w:sz="0" w:space="0" w:color="auto"/>
          </w:divBdr>
        </w:div>
        <w:div w:id="534008194">
          <w:marLeft w:val="0"/>
          <w:marRight w:val="0"/>
          <w:marTop w:val="0"/>
          <w:marBottom w:val="0"/>
          <w:divBdr>
            <w:top w:val="none" w:sz="0" w:space="0" w:color="auto"/>
            <w:left w:val="none" w:sz="0" w:space="0" w:color="auto"/>
            <w:bottom w:val="none" w:sz="0" w:space="0" w:color="auto"/>
            <w:right w:val="none" w:sz="0" w:space="0" w:color="auto"/>
          </w:divBdr>
        </w:div>
        <w:div w:id="2015180544">
          <w:marLeft w:val="0"/>
          <w:marRight w:val="0"/>
          <w:marTop w:val="0"/>
          <w:marBottom w:val="0"/>
          <w:divBdr>
            <w:top w:val="none" w:sz="0" w:space="0" w:color="auto"/>
            <w:left w:val="none" w:sz="0" w:space="0" w:color="auto"/>
            <w:bottom w:val="none" w:sz="0" w:space="0" w:color="auto"/>
            <w:right w:val="none" w:sz="0" w:space="0" w:color="auto"/>
          </w:divBdr>
        </w:div>
        <w:div w:id="404842707">
          <w:marLeft w:val="0"/>
          <w:marRight w:val="0"/>
          <w:marTop w:val="0"/>
          <w:marBottom w:val="0"/>
          <w:divBdr>
            <w:top w:val="none" w:sz="0" w:space="0" w:color="auto"/>
            <w:left w:val="none" w:sz="0" w:space="0" w:color="auto"/>
            <w:bottom w:val="none" w:sz="0" w:space="0" w:color="auto"/>
            <w:right w:val="none" w:sz="0" w:space="0" w:color="auto"/>
          </w:divBdr>
        </w:div>
        <w:div w:id="526218882">
          <w:marLeft w:val="0"/>
          <w:marRight w:val="0"/>
          <w:marTop w:val="0"/>
          <w:marBottom w:val="0"/>
          <w:divBdr>
            <w:top w:val="none" w:sz="0" w:space="0" w:color="auto"/>
            <w:left w:val="none" w:sz="0" w:space="0" w:color="auto"/>
            <w:bottom w:val="none" w:sz="0" w:space="0" w:color="auto"/>
            <w:right w:val="none" w:sz="0" w:space="0" w:color="auto"/>
          </w:divBdr>
        </w:div>
      </w:divsChild>
    </w:div>
    <w:div w:id="1484128690">
      <w:bodyDiv w:val="1"/>
      <w:marLeft w:val="0"/>
      <w:marRight w:val="0"/>
      <w:marTop w:val="0"/>
      <w:marBottom w:val="0"/>
      <w:divBdr>
        <w:top w:val="none" w:sz="0" w:space="0" w:color="auto"/>
        <w:left w:val="none" w:sz="0" w:space="0" w:color="auto"/>
        <w:bottom w:val="none" w:sz="0" w:space="0" w:color="auto"/>
        <w:right w:val="none" w:sz="0" w:space="0" w:color="auto"/>
      </w:divBdr>
    </w:div>
    <w:div w:id="1495415660">
      <w:bodyDiv w:val="1"/>
      <w:marLeft w:val="0"/>
      <w:marRight w:val="0"/>
      <w:marTop w:val="0"/>
      <w:marBottom w:val="0"/>
      <w:divBdr>
        <w:top w:val="none" w:sz="0" w:space="0" w:color="auto"/>
        <w:left w:val="none" w:sz="0" w:space="0" w:color="auto"/>
        <w:bottom w:val="none" w:sz="0" w:space="0" w:color="auto"/>
        <w:right w:val="none" w:sz="0" w:space="0" w:color="auto"/>
      </w:divBdr>
    </w:div>
    <w:div w:id="1499536487">
      <w:bodyDiv w:val="1"/>
      <w:marLeft w:val="0"/>
      <w:marRight w:val="0"/>
      <w:marTop w:val="0"/>
      <w:marBottom w:val="0"/>
      <w:divBdr>
        <w:top w:val="none" w:sz="0" w:space="0" w:color="auto"/>
        <w:left w:val="none" w:sz="0" w:space="0" w:color="auto"/>
        <w:bottom w:val="none" w:sz="0" w:space="0" w:color="auto"/>
        <w:right w:val="none" w:sz="0" w:space="0" w:color="auto"/>
      </w:divBdr>
    </w:div>
    <w:div w:id="1501654595">
      <w:bodyDiv w:val="1"/>
      <w:marLeft w:val="0"/>
      <w:marRight w:val="0"/>
      <w:marTop w:val="0"/>
      <w:marBottom w:val="0"/>
      <w:divBdr>
        <w:top w:val="none" w:sz="0" w:space="0" w:color="auto"/>
        <w:left w:val="none" w:sz="0" w:space="0" w:color="auto"/>
        <w:bottom w:val="none" w:sz="0" w:space="0" w:color="auto"/>
        <w:right w:val="none" w:sz="0" w:space="0" w:color="auto"/>
      </w:divBdr>
    </w:div>
    <w:div w:id="1530950349">
      <w:bodyDiv w:val="1"/>
      <w:marLeft w:val="0"/>
      <w:marRight w:val="0"/>
      <w:marTop w:val="0"/>
      <w:marBottom w:val="0"/>
      <w:divBdr>
        <w:top w:val="none" w:sz="0" w:space="0" w:color="auto"/>
        <w:left w:val="none" w:sz="0" w:space="0" w:color="auto"/>
        <w:bottom w:val="none" w:sz="0" w:space="0" w:color="auto"/>
        <w:right w:val="none" w:sz="0" w:space="0" w:color="auto"/>
      </w:divBdr>
    </w:div>
    <w:div w:id="1534687625">
      <w:bodyDiv w:val="1"/>
      <w:marLeft w:val="0"/>
      <w:marRight w:val="0"/>
      <w:marTop w:val="0"/>
      <w:marBottom w:val="0"/>
      <w:divBdr>
        <w:top w:val="none" w:sz="0" w:space="0" w:color="auto"/>
        <w:left w:val="none" w:sz="0" w:space="0" w:color="auto"/>
        <w:bottom w:val="none" w:sz="0" w:space="0" w:color="auto"/>
        <w:right w:val="none" w:sz="0" w:space="0" w:color="auto"/>
      </w:divBdr>
    </w:div>
    <w:div w:id="1585333463">
      <w:bodyDiv w:val="1"/>
      <w:marLeft w:val="0"/>
      <w:marRight w:val="0"/>
      <w:marTop w:val="0"/>
      <w:marBottom w:val="0"/>
      <w:divBdr>
        <w:top w:val="none" w:sz="0" w:space="0" w:color="auto"/>
        <w:left w:val="none" w:sz="0" w:space="0" w:color="auto"/>
        <w:bottom w:val="none" w:sz="0" w:space="0" w:color="auto"/>
        <w:right w:val="none" w:sz="0" w:space="0" w:color="auto"/>
      </w:divBdr>
    </w:div>
    <w:div w:id="1587228054">
      <w:bodyDiv w:val="1"/>
      <w:marLeft w:val="0"/>
      <w:marRight w:val="0"/>
      <w:marTop w:val="0"/>
      <w:marBottom w:val="0"/>
      <w:divBdr>
        <w:top w:val="none" w:sz="0" w:space="0" w:color="auto"/>
        <w:left w:val="none" w:sz="0" w:space="0" w:color="auto"/>
        <w:bottom w:val="none" w:sz="0" w:space="0" w:color="auto"/>
        <w:right w:val="none" w:sz="0" w:space="0" w:color="auto"/>
      </w:divBdr>
    </w:div>
    <w:div w:id="1589653286">
      <w:bodyDiv w:val="1"/>
      <w:marLeft w:val="0"/>
      <w:marRight w:val="0"/>
      <w:marTop w:val="0"/>
      <w:marBottom w:val="0"/>
      <w:divBdr>
        <w:top w:val="none" w:sz="0" w:space="0" w:color="auto"/>
        <w:left w:val="none" w:sz="0" w:space="0" w:color="auto"/>
        <w:bottom w:val="none" w:sz="0" w:space="0" w:color="auto"/>
        <w:right w:val="none" w:sz="0" w:space="0" w:color="auto"/>
      </w:divBdr>
    </w:div>
    <w:div w:id="1607955527">
      <w:bodyDiv w:val="1"/>
      <w:marLeft w:val="0"/>
      <w:marRight w:val="0"/>
      <w:marTop w:val="0"/>
      <w:marBottom w:val="0"/>
      <w:divBdr>
        <w:top w:val="none" w:sz="0" w:space="0" w:color="auto"/>
        <w:left w:val="none" w:sz="0" w:space="0" w:color="auto"/>
        <w:bottom w:val="none" w:sz="0" w:space="0" w:color="auto"/>
        <w:right w:val="none" w:sz="0" w:space="0" w:color="auto"/>
      </w:divBdr>
    </w:div>
    <w:div w:id="1626811359">
      <w:bodyDiv w:val="1"/>
      <w:marLeft w:val="0"/>
      <w:marRight w:val="0"/>
      <w:marTop w:val="0"/>
      <w:marBottom w:val="0"/>
      <w:divBdr>
        <w:top w:val="none" w:sz="0" w:space="0" w:color="auto"/>
        <w:left w:val="none" w:sz="0" w:space="0" w:color="auto"/>
        <w:bottom w:val="none" w:sz="0" w:space="0" w:color="auto"/>
        <w:right w:val="none" w:sz="0" w:space="0" w:color="auto"/>
      </w:divBdr>
    </w:div>
    <w:div w:id="1627615560">
      <w:bodyDiv w:val="1"/>
      <w:marLeft w:val="0"/>
      <w:marRight w:val="0"/>
      <w:marTop w:val="0"/>
      <w:marBottom w:val="0"/>
      <w:divBdr>
        <w:top w:val="none" w:sz="0" w:space="0" w:color="auto"/>
        <w:left w:val="none" w:sz="0" w:space="0" w:color="auto"/>
        <w:bottom w:val="none" w:sz="0" w:space="0" w:color="auto"/>
        <w:right w:val="none" w:sz="0" w:space="0" w:color="auto"/>
      </w:divBdr>
    </w:div>
    <w:div w:id="1628775234">
      <w:bodyDiv w:val="1"/>
      <w:marLeft w:val="0"/>
      <w:marRight w:val="0"/>
      <w:marTop w:val="0"/>
      <w:marBottom w:val="0"/>
      <w:divBdr>
        <w:top w:val="none" w:sz="0" w:space="0" w:color="auto"/>
        <w:left w:val="none" w:sz="0" w:space="0" w:color="auto"/>
        <w:bottom w:val="none" w:sz="0" w:space="0" w:color="auto"/>
        <w:right w:val="none" w:sz="0" w:space="0" w:color="auto"/>
      </w:divBdr>
    </w:div>
    <w:div w:id="1628971463">
      <w:bodyDiv w:val="1"/>
      <w:marLeft w:val="0"/>
      <w:marRight w:val="0"/>
      <w:marTop w:val="0"/>
      <w:marBottom w:val="0"/>
      <w:divBdr>
        <w:top w:val="none" w:sz="0" w:space="0" w:color="auto"/>
        <w:left w:val="none" w:sz="0" w:space="0" w:color="auto"/>
        <w:bottom w:val="none" w:sz="0" w:space="0" w:color="auto"/>
        <w:right w:val="none" w:sz="0" w:space="0" w:color="auto"/>
      </w:divBdr>
    </w:div>
    <w:div w:id="1635401849">
      <w:bodyDiv w:val="1"/>
      <w:marLeft w:val="0"/>
      <w:marRight w:val="0"/>
      <w:marTop w:val="0"/>
      <w:marBottom w:val="0"/>
      <w:divBdr>
        <w:top w:val="none" w:sz="0" w:space="0" w:color="auto"/>
        <w:left w:val="none" w:sz="0" w:space="0" w:color="auto"/>
        <w:bottom w:val="none" w:sz="0" w:space="0" w:color="auto"/>
        <w:right w:val="none" w:sz="0" w:space="0" w:color="auto"/>
      </w:divBdr>
    </w:div>
    <w:div w:id="1644770698">
      <w:bodyDiv w:val="1"/>
      <w:marLeft w:val="0"/>
      <w:marRight w:val="0"/>
      <w:marTop w:val="0"/>
      <w:marBottom w:val="0"/>
      <w:divBdr>
        <w:top w:val="none" w:sz="0" w:space="0" w:color="auto"/>
        <w:left w:val="none" w:sz="0" w:space="0" w:color="auto"/>
        <w:bottom w:val="none" w:sz="0" w:space="0" w:color="auto"/>
        <w:right w:val="none" w:sz="0" w:space="0" w:color="auto"/>
      </w:divBdr>
    </w:div>
    <w:div w:id="1662811849">
      <w:bodyDiv w:val="1"/>
      <w:marLeft w:val="0"/>
      <w:marRight w:val="0"/>
      <w:marTop w:val="0"/>
      <w:marBottom w:val="0"/>
      <w:divBdr>
        <w:top w:val="none" w:sz="0" w:space="0" w:color="auto"/>
        <w:left w:val="none" w:sz="0" w:space="0" w:color="auto"/>
        <w:bottom w:val="none" w:sz="0" w:space="0" w:color="auto"/>
        <w:right w:val="none" w:sz="0" w:space="0" w:color="auto"/>
      </w:divBdr>
    </w:div>
    <w:div w:id="1664622069">
      <w:bodyDiv w:val="1"/>
      <w:marLeft w:val="0"/>
      <w:marRight w:val="0"/>
      <w:marTop w:val="0"/>
      <w:marBottom w:val="0"/>
      <w:divBdr>
        <w:top w:val="none" w:sz="0" w:space="0" w:color="auto"/>
        <w:left w:val="none" w:sz="0" w:space="0" w:color="auto"/>
        <w:bottom w:val="none" w:sz="0" w:space="0" w:color="auto"/>
        <w:right w:val="none" w:sz="0" w:space="0" w:color="auto"/>
      </w:divBdr>
      <w:divsChild>
        <w:div w:id="120658882">
          <w:marLeft w:val="0"/>
          <w:marRight w:val="0"/>
          <w:marTop w:val="0"/>
          <w:marBottom w:val="0"/>
          <w:divBdr>
            <w:top w:val="none" w:sz="0" w:space="0" w:color="auto"/>
            <w:left w:val="none" w:sz="0" w:space="0" w:color="auto"/>
            <w:bottom w:val="none" w:sz="0" w:space="0" w:color="auto"/>
            <w:right w:val="none" w:sz="0" w:space="0" w:color="auto"/>
          </w:divBdr>
          <w:divsChild>
            <w:div w:id="474445455">
              <w:marLeft w:val="0"/>
              <w:marRight w:val="0"/>
              <w:marTop w:val="0"/>
              <w:marBottom w:val="0"/>
              <w:divBdr>
                <w:top w:val="none" w:sz="0" w:space="0" w:color="auto"/>
                <w:left w:val="none" w:sz="0" w:space="0" w:color="auto"/>
                <w:bottom w:val="none" w:sz="0" w:space="0" w:color="auto"/>
                <w:right w:val="none" w:sz="0" w:space="0" w:color="auto"/>
              </w:divBdr>
              <w:divsChild>
                <w:div w:id="65426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917485">
      <w:bodyDiv w:val="1"/>
      <w:marLeft w:val="0"/>
      <w:marRight w:val="0"/>
      <w:marTop w:val="0"/>
      <w:marBottom w:val="0"/>
      <w:divBdr>
        <w:top w:val="none" w:sz="0" w:space="0" w:color="auto"/>
        <w:left w:val="none" w:sz="0" w:space="0" w:color="auto"/>
        <w:bottom w:val="none" w:sz="0" w:space="0" w:color="auto"/>
        <w:right w:val="none" w:sz="0" w:space="0" w:color="auto"/>
      </w:divBdr>
    </w:div>
    <w:div w:id="1690789375">
      <w:bodyDiv w:val="1"/>
      <w:marLeft w:val="0"/>
      <w:marRight w:val="0"/>
      <w:marTop w:val="0"/>
      <w:marBottom w:val="0"/>
      <w:divBdr>
        <w:top w:val="none" w:sz="0" w:space="0" w:color="auto"/>
        <w:left w:val="none" w:sz="0" w:space="0" w:color="auto"/>
        <w:bottom w:val="none" w:sz="0" w:space="0" w:color="auto"/>
        <w:right w:val="none" w:sz="0" w:space="0" w:color="auto"/>
      </w:divBdr>
    </w:div>
    <w:div w:id="1710639455">
      <w:bodyDiv w:val="1"/>
      <w:marLeft w:val="0"/>
      <w:marRight w:val="0"/>
      <w:marTop w:val="0"/>
      <w:marBottom w:val="0"/>
      <w:divBdr>
        <w:top w:val="none" w:sz="0" w:space="0" w:color="auto"/>
        <w:left w:val="none" w:sz="0" w:space="0" w:color="auto"/>
        <w:bottom w:val="none" w:sz="0" w:space="0" w:color="auto"/>
        <w:right w:val="none" w:sz="0" w:space="0" w:color="auto"/>
      </w:divBdr>
    </w:div>
    <w:div w:id="1718775954">
      <w:bodyDiv w:val="1"/>
      <w:marLeft w:val="0"/>
      <w:marRight w:val="0"/>
      <w:marTop w:val="0"/>
      <w:marBottom w:val="0"/>
      <w:divBdr>
        <w:top w:val="none" w:sz="0" w:space="0" w:color="auto"/>
        <w:left w:val="none" w:sz="0" w:space="0" w:color="auto"/>
        <w:bottom w:val="none" w:sz="0" w:space="0" w:color="auto"/>
        <w:right w:val="none" w:sz="0" w:space="0" w:color="auto"/>
      </w:divBdr>
    </w:div>
    <w:div w:id="1723823956">
      <w:bodyDiv w:val="1"/>
      <w:marLeft w:val="0"/>
      <w:marRight w:val="0"/>
      <w:marTop w:val="0"/>
      <w:marBottom w:val="0"/>
      <w:divBdr>
        <w:top w:val="none" w:sz="0" w:space="0" w:color="auto"/>
        <w:left w:val="none" w:sz="0" w:space="0" w:color="auto"/>
        <w:bottom w:val="none" w:sz="0" w:space="0" w:color="auto"/>
        <w:right w:val="none" w:sz="0" w:space="0" w:color="auto"/>
      </w:divBdr>
      <w:divsChild>
        <w:div w:id="227963918">
          <w:marLeft w:val="0"/>
          <w:marRight w:val="0"/>
          <w:marTop w:val="0"/>
          <w:marBottom w:val="0"/>
          <w:divBdr>
            <w:top w:val="none" w:sz="0" w:space="0" w:color="auto"/>
            <w:left w:val="none" w:sz="0" w:space="0" w:color="auto"/>
            <w:bottom w:val="none" w:sz="0" w:space="0" w:color="auto"/>
            <w:right w:val="none" w:sz="0" w:space="0" w:color="auto"/>
          </w:divBdr>
          <w:divsChild>
            <w:div w:id="1201671709">
              <w:marLeft w:val="0"/>
              <w:marRight w:val="0"/>
              <w:marTop w:val="0"/>
              <w:marBottom w:val="0"/>
              <w:divBdr>
                <w:top w:val="none" w:sz="0" w:space="0" w:color="auto"/>
                <w:left w:val="none" w:sz="0" w:space="0" w:color="auto"/>
                <w:bottom w:val="none" w:sz="0" w:space="0" w:color="auto"/>
                <w:right w:val="none" w:sz="0" w:space="0" w:color="auto"/>
              </w:divBdr>
              <w:divsChild>
                <w:div w:id="1604532420">
                  <w:marLeft w:val="0"/>
                  <w:marRight w:val="0"/>
                  <w:marTop w:val="0"/>
                  <w:marBottom w:val="0"/>
                  <w:divBdr>
                    <w:top w:val="none" w:sz="0" w:space="0" w:color="auto"/>
                    <w:left w:val="none" w:sz="0" w:space="0" w:color="auto"/>
                    <w:bottom w:val="none" w:sz="0" w:space="0" w:color="auto"/>
                    <w:right w:val="none" w:sz="0" w:space="0" w:color="auto"/>
                  </w:divBdr>
                  <w:divsChild>
                    <w:div w:id="4940719">
                      <w:marLeft w:val="0"/>
                      <w:marRight w:val="0"/>
                      <w:marTop w:val="0"/>
                      <w:marBottom w:val="0"/>
                      <w:divBdr>
                        <w:top w:val="none" w:sz="0" w:space="0" w:color="auto"/>
                        <w:left w:val="none" w:sz="0" w:space="0" w:color="auto"/>
                        <w:bottom w:val="none" w:sz="0" w:space="0" w:color="auto"/>
                        <w:right w:val="none" w:sz="0" w:space="0" w:color="auto"/>
                      </w:divBdr>
                      <w:divsChild>
                        <w:div w:id="427966365">
                          <w:marLeft w:val="0"/>
                          <w:marRight w:val="0"/>
                          <w:marTop w:val="0"/>
                          <w:marBottom w:val="0"/>
                          <w:divBdr>
                            <w:top w:val="none" w:sz="0" w:space="0" w:color="auto"/>
                            <w:left w:val="none" w:sz="0" w:space="0" w:color="auto"/>
                            <w:bottom w:val="none" w:sz="0" w:space="0" w:color="auto"/>
                            <w:right w:val="none" w:sz="0" w:space="0" w:color="auto"/>
                          </w:divBdr>
                          <w:divsChild>
                            <w:div w:id="865753278">
                              <w:marLeft w:val="0"/>
                              <w:marRight w:val="0"/>
                              <w:marTop w:val="0"/>
                              <w:marBottom w:val="0"/>
                              <w:divBdr>
                                <w:top w:val="none" w:sz="0" w:space="0" w:color="auto"/>
                                <w:left w:val="none" w:sz="0" w:space="0" w:color="auto"/>
                                <w:bottom w:val="none" w:sz="0" w:space="0" w:color="auto"/>
                                <w:right w:val="none" w:sz="0" w:space="0" w:color="auto"/>
                              </w:divBdr>
                              <w:divsChild>
                                <w:div w:id="31550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8994542">
      <w:bodyDiv w:val="1"/>
      <w:marLeft w:val="0"/>
      <w:marRight w:val="0"/>
      <w:marTop w:val="0"/>
      <w:marBottom w:val="0"/>
      <w:divBdr>
        <w:top w:val="none" w:sz="0" w:space="0" w:color="auto"/>
        <w:left w:val="none" w:sz="0" w:space="0" w:color="auto"/>
        <w:bottom w:val="none" w:sz="0" w:space="0" w:color="auto"/>
        <w:right w:val="none" w:sz="0" w:space="0" w:color="auto"/>
      </w:divBdr>
    </w:div>
    <w:div w:id="1739160877">
      <w:bodyDiv w:val="1"/>
      <w:marLeft w:val="0"/>
      <w:marRight w:val="0"/>
      <w:marTop w:val="0"/>
      <w:marBottom w:val="0"/>
      <w:divBdr>
        <w:top w:val="none" w:sz="0" w:space="0" w:color="auto"/>
        <w:left w:val="none" w:sz="0" w:space="0" w:color="auto"/>
        <w:bottom w:val="none" w:sz="0" w:space="0" w:color="auto"/>
        <w:right w:val="none" w:sz="0" w:space="0" w:color="auto"/>
      </w:divBdr>
    </w:div>
    <w:div w:id="1741172129">
      <w:bodyDiv w:val="1"/>
      <w:marLeft w:val="0"/>
      <w:marRight w:val="0"/>
      <w:marTop w:val="0"/>
      <w:marBottom w:val="0"/>
      <w:divBdr>
        <w:top w:val="none" w:sz="0" w:space="0" w:color="auto"/>
        <w:left w:val="none" w:sz="0" w:space="0" w:color="auto"/>
        <w:bottom w:val="none" w:sz="0" w:space="0" w:color="auto"/>
        <w:right w:val="none" w:sz="0" w:space="0" w:color="auto"/>
      </w:divBdr>
    </w:div>
    <w:div w:id="1741715170">
      <w:bodyDiv w:val="1"/>
      <w:marLeft w:val="0"/>
      <w:marRight w:val="0"/>
      <w:marTop w:val="0"/>
      <w:marBottom w:val="0"/>
      <w:divBdr>
        <w:top w:val="none" w:sz="0" w:space="0" w:color="auto"/>
        <w:left w:val="none" w:sz="0" w:space="0" w:color="auto"/>
        <w:bottom w:val="none" w:sz="0" w:space="0" w:color="auto"/>
        <w:right w:val="none" w:sz="0" w:space="0" w:color="auto"/>
      </w:divBdr>
    </w:div>
    <w:div w:id="1748111296">
      <w:bodyDiv w:val="1"/>
      <w:marLeft w:val="0"/>
      <w:marRight w:val="0"/>
      <w:marTop w:val="0"/>
      <w:marBottom w:val="0"/>
      <w:divBdr>
        <w:top w:val="none" w:sz="0" w:space="0" w:color="auto"/>
        <w:left w:val="none" w:sz="0" w:space="0" w:color="auto"/>
        <w:bottom w:val="none" w:sz="0" w:space="0" w:color="auto"/>
        <w:right w:val="none" w:sz="0" w:space="0" w:color="auto"/>
      </w:divBdr>
      <w:divsChild>
        <w:div w:id="40522171">
          <w:marLeft w:val="0"/>
          <w:marRight w:val="0"/>
          <w:marTop w:val="0"/>
          <w:marBottom w:val="0"/>
          <w:divBdr>
            <w:top w:val="single" w:sz="2" w:space="0" w:color="E3E3E3"/>
            <w:left w:val="single" w:sz="2" w:space="0" w:color="E3E3E3"/>
            <w:bottom w:val="single" w:sz="2" w:space="0" w:color="E3E3E3"/>
            <w:right w:val="single" w:sz="2" w:space="0" w:color="E3E3E3"/>
          </w:divBdr>
          <w:divsChild>
            <w:div w:id="798108678">
              <w:marLeft w:val="0"/>
              <w:marRight w:val="0"/>
              <w:marTop w:val="0"/>
              <w:marBottom w:val="0"/>
              <w:divBdr>
                <w:top w:val="single" w:sz="2" w:space="0" w:color="E3E3E3"/>
                <w:left w:val="single" w:sz="2" w:space="0" w:color="E3E3E3"/>
                <w:bottom w:val="single" w:sz="2" w:space="0" w:color="E3E3E3"/>
                <w:right w:val="single" w:sz="2" w:space="0" w:color="E3E3E3"/>
              </w:divBdr>
              <w:divsChild>
                <w:div w:id="1469206671">
                  <w:marLeft w:val="0"/>
                  <w:marRight w:val="0"/>
                  <w:marTop w:val="0"/>
                  <w:marBottom w:val="0"/>
                  <w:divBdr>
                    <w:top w:val="single" w:sz="2" w:space="0" w:color="E3E3E3"/>
                    <w:left w:val="single" w:sz="2" w:space="0" w:color="E3E3E3"/>
                    <w:bottom w:val="single" w:sz="2" w:space="0" w:color="E3E3E3"/>
                    <w:right w:val="single" w:sz="2" w:space="0" w:color="E3E3E3"/>
                  </w:divBdr>
                  <w:divsChild>
                    <w:div w:id="273824224">
                      <w:marLeft w:val="0"/>
                      <w:marRight w:val="0"/>
                      <w:marTop w:val="0"/>
                      <w:marBottom w:val="0"/>
                      <w:divBdr>
                        <w:top w:val="single" w:sz="2" w:space="0" w:color="E3E3E3"/>
                        <w:left w:val="single" w:sz="2" w:space="0" w:color="E3E3E3"/>
                        <w:bottom w:val="single" w:sz="2" w:space="0" w:color="E3E3E3"/>
                        <w:right w:val="single" w:sz="2" w:space="0" w:color="E3E3E3"/>
                      </w:divBdr>
                      <w:divsChild>
                        <w:div w:id="1218590511">
                          <w:marLeft w:val="0"/>
                          <w:marRight w:val="0"/>
                          <w:marTop w:val="0"/>
                          <w:marBottom w:val="0"/>
                          <w:divBdr>
                            <w:top w:val="single" w:sz="2" w:space="0" w:color="E3E3E3"/>
                            <w:left w:val="single" w:sz="2" w:space="0" w:color="E3E3E3"/>
                            <w:bottom w:val="single" w:sz="2" w:space="0" w:color="E3E3E3"/>
                            <w:right w:val="single" w:sz="2" w:space="0" w:color="E3E3E3"/>
                          </w:divBdr>
                          <w:divsChild>
                            <w:div w:id="1169522172">
                              <w:marLeft w:val="0"/>
                              <w:marRight w:val="0"/>
                              <w:marTop w:val="100"/>
                              <w:marBottom w:val="100"/>
                              <w:divBdr>
                                <w:top w:val="single" w:sz="2" w:space="0" w:color="E3E3E3"/>
                                <w:left w:val="single" w:sz="2" w:space="0" w:color="E3E3E3"/>
                                <w:bottom w:val="single" w:sz="2" w:space="0" w:color="E3E3E3"/>
                                <w:right w:val="single" w:sz="2" w:space="0" w:color="E3E3E3"/>
                              </w:divBdr>
                              <w:divsChild>
                                <w:div w:id="571696560">
                                  <w:marLeft w:val="0"/>
                                  <w:marRight w:val="0"/>
                                  <w:marTop w:val="0"/>
                                  <w:marBottom w:val="0"/>
                                  <w:divBdr>
                                    <w:top w:val="single" w:sz="2" w:space="0" w:color="E3E3E3"/>
                                    <w:left w:val="single" w:sz="2" w:space="0" w:color="E3E3E3"/>
                                    <w:bottom w:val="single" w:sz="2" w:space="0" w:color="E3E3E3"/>
                                    <w:right w:val="single" w:sz="2" w:space="0" w:color="E3E3E3"/>
                                  </w:divBdr>
                                  <w:divsChild>
                                    <w:div w:id="407463097">
                                      <w:marLeft w:val="0"/>
                                      <w:marRight w:val="0"/>
                                      <w:marTop w:val="0"/>
                                      <w:marBottom w:val="0"/>
                                      <w:divBdr>
                                        <w:top w:val="single" w:sz="2" w:space="0" w:color="E3E3E3"/>
                                        <w:left w:val="single" w:sz="2" w:space="0" w:color="E3E3E3"/>
                                        <w:bottom w:val="single" w:sz="2" w:space="0" w:color="E3E3E3"/>
                                        <w:right w:val="single" w:sz="2" w:space="0" w:color="E3E3E3"/>
                                      </w:divBdr>
                                      <w:divsChild>
                                        <w:div w:id="297225065">
                                          <w:marLeft w:val="0"/>
                                          <w:marRight w:val="0"/>
                                          <w:marTop w:val="0"/>
                                          <w:marBottom w:val="0"/>
                                          <w:divBdr>
                                            <w:top w:val="single" w:sz="2" w:space="0" w:color="E3E3E3"/>
                                            <w:left w:val="single" w:sz="2" w:space="0" w:color="E3E3E3"/>
                                            <w:bottom w:val="single" w:sz="2" w:space="0" w:color="E3E3E3"/>
                                            <w:right w:val="single" w:sz="2" w:space="0" w:color="E3E3E3"/>
                                          </w:divBdr>
                                          <w:divsChild>
                                            <w:div w:id="1178234715">
                                              <w:marLeft w:val="0"/>
                                              <w:marRight w:val="0"/>
                                              <w:marTop w:val="0"/>
                                              <w:marBottom w:val="0"/>
                                              <w:divBdr>
                                                <w:top w:val="single" w:sz="2" w:space="0" w:color="E3E3E3"/>
                                                <w:left w:val="single" w:sz="2" w:space="0" w:color="E3E3E3"/>
                                                <w:bottom w:val="single" w:sz="2" w:space="0" w:color="E3E3E3"/>
                                                <w:right w:val="single" w:sz="2" w:space="0" w:color="E3E3E3"/>
                                              </w:divBdr>
                                              <w:divsChild>
                                                <w:div w:id="1763338646">
                                                  <w:marLeft w:val="0"/>
                                                  <w:marRight w:val="0"/>
                                                  <w:marTop w:val="0"/>
                                                  <w:marBottom w:val="0"/>
                                                  <w:divBdr>
                                                    <w:top w:val="single" w:sz="2" w:space="0" w:color="E3E3E3"/>
                                                    <w:left w:val="single" w:sz="2" w:space="0" w:color="E3E3E3"/>
                                                    <w:bottom w:val="single" w:sz="2" w:space="0" w:color="E3E3E3"/>
                                                    <w:right w:val="single" w:sz="2" w:space="0" w:color="E3E3E3"/>
                                                  </w:divBdr>
                                                  <w:divsChild>
                                                    <w:div w:id="20430891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87812163">
          <w:marLeft w:val="0"/>
          <w:marRight w:val="0"/>
          <w:marTop w:val="0"/>
          <w:marBottom w:val="0"/>
          <w:divBdr>
            <w:top w:val="none" w:sz="0" w:space="0" w:color="auto"/>
            <w:left w:val="none" w:sz="0" w:space="0" w:color="auto"/>
            <w:bottom w:val="none" w:sz="0" w:space="0" w:color="auto"/>
            <w:right w:val="none" w:sz="0" w:space="0" w:color="auto"/>
          </w:divBdr>
        </w:div>
      </w:divsChild>
    </w:div>
    <w:div w:id="1749960191">
      <w:bodyDiv w:val="1"/>
      <w:marLeft w:val="0"/>
      <w:marRight w:val="0"/>
      <w:marTop w:val="0"/>
      <w:marBottom w:val="0"/>
      <w:divBdr>
        <w:top w:val="none" w:sz="0" w:space="0" w:color="auto"/>
        <w:left w:val="none" w:sz="0" w:space="0" w:color="auto"/>
        <w:bottom w:val="none" w:sz="0" w:space="0" w:color="auto"/>
        <w:right w:val="none" w:sz="0" w:space="0" w:color="auto"/>
      </w:divBdr>
    </w:div>
    <w:div w:id="1754743399">
      <w:bodyDiv w:val="1"/>
      <w:marLeft w:val="0"/>
      <w:marRight w:val="0"/>
      <w:marTop w:val="0"/>
      <w:marBottom w:val="0"/>
      <w:divBdr>
        <w:top w:val="none" w:sz="0" w:space="0" w:color="auto"/>
        <w:left w:val="none" w:sz="0" w:space="0" w:color="auto"/>
        <w:bottom w:val="none" w:sz="0" w:space="0" w:color="auto"/>
        <w:right w:val="none" w:sz="0" w:space="0" w:color="auto"/>
      </w:divBdr>
    </w:div>
    <w:div w:id="1782727065">
      <w:bodyDiv w:val="1"/>
      <w:marLeft w:val="0"/>
      <w:marRight w:val="0"/>
      <w:marTop w:val="0"/>
      <w:marBottom w:val="0"/>
      <w:divBdr>
        <w:top w:val="none" w:sz="0" w:space="0" w:color="auto"/>
        <w:left w:val="none" w:sz="0" w:space="0" w:color="auto"/>
        <w:bottom w:val="none" w:sz="0" w:space="0" w:color="auto"/>
        <w:right w:val="none" w:sz="0" w:space="0" w:color="auto"/>
      </w:divBdr>
    </w:div>
    <w:div w:id="1839420070">
      <w:bodyDiv w:val="1"/>
      <w:marLeft w:val="0"/>
      <w:marRight w:val="0"/>
      <w:marTop w:val="0"/>
      <w:marBottom w:val="0"/>
      <w:divBdr>
        <w:top w:val="none" w:sz="0" w:space="0" w:color="auto"/>
        <w:left w:val="none" w:sz="0" w:space="0" w:color="auto"/>
        <w:bottom w:val="none" w:sz="0" w:space="0" w:color="auto"/>
        <w:right w:val="none" w:sz="0" w:space="0" w:color="auto"/>
      </w:divBdr>
    </w:div>
    <w:div w:id="1846699773">
      <w:bodyDiv w:val="1"/>
      <w:marLeft w:val="0"/>
      <w:marRight w:val="0"/>
      <w:marTop w:val="0"/>
      <w:marBottom w:val="0"/>
      <w:divBdr>
        <w:top w:val="none" w:sz="0" w:space="0" w:color="auto"/>
        <w:left w:val="none" w:sz="0" w:space="0" w:color="auto"/>
        <w:bottom w:val="none" w:sz="0" w:space="0" w:color="auto"/>
        <w:right w:val="none" w:sz="0" w:space="0" w:color="auto"/>
      </w:divBdr>
    </w:div>
    <w:div w:id="1851017480">
      <w:bodyDiv w:val="1"/>
      <w:marLeft w:val="0"/>
      <w:marRight w:val="0"/>
      <w:marTop w:val="0"/>
      <w:marBottom w:val="0"/>
      <w:divBdr>
        <w:top w:val="none" w:sz="0" w:space="0" w:color="auto"/>
        <w:left w:val="none" w:sz="0" w:space="0" w:color="auto"/>
        <w:bottom w:val="none" w:sz="0" w:space="0" w:color="auto"/>
        <w:right w:val="none" w:sz="0" w:space="0" w:color="auto"/>
      </w:divBdr>
    </w:div>
    <w:div w:id="1877042995">
      <w:bodyDiv w:val="1"/>
      <w:marLeft w:val="0"/>
      <w:marRight w:val="0"/>
      <w:marTop w:val="0"/>
      <w:marBottom w:val="0"/>
      <w:divBdr>
        <w:top w:val="none" w:sz="0" w:space="0" w:color="auto"/>
        <w:left w:val="none" w:sz="0" w:space="0" w:color="auto"/>
        <w:bottom w:val="none" w:sz="0" w:space="0" w:color="auto"/>
        <w:right w:val="none" w:sz="0" w:space="0" w:color="auto"/>
      </w:divBdr>
    </w:div>
    <w:div w:id="1878810563">
      <w:bodyDiv w:val="1"/>
      <w:marLeft w:val="0"/>
      <w:marRight w:val="0"/>
      <w:marTop w:val="0"/>
      <w:marBottom w:val="0"/>
      <w:divBdr>
        <w:top w:val="none" w:sz="0" w:space="0" w:color="auto"/>
        <w:left w:val="none" w:sz="0" w:space="0" w:color="auto"/>
        <w:bottom w:val="none" w:sz="0" w:space="0" w:color="auto"/>
        <w:right w:val="none" w:sz="0" w:space="0" w:color="auto"/>
      </w:divBdr>
      <w:divsChild>
        <w:div w:id="1657999918">
          <w:marLeft w:val="0"/>
          <w:marRight w:val="0"/>
          <w:marTop w:val="0"/>
          <w:marBottom w:val="0"/>
          <w:divBdr>
            <w:top w:val="none" w:sz="0" w:space="0" w:color="auto"/>
            <w:left w:val="none" w:sz="0" w:space="0" w:color="auto"/>
            <w:bottom w:val="none" w:sz="0" w:space="0" w:color="auto"/>
            <w:right w:val="none" w:sz="0" w:space="0" w:color="auto"/>
          </w:divBdr>
          <w:divsChild>
            <w:div w:id="1441798875">
              <w:marLeft w:val="0"/>
              <w:marRight w:val="0"/>
              <w:marTop w:val="0"/>
              <w:marBottom w:val="0"/>
              <w:divBdr>
                <w:top w:val="none" w:sz="0" w:space="0" w:color="auto"/>
                <w:left w:val="none" w:sz="0" w:space="0" w:color="auto"/>
                <w:bottom w:val="none" w:sz="0" w:space="0" w:color="auto"/>
                <w:right w:val="none" w:sz="0" w:space="0" w:color="auto"/>
              </w:divBdr>
              <w:divsChild>
                <w:div w:id="4818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675766">
      <w:bodyDiv w:val="1"/>
      <w:marLeft w:val="0"/>
      <w:marRight w:val="0"/>
      <w:marTop w:val="0"/>
      <w:marBottom w:val="0"/>
      <w:divBdr>
        <w:top w:val="none" w:sz="0" w:space="0" w:color="auto"/>
        <w:left w:val="none" w:sz="0" w:space="0" w:color="auto"/>
        <w:bottom w:val="none" w:sz="0" w:space="0" w:color="auto"/>
        <w:right w:val="none" w:sz="0" w:space="0" w:color="auto"/>
      </w:divBdr>
    </w:div>
    <w:div w:id="1896356172">
      <w:bodyDiv w:val="1"/>
      <w:marLeft w:val="0"/>
      <w:marRight w:val="0"/>
      <w:marTop w:val="0"/>
      <w:marBottom w:val="0"/>
      <w:divBdr>
        <w:top w:val="none" w:sz="0" w:space="0" w:color="auto"/>
        <w:left w:val="none" w:sz="0" w:space="0" w:color="auto"/>
        <w:bottom w:val="none" w:sz="0" w:space="0" w:color="auto"/>
        <w:right w:val="none" w:sz="0" w:space="0" w:color="auto"/>
      </w:divBdr>
    </w:div>
    <w:div w:id="1902711496">
      <w:bodyDiv w:val="1"/>
      <w:marLeft w:val="0"/>
      <w:marRight w:val="0"/>
      <w:marTop w:val="0"/>
      <w:marBottom w:val="0"/>
      <w:divBdr>
        <w:top w:val="none" w:sz="0" w:space="0" w:color="auto"/>
        <w:left w:val="none" w:sz="0" w:space="0" w:color="auto"/>
        <w:bottom w:val="none" w:sz="0" w:space="0" w:color="auto"/>
        <w:right w:val="none" w:sz="0" w:space="0" w:color="auto"/>
      </w:divBdr>
    </w:div>
    <w:div w:id="1919825689">
      <w:bodyDiv w:val="1"/>
      <w:marLeft w:val="0"/>
      <w:marRight w:val="0"/>
      <w:marTop w:val="0"/>
      <w:marBottom w:val="0"/>
      <w:divBdr>
        <w:top w:val="none" w:sz="0" w:space="0" w:color="auto"/>
        <w:left w:val="none" w:sz="0" w:space="0" w:color="auto"/>
        <w:bottom w:val="none" w:sz="0" w:space="0" w:color="auto"/>
        <w:right w:val="none" w:sz="0" w:space="0" w:color="auto"/>
      </w:divBdr>
    </w:div>
    <w:div w:id="1924413990">
      <w:bodyDiv w:val="1"/>
      <w:marLeft w:val="0"/>
      <w:marRight w:val="0"/>
      <w:marTop w:val="0"/>
      <w:marBottom w:val="0"/>
      <w:divBdr>
        <w:top w:val="none" w:sz="0" w:space="0" w:color="auto"/>
        <w:left w:val="none" w:sz="0" w:space="0" w:color="auto"/>
        <w:bottom w:val="none" w:sz="0" w:space="0" w:color="auto"/>
        <w:right w:val="none" w:sz="0" w:space="0" w:color="auto"/>
      </w:divBdr>
    </w:div>
    <w:div w:id="1926331453">
      <w:bodyDiv w:val="1"/>
      <w:marLeft w:val="0"/>
      <w:marRight w:val="0"/>
      <w:marTop w:val="0"/>
      <w:marBottom w:val="0"/>
      <w:divBdr>
        <w:top w:val="none" w:sz="0" w:space="0" w:color="auto"/>
        <w:left w:val="none" w:sz="0" w:space="0" w:color="auto"/>
        <w:bottom w:val="none" w:sz="0" w:space="0" w:color="auto"/>
        <w:right w:val="none" w:sz="0" w:space="0" w:color="auto"/>
      </w:divBdr>
    </w:div>
    <w:div w:id="1937325117">
      <w:bodyDiv w:val="1"/>
      <w:marLeft w:val="0"/>
      <w:marRight w:val="0"/>
      <w:marTop w:val="0"/>
      <w:marBottom w:val="0"/>
      <w:divBdr>
        <w:top w:val="none" w:sz="0" w:space="0" w:color="auto"/>
        <w:left w:val="none" w:sz="0" w:space="0" w:color="auto"/>
        <w:bottom w:val="none" w:sz="0" w:space="0" w:color="auto"/>
        <w:right w:val="none" w:sz="0" w:space="0" w:color="auto"/>
      </w:divBdr>
    </w:div>
    <w:div w:id="1943955372">
      <w:bodyDiv w:val="1"/>
      <w:marLeft w:val="0"/>
      <w:marRight w:val="0"/>
      <w:marTop w:val="0"/>
      <w:marBottom w:val="0"/>
      <w:divBdr>
        <w:top w:val="none" w:sz="0" w:space="0" w:color="auto"/>
        <w:left w:val="none" w:sz="0" w:space="0" w:color="auto"/>
        <w:bottom w:val="none" w:sz="0" w:space="0" w:color="auto"/>
        <w:right w:val="none" w:sz="0" w:space="0" w:color="auto"/>
      </w:divBdr>
    </w:div>
    <w:div w:id="1957560956">
      <w:bodyDiv w:val="1"/>
      <w:marLeft w:val="0"/>
      <w:marRight w:val="0"/>
      <w:marTop w:val="0"/>
      <w:marBottom w:val="0"/>
      <w:divBdr>
        <w:top w:val="none" w:sz="0" w:space="0" w:color="auto"/>
        <w:left w:val="none" w:sz="0" w:space="0" w:color="auto"/>
        <w:bottom w:val="none" w:sz="0" w:space="0" w:color="auto"/>
        <w:right w:val="none" w:sz="0" w:space="0" w:color="auto"/>
      </w:divBdr>
    </w:div>
    <w:div w:id="1967539739">
      <w:bodyDiv w:val="1"/>
      <w:marLeft w:val="0"/>
      <w:marRight w:val="0"/>
      <w:marTop w:val="0"/>
      <w:marBottom w:val="0"/>
      <w:divBdr>
        <w:top w:val="none" w:sz="0" w:space="0" w:color="auto"/>
        <w:left w:val="none" w:sz="0" w:space="0" w:color="auto"/>
        <w:bottom w:val="none" w:sz="0" w:space="0" w:color="auto"/>
        <w:right w:val="none" w:sz="0" w:space="0" w:color="auto"/>
      </w:divBdr>
    </w:div>
    <w:div w:id="1979994535">
      <w:bodyDiv w:val="1"/>
      <w:marLeft w:val="0"/>
      <w:marRight w:val="0"/>
      <w:marTop w:val="0"/>
      <w:marBottom w:val="0"/>
      <w:divBdr>
        <w:top w:val="none" w:sz="0" w:space="0" w:color="auto"/>
        <w:left w:val="none" w:sz="0" w:space="0" w:color="auto"/>
        <w:bottom w:val="none" w:sz="0" w:space="0" w:color="auto"/>
        <w:right w:val="none" w:sz="0" w:space="0" w:color="auto"/>
      </w:divBdr>
    </w:div>
    <w:div w:id="2016876198">
      <w:bodyDiv w:val="1"/>
      <w:marLeft w:val="0"/>
      <w:marRight w:val="0"/>
      <w:marTop w:val="0"/>
      <w:marBottom w:val="0"/>
      <w:divBdr>
        <w:top w:val="none" w:sz="0" w:space="0" w:color="auto"/>
        <w:left w:val="none" w:sz="0" w:space="0" w:color="auto"/>
        <w:bottom w:val="none" w:sz="0" w:space="0" w:color="auto"/>
        <w:right w:val="none" w:sz="0" w:space="0" w:color="auto"/>
      </w:divBdr>
    </w:div>
    <w:div w:id="2018844389">
      <w:bodyDiv w:val="1"/>
      <w:marLeft w:val="0"/>
      <w:marRight w:val="0"/>
      <w:marTop w:val="0"/>
      <w:marBottom w:val="0"/>
      <w:divBdr>
        <w:top w:val="none" w:sz="0" w:space="0" w:color="auto"/>
        <w:left w:val="none" w:sz="0" w:space="0" w:color="auto"/>
        <w:bottom w:val="none" w:sz="0" w:space="0" w:color="auto"/>
        <w:right w:val="none" w:sz="0" w:space="0" w:color="auto"/>
      </w:divBdr>
    </w:div>
    <w:div w:id="2042048467">
      <w:bodyDiv w:val="1"/>
      <w:marLeft w:val="0"/>
      <w:marRight w:val="0"/>
      <w:marTop w:val="0"/>
      <w:marBottom w:val="0"/>
      <w:divBdr>
        <w:top w:val="none" w:sz="0" w:space="0" w:color="auto"/>
        <w:left w:val="none" w:sz="0" w:space="0" w:color="auto"/>
        <w:bottom w:val="none" w:sz="0" w:space="0" w:color="auto"/>
        <w:right w:val="none" w:sz="0" w:space="0" w:color="auto"/>
      </w:divBdr>
    </w:div>
    <w:div w:id="2061709325">
      <w:bodyDiv w:val="1"/>
      <w:marLeft w:val="0"/>
      <w:marRight w:val="0"/>
      <w:marTop w:val="0"/>
      <w:marBottom w:val="0"/>
      <w:divBdr>
        <w:top w:val="none" w:sz="0" w:space="0" w:color="auto"/>
        <w:left w:val="none" w:sz="0" w:space="0" w:color="auto"/>
        <w:bottom w:val="none" w:sz="0" w:space="0" w:color="auto"/>
        <w:right w:val="none" w:sz="0" w:space="0" w:color="auto"/>
      </w:divBdr>
    </w:div>
    <w:div w:id="2081369928">
      <w:bodyDiv w:val="1"/>
      <w:marLeft w:val="0"/>
      <w:marRight w:val="0"/>
      <w:marTop w:val="0"/>
      <w:marBottom w:val="0"/>
      <w:divBdr>
        <w:top w:val="none" w:sz="0" w:space="0" w:color="auto"/>
        <w:left w:val="none" w:sz="0" w:space="0" w:color="auto"/>
        <w:bottom w:val="none" w:sz="0" w:space="0" w:color="auto"/>
        <w:right w:val="none" w:sz="0" w:space="0" w:color="auto"/>
      </w:divBdr>
    </w:div>
    <w:div w:id="2107730544">
      <w:bodyDiv w:val="1"/>
      <w:marLeft w:val="0"/>
      <w:marRight w:val="0"/>
      <w:marTop w:val="0"/>
      <w:marBottom w:val="0"/>
      <w:divBdr>
        <w:top w:val="none" w:sz="0" w:space="0" w:color="auto"/>
        <w:left w:val="none" w:sz="0" w:space="0" w:color="auto"/>
        <w:bottom w:val="none" w:sz="0" w:space="0" w:color="auto"/>
        <w:right w:val="none" w:sz="0" w:space="0" w:color="auto"/>
      </w:divBdr>
    </w:div>
    <w:div w:id="2128884331">
      <w:bodyDiv w:val="1"/>
      <w:marLeft w:val="0"/>
      <w:marRight w:val="0"/>
      <w:marTop w:val="0"/>
      <w:marBottom w:val="0"/>
      <w:divBdr>
        <w:top w:val="none" w:sz="0" w:space="0" w:color="auto"/>
        <w:left w:val="none" w:sz="0" w:space="0" w:color="auto"/>
        <w:bottom w:val="none" w:sz="0" w:space="0" w:color="auto"/>
        <w:right w:val="none" w:sz="0" w:space="0" w:color="auto"/>
      </w:divBdr>
      <w:divsChild>
        <w:div w:id="1245842137">
          <w:marLeft w:val="0"/>
          <w:marRight w:val="0"/>
          <w:marTop w:val="0"/>
          <w:marBottom w:val="0"/>
          <w:divBdr>
            <w:top w:val="none" w:sz="0" w:space="0" w:color="auto"/>
            <w:left w:val="none" w:sz="0" w:space="0" w:color="auto"/>
            <w:bottom w:val="none" w:sz="0" w:space="0" w:color="auto"/>
            <w:right w:val="none" w:sz="0" w:space="0" w:color="auto"/>
          </w:divBdr>
        </w:div>
        <w:div w:id="675110809">
          <w:marLeft w:val="0"/>
          <w:marRight w:val="0"/>
          <w:marTop w:val="0"/>
          <w:marBottom w:val="0"/>
          <w:divBdr>
            <w:top w:val="none" w:sz="0" w:space="0" w:color="auto"/>
            <w:left w:val="none" w:sz="0" w:space="0" w:color="auto"/>
            <w:bottom w:val="none" w:sz="0" w:space="0" w:color="auto"/>
            <w:right w:val="none" w:sz="0" w:space="0" w:color="auto"/>
          </w:divBdr>
        </w:div>
        <w:div w:id="307713748">
          <w:marLeft w:val="0"/>
          <w:marRight w:val="0"/>
          <w:marTop w:val="0"/>
          <w:marBottom w:val="0"/>
          <w:divBdr>
            <w:top w:val="none" w:sz="0" w:space="0" w:color="auto"/>
            <w:left w:val="none" w:sz="0" w:space="0" w:color="auto"/>
            <w:bottom w:val="none" w:sz="0" w:space="0" w:color="auto"/>
            <w:right w:val="none" w:sz="0" w:space="0" w:color="auto"/>
          </w:divBdr>
        </w:div>
        <w:div w:id="840042734">
          <w:marLeft w:val="0"/>
          <w:marRight w:val="0"/>
          <w:marTop w:val="0"/>
          <w:marBottom w:val="0"/>
          <w:divBdr>
            <w:top w:val="none" w:sz="0" w:space="0" w:color="auto"/>
            <w:left w:val="none" w:sz="0" w:space="0" w:color="auto"/>
            <w:bottom w:val="none" w:sz="0" w:space="0" w:color="auto"/>
            <w:right w:val="none" w:sz="0" w:space="0" w:color="auto"/>
          </w:divBdr>
        </w:div>
        <w:div w:id="770467320">
          <w:marLeft w:val="0"/>
          <w:marRight w:val="0"/>
          <w:marTop w:val="0"/>
          <w:marBottom w:val="0"/>
          <w:divBdr>
            <w:top w:val="none" w:sz="0" w:space="0" w:color="auto"/>
            <w:left w:val="none" w:sz="0" w:space="0" w:color="auto"/>
            <w:bottom w:val="none" w:sz="0" w:space="0" w:color="auto"/>
            <w:right w:val="none" w:sz="0" w:space="0" w:color="auto"/>
          </w:divBdr>
        </w:div>
        <w:div w:id="2127040179">
          <w:marLeft w:val="0"/>
          <w:marRight w:val="0"/>
          <w:marTop w:val="0"/>
          <w:marBottom w:val="0"/>
          <w:divBdr>
            <w:top w:val="none" w:sz="0" w:space="0" w:color="auto"/>
            <w:left w:val="none" w:sz="0" w:space="0" w:color="auto"/>
            <w:bottom w:val="none" w:sz="0" w:space="0" w:color="auto"/>
            <w:right w:val="none" w:sz="0" w:space="0" w:color="auto"/>
          </w:divBdr>
        </w:div>
        <w:div w:id="1928228631">
          <w:marLeft w:val="0"/>
          <w:marRight w:val="0"/>
          <w:marTop w:val="0"/>
          <w:marBottom w:val="0"/>
          <w:divBdr>
            <w:top w:val="none" w:sz="0" w:space="0" w:color="auto"/>
            <w:left w:val="none" w:sz="0" w:space="0" w:color="auto"/>
            <w:bottom w:val="none" w:sz="0" w:space="0" w:color="auto"/>
            <w:right w:val="none" w:sz="0" w:space="0" w:color="auto"/>
          </w:divBdr>
        </w:div>
        <w:div w:id="1534923252">
          <w:marLeft w:val="0"/>
          <w:marRight w:val="0"/>
          <w:marTop w:val="0"/>
          <w:marBottom w:val="0"/>
          <w:divBdr>
            <w:top w:val="none" w:sz="0" w:space="0" w:color="auto"/>
            <w:left w:val="none" w:sz="0" w:space="0" w:color="auto"/>
            <w:bottom w:val="none" w:sz="0" w:space="0" w:color="auto"/>
            <w:right w:val="none" w:sz="0" w:space="0" w:color="auto"/>
          </w:divBdr>
        </w:div>
        <w:div w:id="1577742847">
          <w:marLeft w:val="0"/>
          <w:marRight w:val="0"/>
          <w:marTop w:val="0"/>
          <w:marBottom w:val="0"/>
          <w:divBdr>
            <w:top w:val="none" w:sz="0" w:space="0" w:color="auto"/>
            <w:left w:val="none" w:sz="0" w:space="0" w:color="auto"/>
            <w:bottom w:val="none" w:sz="0" w:space="0" w:color="auto"/>
            <w:right w:val="none" w:sz="0" w:space="0" w:color="auto"/>
          </w:divBdr>
        </w:div>
        <w:div w:id="1673292611">
          <w:marLeft w:val="0"/>
          <w:marRight w:val="0"/>
          <w:marTop w:val="0"/>
          <w:marBottom w:val="0"/>
          <w:divBdr>
            <w:top w:val="none" w:sz="0" w:space="0" w:color="auto"/>
            <w:left w:val="none" w:sz="0" w:space="0" w:color="auto"/>
            <w:bottom w:val="none" w:sz="0" w:space="0" w:color="auto"/>
            <w:right w:val="none" w:sz="0" w:space="0" w:color="auto"/>
          </w:divBdr>
        </w:div>
        <w:div w:id="61565735">
          <w:marLeft w:val="0"/>
          <w:marRight w:val="0"/>
          <w:marTop w:val="0"/>
          <w:marBottom w:val="0"/>
          <w:divBdr>
            <w:top w:val="none" w:sz="0" w:space="0" w:color="auto"/>
            <w:left w:val="none" w:sz="0" w:space="0" w:color="auto"/>
            <w:bottom w:val="none" w:sz="0" w:space="0" w:color="auto"/>
            <w:right w:val="none" w:sz="0" w:space="0" w:color="auto"/>
          </w:divBdr>
        </w:div>
        <w:div w:id="1330252664">
          <w:marLeft w:val="0"/>
          <w:marRight w:val="0"/>
          <w:marTop w:val="0"/>
          <w:marBottom w:val="0"/>
          <w:divBdr>
            <w:top w:val="none" w:sz="0" w:space="0" w:color="auto"/>
            <w:left w:val="none" w:sz="0" w:space="0" w:color="auto"/>
            <w:bottom w:val="none" w:sz="0" w:space="0" w:color="auto"/>
            <w:right w:val="none" w:sz="0" w:space="0" w:color="auto"/>
          </w:divBdr>
        </w:div>
        <w:div w:id="363874498">
          <w:marLeft w:val="0"/>
          <w:marRight w:val="0"/>
          <w:marTop w:val="0"/>
          <w:marBottom w:val="0"/>
          <w:divBdr>
            <w:top w:val="none" w:sz="0" w:space="0" w:color="auto"/>
            <w:left w:val="none" w:sz="0" w:space="0" w:color="auto"/>
            <w:bottom w:val="none" w:sz="0" w:space="0" w:color="auto"/>
            <w:right w:val="none" w:sz="0" w:space="0" w:color="auto"/>
          </w:divBdr>
        </w:div>
        <w:div w:id="12661087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jpeg"/><Relationship Id="rId17" Type="http://schemas.microsoft.com/office/2007/relationships/hdphoto" Target="media/hdphoto1.wdp"/><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07/relationships/hdphoto" Target="media/hdphoto4.wdp"/><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image" Target="media/image3.png"/><Relationship Id="rId19" Type="http://schemas.microsoft.com/office/2007/relationships/hdphoto" Target="media/hdphoto2.wdp"/><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microsoft.com/office/2007/relationships/hdphoto" Target="media/hdphoto3.wdp"/><Relationship Id="rId27" Type="http://schemas.openxmlformats.org/officeDocument/2006/relationships/header" Target="header2.xml"/><Relationship Id="rId30" Type="http://schemas.openxmlformats.org/officeDocument/2006/relationships/footer" Target="footer3.xml"/><Relationship Id="rId8" Type="http://schemas.openxmlformats.org/officeDocument/2006/relationships/image" Target="media/image1.jpeg"/></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_rels/footer2.xml.rels><?xml version="1.0" encoding="UTF-8" standalone="yes"?>
<Relationships xmlns="http://schemas.openxmlformats.org/package/2006/relationships"><Relationship Id="rId1" Type="http://schemas.openxmlformats.org/officeDocument/2006/relationships/image" Target="media/image17.jpeg"/></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_rels/header2.xml.rels><?xml version="1.0" encoding="UTF-8" standalone="yes"?>
<Relationships xmlns="http://schemas.openxmlformats.org/package/2006/relationships"><Relationship Id="rId1" Type="http://schemas.openxmlformats.org/officeDocument/2006/relationships/image" Target="media/image1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lum\Desktop\Tesi\Documentation\SERLAB%20Technical%20Report.do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C3CB022-6730-4394-8E53-9113B2251462}">
  <we:reference id="wa104099688" version="1.3.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Wik24</b:Tag>
    <b:SourceType>InternetSite</b:SourceType>
    <b:Guid>{E7058A0B-7100-4408-B0B0-04D65D96F446}</b:Guid>
    <b:Title>Wikipedia</b:Title>
    <b:Year>2024</b:Year>
    <b:Month>Marzo</b:Month>
    <b:Day>11</b:Day>
    <b:URL>https://it.wikipedia.org/wiki/Internet_delle_cose</b:URL>
    <b:RefOrder>3</b:RefOrder>
  </b:Source>
  <b:Source>
    <b:Tag>Cis23</b:Tag>
    <b:SourceType>InternetSite</b:SourceType>
    <b:Guid>{29EFECCA-EFA7-4BB7-994F-9BF91046CE35}</b:Guid>
    <b:Title>Cisco</b:Title>
    <b:Year>2023</b:Year>
    <b:URL>https://www.learncisco.net/courses/iins/common-security-threats/information-security-and-common-threats.html</b:URL>
    <b:RefOrder>2</b:RefOrder>
  </b:Source>
  <b:Source>
    <b:Tag>1</b:Tag>
    <b:SourceType>InternetSite</b:SourceType>
    <b:Guid>{F5C08205-4561-46C9-BD83-7D37082D36DE}</b:Guid>
    <b:Title>Cisco</b:Title>
    <b:Year>2022</b:Year>
    <b:URL>https://www.cisco.com/c/it_it/products/security/what-is-cybersecurity.html</b:URL>
    <b:RefOrder>1</b:RefOrder>
  </b:Source>
</b:Sources>
</file>

<file path=customXml/itemProps1.xml><?xml version="1.0" encoding="utf-8"?>
<ds:datastoreItem xmlns:ds="http://schemas.openxmlformats.org/officeDocument/2006/customXml" ds:itemID="{45AE9465-FFBC-4256-AD70-DFB0E83C2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SERLAB Technical Report.dot</Template>
  <TotalTime>2523</TotalTime>
  <Pages>42</Pages>
  <Words>7591</Words>
  <Characters>43273</Characters>
  <Application>Microsoft Office Word</Application>
  <DocSecurity>0</DocSecurity>
  <Lines>360</Lines>
  <Paragraphs>101</Paragraphs>
  <ScaleCrop>false</ScaleCrop>
  <HeadingPairs>
    <vt:vector size="2" baseType="variant">
      <vt:variant>
        <vt:lpstr>Titolo</vt:lpstr>
      </vt:variant>
      <vt:variant>
        <vt:i4>1</vt:i4>
      </vt:variant>
    </vt:vector>
  </HeadingPairs>
  <TitlesOfParts>
    <vt:vector size="1" baseType="lpstr">
      <vt:lpstr>Technical report serlab</vt:lpstr>
    </vt:vector>
  </TitlesOfParts>
  <Company>SERLAB</Company>
  <LinksUpToDate>false</LinksUpToDate>
  <CharactersWithSpaces>50763</CharactersWithSpaces>
  <SharedDoc>false</SharedDoc>
  <HLinks>
    <vt:vector size="78" baseType="variant">
      <vt:variant>
        <vt:i4>1703995</vt:i4>
      </vt:variant>
      <vt:variant>
        <vt:i4>74</vt:i4>
      </vt:variant>
      <vt:variant>
        <vt:i4>0</vt:i4>
      </vt:variant>
      <vt:variant>
        <vt:i4>5</vt:i4>
      </vt:variant>
      <vt:variant>
        <vt:lpwstr/>
      </vt:variant>
      <vt:variant>
        <vt:lpwstr>_Toc189562528</vt:lpwstr>
      </vt:variant>
      <vt:variant>
        <vt:i4>1703995</vt:i4>
      </vt:variant>
      <vt:variant>
        <vt:i4>68</vt:i4>
      </vt:variant>
      <vt:variant>
        <vt:i4>0</vt:i4>
      </vt:variant>
      <vt:variant>
        <vt:i4>5</vt:i4>
      </vt:variant>
      <vt:variant>
        <vt:lpwstr/>
      </vt:variant>
      <vt:variant>
        <vt:lpwstr>_Toc189562527</vt:lpwstr>
      </vt:variant>
      <vt:variant>
        <vt:i4>1703995</vt:i4>
      </vt:variant>
      <vt:variant>
        <vt:i4>62</vt:i4>
      </vt:variant>
      <vt:variant>
        <vt:i4>0</vt:i4>
      </vt:variant>
      <vt:variant>
        <vt:i4>5</vt:i4>
      </vt:variant>
      <vt:variant>
        <vt:lpwstr/>
      </vt:variant>
      <vt:variant>
        <vt:lpwstr>_Toc189562526</vt:lpwstr>
      </vt:variant>
      <vt:variant>
        <vt:i4>1703995</vt:i4>
      </vt:variant>
      <vt:variant>
        <vt:i4>56</vt:i4>
      </vt:variant>
      <vt:variant>
        <vt:i4>0</vt:i4>
      </vt:variant>
      <vt:variant>
        <vt:i4>5</vt:i4>
      </vt:variant>
      <vt:variant>
        <vt:lpwstr/>
      </vt:variant>
      <vt:variant>
        <vt:lpwstr>_Toc189562525</vt:lpwstr>
      </vt:variant>
      <vt:variant>
        <vt:i4>1703995</vt:i4>
      </vt:variant>
      <vt:variant>
        <vt:i4>50</vt:i4>
      </vt:variant>
      <vt:variant>
        <vt:i4>0</vt:i4>
      </vt:variant>
      <vt:variant>
        <vt:i4>5</vt:i4>
      </vt:variant>
      <vt:variant>
        <vt:lpwstr/>
      </vt:variant>
      <vt:variant>
        <vt:lpwstr>_Toc189562524</vt:lpwstr>
      </vt:variant>
      <vt:variant>
        <vt:i4>1703995</vt:i4>
      </vt:variant>
      <vt:variant>
        <vt:i4>44</vt:i4>
      </vt:variant>
      <vt:variant>
        <vt:i4>0</vt:i4>
      </vt:variant>
      <vt:variant>
        <vt:i4>5</vt:i4>
      </vt:variant>
      <vt:variant>
        <vt:lpwstr/>
      </vt:variant>
      <vt:variant>
        <vt:lpwstr>_Toc189562523</vt:lpwstr>
      </vt:variant>
      <vt:variant>
        <vt:i4>1703995</vt:i4>
      </vt:variant>
      <vt:variant>
        <vt:i4>38</vt:i4>
      </vt:variant>
      <vt:variant>
        <vt:i4>0</vt:i4>
      </vt:variant>
      <vt:variant>
        <vt:i4>5</vt:i4>
      </vt:variant>
      <vt:variant>
        <vt:lpwstr/>
      </vt:variant>
      <vt:variant>
        <vt:lpwstr>_Toc189562522</vt:lpwstr>
      </vt:variant>
      <vt:variant>
        <vt:i4>1703995</vt:i4>
      </vt:variant>
      <vt:variant>
        <vt:i4>32</vt:i4>
      </vt:variant>
      <vt:variant>
        <vt:i4>0</vt:i4>
      </vt:variant>
      <vt:variant>
        <vt:i4>5</vt:i4>
      </vt:variant>
      <vt:variant>
        <vt:lpwstr/>
      </vt:variant>
      <vt:variant>
        <vt:lpwstr>_Toc189562521</vt:lpwstr>
      </vt:variant>
      <vt:variant>
        <vt:i4>1703995</vt:i4>
      </vt:variant>
      <vt:variant>
        <vt:i4>26</vt:i4>
      </vt:variant>
      <vt:variant>
        <vt:i4>0</vt:i4>
      </vt:variant>
      <vt:variant>
        <vt:i4>5</vt:i4>
      </vt:variant>
      <vt:variant>
        <vt:lpwstr/>
      </vt:variant>
      <vt:variant>
        <vt:lpwstr>_Toc189562520</vt:lpwstr>
      </vt:variant>
      <vt:variant>
        <vt:i4>1638459</vt:i4>
      </vt:variant>
      <vt:variant>
        <vt:i4>20</vt:i4>
      </vt:variant>
      <vt:variant>
        <vt:i4>0</vt:i4>
      </vt:variant>
      <vt:variant>
        <vt:i4>5</vt:i4>
      </vt:variant>
      <vt:variant>
        <vt:lpwstr/>
      </vt:variant>
      <vt:variant>
        <vt:lpwstr>_Toc189562519</vt:lpwstr>
      </vt:variant>
      <vt:variant>
        <vt:i4>1638459</vt:i4>
      </vt:variant>
      <vt:variant>
        <vt:i4>14</vt:i4>
      </vt:variant>
      <vt:variant>
        <vt:i4>0</vt:i4>
      </vt:variant>
      <vt:variant>
        <vt:i4>5</vt:i4>
      </vt:variant>
      <vt:variant>
        <vt:lpwstr/>
      </vt:variant>
      <vt:variant>
        <vt:lpwstr>_Toc189562518</vt:lpwstr>
      </vt:variant>
      <vt:variant>
        <vt:i4>1638459</vt:i4>
      </vt:variant>
      <vt:variant>
        <vt:i4>8</vt:i4>
      </vt:variant>
      <vt:variant>
        <vt:i4>0</vt:i4>
      </vt:variant>
      <vt:variant>
        <vt:i4>5</vt:i4>
      </vt:variant>
      <vt:variant>
        <vt:lpwstr/>
      </vt:variant>
      <vt:variant>
        <vt:lpwstr>_Toc189562517</vt:lpwstr>
      </vt:variant>
      <vt:variant>
        <vt:i4>1638459</vt:i4>
      </vt:variant>
      <vt:variant>
        <vt:i4>2</vt:i4>
      </vt:variant>
      <vt:variant>
        <vt:i4>0</vt:i4>
      </vt:variant>
      <vt:variant>
        <vt:i4>5</vt:i4>
      </vt:variant>
      <vt:variant>
        <vt:lpwstr/>
      </vt:variant>
      <vt:variant>
        <vt:lpwstr>_Toc189562516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 serlab</dc:title>
  <dc:subject>Piattaforma Software Hardware</dc:subject>
  <dc:creator>Rick</dc:creator>
  <cp:keywords/>
  <cp:lastModifiedBy>nicola balzano</cp:lastModifiedBy>
  <cp:revision>80</cp:revision>
  <cp:lastPrinted>2018-09-24T08:11:00Z</cp:lastPrinted>
  <dcterms:created xsi:type="dcterms:W3CDTF">2022-11-28T15:22:00Z</dcterms:created>
  <dcterms:modified xsi:type="dcterms:W3CDTF">2024-04-05T19:10:00Z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1677327207</vt:i4>
  </property>
  <property fmtid="{D5CDD505-2E9C-101B-9397-08002B2CF9AE}" pid="3" name="_EmailSubject">
    <vt:lpwstr/>
  </property>
  <property fmtid="{D5CDD505-2E9C-101B-9397-08002B2CF9AE}" pid="4" name="_AuthorEmail">
    <vt:lpwstr>sifas@di.uniba.it</vt:lpwstr>
  </property>
  <property fmtid="{D5CDD505-2E9C-101B-9397-08002B2CF9AE}" pid="5" name="_AuthorEmailDisplayName">
    <vt:lpwstr>Gruppo SIFAS</vt:lpwstr>
  </property>
  <property fmtid="{D5CDD505-2E9C-101B-9397-08002B2CF9AE}" pid="6" name="_ReviewingToolsShownOnce">
    <vt:lpwstr/>
  </property>
</Properties>
</file>