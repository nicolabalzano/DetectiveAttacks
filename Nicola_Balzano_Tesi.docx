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9A4A" w14:textId="28AE76C5" w:rsidR="001D2642" w:rsidRDefault="001D2642" w:rsidP="001D2642">
      <w:pPr>
        <w:jc w:val="center"/>
        <w:rPr>
          <w:rFonts w:ascii="Times New Roman" w:hAnsi="Times New Roman"/>
          <w:smallCaps/>
          <w:sz w:val="52"/>
          <w:szCs w:val="52"/>
        </w:rPr>
      </w:pPr>
      <w:bookmarkStart w:id="0" w:name="_Toc156799859"/>
      <w:bookmarkStart w:id="1" w:name="_Ref34394480"/>
      <w:bookmarkStart w:id="2" w:name="_Toc127756996"/>
      <w:bookmarkStart w:id="3" w:name="_Ref22274709"/>
      <w:bookmarkStart w:id="4" w:name="_Toc22459499"/>
      <w:bookmarkStart w:id="5" w:name="_Toc31959344"/>
      <w:bookmarkStart w:id="6" w:name="_Toc31882503"/>
      <w:bookmarkStart w:id="7" w:name="_Toc31882256"/>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1D9AC474" w14:textId="77777777" w:rsidR="001D2642" w:rsidRPr="000505EC" w:rsidRDefault="001D2642" w:rsidP="001D2642">
      <w:pPr>
        <w:pStyle w:val="corpodeltesto0"/>
        <w:pBdr>
          <w:bottom w:val="single" w:sz="12" w:space="1" w:color="auto"/>
        </w:pBdr>
        <w:ind w:firstLine="0"/>
        <w:rPr>
          <w:rFonts w:ascii="Times New Roman" w:hAnsi="Times New Roman"/>
        </w:rPr>
      </w:pPr>
    </w:p>
    <w:p w14:paraId="556F5920" w14:textId="77777777" w:rsidR="001D2642" w:rsidRPr="00552A69" w:rsidRDefault="001D2642" w:rsidP="001D2642">
      <w:pPr>
        <w:jc w:val="center"/>
        <w:rPr>
          <w:rFonts w:ascii="Times New Roman" w:hAnsi="Times New Roman"/>
          <w:smallCaps/>
          <w:sz w:val="28"/>
          <w:szCs w:val="28"/>
        </w:rPr>
      </w:pPr>
      <w:bookmarkStart w:id="8" w:name="_Toc525114694"/>
      <w:r w:rsidRPr="00552A69">
        <w:rPr>
          <w:rFonts w:ascii="Times New Roman" w:hAnsi="Times New Roman"/>
          <w:smallCaps/>
          <w:sz w:val="28"/>
          <w:szCs w:val="28"/>
        </w:rPr>
        <w:t>Dipartimento di Informatica</w:t>
      </w:r>
    </w:p>
    <w:p w14:paraId="41609F4C" w14:textId="120DE63F" w:rsidR="001D2642" w:rsidRPr="001D2642" w:rsidRDefault="001D2642" w:rsidP="001D2642">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32CBF5A9" w14:textId="77777777" w:rsidR="001D2642" w:rsidRPr="00396942" w:rsidRDefault="001D2642" w:rsidP="001D2642">
      <w:pPr>
        <w:rPr>
          <w:rFonts w:ascii="Times New Roman" w:hAnsi="Times New Roman"/>
          <w:sz w:val="28"/>
          <w:szCs w:val="28"/>
        </w:rPr>
      </w:pPr>
    </w:p>
    <w:p w14:paraId="559C2012" w14:textId="77777777" w:rsidR="001D2642" w:rsidRPr="00396942" w:rsidRDefault="001D2642" w:rsidP="001D2642">
      <w:pPr>
        <w:spacing w:line="276" w:lineRule="auto"/>
        <w:jc w:val="center"/>
        <w:rPr>
          <w:rFonts w:ascii="Times New Roman" w:hAnsi="Times New Roman"/>
          <w:smallCaps/>
          <w:sz w:val="28"/>
          <w:szCs w:val="28"/>
        </w:rPr>
      </w:pPr>
      <w:r w:rsidRPr="00396942">
        <w:rPr>
          <w:rFonts w:ascii="Times New Roman" w:hAnsi="Times New Roman"/>
          <w:smallCaps/>
          <w:sz w:val="28"/>
          <w:szCs w:val="28"/>
        </w:rPr>
        <w:t xml:space="preserve">Tesi di laurea in </w:t>
      </w:r>
    </w:p>
    <w:p w14:paraId="61873DE9" w14:textId="28144831" w:rsidR="001D2642" w:rsidRPr="00396942" w:rsidRDefault="001D2642" w:rsidP="001D2642">
      <w:pPr>
        <w:spacing w:line="276" w:lineRule="auto"/>
        <w:jc w:val="center"/>
        <w:rPr>
          <w:rFonts w:ascii="Times New Roman" w:hAnsi="Times New Roman"/>
          <w:b/>
          <w:smallCaps/>
          <w:sz w:val="28"/>
          <w:szCs w:val="28"/>
        </w:rPr>
      </w:pPr>
      <w:r>
        <w:rPr>
          <w:rFonts w:ascii="Times New Roman" w:hAnsi="Times New Roman"/>
          <w:b/>
          <w:smallCaps/>
          <w:sz w:val="28"/>
          <w:szCs w:val="28"/>
        </w:rPr>
        <w:t>Cybersecurity</w:t>
      </w:r>
    </w:p>
    <w:p w14:paraId="1C5EF8A6" w14:textId="77777777" w:rsidR="001D2642" w:rsidRPr="000505EC" w:rsidRDefault="001D2642" w:rsidP="001D2642">
      <w:pPr>
        <w:pStyle w:val="SottotitoloDocumento"/>
        <w:spacing w:before="0"/>
        <w:jc w:val="both"/>
        <w:outlineLvl w:val="0"/>
        <w:rPr>
          <w:rFonts w:ascii="Times New Roman" w:hAnsi="Times New Roman"/>
          <w:sz w:val="10"/>
          <w:szCs w:val="10"/>
        </w:rPr>
      </w:pPr>
      <w:bookmarkStart w:id="9" w:name="_Toc525114695"/>
      <w:bookmarkEnd w:id="8"/>
    </w:p>
    <w:p w14:paraId="0275CC74" w14:textId="6018D1F8" w:rsidR="001D2642" w:rsidRPr="000505EC" w:rsidRDefault="001D2642" w:rsidP="001D2642">
      <w:pPr>
        <w:pStyle w:val="SottotitoloDocumento"/>
        <w:spacing w:before="0" w:line="276" w:lineRule="auto"/>
        <w:outlineLvl w:val="0"/>
        <w:rPr>
          <w:rFonts w:ascii="Times New Roman" w:hAnsi="Times New Roman"/>
          <w:sz w:val="44"/>
          <w:szCs w:val="44"/>
        </w:rPr>
      </w:pPr>
      <w:bookmarkStart w:id="10" w:name="_Toc170557039"/>
      <w:bookmarkStart w:id="11" w:name="_Toc170557766"/>
      <w:bookmarkEnd w:id="9"/>
      <w:r>
        <w:rPr>
          <w:rFonts w:ascii="Times New Roman" w:hAnsi="Times New Roman"/>
          <w:sz w:val="44"/>
          <w:szCs w:val="44"/>
        </w:rPr>
        <w:t xml:space="preserve">Definizione di Metodi e Tecniche per </w:t>
      </w:r>
      <w:r w:rsidR="007D7E88">
        <w:rPr>
          <w:rFonts w:ascii="Times New Roman" w:hAnsi="Times New Roman"/>
          <w:sz w:val="44"/>
          <w:szCs w:val="44"/>
        </w:rPr>
        <w:t>la Prevenzione de</w:t>
      </w:r>
      <w:r>
        <w:rPr>
          <w:rFonts w:ascii="Times New Roman" w:hAnsi="Times New Roman"/>
          <w:sz w:val="44"/>
          <w:szCs w:val="44"/>
        </w:rPr>
        <w:t>l Rischio Digitale</w:t>
      </w:r>
      <w:bookmarkEnd w:id="10"/>
      <w:bookmarkEnd w:id="11"/>
    </w:p>
    <w:p w14:paraId="7C3130F0" w14:textId="29374E72" w:rsidR="001D2642" w:rsidRPr="000505EC" w:rsidRDefault="001D2642" w:rsidP="001D2642">
      <w:pP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r w:rsidRPr="000505EC">
        <w:rPr>
          <w:rFonts w:ascii="Times New Roman" w:hAnsi="Times New Roman"/>
          <w:sz w:val="28"/>
          <w:szCs w:val="28"/>
        </w:rPr>
        <w:t>Relator</w:t>
      </w:r>
      <w:r>
        <w:rPr>
          <w:rFonts w:ascii="Times New Roman" w:hAnsi="Times New Roman"/>
          <w:sz w:val="28"/>
          <w:szCs w:val="28"/>
        </w:rPr>
        <w:t>e</w:t>
      </w:r>
      <w:r w:rsidRPr="000505EC">
        <w:rPr>
          <w:rFonts w:ascii="Times New Roman" w:hAnsi="Times New Roman"/>
          <w:sz w:val="28"/>
          <w:szCs w:val="28"/>
        </w:rPr>
        <w:t xml:space="preserve">: </w:t>
      </w:r>
    </w:p>
    <w:p w14:paraId="647E85EA" w14:textId="1C09F405" w:rsidR="001D2642" w:rsidRPr="000505EC" w:rsidRDefault="001D2642" w:rsidP="001D2642">
      <w:pPr>
        <w:rPr>
          <w:rFonts w:ascii="Times New Roman" w:hAnsi="Times New Roman"/>
          <w:b/>
          <w:sz w:val="28"/>
          <w:szCs w:val="28"/>
        </w:rPr>
      </w:pPr>
      <w:r w:rsidRPr="000505EC">
        <w:rPr>
          <w:rFonts w:ascii="Times New Roman" w:hAnsi="Times New Roman"/>
          <w:b/>
          <w:sz w:val="28"/>
          <w:szCs w:val="28"/>
        </w:rPr>
        <w:t>Dott.ssa Vita Santa B</w:t>
      </w:r>
      <w:r>
        <w:rPr>
          <w:rFonts w:ascii="Times New Roman" w:hAnsi="Times New Roman"/>
          <w:b/>
          <w:sz w:val="28"/>
          <w:szCs w:val="28"/>
        </w:rPr>
        <w:t>arletta</w:t>
      </w:r>
    </w:p>
    <w:p w14:paraId="64E44A28" w14:textId="77777777" w:rsidR="001D2642" w:rsidRPr="000505EC" w:rsidRDefault="001D2642" w:rsidP="001D2642">
      <w:pPr>
        <w:jc w:val="right"/>
        <w:rPr>
          <w:rFonts w:ascii="Times New Roman" w:hAnsi="Times New Roman"/>
          <w:sz w:val="28"/>
          <w:szCs w:val="28"/>
        </w:rPr>
      </w:pPr>
    </w:p>
    <w:p w14:paraId="24FDCCCE" w14:textId="77777777" w:rsidR="001D2642" w:rsidRDefault="001D2642" w:rsidP="001D2642">
      <w:pPr>
        <w:jc w:val="right"/>
        <w:rPr>
          <w:rFonts w:ascii="Times New Roman" w:hAnsi="Times New Roman"/>
          <w:sz w:val="28"/>
          <w:szCs w:val="28"/>
        </w:rPr>
      </w:pPr>
      <w:r w:rsidRPr="000505EC">
        <w:rPr>
          <w:rFonts w:ascii="Times New Roman" w:hAnsi="Times New Roman"/>
          <w:sz w:val="28"/>
          <w:szCs w:val="28"/>
        </w:rPr>
        <w:t xml:space="preserve">Laureando: </w:t>
      </w:r>
    </w:p>
    <w:p w14:paraId="132EC592" w14:textId="11B3A615" w:rsidR="001D2642" w:rsidRPr="001D2642" w:rsidRDefault="001D2642" w:rsidP="001D2642">
      <w:pPr>
        <w:jc w:val="right"/>
        <w:rPr>
          <w:rFonts w:ascii="Times New Roman" w:hAnsi="Times New Roman"/>
          <w:b/>
          <w:bCs/>
          <w:sz w:val="28"/>
          <w:szCs w:val="28"/>
        </w:rPr>
      </w:pPr>
      <w:r>
        <w:rPr>
          <w:rFonts w:ascii="Times New Roman" w:hAnsi="Times New Roman"/>
          <w:b/>
          <w:bCs/>
          <w:sz w:val="28"/>
          <w:szCs w:val="28"/>
        </w:rPr>
        <w:t>Nicola Balzano</w:t>
      </w:r>
    </w:p>
    <w:p w14:paraId="045E2957" w14:textId="77777777" w:rsidR="001D2642" w:rsidRPr="00396942" w:rsidRDefault="001D2642" w:rsidP="001D2642">
      <w:pPr>
        <w:pBdr>
          <w:bottom w:val="single" w:sz="12" w:space="1" w:color="auto"/>
        </w:pBdr>
        <w:rPr>
          <w:rFonts w:ascii="Times New Roman" w:hAnsi="Times New Roman"/>
          <w:sz w:val="32"/>
          <w:szCs w:val="32"/>
        </w:rPr>
      </w:pPr>
    </w:p>
    <w:p w14:paraId="2B64A408" w14:textId="77777777" w:rsidR="001D2642" w:rsidRPr="000D06D4" w:rsidRDefault="001D2642" w:rsidP="001D2642">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2017/2018</w:t>
      </w:r>
    </w:p>
    <w:p w14:paraId="198429F7" w14:textId="4EF58DF0" w:rsidR="000505EC" w:rsidRPr="00C652AF" w:rsidRDefault="00311F37" w:rsidP="001D2642">
      <w:pPr>
        <w:spacing w:before="0" w:line="240" w:lineRule="auto"/>
        <w:jc w:val="center"/>
        <w:rPr>
          <w:sz w:val="6"/>
          <w:szCs w:val="6"/>
        </w:rPr>
      </w:pPr>
      <w:r w:rsidRPr="00C652AF">
        <w:lastRenderedPageBreak/>
        <w:br/>
      </w:r>
    </w:p>
    <w:p w14:paraId="3301465B" w14:textId="5C0229FC" w:rsidR="009012C1" w:rsidRDefault="009012C1" w:rsidP="00A329E5">
      <w:r>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id w:val="75717426"/>
        <w:docPartObj>
          <w:docPartGallery w:val="Table of Contents"/>
          <w:docPartUnique/>
        </w:docPartObj>
      </w:sdtPr>
      <w:sdtEndPr>
        <w:rPr>
          <w:b/>
          <w:bCs/>
        </w:rPr>
      </w:sdtEndPr>
      <w:sdtContent>
        <w:p w14:paraId="29377FE4" w14:textId="77777777" w:rsidR="00426FFD" w:rsidRDefault="00A97DC3" w:rsidP="00426FFD">
          <w:pPr>
            <w:rPr>
              <w:rStyle w:val="titoloSerlabCarattere"/>
            </w:rPr>
          </w:pPr>
          <w:r w:rsidRPr="00426FFD">
            <w:rPr>
              <w:rStyle w:val="titoloSerlabCarattere"/>
            </w:rPr>
            <w:t>Indice</w:t>
          </w:r>
        </w:p>
        <w:p w14:paraId="38FF1412" w14:textId="3102E39D" w:rsidR="00C838DE" w:rsidRDefault="00C838DE">
          <w:pPr>
            <w:pStyle w:val="Sommario1"/>
            <w:rPr>
              <w:rFonts w:asciiTheme="minorHAnsi" w:eastAsiaTheme="minorEastAsia" w:hAnsiTheme="minorHAnsi" w:cstheme="minorBidi"/>
              <w:b w:val="0"/>
              <w:smallCaps w:val="0"/>
              <w:noProof/>
              <w:spacing w:val="0"/>
              <w:sz w:val="22"/>
              <w:lang w:eastAsia="it-IT"/>
            </w:rPr>
          </w:pPr>
          <w:r>
            <w:rPr>
              <w:b w:val="0"/>
              <w:smallCaps w:val="0"/>
            </w:rPr>
            <w:fldChar w:fldCharType="begin"/>
          </w:r>
          <w:r>
            <w:rPr>
              <w:b w:val="0"/>
              <w:smallCaps w:val="0"/>
            </w:rPr>
            <w:instrText xml:space="preserve"> TOC \o "1-3" \h \z \u </w:instrText>
          </w:r>
          <w:r>
            <w:rPr>
              <w:b w:val="0"/>
              <w:smallCaps w:val="0"/>
            </w:rPr>
            <w:fldChar w:fldCharType="separate"/>
          </w:r>
          <w:hyperlink w:anchor="_Toc170557766" w:history="1">
            <w:r w:rsidRPr="000E162A">
              <w:rPr>
                <w:rStyle w:val="Collegamentoipertestuale"/>
                <w:rFonts w:ascii="Times New Roman" w:hAnsi="Times New Roman"/>
                <w:noProof/>
              </w:rPr>
              <w:t>Definizione di Metodi e Tecniche per la Prevenzione del Rischio Digitale</w:t>
            </w:r>
            <w:r>
              <w:rPr>
                <w:noProof/>
                <w:webHidden/>
              </w:rPr>
              <w:tab/>
            </w:r>
            <w:r>
              <w:rPr>
                <w:noProof/>
                <w:webHidden/>
              </w:rPr>
              <w:fldChar w:fldCharType="begin"/>
            </w:r>
            <w:r>
              <w:rPr>
                <w:noProof/>
                <w:webHidden/>
              </w:rPr>
              <w:instrText xml:space="preserve"> PAGEREF _Toc170557766 \h </w:instrText>
            </w:r>
            <w:r>
              <w:rPr>
                <w:noProof/>
                <w:webHidden/>
              </w:rPr>
            </w:r>
            <w:r>
              <w:rPr>
                <w:noProof/>
                <w:webHidden/>
              </w:rPr>
              <w:fldChar w:fldCharType="separate"/>
            </w:r>
            <w:r>
              <w:rPr>
                <w:noProof/>
                <w:webHidden/>
              </w:rPr>
              <w:t>1</w:t>
            </w:r>
            <w:r>
              <w:rPr>
                <w:noProof/>
                <w:webHidden/>
              </w:rPr>
              <w:fldChar w:fldCharType="end"/>
            </w:r>
          </w:hyperlink>
        </w:p>
        <w:p w14:paraId="2CB1B76E" w14:textId="6BD5F55C" w:rsidR="00C838DE" w:rsidRDefault="00000000">
          <w:pPr>
            <w:pStyle w:val="Sommario1"/>
            <w:rPr>
              <w:rFonts w:asciiTheme="minorHAnsi" w:eastAsiaTheme="minorEastAsia" w:hAnsiTheme="minorHAnsi" w:cstheme="minorBidi"/>
              <w:b w:val="0"/>
              <w:smallCaps w:val="0"/>
              <w:noProof/>
              <w:spacing w:val="0"/>
              <w:sz w:val="22"/>
              <w:lang w:eastAsia="it-IT"/>
            </w:rPr>
          </w:pPr>
          <w:hyperlink w:anchor="_Toc170557767" w:history="1">
            <w:r w:rsidR="00C838DE" w:rsidRPr="000E162A">
              <w:rPr>
                <w:rStyle w:val="Collegamentoipertestuale"/>
                <w:noProof/>
              </w:rPr>
              <w:t>Capitolo I</w:t>
            </w:r>
            <w:r w:rsidR="00C838DE">
              <w:rPr>
                <w:noProof/>
                <w:webHidden/>
              </w:rPr>
              <w:tab/>
            </w:r>
            <w:r w:rsidR="00C838DE">
              <w:rPr>
                <w:noProof/>
                <w:webHidden/>
              </w:rPr>
              <w:fldChar w:fldCharType="begin"/>
            </w:r>
            <w:r w:rsidR="00C838DE">
              <w:rPr>
                <w:noProof/>
                <w:webHidden/>
              </w:rPr>
              <w:instrText xml:space="preserve"> PAGEREF _Toc170557767 \h </w:instrText>
            </w:r>
            <w:r w:rsidR="00C838DE">
              <w:rPr>
                <w:noProof/>
                <w:webHidden/>
              </w:rPr>
            </w:r>
            <w:r w:rsidR="00C838DE">
              <w:rPr>
                <w:noProof/>
                <w:webHidden/>
              </w:rPr>
              <w:fldChar w:fldCharType="separate"/>
            </w:r>
            <w:r w:rsidR="00C838DE">
              <w:rPr>
                <w:noProof/>
                <w:webHidden/>
              </w:rPr>
              <w:t>7</w:t>
            </w:r>
            <w:r w:rsidR="00C838DE">
              <w:rPr>
                <w:noProof/>
                <w:webHidden/>
              </w:rPr>
              <w:fldChar w:fldCharType="end"/>
            </w:r>
          </w:hyperlink>
        </w:p>
        <w:p w14:paraId="38D6B5FA" w14:textId="3E68DA44" w:rsidR="00C838DE" w:rsidRDefault="00000000">
          <w:pPr>
            <w:pStyle w:val="Sommario2"/>
            <w:rPr>
              <w:rFonts w:asciiTheme="minorHAnsi" w:eastAsiaTheme="minorEastAsia" w:hAnsiTheme="minorHAnsi" w:cstheme="minorBidi"/>
              <w:b w:val="0"/>
              <w:smallCaps w:val="0"/>
              <w:noProof/>
              <w:spacing w:val="0"/>
              <w:sz w:val="22"/>
              <w:lang w:eastAsia="it-IT"/>
            </w:rPr>
          </w:pPr>
          <w:hyperlink w:anchor="_Toc170557768" w:history="1">
            <w:r w:rsidR="00C838DE" w:rsidRPr="000E162A">
              <w:rPr>
                <w:rStyle w:val="Collegamentoipertestuale"/>
                <w:noProof/>
              </w:rPr>
              <w:t>Introduzione</w:t>
            </w:r>
            <w:r w:rsidR="00C838DE">
              <w:rPr>
                <w:noProof/>
                <w:webHidden/>
              </w:rPr>
              <w:tab/>
            </w:r>
            <w:r w:rsidR="00C838DE">
              <w:rPr>
                <w:noProof/>
                <w:webHidden/>
              </w:rPr>
              <w:fldChar w:fldCharType="begin"/>
            </w:r>
            <w:r w:rsidR="00C838DE">
              <w:rPr>
                <w:noProof/>
                <w:webHidden/>
              </w:rPr>
              <w:instrText xml:space="preserve"> PAGEREF _Toc170557768 \h </w:instrText>
            </w:r>
            <w:r w:rsidR="00C838DE">
              <w:rPr>
                <w:noProof/>
                <w:webHidden/>
              </w:rPr>
            </w:r>
            <w:r w:rsidR="00C838DE">
              <w:rPr>
                <w:noProof/>
                <w:webHidden/>
              </w:rPr>
              <w:fldChar w:fldCharType="separate"/>
            </w:r>
            <w:r w:rsidR="00C838DE">
              <w:rPr>
                <w:noProof/>
                <w:webHidden/>
              </w:rPr>
              <w:t>7</w:t>
            </w:r>
            <w:r w:rsidR="00C838DE">
              <w:rPr>
                <w:noProof/>
                <w:webHidden/>
              </w:rPr>
              <w:fldChar w:fldCharType="end"/>
            </w:r>
          </w:hyperlink>
        </w:p>
        <w:p w14:paraId="20100872" w14:textId="13A87B93" w:rsidR="00C838DE" w:rsidRDefault="00000000">
          <w:pPr>
            <w:pStyle w:val="Sommario1"/>
            <w:rPr>
              <w:rFonts w:asciiTheme="minorHAnsi" w:eastAsiaTheme="minorEastAsia" w:hAnsiTheme="minorHAnsi" w:cstheme="minorBidi"/>
              <w:b w:val="0"/>
              <w:smallCaps w:val="0"/>
              <w:noProof/>
              <w:spacing w:val="0"/>
              <w:sz w:val="22"/>
              <w:lang w:eastAsia="it-IT"/>
            </w:rPr>
          </w:pPr>
          <w:hyperlink w:anchor="_Toc170557769" w:history="1">
            <w:r w:rsidR="00C838DE" w:rsidRPr="000E162A">
              <w:rPr>
                <w:rStyle w:val="Collegamentoipertestuale"/>
                <w:noProof/>
              </w:rPr>
              <w:t>Capitolo II</w:t>
            </w:r>
            <w:r w:rsidR="00C838DE">
              <w:rPr>
                <w:noProof/>
                <w:webHidden/>
              </w:rPr>
              <w:tab/>
            </w:r>
            <w:r w:rsidR="00C838DE">
              <w:rPr>
                <w:noProof/>
                <w:webHidden/>
              </w:rPr>
              <w:fldChar w:fldCharType="begin"/>
            </w:r>
            <w:r w:rsidR="00C838DE">
              <w:rPr>
                <w:noProof/>
                <w:webHidden/>
              </w:rPr>
              <w:instrText xml:space="preserve"> PAGEREF _Toc170557769 \h </w:instrText>
            </w:r>
            <w:r w:rsidR="00C838DE">
              <w:rPr>
                <w:noProof/>
                <w:webHidden/>
              </w:rPr>
            </w:r>
            <w:r w:rsidR="00C838DE">
              <w:rPr>
                <w:noProof/>
                <w:webHidden/>
              </w:rPr>
              <w:fldChar w:fldCharType="separate"/>
            </w:r>
            <w:r w:rsidR="00C838DE">
              <w:rPr>
                <w:noProof/>
                <w:webHidden/>
              </w:rPr>
              <w:t>10</w:t>
            </w:r>
            <w:r w:rsidR="00C838DE">
              <w:rPr>
                <w:noProof/>
                <w:webHidden/>
              </w:rPr>
              <w:fldChar w:fldCharType="end"/>
            </w:r>
          </w:hyperlink>
        </w:p>
        <w:p w14:paraId="2220C1FA" w14:textId="7D38F59E" w:rsidR="00C838DE" w:rsidRDefault="00000000">
          <w:pPr>
            <w:pStyle w:val="Sommario2"/>
            <w:rPr>
              <w:rFonts w:asciiTheme="minorHAnsi" w:eastAsiaTheme="minorEastAsia" w:hAnsiTheme="minorHAnsi" w:cstheme="minorBidi"/>
              <w:b w:val="0"/>
              <w:smallCaps w:val="0"/>
              <w:noProof/>
              <w:spacing w:val="0"/>
              <w:sz w:val="22"/>
              <w:lang w:eastAsia="it-IT"/>
            </w:rPr>
          </w:pPr>
          <w:hyperlink w:anchor="_Toc170557770" w:history="1">
            <w:r w:rsidR="00C838DE" w:rsidRPr="000E162A">
              <w:rPr>
                <w:rStyle w:val="Collegamentoipertestuale"/>
                <w:noProof/>
              </w:rPr>
              <w:t>Cybersecurity Knowledge Base</w:t>
            </w:r>
            <w:r w:rsidR="00C838DE">
              <w:rPr>
                <w:noProof/>
                <w:webHidden/>
              </w:rPr>
              <w:tab/>
            </w:r>
            <w:r w:rsidR="00C838DE">
              <w:rPr>
                <w:noProof/>
                <w:webHidden/>
              </w:rPr>
              <w:fldChar w:fldCharType="begin"/>
            </w:r>
            <w:r w:rsidR="00C838DE">
              <w:rPr>
                <w:noProof/>
                <w:webHidden/>
              </w:rPr>
              <w:instrText xml:space="preserve"> PAGEREF _Toc170557770 \h </w:instrText>
            </w:r>
            <w:r w:rsidR="00C838DE">
              <w:rPr>
                <w:noProof/>
                <w:webHidden/>
              </w:rPr>
            </w:r>
            <w:r w:rsidR="00C838DE">
              <w:rPr>
                <w:noProof/>
                <w:webHidden/>
              </w:rPr>
              <w:fldChar w:fldCharType="separate"/>
            </w:r>
            <w:r w:rsidR="00C838DE">
              <w:rPr>
                <w:noProof/>
                <w:webHidden/>
              </w:rPr>
              <w:t>10</w:t>
            </w:r>
            <w:r w:rsidR="00C838DE">
              <w:rPr>
                <w:noProof/>
                <w:webHidden/>
              </w:rPr>
              <w:fldChar w:fldCharType="end"/>
            </w:r>
          </w:hyperlink>
        </w:p>
        <w:p w14:paraId="5DBE4F03" w14:textId="532303F7"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73" w:history="1">
            <w:r w:rsidR="00C838DE" w:rsidRPr="000E162A">
              <w:rPr>
                <w:rStyle w:val="Collegamentoipertestuale"/>
                <w:noProof/>
              </w:rPr>
              <w:t>2.1</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Internet of Things – Un mondo interconnesso</w:t>
            </w:r>
            <w:r w:rsidR="00C838DE">
              <w:rPr>
                <w:noProof/>
                <w:webHidden/>
              </w:rPr>
              <w:tab/>
            </w:r>
            <w:r w:rsidR="00C838DE">
              <w:rPr>
                <w:noProof/>
                <w:webHidden/>
              </w:rPr>
              <w:fldChar w:fldCharType="begin"/>
            </w:r>
            <w:r w:rsidR="00C838DE">
              <w:rPr>
                <w:noProof/>
                <w:webHidden/>
              </w:rPr>
              <w:instrText xml:space="preserve"> PAGEREF _Toc170557773 \h </w:instrText>
            </w:r>
            <w:r w:rsidR="00C838DE">
              <w:rPr>
                <w:noProof/>
                <w:webHidden/>
              </w:rPr>
            </w:r>
            <w:r w:rsidR="00C838DE">
              <w:rPr>
                <w:noProof/>
                <w:webHidden/>
              </w:rPr>
              <w:fldChar w:fldCharType="separate"/>
            </w:r>
            <w:r w:rsidR="00C838DE">
              <w:rPr>
                <w:noProof/>
                <w:webHidden/>
              </w:rPr>
              <w:t>10</w:t>
            </w:r>
            <w:r w:rsidR="00C838DE">
              <w:rPr>
                <w:noProof/>
                <w:webHidden/>
              </w:rPr>
              <w:fldChar w:fldCharType="end"/>
            </w:r>
          </w:hyperlink>
        </w:p>
        <w:p w14:paraId="68EA12F5" w14:textId="4306438A"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74" w:history="1">
            <w:r w:rsidR="00C838DE" w:rsidRPr="000E162A">
              <w:rPr>
                <w:rStyle w:val="Collegamentoipertestuale"/>
                <w:noProof/>
              </w:rPr>
              <w:t>2.2</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Cybersecurity – Cos’è e di cosa si occupa</w:t>
            </w:r>
            <w:r w:rsidR="00C838DE">
              <w:rPr>
                <w:noProof/>
                <w:webHidden/>
              </w:rPr>
              <w:tab/>
            </w:r>
            <w:r w:rsidR="00C838DE">
              <w:rPr>
                <w:noProof/>
                <w:webHidden/>
              </w:rPr>
              <w:fldChar w:fldCharType="begin"/>
            </w:r>
            <w:r w:rsidR="00C838DE">
              <w:rPr>
                <w:noProof/>
                <w:webHidden/>
              </w:rPr>
              <w:instrText xml:space="preserve"> PAGEREF _Toc170557774 \h </w:instrText>
            </w:r>
            <w:r w:rsidR="00C838DE">
              <w:rPr>
                <w:noProof/>
                <w:webHidden/>
              </w:rPr>
            </w:r>
            <w:r w:rsidR="00C838DE">
              <w:rPr>
                <w:noProof/>
                <w:webHidden/>
              </w:rPr>
              <w:fldChar w:fldCharType="separate"/>
            </w:r>
            <w:r w:rsidR="00C838DE">
              <w:rPr>
                <w:noProof/>
                <w:webHidden/>
              </w:rPr>
              <w:t>11</w:t>
            </w:r>
            <w:r w:rsidR="00C838DE">
              <w:rPr>
                <w:noProof/>
                <w:webHidden/>
              </w:rPr>
              <w:fldChar w:fldCharType="end"/>
            </w:r>
          </w:hyperlink>
        </w:p>
        <w:p w14:paraId="76E63E48" w14:textId="0E252246"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75" w:history="1">
            <w:r w:rsidR="00C838DE" w:rsidRPr="000E162A">
              <w:rPr>
                <w:rStyle w:val="Collegamentoipertestuale"/>
                <w:noProof/>
              </w:rPr>
              <w:t>2.3</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Cyber Kill Chain – Cos’è e come usarla</w:t>
            </w:r>
            <w:r w:rsidR="00C838DE">
              <w:rPr>
                <w:noProof/>
                <w:webHidden/>
              </w:rPr>
              <w:tab/>
            </w:r>
            <w:r w:rsidR="00C838DE">
              <w:rPr>
                <w:noProof/>
                <w:webHidden/>
              </w:rPr>
              <w:fldChar w:fldCharType="begin"/>
            </w:r>
            <w:r w:rsidR="00C838DE">
              <w:rPr>
                <w:noProof/>
                <w:webHidden/>
              </w:rPr>
              <w:instrText xml:space="preserve"> PAGEREF _Toc170557775 \h </w:instrText>
            </w:r>
            <w:r w:rsidR="00C838DE">
              <w:rPr>
                <w:noProof/>
                <w:webHidden/>
              </w:rPr>
            </w:r>
            <w:r w:rsidR="00C838DE">
              <w:rPr>
                <w:noProof/>
                <w:webHidden/>
              </w:rPr>
              <w:fldChar w:fldCharType="separate"/>
            </w:r>
            <w:r w:rsidR="00C838DE">
              <w:rPr>
                <w:noProof/>
                <w:webHidden/>
              </w:rPr>
              <w:t>12</w:t>
            </w:r>
            <w:r w:rsidR="00C838DE">
              <w:rPr>
                <w:noProof/>
                <w:webHidden/>
              </w:rPr>
              <w:fldChar w:fldCharType="end"/>
            </w:r>
          </w:hyperlink>
        </w:p>
        <w:p w14:paraId="79F044F7" w14:textId="0D4E2A47"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76" w:history="1">
            <w:r w:rsidR="00C838DE" w:rsidRPr="000E162A">
              <w:rPr>
                <w:rStyle w:val="Collegamentoipertestuale"/>
                <w:noProof/>
              </w:rPr>
              <w:t>2.4</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APT e Indicatori</w:t>
            </w:r>
            <w:r w:rsidR="00C838DE">
              <w:rPr>
                <w:noProof/>
                <w:webHidden/>
              </w:rPr>
              <w:tab/>
            </w:r>
            <w:r w:rsidR="00C838DE">
              <w:rPr>
                <w:noProof/>
                <w:webHidden/>
              </w:rPr>
              <w:fldChar w:fldCharType="begin"/>
            </w:r>
            <w:r w:rsidR="00C838DE">
              <w:rPr>
                <w:noProof/>
                <w:webHidden/>
              </w:rPr>
              <w:instrText xml:space="preserve"> PAGEREF _Toc170557776 \h </w:instrText>
            </w:r>
            <w:r w:rsidR="00C838DE">
              <w:rPr>
                <w:noProof/>
                <w:webHidden/>
              </w:rPr>
            </w:r>
            <w:r w:rsidR="00C838DE">
              <w:rPr>
                <w:noProof/>
                <w:webHidden/>
              </w:rPr>
              <w:fldChar w:fldCharType="separate"/>
            </w:r>
            <w:r w:rsidR="00C838DE">
              <w:rPr>
                <w:noProof/>
                <w:webHidden/>
              </w:rPr>
              <w:t>16</w:t>
            </w:r>
            <w:r w:rsidR="00C838DE">
              <w:rPr>
                <w:noProof/>
                <w:webHidden/>
              </w:rPr>
              <w:fldChar w:fldCharType="end"/>
            </w:r>
          </w:hyperlink>
        </w:p>
        <w:p w14:paraId="1192BED4" w14:textId="461AA5DE"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77" w:history="1">
            <w:r w:rsidR="00C838DE" w:rsidRPr="000E162A">
              <w:rPr>
                <w:rStyle w:val="Collegamentoipertestuale"/>
                <w:noProof/>
                <w:lang w:val="en-US"/>
              </w:rPr>
              <w:t>2.5</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lang w:val="en-US"/>
              </w:rPr>
              <w:t>CPE – CVE – CWE – CAPEC – ATT&amp;CK</w:t>
            </w:r>
            <w:r w:rsidR="00C838DE">
              <w:rPr>
                <w:noProof/>
                <w:webHidden/>
              </w:rPr>
              <w:tab/>
            </w:r>
            <w:r w:rsidR="00C838DE">
              <w:rPr>
                <w:noProof/>
                <w:webHidden/>
              </w:rPr>
              <w:fldChar w:fldCharType="begin"/>
            </w:r>
            <w:r w:rsidR="00C838DE">
              <w:rPr>
                <w:noProof/>
                <w:webHidden/>
              </w:rPr>
              <w:instrText xml:space="preserve"> PAGEREF _Toc170557777 \h </w:instrText>
            </w:r>
            <w:r w:rsidR="00C838DE">
              <w:rPr>
                <w:noProof/>
                <w:webHidden/>
              </w:rPr>
            </w:r>
            <w:r w:rsidR="00C838DE">
              <w:rPr>
                <w:noProof/>
                <w:webHidden/>
              </w:rPr>
              <w:fldChar w:fldCharType="separate"/>
            </w:r>
            <w:r w:rsidR="00C838DE">
              <w:rPr>
                <w:noProof/>
                <w:webHidden/>
              </w:rPr>
              <w:t>17</w:t>
            </w:r>
            <w:r w:rsidR="00C838DE">
              <w:rPr>
                <w:noProof/>
                <w:webHidden/>
              </w:rPr>
              <w:fldChar w:fldCharType="end"/>
            </w:r>
          </w:hyperlink>
        </w:p>
        <w:p w14:paraId="45AF91AC" w14:textId="318A6108"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78" w:history="1">
            <w:r w:rsidR="00C838DE" w:rsidRPr="000E162A">
              <w:rPr>
                <w:rStyle w:val="Collegamentoipertestuale"/>
                <w:noProof/>
              </w:rPr>
              <w:t>2.6</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MITRE ATT&amp;CK Framework</w:t>
            </w:r>
            <w:r w:rsidR="00C838DE">
              <w:rPr>
                <w:noProof/>
                <w:webHidden/>
              </w:rPr>
              <w:tab/>
            </w:r>
            <w:r w:rsidR="00C838DE">
              <w:rPr>
                <w:noProof/>
                <w:webHidden/>
              </w:rPr>
              <w:fldChar w:fldCharType="begin"/>
            </w:r>
            <w:r w:rsidR="00C838DE">
              <w:rPr>
                <w:noProof/>
                <w:webHidden/>
              </w:rPr>
              <w:instrText xml:space="preserve"> PAGEREF _Toc170557778 \h </w:instrText>
            </w:r>
            <w:r w:rsidR="00C838DE">
              <w:rPr>
                <w:noProof/>
                <w:webHidden/>
              </w:rPr>
            </w:r>
            <w:r w:rsidR="00C838DE">
              <w:rPr>
                <w:noProof/>
                <w:webHidden/>
              </w:rPr>
              <w:fldChar w:fldCharType="separate"/>
            </w:r>
            <w:r w:rsidR="00C838DE">
              <w:rPr>
                <w:noProof/>
                <w:webHidden/>
              </w:rPr>
              <w:t>20</w:t>
            </w:r>
            <w:r w:rsidR="00C838DE">
              <w:rPr>
                <w:noProof/>
                <w:webHidden/>
              </w:rPr>
              <w:fldChar w:fldCharType="end"/>
            </w:r>
          </w:hyperlink>
        </w:p>
        <w:p w14:paraId="7B745856" w14:textId="1564EEFC"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79" w:history="1">
            <w:r w:rsidR="00C838DE" w:rsidRPr="000E162A">
              <w:rPr>
                <w:rStyle w:val="Collegamentoipertestuale"/>
                <w:noProof/>
              </w:rPr>
              <w:t>2.7</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MITRE ATLAS – Nuove tecnologie e nuove minacce</w:t>
            </w:r>
            <w:r w:rsidR="00C838DE">
              <w:rPr>
                <w:noProof/>
                <w:webHidden/>
              </w:rPr>
              <w:tab/>
            </w:r>
            <w:r w:rsidR="00C838DE">
              <w:rPr>
                <w:noProof/>
                <w:webHidden/>
              </w:rPr>
              <w:fldChar w:fldCharType="begin"/>
            </w:r>
            <w:r w:rsidR="00C838DE">
              <w:rPr>
                <w:noProof/>
                <w:webHidden/>
              </w:rPr>
              <w:instrText xml:space="preserve"> PAGEREF _Toc170557779 \h </w:instrText>
            </w:r>
            <w:r w:rsidR="00C838DE">
              <w:rPr>
                <w:noProof/>
                <w:webHidden/>
              </w:rPr>
            </w:r>
            <w:r w:rsidR="00C838DE">
              <w:rPr>
                <w:noProof/>
                <w:webHidden/>
              </w:rPr>
              <w:fldChar w:fldCharType="separate"/>
            </w:r>
            <w:r w:rsidR="00C838DE">
              <w:rPr>
                <w:noProof/>
                <w:webHidden/>
              </w:rPr>
              <w:t>24</w:t>
            </w:r>
            <w:r w:rsidR="00C838DE">
              <w:rPr>
                <w:noProof/>
                <w:webHidden/>
              </w:rPr>
              <w:fldChar w:fldCharType="end"/>
            </w:r>
          </w:hyperlink>
        </w:p>
        <w:p w14:paraId="396DC7D0" w14:textId="683A990F" w:rsidR="00C838DE" w:rsidRDefault="00000000">
          <w:pPr>
            <w:pStyle w:val="Sommario2"/>
            <w:rPr>
              <w:rFonts w:asciiTheme="minorHAnsi" w:eastAsiaTheme="minorEastAsia" w:hAnsiTheme="minorHAnsi" w:cstheme="minorBidi"/>
              <w:b w:val="0"/>
              <w:smallCaps w:val="0"/>
              <w:noProof/>
              <w:spacing w:val="0"/>
              <w:sz w:val="22"/>
              <w:lang w:eastAsia="it-IT"/>
            </w:rPr>
          </w:pPr>
          <w:hyperlink w:anchor="_Toc170557780" w:history="1">
            <w:r w:rsidR="00C838DE" w:rsidRPr="000E162A">
              <w:rPr>
                <w:rStyle w:val="Collegamentoipertestuale"/>
                <w:noProof/>
              </w:rPr>
              <w:t>Stato dell’Arte</w:t>
            </w:r>
            <w:r w:rsidR="00C838DE">
              <w:rPr>
                <w:noProof/>
                <w:webHidden/>
              </w:rPr>
              <w:tab/>
            </w:r>
            <w:r w:rsidR="00C838DE">
              <w:rPr>
                <w:noProof/>
                <w:webHidden/>
              </w:rPr>
              <w:fldChar w:fldCharType="begin"/>
            </w:r>
            <w:r w:rsidR="00C838DE">
              <w:rPr>
                <w:noProof/>
                <w:webHidden/>
              </w:rPr>
              <w:instrText xml:space="preserve"> PAGEREF _Toc170557780 \h </w:instrText>
            </w:r>
            <w:r w:rsidR="00C838DE">
              <w:rPr>
                <w:noProof/>
                <w:webHidden/>
              </w:rPr>
            </w:r>
            <w:r w:rsidR="00C838DE">
              <w:rPr>
                <w:noProof/>
                <w:webHidden/>
              </w:rPr>
              <w:fldChar w:fldCharType="separate"/>
            </w:r>
            <w:r w:rsidR="00C838DE">
              <w:rPr>
                <w:noProof/>
                <w:webHidden/>
              </w:rPr>
              <w:t>27</w:t>
            </w:r>
            <w:r w:rsidR="00C838DE">
              <w:rPr>
                <w:noProof/>
                <w:webHidden/>
              </w:rPr>
              <w:fldChar w:fldCharType="end"/>
            </w:r>
          </w:hyperlink>
        </w:p>
        <w:p w14:paraId="4397580B" w14:textId="644C1A4F"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81" w:history="1">
            <w:r w:rsidR="00C838DE" w:rsidRPr="000E162A">
              <w:rPr>
                <w:rStyle w:val="Collegamentoipertestuale"/>
                <w:noProof/>
              </w:rPr>
              <w:t>2.8</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Mappatura Vulnerabilità – TTPs</w:t>
            </w:r>
            <w:r w:rsidR="00C838DE">
              <w:rPr>
                <w:noProof/>
                <w:webHidden/>
              </w:rPr>
              <w:tab/>
            </w:r>
            <w:r w:rsidR="00C838DE">
              <w:rPr>
                <w:noProof/>
                <w:webHidden/>
              </w:rPr>
              <w:fldChar w:fldCharType="begin"/>
            </w:r>
            <w:r w:rsidR="00C838DE">
              <w:rPr>
                <w:noProof/>
                <w:webHidden/>
              </w:rPr>
              <w:instrText xml:space="preserve"> PAGEREF _Toc170557781 \h </w:instrText>
            </w:r>
            <w:r w:rsidR="00C838DE">
              <w:rPr>
                <w:noProof/>
                <w:webHidden/>
              </w:rPr>
            </w:r>
            <w:r w:rsidR="00C838DE">
              <w:rPr>
                <w:noProof/>
                <w:webHidden/>
              </w:rPr>
              <w:fldChar w:fldCharType="separate"/>
            </w:r>
            <w:r w:rsidR="00C838DE">
              <w:rPr>
                <w:noProof/>
                <w:webHidden/>
              </w:rPr>
              <w:t>27</w:t>
            </w:r>
            <w:r w:rsidR="00C838DE">
              <w:rPr>
                <w:noProof/>
                <w:webHidden/>
              </w:rPr>
              <w:fldChar w:fldCharType="end"/>
            </w:r>
          </w:hyperlink>
        </w:p>
        <w:p w14:paraId="201983E7" w14:textId="0C6BF470" w:rsidR="00C838DE" w:rsidRDefault="00000000">
          <w:pPr>
            <w:pStyle w:val="Sommario3"/>
            <w:rPr>
              <w:rFonts w:asciiTheme="minorHAnsi" w:eastAsiaTheme="minorEastAsia" w:hAnsiTheme="minorHAnsi" w:cstheme="minorBidi"/>
              <w:noProof/>
              <w:spacing w:val="0"/>
              <w:lang w:eastAsia="it-IT"/>
            </w:rPr>
          </w:pPr>
          <w:hyperlink w:anchor="_Toc170557782" w:history="1">
            <w:r w:rsidR="00C838DE" w:rsidRPr="000E162A">
              <w:rPr>
                <w:rStyle w:val="Collegamentoipertestuale"/>
                <w:noProof/>
              </w:rPr>
              <w:t>2.8.1</w:t>
            </w:r>
            <w:r w:rsidR="00C838DE">
              <w:rPr>
                <w:rFonts w:asciiTheme="minorHAnsi" w:eastAsiaTheme="minorEastAsia" w:hAnsiTheme="minorHAnsi" w:cstheme="minorBidi"/>
                <w:noProof/>
                <w:spacing w:val="0"/>
                <w:lang w:eastAsia="it-IT"/>
              </w:rPr>
              <w:tab/>
            </w:r>
            <w:r w:rsidR="00C838DE" w:rsidRPr="000E162A">
              <w:rPr>
                <w:rStyle w:val="Collegamentoipertestuale"/>
                <w:noProof/>
              </w:rPr>
              <w:t>Mappings – Explorer</w:t>
            </w:r>
            <w:r w:rsidR="00C838DE">
              <w:rPr>
                <w:noProof/>
                <w:webHidden/>
              </w:rPr>
              <w:tab/>
            </w:r>
            <w:r w:rsidR="00C838DE">
              <w:rPr>
                <w:noProof/>
                <w:webHidden/>
              </w:rPr>
              <w:fldChar w:fldCharType="begin"/>
            </w:r>
            <w:r w:rsidR="00C838DE">
              <w:rPr>
                <w:noProof/>
                <w:webHidden/>
              </w:rPr>
              <w:instrText xml:space="preserve"> PAGEREF _Toc170557782 \h </w:instrText>
            </w:r>
            <w:r w:rsidR="00C838DE">
              <w:rPr>
                <w:noProof/>
                <w:webHidden/>
              </w:rPr>
            </w:r>
            <w:r w:rsidR="00C838DE">
              <w:rPr>
                <w:noProof/>
                <w:webHidden/>
              </w:rPr>
              <w:fldChar w:fldCharType="separate"/>
            </w:r>
            <w:r w:rsidR="00C838DE">
              <w:rPr>
                <w:noProof/>
                <w:webHidden/>
              </w:rPr>
              <w:t>27</w:t>
            </w:r>
            <w:r w:rsidR="00C838DE">
              <w:rPr>
                <w:noProof/>
                <w:webHidden/>
              </w:rPr>
              <w:fldChar w:fldCharType="end"/>
            </w:r>
          </w:hyperlink>
        </w:p>
        <w:p w14:paraId="0DE5E999" w14:textId="37E9F4DF" w:rsidR="00C838DE" w:rsidRDefault="00000000">
          <w:pPr>
            <w:pStyle w:val="Sommario3"/>
            <w:rPr>
              <w:rFonts w:asciiTheme="minorHAnsi" w:eastAsiaTheme="minorEastAsia" w:hAnsiTheme="minorHAnsi" w:cstheme="minorBidi"/>
              <w:noProof/>
              <w:spacing w:val="0"/>
              <w:lang w:eastAsia="it-IT"/>
            </w:rPr>
          </w:pPr>
          <w:hyperlink w:anchor="_Toc170557783" w:history="1">
            <w:r w:rsidR="00C838DE" w:rsidRPr="000E162A">
              <w:rPr>
                <w:rStyle w:val="Collegamentoipertestuale"/>
                <w:noProof/>
              </w:rPr>
              <w:t>2.8.2</w:t>
            </w:r>
            <w:r w:rsidR="00C838DE">
              <w:rPr>
                <w:rFonts w:asciiTheme="minorHAnsi" w:eastAsiaTheme="minorEastAsia" w:hAnsiTheme="minorHAnsi" w:cstheme="minorBidi"/>
                <w:noProof/>
                <w:spacing w:val="0"/>
                <w:lang w:eastAsia="it-IT"/>
              </w:rPr>
              <w:tab/>
            </w:r>
            <w:r w:rsidR="00C838DE" w:rsidRPr="000E162A">
              <w:rPr>
                <w:rStyle w:val="Collegamentoipertestuale"/>
                <w:noProof/>
              </w:rPr>
              <w:t>Altri metodi di relazione tra Vulnerabilità e TTPs</w:t>
            </w:r>
            <w:r w:rsidR="00C838DE">
              <w:rPr>
                <w:noProof/>
                <w:webHidden/>
              </w:rPr>
              <w:tab/>
            </w:r>
            <w:r w:rsidR="00C838DE">
              <w:rPr>
                <w:noProof/>
                <w:webHidden/>
              </w:rPr>
              <w:fldChar w:fldCharType="begin"/>
            </w:r>
            <w:r w:rsidR="00C838DE">
              <w:rPr>
                <w:noProof/>
                <w:webHidden/>
              </w:rPr>
              <w:instrText xml:space="preserve"> PAGEREF _Toc170557783 \h </w:instrText>
            </w:r>
            <w:r w:rsidR="00C838DE">
              <w:rPr>
                <w:noProof/>
                <w:webHidden/>
              </w:rPr>
            </w:r>
            <w:r w:rsidR="00C838DE">
              <w:rPr>
                <w:noProof/>
                <w:webHidden/>
              </w:rPr>
              <w:fldChar w:fldCharType="separate"/>
            </w:r>
            <w:r w:rsidR="00C838DE">
              <w:rPr>
                <w:noProof/>
                <w:webHidden/>
              </w:rPr>
              <w:t>29</w:t>
            </w:r>
            <w:r w:rsidR="00C838DE">
              <w:rPr>
                <w:noProof/>
                <w:webHidden/>
              </w:rPr>
              <w:fldChar w:fldCharType="end"/>
            </w:r>
          </w:hyperlink>
        </w:p>
        <w:p w14:paraId="483F3A4B" w14:textId="11C6A4A9"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84" w:history="1">
            <w:r w:rsidR="00C838DE" w:rsidRPr="000E162A">
              <w:rPr>
                <w:rStyle w:val="Collegamentoipertestuale"/>
                <w:noProof/>
              </w:rPr>
              <w:t>2.9</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Analisi di un reale attacco utilizzando il framework MITRE ATT&amp;CK</w:t>
            </w:r>
            <w:r w:rsidR="00C838DE">
              <w:rPr>
                <w:noProof/>
                <w:webHidden/>
              </w:rPr>
              <w:tab/>
            </w:r>
            <w:r w:rsidR="00C838DE">
              <w:rPr>
                <w:noProof/>
                <w:webHidden/>
              </w:rPr>
              <w:fldChar w:fldCharType="begin"/>
            </w:r>
            <w:r w:rsidR="00C838DE">
              <w:rPr>
                <w:noProof/>
                <w:webHidden/>
              </w:rPr>
              <w:instrText xml:space="preserve"> PAGEREF _Toc170557784 \h </w:instrText>
            </w:r>
            <w:r w:rsidR="00C838DE">
              <w:rPr>
                <w:noProof/>
                <w:webHidden/>
              </w:rPr>
            </w:r>
            <w:r w:rsidR="00C838DE">
              <w:rPr>
                <w:noProof/>
                <w:webHidden/>
              </w:rPr>
              <w:fldChar w:fldCharType="separate"/>
            </w:r>
            <w:r w:rsidR="00C838DE">
              <w:rPr>
                <w:noProof/>
                <w:webHidden/>
              </w:rPr>
              <w:t>41</w:t>
            </w:r>
            <w:r w:rsidR="00C838DE">
              <w:rPr>
                <w:noProof/>
                <w:webHidden/>
              </w:rPr>
              <w:fldChar w:fldCharType="end"/>
            </w:r>
          </w:hyperlink>
        </w:p>
        <w:p w14:paraId="3CAC336D" w14:textId="74C933F0" w:rsidR="00C838DE" w:rsidRDefault="00000000">
          <w:pPr>
            <w:pStyle w:val="Sommario3"/>
            <w:rPr>
              <w:rFonts w:asciiTheme="minorHAnsi" w:eastAsiaTheme="minorEastAsia" w:hAnsiTheme="minorHAnsi" w:cstheme="minorBidi"/>
              <w:noProof/>
              <w:spacing w:val="0"/>
              <w:lang w:eastAsia="it-IT"/>
            </w:rPr>
          </w:pPr>
          <w:hyperlink w:anchor="_Toc170557785" w:history="1">
            <w:r w:rsidR="00C838DE" w:rsidRPr="000E162A">
              <w:rPr>
                <w:rStyle w:val="Collegamentoipertestuale"/>
                <w:noProof/>
              </w:rPr>
              <w:t>2.9.1</w:t>
            </w:r>
            <w:r w:rsidR="00C838DE">
              <w:rPr>
                <w:rFonts w:asciiTheme="minorHAnsi" w:eastAsiaTheme="minorEastAsia" w:hAnsiTheme="minorHAnsi" w:cstheme="minorBidi"/>
                <w:noProof/>
                <w:spacing w:val="0"/>
                <w:lang w:eastAsia="it-IT"/>
              </w:rPr>
              <w:tab/>
            </w:r>
            <w:r w:rsidR="00C838DE" w:rsidRPr="000E162A">
              <w:rPr>
                <w:rStyle w:val="Collegamentoipertestuale"/>
                <w:noProof/>
              </w:rPr>
              <w:t>Reconaissance</w:t>
            </w:r>
            <w:r w:rsidR="00C838DE">
              <w:rPr>
                <w:noProof/>
                <w:webHidden/>
              </w:rPr>
              <w:tab/>
            </w:r>
            <w:r w:rsidR="00C838DE">
              <w:rPr>
                <w:noProof/>
                <w:webHidden/>
              </w:rPr>
              <w:fldChar w:fldCharType="begin"/>
            </w:r>
            <w:r w:rsidR="00C838DE">
              <w:rPr>
                <w:noProof/>
                <w:webHidden/>
              </w:rPr>
              <w:instrText xml:space="preserve"> PAGEREF _Toc170557785 \h </w:instrText>
            </w:r>
            <w:r w:rsidR="00C838DE">
              <w:rPr>
                <w:noProof/>
                <w:webHidden/>
              </w:rPr>
            </w:r>
            <w:r w:rsidR="00C838DE">
              <w:rPr>
                <w:noProof/>
                <w:webHidden/>
              </w:rPr>
              <w:fldChar w:fldCharType="separate"/>
            </w:r>
            <w:r w:rsidR="00C838DE">
              <w:rPr>
                <w:noProof/>
                <w:webHidden/>
              </w:rPr>
              <w:t>42</w:t>
            </w:r>
            <w:r w:rsidR="00C838DE">
              <w:rPr>
                <w:noProof/>
                <w:webHidden/>
              </w:rPr>
              <w:fldChar w:fldCharType="end"/>
            </w:r>
          </w:hyperlink>
        </w:p>
        <w:p w14:paraId="353DB0D1" w14:textId="175DA967" w:rsidR="00C838DE" w:rsidRDefault="00000000">
          <w:pPr>
            <w:pStyle w:val="Sommario3"/>
            <w:rPr>
              <w:rFonts w:asciiTheme="minorHAnsi" w:eastAsiaTheme="minorEastAsia" w:hAnsiTheme="minorHAnsi" w:cstheme="minorBidi"/>
              <w:noProof/>
              <w:spacing w:val="0"/>
              <w:lang w:eastAsia="it-IT"/>
            </w:rPr>
          </w:pPr>
          <w:hyperlink w:anchor="_Toc170557786" w:history="1">
            <w:r w:rsidR="00C838DE" w:rsidRPr="000E162A">
              <w:rPr>
                <w:rStyle w:val="Collegamentoipertestuale"/>
                <w:noProof/>
                <w:lang w:val="en-US"/>
              </w:rPr>
              <w:t>2.9.2</w:t>
            </w:r>
            <w:r w:rsidR="00C838DE">
              <w:rPr>
                <w:rFonts w:asciiTheme="minorHAnsi" w:eastAsiaTheme="minorEastAsia" w:hAnsiTheme="minorHAnsi" w:cstheme="minorBidi"/>
                <w:noProof/>
                <w:spacing w:val="0"/>
                <w:lang w:eastAsia="it-IT"/>
              </w:rPr>
              <w:tab/>
            </w:r>
            <w:r w:rsidR="00C838DE" w:rsidRPr="000E162A">
              <w:rPr>
                <w:rStyle w:val="Collegamentoipertestuale"/>
                <w:noProof/>
                <w:lang w:val="en-US"/>
              </w:rPr>
              <w:t>Initial Acces</w:t>
            </w:r>
            <w:r w:rsidR="00C838DE">
              <w:rPr>
                <w:noProof/>
                <w:webHidden/>
              </w:rPr>
              <w:tab/>
            </w:r>
            <w:r w:rsidR="00C838DE">
              <w:rPr>
                <w:noProof/>
                <w:webHidden/>
              </w:rPr>
              <w:fldChar w:fldCharType="begin"/>
            </w:r>
            <w:r w:rsidR="00C838DE">
              <w:rPr>
                <w:noProof/>
                <w:webHidden/>
              </w:rPr>
              <w:instrText xml:space="preserve"> PAGEREF _Toc170557786 \h </w:instrText>
            </w:r>
            <w:r w:rsidR="00C838DE">
              <w:rPr>
                <w:noProof/>
                <w:webHidden/>
              </w:rPr>
            </w:r>
            <w:r w:rsidR="00C838DE">
              <w:rPr>
                <w:noProof/>
                <w:webHidden/>
              </w:rPr>
              <w:fldChar w:fldCharType="separate"/>
            </w:r>
            <w:r w:rsidR="00C838DE">
              <w:rPr>
                <w:noProof/>
                <w:webHidden/>
              </w:rPr>
              <w:t>43</w:t>
            </w:r>
            <w:r w:rsidR="00C838DE">
              <w:rPr>
                <w:noProof/>
                <w:webHidden/>
              </w:rPr>
              <w:fldChar w:fldCharType="end"/>
            </w:r>
          </w:hyperlink>
        </w:p>
        <w:p w14:paraId="1AB52210" w14:textId="5E274B2E" w:rsidR="00C838DE" w:rsidRDefault="00000000">
          <w:pPr>
            <w:pStyle w:val="Sommario3"/>
            <w:rPr>
              <w:rFonts w:asciiTheme="minorHAnsi" w:eastAsiaTheme="minorEastAsia" w:hAnsiTheme="minorHAnsi" w:cstheme="minorBidi"/>
              <w:noProof/>
              <w:spacing w:val="0"/>
              <w:lang w:eastAsia="it-IT"/>
            </w:rPr>
          </w:pPr>
          <w:hyperlink w:anchor="_Toc170557787" w:history="1">
            <w:r w:rsidR="00C838DE" w:rsidRPr="000E162A">
              <w:rPr>
                <w:rStyle w:val="Collegamentoipertestuale"/>
                <w:noProof/>
                <w:lang w:val="en-US"/>
              </w:rPr>
              <w:t>2.9.3</w:t>
            </w:r>
            <w:r w:rsidR="00C838DE">
              <w:rPr>
                <w:rFonts w:asciiTheme="minorHAnsi" w:eastAsiaTheme="minorEastAsia" w:hAnsiTheme="minorHAnsi" w:cstheme="minorBidi"/>
                <w:noProof/>
                <w:spacing w:val="0"/>
                <w:lang w:eastAsia="it-IT"/>
              </w:rPr>
              <w:tab/>
            </w:r>
            <w:r w:rsidR="00C838DE" w:rsidRPr="000E162A">
              <w:rPr>
                <w:rStyle w:val="Collegamentoipertestuale"/>
                <w:noProof/>
                <w:lang w:val="en-US"/>
              </w:rPr>
              <w:t>Exploitation</w:t>
            </w:r>
            <w:r w:rsidR="00C838DE">
              <w:rPr>
                <w:noProof/>
                <w:webHidden/>
              </w:rPr>
              <w:tab/>
            </w:r>
            <w:r w:rsidR="00C838DE">
              <w:rPr>
                <w:noProof/>
                <w:webHidden/>
              </w:rPr>
              <w:fldChar w:fldCharType="begin"/>
            </w:r>
            <w:r w:rsidR="00C838DE">
              <w:rPr>
                <w:noProof/>
                <w:webHidden/>
              </w:rPr>
              <w:instrText xml:space="preserve"> PAGEREF _Toc170557787 \h </w:instrText>
            </w:r>
            <w:r w:rsidR="00C838DE">
              <w:rPr>
                <w:noProof/>
                <w:webHidden/>
              </w:rPr>
            </w:r>
            <w:r w:rsidR="00C838DE">
              <w:rPr>
                <w:noProof/>
                <w:webHidden/>
              </w:rPr>
              <w:fldChar w:fldCharType="separate"/>
            </w:r>
            <w:r w:rsidR="00C838DE">
              <w:rPr>
                <w:noProof/>
                <w:webHidden/>
              </w:rPr>
              <w:t>44</w:t>
            </w:r>
            <w:r w:rsidR="00C838DE">
              <w:rPr>
                <w:noProof/>
                <w:webHidden/>
              </w:rPr>
              <w:fldChar w:fldCharType="end"/>
            </w:r>
          </w:hyperlink>
        </w:p>
        <w:p w14:paraId="31E87503" w14:textId="00147002" w:rsidR="00C838DE" w:rsidRDefault="00000000">
          <w:pPr>
            <w:pStyle w:val="Sommario3"/>
            <w:rPr>
              <w:rFonts w:asciiTheme="minorHAnsi" w:eastAsiaTheme="minorEastAsia" w:hAnsiTheme="minorHAnsi" w:cstheme="minorBidi"/>
              <w:noProof/>
              <w:spacing w:val="0"/>
              <w:lang w:eastAsia="it-IT"/>
            </w:rPr>
          </w:pPr>
          <w:hyperlink w:anchor="_Toc170557788" w:history="1">
            <w:r w:rsidR="00C838DE" w:rsidRPr="000E162A">
              <w:rPr>
                <w:rStyle w:val="Collegamentoipertestuale"/>
                <w:noProof/>
              </w:rPr>
              <w:t>2.9.4</w:t>
            </w:r>
            <w:r w:rsidR="00C838DE">
              <w:rPr>
                <w:rFonts w:asciiTheme="minorHAnsi" w:eastAsiaTheme="minorEastAsia" w:hAnsiTheme="minorHAnsi" w:cstheme="minorBidi"/>
                <w:noProof/>
                <w:spacing w:val="0"/>
                <w:lang w:eastAsia="it-IT"/>
              </w:rPr>
              <w:tab/>
            </w:r>
            <w:r w:rsidR="00C838DE" w:rsidRPr="000E162A">
              <w:rPr>
                <w:rStyle w:val="Collegamentoipertestuale"/>
                <w:noProof/>
              </w:rPr>
              <w:t>Lateral movement</w:t>
            </w:r>
            <w:r w:rsidR="00C838DE">
              <w:rPr>
                <w:noProof/>
                <w:webHidden/>
              </w:rPr>
              <w:tab/>
            </w:r>
            <w:r w:rsidR="00C838DE">
              <w:rPr>
                <w:noProof/>
                <w:webHidden/>
              </w:rPr>
              <w:fldChar w:fldCharType="begin"/>
            </w:r>
            <w:r w:rsidR="00C838DE">
              <w:rPr>
                <w:noProof/>
                <w:webHidden/>
              </w:rPr>
              <w:instrText xml:space="preserve"> PAGEREF _Toc170557788 \h </w:instrText>
            </w:r>
            <w:r w:rsidR="00C838DE">
              <w:rPr>
                <w:noProof/>
                <w:webHidden/>
              </w:rPr>
            </w:r>
            <w:r w:rsidR="00C838DE">
              <w:rPr>
                <w:noProof/>
                <w:webHidden/>
              </w:rPr>
              <w:fldChar w:fldCharType="separate"/>
            </w:r>
            <w:r w:rsidR="00C838DE">
              <w:rPr>
                <w:noProof/>
                <w:webHidden/>
              </w:rPr>
              <w:t>44</w:t>
            </w:r>
            <w:r w:rsidR="00C838DE">
              <w:rPr>
                <w:noProof/>
                <w:webHidden/>
              </w:rPr>
              <w:fldChar w:fldCharType="end"/>
            </w:r>
          </w:hyperlink>
        </w:p>
        <w:p w14:paraId="3DDDCC95" w14:textId="40E3C1C5" w:rsidR="00C838DE" w:rsidRDefault="00000000">
          <w:pPr>
            <w:pStyle w:val="Sommario3"/>
            <w:rPr>
              <w:rFonts w:asciiTheme="minorHAnsi" w:eastAsiaTheme="minorEastAsia" w:hAnsiTheme="minorHAnsi" w:cstheme="minorBidi"/>
              <w:noProof/>
              <w:spacing w:val="0"/>
              <w:lang w:eastAsia="it-IT"/>
            </w:rPr>
          </w:pPr>
          <w:hyperlink w:anchor="_Toc170557789" w:history="1">
            <w:r w:rsidR="00C838DE" w:rsidRPr="000E162A">
              <w:rPr>
                <w:rStyle w:val="Collegamentoipertestuale"/>
                <w:noProof/>
              </w:rPr>
              <w:t>2.9.5</w:t>
            </w:r>
            <w:r w:rsidR="00C838DE">
              <w:rPr>
                <w:rFonts w:asciiTheme="minorHAnsi" w:eastAsiaTheme="minorEastAsia" w:hAnsiTheme="minorHAnsi" w:cstheme="minorBidi"/>
                <w:noProof/>
                <w:spacing w:val="0"/>
                <w:lang w:eastAsia="it-IT"/>
              </w:rPr>
              <w:tab/>
            </w:r>
            <w:r w:rsidR="00C838DE" w:rsidRPr="000E162A">
              <w:rPr>
                <w:rStyle w:val="Collegamentoipertestuale"/>
                <w:noProof/>
              </w:rPr>
              <w:t>Discovery</w:t>
            </w:r>
            <w:r w:rsidR="00C838DE">
              <w:rPr>
                <w:noProof/>
                <w:webHidden/>
              </w:rPr>
              <w:tab/>
            </w:r>
            <w:r w:rsidR="00C838DE">
              <w:rPr>
                <w:noProof/>
                <w:webHidden/>
              </w:rPr>
              <w:fldChar w:fldCharType="begin"/>
            </w:r>
            <w:r w:rsidR="00C838DE">
              <w:rPr>
                <w:noProof/>
                <w:webHidden/>
              </w:rPr>
              <w:instrText xml:space="preserve"> PAGEREF _Toc170557789 \h </w:instrText>
            </w:r>
            <w:r w:rsidR="00C838DE">
              <w:rPr>
                <w:noProof/>
                <w:webHidden/>
              </w:rPr>
            </w:r>
            <w:r w:rsidR="00C838DE">
              <w:rPr>
                <w:noProof/>
                <w:webHidden/>
              </w:rPr>
              <w:fldChar w:fldCharType="separate"/>
            </w:r>
            <w:r w:rsidR="00C838DE">
              <w:rPr>
                <w:noProof/>
                <w:webHidden/>
              </w:rPr>
              <w:t>45</w:t>
            </w:r>
            <w:r w:rsidR="00C838DE">
              <w:rPr>
                <w:noProof/>
                <w:webHidden/>
              </w:rPr>
              <w:fldChar w:fldCharType="end"/>
            </w:r>
          </w:hyperlink>
        </w:p>
        <w:p w14:paraId="00FE3777" w14:textId="2EABF0E3" w:rsidR="00C838DE" w:rsidRDefault="00000000">
          <w:pPr>
            <w:pStyle w:val="Sommario3"/>
            <w:rPr>
              <w:rFonts w:asciiTheme="minorHAnsi" w:eastAsiaTheme="minorEastAsia" w:hAnsiTheme="minorHAnsi" w:cstheme="minorBidi"/>
              <w:noProof/>
              <w:spacing w:val="0"/>
              <w:lang w:eastAsia="it-IT"/>
            </w:rPr>
          </w:pPr>
          <w:hyperlink w:anchor="_Toc170557790" w:history="1">
            <w:r w:rsidR="00C838DE" w:rsidRPr="000E162A">
              <w:rPr>
                <w:rStyle w:val="Collegamentoipertestuale"/>
                <w:noProof/>
              </w:rPr>
              <w:t>2.9.6</w:t>
            </w:r>
            <w:r w:rsidR="00C838DE">
              <w:rPr>
                <w:rFonts w:asciiTheme="minorHAnsi" w:eastAsiaTheme="minorEastAsia" w:hAnsiTheme="minorHAnsi" w:cstheme="minorBidi"/>
                <w:noProof/>
                <w:spacing w:val="0"/>
                <w:lang w:eastAsia="it-IT"/>
              </w:rPr>
              <w:tab/>
            </w:r>
            <w:r w:rsidR="00C838DE" w:rsidRPr="000E162A">
              <w:rPr>
                <w:rStyle w:val="Collegamentoipertestuale"/>
                <w:noProof/>
              </w:rPr>
              <w:t>Defense evasion &amp; Privilege Escalation</w:t>
            </w:r>
            <w:r w:rsidR="00C838DE">
              <w:rPr>
                <w:noProof/>
                <w:webHidden/>
              </w:rPr>
              <w:tab/>
            </w:r>
            <w:r w:rsidR="00C838DE">
              <w:rPr>
                <w:noProof/>
                <w:webHidden/>
              </w:rPr>
              <w:fldChar w:fldCharType="begin"/>
            </w:r>
            <w:r w:rsidR="00C838DE">
              <w:rPr>
                <w:noProof/>
                <w:webHidden/>
              </w:rPr>
              <w:instrText xml:space="preserve"> PAGEREF _Toc170557790 \h </w:instrText>
            </w:r>
            <w:r w:rsidR="00C838DE">
              <w:rPr>
                <w:noProof/>
                <w:webHidden/>
              </w:rPr>
            </w:r>
            <w:r w:rsidR="00C838DE">
              <w:rPr>
                <w:noProof/>
                <w:webHidden/>
              </w:rPr>
              <w:fldChar w:fldCharType="separate"/>
            </w:r>
            <w:r w:rsidR="00C838DE">
              <w:rPr>
                <w:noProof/>
                <w:webHidden/>
              </w:rPr>
              <w:t>46</w:t>
            </w:r>
            <w:r w:rsidR="00C838DE">
              <w:rPr>
                <w:noProof/>
                <w:webHidden/>
              </w:rPr>
              <w:fldChar w:fldCharType="end"/>
            </w:r>
          </w:hyperlink>
        </w:p>
        <w:p w14:paraId="33A280B6" w14:textId="1115A6ED" w:rsidR="00C838DE" w:rsidRDefault="00000000">
          <w:pPr>
            <w:pStyle w:val="Sommario3"/>
            <w:rPr>
              <w:rFonts w:asciiTheme="minorHAnsi" w:eastAsiaTheme="minorEastAsia" w:hAnsiTheme="minorHAnsi" w:cstheme="minorBidi"/>
              <w:noProof/>
              <w:spacing w:val="0"/>
              <w:lang w:eastAsia="it-IT"/>
            </w:rPr>
          </w:pPr>
          <w:hyperlink w:anchor="_Toc170557791" w:history="1">
            <w:r w:rsidR="00C838DE" w:rsidRPr="000E162A">
              <w:rPr>
                <w:rStyle w:val="Collegamentoipertestuale"/>
                <w:noProof/>
              </w:rPr>
              <w:t>2.9.7</w:t>
            </w:r>
            <w:r w:rsidR="00C838DE">
              <w:rPr>
                <w:rFonts w:asciiTheme="minorHAnsi" w:eastAsiaTheme="minorEastAsia" w:hAnsiTheme="minorHAnsi" w:cstheme="minorBidi"/>
                <w:noProof/>
                <w:spacing w:val="0"/>
                <w:lang w:eastAsia="it-IT"/>
              </w:rPr>
              <w:tab/>
            </w:r>
            <w:r w:rsidR="00C838DE" w:rsidRPr="000E162A">
              <w:rPr>
                <w:rStyle w:val="Collegamentoipertestuale"/>
                <w:noProof/>
              </w:rPr>
              <w:t>Execution</w:t>
            </w:r>
            <w:r w:rsidR="00C838DE">
              <w:rPr>
                <w:noProof/>
                <w:webHidden/>
              </w:rPr>
              <w:tab/>
            </w:r>
            <w:r w:rsidR="00C838DE">
              <w:rPr>
                <w:noProof/>
                <w:webHidden/>
              </w:rPr>
              <w:fldChar w:fldCharType="begin"/>
            </w:r>
            <w:r w:rsidR="00C838DE">
              <w:rPr>
                <w:noProof/>
                <w:webHidden/>
              </w:rPr>
              <w:instrText xml:space="preserve"> PAGEREF _Toc170557791 \h </w:instrText>
            </w:r>
            <w:r w:rsidR="00C838DE">
              <w:rPr>
                <w:noProof/>
                <w:webHidden/>
              </w:rPr>
            </w:r>
            <w:r w:rsidR="00C838DE">
              <w:rPr>
                <w:noProof/>
                <w:webHidden/>
              </w:rPr>
              <w:fldChar w:fldCharType="separate"/>
            </w:r>
            <w:r w:rsidR="00C838DE">
              <w:rPr>
                <w:noProof/>
                <w:webHidden/>
              </w:rPr>
              <w:t>47</w:t>
            </w:r>
            <w:r w:rsidR="00C838DE">
              <w:rPr>
                <w:noProof/>
                <w:webHidden/>
              </w:rPr>
              <w:fldChar w:fldCharType="end"/>
            </w:r>
          </w:hyperlink>
        </w:p>
        <w:p w14:paraId="7C308D99" w14:textId="58D16C06" w:rsidR="00C838DE" w:rsidRDefault="00000000">
          <w:pPr>
            <w:pStyle w:val="Sommario3"/>
            <w:rPr>
              <w:rFonts w:asciiTheme="minorHAnsi" w:eastAsiaTheme="minorEastAsia" w:hAnsiTheme="minorHAnsi" w:cstheme="minorBidi"/>
              <w:noProof/>
              <w:spacing w:val="0"/>
              <w:lang w:eastAsia="it-IT"/>
            </w:rPr>
          </w:pPr>
          <w:hyperlink w:anchor="_Toc170557792" w:history="1">
            <w:r w:rsidR="00C838DE" w:rsidRPr="000E162A">
              <w:rPr>
                <w:rStyle w:val="Collegamentoipertestuale"/>
                <w:noProof/>
              </w:rPr>
              <w:t>2.9.8</w:t>
            </w:r>
            <w:r w:rsidR="00C838DE">
              <w:rPr>
                <w:rFonts w:asciiTheme="minorHAnsi" w:eastAsiaTheme="minorEastAsia" w:hAnsiTheme="minorHAnsi" w:cstheme="minorBidi"/>
                <w:noProof/>
                <w:spacing w:val="0"/>
                <w:lang w:eastAsia="it-IT"/>
              </w:rPr>
              <w:tab/>
            </w:r>
            <w:r w:rsidR="00C838DE" w:rsidRPr="000E162A">
              <w:rPr>
                <w:rStyle w:val="Collegamentoipertestuale"/>
                <w:noProof/>
              </w:rPr>
              <w:t>Impact</w:t>
            </w:r>
            <w:r w:rsidR="00C838DE">
              <w:rPr>
                <w:noProof/>
                <w:webHidden/>
              </w:rPr>
              <w:tab/>
            </w:r>
            <w:r w:rsidR="00C838DE">
              <w:rPr>
                <w:noProof/>
                <w:webHidden/>
              </w:rPr>
              <w:fldChar w:fldCharType="begin"/>
            </w:r>
            <w:r w:rsidR="00C838DE">
              <w:rPr>
                <w:noProof/>
                <w:webHidden/>
              </w:rPr>
              <w:instrText xml:space="preserve"> PAGEREF _Toc170557792 \h </w:instrText>
            </w:r>
            <w:r w:rsidR="00C838DE">
              <w:rPr>
                <w:noProof/>
                <w:webHidden/>
              </w:rPr>
            </w:r>
            <w:r w:rsidR="00C838DE">
              <w:rPr>
                <w:noProof/>
                <w:webHidden/>
              </w:rPr>
              <w:fldChar w:fldCharType="separate"/>
            </w:r>
            <w:r w:rsidR="00C838DE">
              <w:rPr>
                <w:noProof/>
                <w:webHidden/>
              </w:rPr>
              <w:t>47</w:t>
            </w:r>
            <w:r w:rsidR="00C838DE">
              <w:rPr>
                <w:noProof/>
                <w:webHidden/>
              </w:rPr>
              <w:fldChar w:fldCharType="end"/>
            </w:r>
          </w:hyperlink>
        </w:p>
        <w:p w14:paraId="6DB516DC" w14:textId="5C989822"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93" w:history="1">
            <w:r w:rsidR="00C838DE" w:rsidRPr="000E162A">
              <w:rPr>
                <w:rStyle w:val="Collegamentoipertestuale"/>
                <w:noProof/>
              </w:rPr>
              <w:t>2.10</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Attacchi Cyber – Analisi delle tendenze</w:t>
            </w:r>
            <w:r w:rsidR="00C838DE">
              <w:rPr>
                <w:noProof/>
                <w:webHidden/>
              </w:rPr>
              <w:tab/>
            </w:r>
            <w:r w:rsidR="00C838DE">
              <w:rPr>
                <w:noProof/>
                <w:webHidden/>
              </w:rPr>
              <w:fldChar w:fldCharType="begin"/>
            </w:r>
            <w:r w:rsidR="00C838DE">
              <w:rPr>
                <w:noProof/>
                <w:webHidden/>
              </w:rPr>
              <w:instrText xml:space="preserve"> PAGEREF _Toc170557793 \h </w:instrText>
            </w:r>
            <w:r w:rsidR="00C838DE">
              <w:rPr>
                <w:noProof/>
                <w:webHidden/>
              </w:rPr>
            </w:r>
            <w:r w:rsidR="00C838DE">
              <w:rPr>
                <w:noProof/>
                <w:webHidden/>
              </w:rPr>
              <w:fldChar w:fldCharType="separate"/>
            </w:r>
            <w:r w:rsidR="00C838DE">
              <w:rPr>
                <w:noProof/>
                <w:webHidden/>
              </w:rPr>
              <w:t>49</w:t>
            </w:r>
            <w:r w:rsidR="00C838DE">
              <w:rPr>
                <w:noProof/>
                <w:webHidden/>
              </w:rPr>
              <w:fldChar w:fldCharType="end"/>
            </w:r>
          </w:hyperlink>
        </w:p>
        <w:p w14:paraId="573AEA49" w14:textId="04E31280" w:rsidR="00C838DE" w:rsidRDefault="00000000">
          <w:pPr>
            <w:pStyle w:val="Sommario3"/>
            <w:rPr>
              <w:rFonts w:asciiTheme="minorHAnsi" w:eastAsiaTheme="minorEastAsia" w:hAnsiTheme="minorHAnsi" w:cstheme="minorBidi"/>
              <w:noProof/>
              <w:spacing w:val="0"/>
              <w:lang w:eastAsia="it-IT"/>
            </w:rPr>
          </w:pPr>
          <w:hyperlink w:anchor="_Toc170557794" w:history="1">
            <w:r w:rsidR="00C838DE" w:rsidRPr="000E162A">
              <w:rPr>
                <w:rStyle w:val="Collegamentoipertestuale"/>
                <w:noProof/>
              </w:rPr>
              <w:t>2.10.1</w:t>
            </w:r>
            <w:r w:rsidR="00C838DE">
              <w:rPr>
                <w:rFonts w:asciiTheme="minorHAnsi" w:eastAsiaTheme="minorEastAsia" w:hAnsiTheme="minorHAnsi" w:cstheme="minorBidi"/>
                <w:noProof/>
                <w:spacing w:val="0"/>
                <w:lang w:eastAsia="it-IT"/>
              </w:rPr>
              <w:tab/>
            </w:r>
            <w:r w:rsidR="00C838DE" w:rsidRPr="000E162A">
              <w:rPr>
                <w:rStyle w:val="Collegamentoipertestuale"/>
                <w:noProof/>
              </w:rPr>
              <w:t>Q2 2022 vs Q2 2023</w:t>
            </w:r>
            <w:r w:rsidR="00C838DE">
              <w:rPr>
                <w:noProof/>
                <w:webHidden/>
              </w:rPr>
              <w:tab/>
            </w:r>
            <w:r w:rsidR="00C838DE">
              <w:rPr>
                <w:noProof/>
                <w:webHidden/>
              </w:rPr>
              <w:fldChar w:fldCharType="begin"/>
            </w:r>
            <w:r w:rsidR="00C838DE">
              <w:rPr>
                <w:noProof/>
                <w:webHidden/>
              </w:rPr>
              <w:instrText xml:space="preserve"> PAGEREF _Toc170557794 \h </w:instrText>
            </w:r>
            <w:r w:rsidR="00C838DE">
              <w:rPr>
                <w:noProof/>
                <w:webHidden/>
              </w:rPr>
            </w:r>
            <w:r w:rsidR="00C838DE">
              <w:rPr>
                <w:noProof/>
                <w:webHidden/>
              </w:rPr>
              <w:fldChar w:fldCharType="separate"/>
            </w:r>
            <w:r w:rsidR="00C838DE">
              <w:rPr>
                <w:noProof/>
                <w:webHidden/>
              </w:rPr>
              <w:t>49</w:t>
            </w:r>
            <w:r w:rsidR="00C838DE">
              <w:rPr>
                <w:noProof/>
                <w:webHidden/>
              </w:rPr>
              <w:fldChar w:fldCharType="end"/>
            </w:r>
          </w:hyperlink>
        </w:p>
        <w:p w14:paraId="0A3ACFCF" w14:textId="2CB080B8" w:rsidR="00C838DE" w:rsidRDefault="00000000">
          <w:pPr>
            <w:pStyle w:val="Sommario3"/>
            <w:rPr>
              <w:rFonts w:asciiTheme="minorHAnsi" w:eastAsiaTheme="minorEastAsia" w:hAnsiTheme="minorHAnsi" w:cstheme="minorBidi"/>
              <w:noProof/>
              <w:spacing w:val="0"/>
              <w:lang w:eastAsia="it-IT"/>
            </w:rPr>
          </w:pPr>
          <w:hyperlink w:anchor="_Toc170557795" w:history="1">
            <w:r w:rsidR="00C838DE" w:rsidRPr="000E162A">
              <w:rPr>
                <w:rStyle w:val="Collegamentoipertestuale"/>
                <w:noProof/>
              </w:rPr>
              <w:t>2.10.2</w:t>
            </w:r>
            <w:r w:rsidR="00C838DE">
              <w:rPr>
                <w:rFonts w:asciiTheme="minorHAnsi" w:eastAsiaTheme="minorEastAsia" w:hAnsiTheme="minorHAnsi" w:cstheme="minorBidi"/>
                <w:noProof/>
                <w:spacing w:val="0"/>
                <w:lang w:eastAsia="it-IT"/>
              </w:rPr>
              <w:tab/>
            </w:r>
            <w:r w:rsidR="00C838DE" w:rsidRPr="000E162A">
              <w:rPr>
                <w:rStyle w:val="Collegamentoipertestuale"/>
                <w:noProof/>
              </w:rPr>
              <w:t>Provenienza delle cyber minacce</w:t>
            </w:r>
            <w:r w:rsidR="00C838DE">
              <w:rPr>
                <w:noProof/>
                <w:webHidden/>
              </w:rPr>
              <w:tab/>
            </w:r>
            <w:r w:rsidR="00C838DE">
              <w:rPr>
                <w:noProof/>
                <w:webHidden/>
              </w:rPr>
              <w:fldChar w:fldCharType="begin"/>
            </w:r>
            <w:r w:rsidR="00C838DE">
              <w:rPr>
                <w:noProof/>
                <w:webHidden/>
              </w:rPr>
              <w:instrText xml:space="preserve"> PAGEREF _Toc170557795 \h </w:instrText>
            </w:r>
            <w:r w:rsidR="00C838DE">
              <w:rPr>
                <w:noProof/>
                <w:webHidden/>
              </w:rPr>
            </w:r>
            <w:r w:rsidR="00C838DE">
              <w:rPr>
                <w:noProof/>
                <w:webHidden/>
              </w:rPr>
              <w:fldChar w:fldCharType="separate"/>
            </w:r>
            <w:r w:rsidR="00C838DE">
              <w:rPr>
                <w:noProof/>
                <w:webHidden/>
              </w:rPr>
              <w:t>50</w:t>
            </w:r>
            <w:r w:rsidR="00C838DE">
              <w:rPr>
                <w:noProof/>
                <w:webHidden/>
              </w:rPr>
              <w:fldChar w:fldCharType="end"/>
            </w:r>
          </w:hyperlink>
        </w:p>
        <w:p w14:paraId="0D42F126" w14:textId="62B1FD8C" w:rsidR="00C838DE" w:rsidRDefault="00000000">
          <w:pPr>
            <w:pStyle w:val="Sommario3"/>
            <w:rPr>
              <w:rFonts w:asciiTheme="minorHAnsi" w:eastAsiaTheme="minorEastAsia" w:hAnsiTheme="minorHAnsi" w:cstheme="minorBidi"/>
              <w:noProof/>
              <w:spacing w:val="0"/>
              <w:lang w:eastAsia="it-IT"/>
            </w:rPr>
          </w:pPr>
          <w:hyperlink w:anchor="_Toc170557796" w:history="1">
            <w:r w:rsidR="00C838DE" w:rsidRPr="000E162A">
              <w:rPr>
                <w:rStyle w:val="Collegamentoipertestuale"/>
                <w:noProof/>
              </w:rPr>
              <w:t>2.10.3</w:t>
            </w:r>
            <w:r w:rsidR="00C838DE">
              <w:rPr>
                <w:rFonts w:asciiTheme="minorHAnsi" w:eastAsiaTheme="minorEastAsia" w:hAnsiTheme="minorHAnsi" w:cstheme="minorBidi"/>
                <w:noProof/>
                <w:spacing w:val="0"/>
                <w:lang w:eastAsia="it-IT"/>
              </w:rPr>
              <w:tab/>
            </w:r>
            <w:r w:rsidR="00C838DE" w:rsidRPr="000E162A">
              <w:rPr>
                <w:rStyle w:val="Collegamentoipertestuale"/>
                <w:noProof/>
              </w:rPr>
              <w:t>Stime dei costi futuri</w:t>
            </w:r>
            <w:r w:rsidR="00C838DE">
              <w:rPr>
                <w:noProof/>
                <w:webHidden/>
              </w:rPr>
              <w:tab/>
            </w:r>
            <w:r w:rsidR="00C838DE">
              <w:rPr>
                <w:noProof/>
                <w:webHidden/>
              </w:rPr>
              <w:fldChar w:fldCharType="begin"/>
            </w:r>
            <w:r w:rsidR="00C838DE">
              <w:rPr>
                <w:noProof/>
                <w:webHidden/>
              </w:rPr>
              <w:instrText xml:space="preserve"> PAGEREF _Toc170557796 \h </w:instrText>
            </w:r>
            <w:r w:rsidR="00C838DE">
              <w:rPr>
                <w:noProof/>
                <w:webHidden/>
              </w:rPr>
            </w:r>
            <w:r w:rsidR="00C838DE">
              <w:rPr>
                <w:noProof/>
                <w:webHidden/>
              </w:rPr>
              <w:fldChar w:fldCharType="separate"/>
            </w:r>
            <w:r w:rsidR="00C838DE">
              <w:rPr>
                <w:noProof/>
                <w:webHidden/>
              </w:rPr>
              <w:t>51</w:t>
            </w:r>
            <w:r w:rsidR="00C838DE">
              <w:rPr>
                <w:noProof/>
                <w:webHidden/>
              </w:rPr>
              <w:fldChar w:fldCharType="end"/>
            </w:r>
          </w:hyperlink>
        </w:p>
        <w:p w14:paraId="5C29F414" w14:textId="2CBEFF3A"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97" w:history="1">
            <w:r w:rsidR="00C838DE" w:rsidRPr="000E162A">
              <w:rPr>
                <w:rStyle w:val="Collegamentoipertestuale"/>
                <w:noProof/>
              </w:rPr>
              <w:t>2.11</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NIS2 – L’ultima normativa nel mondo cyber</w:t>
            </w:r>
            <w:r w:rsidR="00C838DE">
              <w:rPr>
                <w:noProof/>
                <w:webHidden/>
              </w:rPr>
              <w:tab/>
            </w:r>
            <w:r w:rsidR="00C838DE">
              <w:rPr>
                <w:noProof/>
                <w:webHidden/>
              </w:rPr>
              <w:fldChar w:fldCharType="begin"/>
            </w:r>
            <w:r w:rsidR="00C838DE">
              <w:rPr>
                <w:noProof/>
                <w:webHidden/>
              </w:rPr>
              <w:instrText xml:space="preserve"> PAGEREF _Toc170557797 \h </w:instrText>
            </w:r>
            <w:r w:rsidR="00C838DE">
              <w:rPr>
                <w:noProof/>
                <w:webHidden/>
              </w:rPr>
            </w:r>
            <w:r w:rsidR="00C838DE">
              <w:rPr>
                <w:noProof/>
                <w:webHidden/>
              </w:rPr>
              <w:fldChar w:fldCharType="separate"/>
            </w:r>
            <w:r w:rsidR="00C838DE">
              <w:rPr>
                <w:noProof/>
                <w:webHidden/>
              </w:rPr>
              <w:t>52</w:t>
            </w:r>
            <w:r w:rsidR="00C838DE">
              <w:rPr>
                <w:noProof/>
                <w:webHidden/>
              </w:rPr>
              <w:fldChar w:fldCharType="end"/>
            </w:r>
          </w:hyperlink>
        </w:p>
        <w:p w14:paraId="508582B9" w14:textId="1B2FD875" w:rsidR="00C838DE" w:rsidRDefault="00000000">
          <w:pPr>
            <w:pStyle w:val="Sommario1"/>
            <w:rPr>
              <w:rFonts w:asciiTheme="minorHAnsi" w:eastAsiaTheme="minorEastAsia" w:hAnsiTheme="minorHAnsi" w:cstheme="minorBidi"/>
              <w:b w:val="0"/>
              <w:smallCaps w:val="0"/>
              <w:noProof/>
              <w:spacing w:val="0"/>
              <w:sz w:val="22"/>
              <w:lang w:eastAsia="it-IT"/>
            </w:rPr>
          </w:pPr>
          <w:hyperlink w:anchor="_Toc170557798" w:history="1">
            <w:r w:rsidR="00C838DE" w:rsidRPr="000E162A">
              <w:rPr>
                <w:rStyle w:val="Collegamentoipertestuale"/>
                <w:noProof/>
              </w:rPr>
              <w:t>Capitolo III</w:t>
            </w:r>
            <w:r w:rsidR="00C838DE">
              <w:rPr>
                <w:noProof/>
                <w:webHidden/>
              </w:rPr>
              <w:tab/>
            </w:r>
            <w:r w:rsidR="00C838DE">
              <w:rPr>
                <w:noProof/>
                <w:webHidden/>
              </w:rPr>
              <w:fldChar w:fldCharType="begin"/>
            </w:r>
            <w:r w:rsidR="00C838DE">
              <w:rPr>
                <w:noProof/>
                <w:webHidden/>
              </w:rPr>
              <w:instrText xml:space="preserve"> PAGEREF _Toc170557798 \h </w:instrText>
            </w:r>
            <w:r w:rsidR="00C838DE">
              <w:rPr>
                <w:noProof/>
                <w:webHidden/>
              </w:rPr>
            </w:r>
            <w:r w:rsidR="00C838DE">
              <w:rPr>
                <w:noProof/>
                <w:webHidden/>
              </w:rPr>
              <w:fldChar w:fldCharType="separate"/>
            </w:r>
            <w:r w:rsidR="00C838DE">
              <w:rPr>
                <w:noProof/>
                <w:webHidden/>
              </w:rPr>
              <w:t>55</w:t>
            </w:r>
            <w:r w:rsidR="00C838DE">
              <w:rPr>
                <w:noProof/>
                <w:webHidden/>
              </w:rPr>
              <w:fldChar w:fldCharType="end"/>
            </w:r>
          </w:hyperlink>
        </w:p>
        <w:p w14:paraId="2CF4DCC8" w14:textId="3AE940D7" w:rsidR="00C838DE" w:rsidRDefault="00000000">
          <w:pPr>
            <w:pStyle w:val="Sommario2"/>
            <w:rPr>
              <w:rFonts w:asciiTheme="minorHAnsi" w:eastAsiaTheme="minorEastAsia" w:hAnsiTheme="minorHAnsi" w:cstheme="minorBidi"/>
              <w:b w:val="0"/>
              <w:smallCaps w:val="0"/>
              <w:noProof/>
              <w:spacing w:val="0"/>
              <w:sz w:val="22"/>
              <w:lang w:eastAsia="it-IT"/>
            </w:rPr>
          </w:pPr>
          <w:hyperlink w:anchor="_Toc170557799" w:history="1">
            <w:r w:rsidR="00C838DE" w:rsidRPr="000E162A">
              <w:rPr>
                <w:rStyle w:val="Collegamentoipertestuale"/>
                <w:noProof/>
              </w:rPr>
              <w:t>Sperimentazione</w:t>
            </w:r>
            <w:r w:rsidR="00C838DE">
              <w:rPr>
                <w:noProof/>
                <w:webHidden/>
              </w:rPr>
              <w:tab/>
            </w:r>
            <w:r w:rsidR="00C838DE">
              <w:rPr>
                <w:noProof/>
                <w:webHidden/>
              </w:rPr>
              <w:fldChar w:fldCharType="begin"/>
            </w:r>
            <w:r w:rsidR="00C838DE">
              <w:rPr>
                <w:noProof/>
                <w:webHidden/>
              </w:rPr>
              <w:instrText xml:space="preserve"> PAGEREF _Toc170557799 \h </w:instrText>
            </w:r>
            <w:r w:rsidR="00C838DE">
              <w:rPr>
                <w:noProof/>
                <w:webHidden/>
              </w:rPr>
            </w:r>
            <w:r w:rsidR="00C838DE">
              <w:rPr>
                <w:noProof/>
                <w:webHidden/>
              </w:rPr>
              <w:fldChar w:fldCharType="separate"/>
            </w:r>
            <w:r w:rsidR="00C838DE">
              <w:rPr>
                <w:noProof/>
                <w:webHidden/>
              </w:rPr>
              <w:t>55</w:t>
            </w:r>
            <w:r w:rsidR="00C838DE">
              <w:rPr>
                <w:noProof/>
                <w:webHidden/>
              </w:rPr>
              <w:fldChar w:fldCharType="end"/>
            </w:r>
          </w:hyperlink>
        </w:p>
        <w:p w14:paraId="48C6BBDF" w14:textId="1FF48254"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801" w:history="1">
            <w:r w:rsidR="00C838DE" w:rsidRPr="000E162A">
              <w:rPr>
                <w:rStyle w:val="Collegamentoipertestuale"/>
                <w:noProof/>
              </w:rPr>
              <w:t>3.1</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Funzionalità di DetectiveAttacks</w:t>
            </w:r>
            <w:r w:rsidR="00C838DE">
              <w:rPr>
                <w:noProof/>
                <w:webHidden/>
              </w:rPr>
              <w:tab/>
            </w:r>
            <w:r w:rsidR="00C838DE">
              <w:rPr>
                <w:noProof/>
                <w:webHidden/>
              </w:rPr>
              <w:fldChar w:fldCharType="begin"/>
            </w:r>
            <w:r w:rsidR="00C838DE">
              <w:rPr>
                <w:noProof/>
                <w:webHidden/>
              </w:rPr>
              <w:instrText xml:space="preserve"> PAGEREF _Toc170557801 \h </w:instrText>
            </w:r>
            <w:r w:rsidR="00C838DE">
              <w:rPr>
                <w:noProof/>
                <w:webHidden/>
              </w:rPr>
            </w:r>
            <w:r w:rsidR="00C838DE">
              <w:rPr>
                <w:noProof/>
                <w:webHidden/>
              </w:rPr>
              <w:fldChar w:fldCharType="separate"/>
            </w:r>
            <w:r w:rsidR="00C838DE">
              <w:rPr>
                <w:noProof/>
                <w:webHidden/>
              </w:rPr>
              <w:t>55</w:t>
            </w:r>
            <w:r w:rsidR="00C838DE">
              <w:rPr>
                <w:noProof/>
                <w:webHidden/>
              </w:rPr>
              <w:fldChar w:fldCharType="end"/>
            </w:r>
          </w:hyperlink>
        </w:p>
        <w:p w14:paraId="0B224457" w14:textId="406EEC77"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802" w:history="1">
            <w:r w:rsidR="00C838DE" w:rsidRPr="000E162A">
              <w:rPr>
                <w:rStyle w:val="Collegamentoipertestuale"/>
                <w:noProof/>
              </w:rPr>
              <w:t>3.2</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Tecnologie utilizzate</w:t>
            </w:r>
            <w:r w:rsidR="00C838DE">
              <w:rPr>
                <w:noProof/>
                <w:webHidden/>
              </w:rPr>
              <w:tab/>
            </w:r>
            <w:r w:rsidR="00C838DE">
              <w:rPr>
                <w:noProof/>
                <w:webHidden/>
              </w:rPr>
              <w:fldChar w:fldCharType="begin"/>
            </w:r>
            <w:r w:rsidR="00C838DE">
              <w:rPr>
                <w:noProof/>
                <w:webHidden/>
              </w:rPr>
              <w:instrText xml:space="preserve"> PAGEREF _Toc170557802 \h </w:instrText>
            </w:r>
            <w:r w:rsidR="00C838DE">
              <w:rPr>
                <w:noProof/>
                <w:webHidden/>
              </w:rPr>
            </w:r>
            <w:r w:rsidR="00C838DE">
              <w:rPr>
                <w:noProof/>
                <w:webHidden/>
              </w:rPr>
              <w:fldChar w:fldCharType="separate"/>
            </w:r>
            <w:r w:rsidR="00C838DE">
              <w:rPr>
                <w:noProof/>
                <w:webHidden/>
              </w:rPr>
              <w:t>56</w:t>
            </w:r>
            <w:r w:rsidR="00C838DE">
              <w:rPr>
                <w:noProof/>
                <w:webHidden/>
              </w:rPr>
              <w:fldChar w:fldCharType="end"/>
            </w:r>
          </w:hyperlink>
        </w:p>
        <w:p w14:paraId="3CA4676A" w14:textId="425AEE5E" w:rsidR="00C838DE" w:rsidRDefault="00000000">
          <w:pPr>
            <w:pStyle w:val="Sommario3"/>
            <w:rPr>
              <w:rFonts w:asciiTheme="minorHAnsi" w:eastAsiaTheme="minorEastAsia" w:hAnsiTheme="minorHAnsi" w:cstheme="minorBidi"/>
              <w:noProof/>
              <w:spacing w:val="0"/>
              <w:lang w:eastAsia="it-IT"/>
            </w:rPr>
          </w:pPr>
          <w:hyperlink w:anchor="_Toc170557803" w:history="1">
            <w:r w:rsidR="00C838DE" w:rsidRPr="000E162A">
              <w:rPr>
                <w:rStyle w:val="Collegamentoipertestuale"/>
                <w:noProof/>
              </w:rPr>
              <w:t>3.2.1</w:t>
            </w:r>
            <w:r w:rsidR="00C838DE">
              <w:rPr>
                <w:rFonts w:asciiTheme="minorHAnsi" w:eastAsiaTheme="minorEastAsia" w:hAnsiTheme="minorHAnsi" w:cstheme="minorBidi"/>
                <w:noProof/>
                <w:spacing w:val="0"/>
                <w:lang w:eastAsia="it-IT"/>
              </w:rPr>
              <w:tab/>
            </w:r>
            <w:r w:rsidR="00C838DE" w:rsidRPr="000E162A">
              <w:rPr>
                <w:rStyle w:val="Collegamentoipertestuale"/>
                <w:noProof/>
              </w:rPr>
              <w:t>Framework, librerie e LLM utilizzati</w:t>
            </w:r>
            <w:r w:rsidR="00C838DE">
              <w:rPr>
                <w:noProof/>
                <w:webHidden/>
              </w:rPr>
              <w:tab/>
            </w:r>
            <w:r w:rsidR="00C838DE">
              <w:rPr>
                <w:noProof/>
                <w:webHidden/>
              </w:rPr>
              <w:fldChar w:fldCharType="begin"/>
            </w:r>
            <w:r w:rsidR="00C838DE">
              <w:rPr>
                <w:noProof/>
                <w:webHidden/>
              </w:rPr>
              <w:instrText xml:space="preserve"> PAGEREF _Toc170557803 \h </w:instrText>
            </w:r>
            <w:r w:rsidR="00C838DE">
              <w:rPr>
                <w:noProof/>
                <w:webHidden/>
              </w:rPr>
            </w:r>
            <w:r w:rsidR="00C838DE">
              <w:rPr>
                <w:noProof/>
                <w:webHidden/>
              </w:rPr>
              <w:fldChar w:fldCharType="separate"/>
            </w:r>
            <w:r w:rsidR="00C838DE">
              <w:rPr>
                <w:noProof/>
                <w:webHidden/>
              </w:rPr>
              <w:t>57</w:t>
            </w:r>
            <w:r w:rsidR="00C838DE">
              <w:rPr>
                <w:noProof/>
                <w:webHidden/>
              </w:rPr>
              <w:fldChar w:fldCharType="end"/>
            </w:r>
          </w:hyperlink>
        </w:p>
        <w:p w14:paraId="0A2034FD" w14:textId="34D804C0" w:rsidR="00C838DE" w:rsidRDefault="00000000">
          <w:pPr>
            <w:pStyle w:val="Sommario3"/>
            <w:rPr>
              <w:rFonts w:asciiTheme="minorHAnsi" w:eastAsiaTheme="minorEastAsia" w:hAnsiTheme="minorHAnsi" w:cstheme="minorBidi"/>
              <w:noProof/>
              <w:spacing w:val="0"/>
              <w:lang w:eastAsia="it-IT"/>
            </w:rPr>
          </w:pPr>
          <w:hyperlink w:anchor="_Toc170557804" w:history="1">
            <w:r w:rsidR="00C838DE" w:rsidRPr="000E162A">
              <w:rPr>
                <w:rStyle w:val="Collegamentoipertestuale"/>
                <w:noProof/>
              </w:rPr>
              <w:t>3.2.2</w:t>
            </w:r>
            <w:r w:rsidR="00C838DE">
              <w:rPr>
                <w:rFonts w:asciiTheme="minorHAnsi" w:eastAsiaTheme="minorEastAsia" w:hAnsiTheme="minorHAnsi" w:cstheme="minorBidi"/>
                <w:noProof/>
                <w:spacing w:val="0"/>
                <w:lang w:eastAsia="it-IT"/>
              </w:rPr>
              <w:tab/>
            </w:r>
            <w:r w:rsidR="00C838DE" w:rsidRPr="000E162A">
              <w:rPr>
                <w:rStyle w:val="Collegamentoipertestuale"/>
                <w:noProof/>
              </w:rPr>
              <w:t>Tipo di dati manipolato – STIX Object e dict</w:t>
            </w:r>
            <w:r w:rsidR="00C838DE">
              <w:rPr>
                <w:noProof/>
                <w:webHidden/>
              </w:rPr>
              <w:tab/>
            </w:r>
            <w:r w:rsidR="00C838DE">
              <w:rPr>
                <w:noProof/>
                <w:webHidden/>
              </w:rPr>
              <w:fldChar w:fldCharType="begin"/>
            </w:r>
            <w:r w:rsidR="00C838DE">
              <w:rPr>
                <w:noProof/>
                <w:webHidden/>
              </w:rPr>
              <w:instrText xml:space="preserve"> PAGEREF _Toc170557804 \h </w:instrText>
            </w:r>
            <w:r w:rsidR="00C838DE">
              <w:rPr>
                <w:noProof/>
                <w:webHidden/>
              </w:rPr>
            </w:r>
            <w:r w:rsidR="00C838DE">
              <w:rPr>
                <w:noProof/>
                <w:webHidden/>
              </w:rPr>
              <w:fldChar w:fldCharType="separate"/>
            </w:r>
            <w:r w:rsidR="00C838DE">
              <w:rPr>
                <w:noProof/>
                <w:webHidden/>
              </w:rPr>
              <w:t>58</w:t>
            </w:r>
            <w:r w:rsidR="00C838DE">
              <w:rPr>
                <w:noProof/>
                <w:webHidden/>
              </w:rPr>
              <w:fldChar w:fldCharType="end"/>
            </w:r>
          </w:hyperlink>
        </w:p>
        <w:p w14:paraId="109D7B78" w14:textId="76364214" w:rsidR="00C838DE" w:rsidRDefault="00000000">
          <w:pPr>
            <w:pStyle w:val="Sommario2"/>
            <w:rPr>
              <w:rFonts w:asciiTheme="minorHAnsi" w:eastAsiaTheme="minorEastAsia" w:hAnsiTheme="minorHAnsi" w:cstheme="minorBidi"/>
              <w:b w:val="0"/>
              <w:smallCaps w:val="0"/>
              <w:noProof/>
              <w:spacing w:val="0"/>
              <w:sz w:val="22"/>
              <w:lang w:eastAsia="it-IT"/>
            </w:rPr>
          </w:pPr>
          <w:hyperlink w:anchor="_Toc170557805" w:history="1">
            <w:r w:rsidR="00C838DE" w:rsidRPr="000E162A">
              <w:rPr>
                <w:rStyle w:val="Collegamentoipertestuale"/>
                <w:noProof/>
              </w:rPr>
              <w:t>Struttura package e directory</w:t>
            </w:r>
            <w:r w:rsidR="00C838DE">
              <w:rPr>
                <w:noProof/>
                <w:webHidden/>
              </w:rPr>
              <w:tab/>
            </w:r>
            <w:r w:rsidR="00C838DE">
              <w:rPr>
                <w:noProof/>
                <w:webHidden/>
              </w:rPr>
              <w:fldChar w:fldCharType="begin"/>
            </w:r>
            <w:r w:rsidR="00C838DE">
              <w:rPr>
                <w:noProof/>
                <w:webHidden/>
              </w:rPr>
              <w:instrText xml:space="preserve"> PAGEREF _Toc170557805 \h </w:instrText>
            </w:r>
            <w:r w:rsidR="00C838DE">
              <w:rPr>
                <w:noProof/>
                <w:webHidden/>
              </w:rPr>
            </w:r>
            <w:r w:rsidR="00C838DE">
              <w:rPr>
                <w:noProof/>
                <w:webHidden/>
              </w:rPr>
              <w:fldChar w:fldCharType="separate"/>
            </w:r>
            <w:r w:rsidR="00C838DE">
              <w:rPr>
                <w:noProof/>
                <w:webHidden/>
              </w:rPr>
              <w:t>60</w:t>
            </w:r>
            <w:r w:rsidR="00C838DE">
              <w:rPr>
                <w:noProof/>
                <w:webHidden/>
              </w:rPr>
              <w:fldChar w:fldCharType="end"/>
            </w:r>
          </w:hyperlink>
        </w:p>
        <w:p w14:paraId="04966EDB" w14:textId="2CF33656"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806" w:history="1">
            <w:r w:rsidR="00C838DE" w:rsidRPr="000E162A">
              <w:rPr>
                <w:rStyle w:val="Collegamentoipertestuale"/>
                <w:noProof/>
              </w:rPr>
              <w:t>3.3</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Architettura</w:t>
            </w:r>
            <w:r w:rsidR="00C838DE">
              <w:rPr>
                <w:noProof/>
                <w:webHidden/>
              </w:rPr>
              <w:tab/>
            </w:r>
            <w:r w:rsidR="00C838DE">
              <w:rPr>
                <w:noProof/>
                <w:webHidden/>
              </w:rPr>
              <w:fldChar w:fldCharType="begin"/>
            </w:r>
            <w:r w:rsidR="00C838DE">
              <w:rPr>
                <w:noProof/>
                <w:webHidden/>
              </w:rPr>
              <w:instrText xml:space="preserve"> PAGEREF _Toc170557806 \h </w:instrText>
            </w:r>
            <w:r w:rsidR="00C838DE">
              <w:rPr>
                <w:noProof/>
                <w:webHidden/>
              </w:rPr>
            </w:r>
            <w:r w:rsidR="00C838DE">
              <w:rPr>
                <w:noProof/>
                <w:webHidden/>
              </w:rPr>
              <w:fldChar w:fldCharType="separate"/>
            </w:r>
            <w:r w:rsidR="00C838DE">
              <w:rPr>
                <w:noProof/>
                <w:webHidden/>
              </w:rPr>
              <w:t>60</w:t>
            </w:r>
            <w:r w:rsidR="00C838DE">
              <w:rPr>
                <w:noProof/>
                <w:webHidden/>
              </w:rPr>
              <w:fldChar w:fldCharType="end"/>
            </w:r>
          </w:hyperlink>
        </w:p>
        <w:p w14:paraId="1A278D3F" w14:textId="51012214" w:rsidR="00C838DE" w:rsidRDefault="00000000">
          <w:pPr>
            <w:pStyle w:val="Sommario3"/>
            <w:rPr>
              <w:rFonts w:asciiTheme="minorHAnsi" w:eastAsiaTheme="minorEastAsia" w:hAnsiTheme="minorHAnsi" w:cstheme="minorBidi"/>
              <w:noProof/>
              <w:spacing w:val="0"/>
              <w:lang w:eastAsia="it-IT"/>
            </w:rPr>
          </w:pPr>
          <w:hyperlink w:anchor="_Toc170557807" w:history="1">
            <w:r w:rsidR="00C838DE" w:rsidRPr="000E162A">
              <w:rPr>
                <w:rStyle w:val="Collegamentoipertestuale"/>
                <w:noProof/>
              </w:rPr>
              <w:t>3.3.1</w:t>
            </w:r>
            <w:r w:rsidR="00C838DE">
              <w:rPr>
                <w:rFonts w:asciiTheme="minorHAnsi" w:eastAsiaTheme="minorEastAsia" w:hAnsiTheme="minorHAnsi" w:cstheme="minorBidi"/>
                <w:noProof/>
                <w:spacing w:val="0"/>
                <w:lang w:eastAsia="it-IT"/>
              </w:rPr>
              <w:tab/>
            </w:r>
            <w:r w:rsidR="00C838DE" w:rsidRPr="000E162A">
              <w:rPr>
                <w:rStyle w:val="Collegamentoipertestuale"/>
                <w:noProof/>
              </w:rPr>
              <w:t>Componenti dell’architettura</w:t>
            </w:r>
            <w:r w:rsidR="00C838DE">
              <w:rPr>
                <w:noProof/>
                <w:webHidden/>
              </w:rPr>
              <w:tab/>
            </w:r>
            <w:r w:rsidR="00C838DE">
              <w:rPr>
                <w:noProof/>
                <w:webHidden/>
              </w:rPr>
              <w:fldChar w:fldCharType="begin"/>
            </w:r>
            <w:r w:rsidR="00C838DE">
              <w:rPr>
                <w:noProof/>
                <w:webHidden/>
              </w:rPr>
              <w:instrText xml:space="preserve"> PAGEREF _Toc170557807 \h </w:instrText>
            </w:r>
            <w:r w:rsidR="00C838DE">
              <w:rPr>
                <w:noProof/>
                <w:webHidden/>
              </w:rPr>
            </w:r>
            <w:r w:rsidR="00C838DE">
              <w:rPr>
                <w:noProof/>
                <w:webHidden/>
              </w:rPr>
              <w:fldChar w:fldCharType="separate"/>
            </w:r>
            <w:r w:rsidR="00C838DE">
              <w:rPr>
                <w:noProof/>
                <w:webHidden/>
              </w:rPr>
              <w:t>62</w:t>
            </w:r>
            <w:r w:rsidR="00C838DE">
              <w:rPr>
                <w:noProof/>
                <w:webHidden/>
              </w:rPr>
              <w:fldChar w:fldCharType="end"/>
            </w:r>
          </w:hyperlink>
        </w:p>
        <w:p w14:paraId="7A625A83" w14:textId="54656AD9"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808" w:history="1">
            <w:r w:rsidR="00C838DE" w:rsidRPr="000E162A">
              <w:rPr>
                <w:rStyle w:val="Collegamentoipertestuale"/>
                <w:noProof/>
              </w:rPr>
              <w:t>3.4</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stix&amp;vulnerability</w:t>
            </w:r>
            <w:r w:rsidR="00C838DE">
              <w:rPr>
                <w:noProof/>
                <w:webHidden/>
              </w:rPr>
              <w:tab/>
            </w:r>
            <w:r w:rsidR="00C838DE">
              <w:rPr>
                <w:noProof/>
                <w:webHidden/>
              </w:rPr>
              <w:fldChar w:fldCharType="begin"/>
            </w:r>
            <w:r w:rsidR="00C838DE">
              <w:rPr>
                <w:noProof/>
                <w:webHidden/>
              </w:rPr>
              <w:instrText xml:space="preserve"> PAGEREF _Toc170557808 \h </w:instrText>
            </w:r>
            <w:r w:rsidR="00C838DE">
              <w:rPr>
                <w:noProof/>
                <w:webHidden/>
              </w:rPr>
            </w:r>
            <w:r w:rsidR="00C838DE">
              <w:rPr>
                <w:noProof/>
                <w:webHidden/>
              </w:rPr>
              <w:fldChar w:fldCharType="separate"/>
            </w:r>
            <w:r w:rsidR="00C838DE">
              <w:rPr>
                <w:noProof/>
                <w:webHidden/>
              </w:rPr>
              <w:t>63</w:t>
            </w:r>
            <w:r w:rsidR="00C838DE">
              <w:rPr>
                <w:noProof/>
                <w:webHidden/>
              </w:rPr>
              <w:fldChar w:fldCharType="end"/>
            </w:r>
          </w:hyperlink>
        </w:p>
        <w:p w14:paraId="2A374F5F" w14:textId="617F963B" w:rsidR="00C838DE" w:rsidRDefault="00000000">
          <w:pPr>
            <w:pStyle w:val="Sommario3"/>
            <w:rPr>
              <w:rFonts w:asciiTheme="minorHAnsi" w:eastAsiaTheme="minorEastAsia" w:hAnsiTheme="minorHAnsi" w:cstheme="minorBidi"/>
              <w:noProof/>
              <w:spacing w:val="0"/>
              <w:lang w:eastAsia="it-IT"/>
            </w:rPr>
          </w:pPr>
          <w:hyperlink w:anchor="_Toc170557809" w:history="1">
            <w:r w:rsidR="00C838DE" w:rsidRPr="000E162A">
              <w:rPr>
                <w:rStyle w:val="Collegamentoipertestuale"/>
                <w:noProof/>
              </w:rPr>
              <w:t>3.4.1</w:t>
            </w:r>
            <w:r w:rsidR="00C838DE">
              <w:rPr>
                <w:rFonts w:asciiTheme="minorHAnsi" w:eastAsiaTheme="minorEastAsia" w:hAnsiTheme="minorHAnsi" w:cstheme="minorBidi"/>
                <w:noProof/>
                <w:spacing w:val="0"/>
                <w:lang w:eastAsia="it-IT"/>
              </w:rPr>
              <w:tab/>
            </w:r>
            <w:r w:rsidR="00C838DE" w:rsidRPr="000E162A">
              <w:rPr>
                <w:rStyle w:val="Collegamentoipertestuale"/>
                <w:noProof/>
              </w:rPr>
              <w:t>Data Provider</w:t>
            </w:r>
            <w:r w:rsidR="00C838DE">
              <w:rPr>
                <w:noProof/>
                <w:webHidden/>
              </w:rPr>
              <w:tab/>
            </w:r>
            <w:r w:rsidR="00C838DE">
              <w:rPr>
                <w:noProof/>
                <w:webHidden/>
              </w:rPr>
              <w:fldChar w:fldCharType="begin"/>
            </w:r>
            <w:r w:rsidR="00C838DE">
              <w:rPr>
                <w:noProof/>
                <w:webHidden/>
              </w:rPr>
              <w:instrText xml:space="preserve"> PAGEREF _Toc170557809 \h </w:instrText>
            </w:r>
            <w:r w:rsidR="00C838DE">
              <w:rPr>
                <w:noProof/>
                <w:webHidden/>
              </w:rPr>
            </w:r>
            <w:r w:rsidR="00C838DE">
              <w:rPr>
                <w:noProof/>
                <w:webHidden/>
              </w:rPr>
              <w:fldChar w:fldCharType="separate"/>
            </w:r>
            <w:r w:rsidR="00C838DE">
              <w:rPr>
                <w:noProof/>
                <w:webHidden/>
              </w:rPr>
              <w:t>64</w:t>
            </w:r>
            <w:r w:rsidR="00C838DE">
              <w:rPr>
                <w:noProof/>
                <w:webHidden/>
              </w:rPr>
              <w:fldChar w:fldCharType="end"/>
            </w:r>
          </w:hyperlink>
        </w:p>
        <w:p w14:paraId="26ECCC0D" w14:textId="3ADCC445" w:rsidR="00C838DE" w:rsidRDefault="00000000">
          <w:pPr>
            <w:pStyle w:val="Sommario3"/>
            <w:rPr>
              <w:rFonts w:asciiTheme="minorHAnsi" w:eastAsiaTheme="minorEastAsia" w:hAnsiTheme="minorHAnsi" w:cstheme="minorBidi"/>
              <w:noProof/>
              <w:spacing w:val="0"/>
              <w:lang w:eastAsia="it-IT"/>
            </w:rPr>
          </w:pPr>
          <w:hyperlink w:anchor="_Toc170557810" w:history="1">
            <w:r w:rsidR="00C838DE" w:rsidRPr="000E162A">
              <w:rPr>
                <w:rStyle w:val="Collegamentoipertestuale"/>
                <w:noProof/>
              </w:rPr>
              <w:t>3.4.2</w:t>
            </w:r>
            <w:r w:rsidR="00C838DE">
              <w:rPr>
                <w:rFonts w:asciiTheme="minorHAnsi" w:eastAsiaTheme="minorEastAsia" w:hAnsiTheme="minorHAnsi" w:cstheme="minorBidi"/>
                <w:noProof/>
                <w:spacing w:val="0"/>
                <w:lang w:eastAsia="it-IT"/>
              </w:rPr>
              <w:tab/>
            </w:r>
            <w:r w:rsidR="00C838DE" w:rsidRPr="000E162A">
              <w:rPr>
                <w:rStyle w:val="Collegamentoipertestuale"/>
                <w:noProof/>
              </w:rPr>
              <w:t>Data Acces API</w:t>
            </w:r>
            <w:r w:rsidR="00C838DE">
              <w:rPr>
                <w:noProof/>
                <w:webHidden/>
              </w:rPr>
              <w:tab/>
            </w:r>
            <w:r w:rsidR="00C838DE">
              <w:rPr>
                <w:noProof/>
                <w:webHidden/>
              </w:rPr>
              <w:fldChar w:fldCharType="begin"/>
            </w:r>
            <w:r w:rsidR="00C838DE">
              <w:rPr>
                <w:noProof/>
                <w:webHidden/>
              </w:rPr>
              <w:instrText xml:space="preserve"> PAGEREF _Toc170557810 \h </w:instrText>
            </w:r>
            <w:r w:rsidR="00C838DE">
              <w:rPr>
                <w:noProof/>
                <w:webHidden/>
              </w:rPr>
            </w:r>
            <w:r w:rsidR="00C838DE">
              <w:rPr>
                <w:noProof/>
                <w:webHidden/>
              </w:rPr>
              <w:fldChar w:fldCharType="separate"/>
            </w:r>
            <w:r w:rsidR="00C838DE">
              <w:rPr>
                <w:noProof/>
                <w:webHidden/>
              </w:rPr>
              <w:t>87</w:t>
            </w:r>
            <w:r w:rsidR="00C838DE">
              <w:rPr>
                <w:noProof/>
                <w:webHidden/>
              </w:rPr>
              <w:fldChar w:fldCharType="end"/>
            </w:r>
          </w:hyperlink>
        </w:p>
        <w:p w14:paraId="655CCEB6" w14:textId="433FB9D8"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811" w:history="1">
            <w:r w:rsidR="00C838DE" w:rsidRPr="000E162A">
              <w:rPr>
                <w:rStyle w:val="Collegamentoipertestuale"/>
                <w:noProof/>
              </w:rPr>
              <w:t>3.5</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cvwelib</w:t>
            </w:r>
            <w:r w:rsidR="00C838DE">
              <w:rPr>
                <w:noProof/>
                <w:webHidden/>
              </w:rPr>
              <w:tab/>
            </w:r>
            <w:r w:rsidR="00C838DE">
              <w:rPr>
                <w:noProof/>
                <w:webHidden/>
              </w:rPr>
              <w:fldChar w:fldCharType="begin"/>
            </w:r>
            <w:r w:rsidR="00C838DE">
              <w:rPr>
                <w:noProof/>
                <w:webHidden/>
              </w:rPr>
              <w:instrText xml:space="preserve"> PAGEREF _Toc170557811 \h </w:instrText>
            </w:r>
            <w:r w:rsidR="00C838DE">
              <w:rPr>
                <w:noProof/>
                <w:webHidden/>
              </w:rPr>
            </w:r>
            <w:r w:rsidR="00C838DE">
              <w:rPr>
                <w:noProof/>
                <w:webHidden/>
              </w:rPr>
              <w:fldChar w:fldCharType="separate"/>
            </w:r>
            <w:r w:rsidR="00C838DE">
              <w:rPr>
                <w:noProof/>
                <w:webHidden/>
              </w:rPr>
              <w:t>88</w:t>
            </w:r>
            <w:r w:rsidR="00C838DE">
              <w:rPr>
                <w:noProof/>
                <w:webHidden/>
              </w:rPr>
              <w:fldChar w:fldCharType="end"/>
            </w:r>
          </w:hyperlink>
        </w:p>
        <w:p w14:paraId="3472FA9A" w14:textId="02157E13" w:rsidR="00C838DE" w:rsidRDefault="00000000">
          <w:pPr>
            <w:pStyle w:val="Sommario3"/>
            <w:rPr>
              <w:rFonts w:asciiTheme="minorHAnsi" w:eastAsiaTheme="minorEastAsia" w:hAnsiTheme="minorHAnsi" w:cstheme="minorBidi"/>
              <w:noProof/>
              <w:spacing w:val="0"/>
              <w:lang w:eastAsia="it-IT"/>
            </w:rPr>
          </w:pPr>
          <w:hyperlink w:anchor="_Toc170557812" w:history="1">
            <w:r w:rsidR="00C838DE" w:rsidRPr="000E162A">
              <w:rPr>
                <w:rStyle w:val="Collegamentoipertestuale"/>
                <w:noProof/>
              </w:rPr>
              <w:t>3.5.1</w:t>
            </w:r>
            <w:r w:rsidR="00C838DE">
              <w:rPr>
                <w:rFonts w:asciiTheme="minorHAnsi" w:eastAsiaTheme="minorEastAsia" w:hAnsiTheme="minorHAnsi" w:cstheme="minorBidi"/>
                <w:noProof/>
                <w:spacing w:val="0"/>
                <w:lang w:eastAsia="it-IT"/>
              </w:rPr>
              <w:tab/>
            </w:r>
            <w:r w:rsidR="00C838DE" w:rsidRPr="000E162A">
              <w:rPr>
                <w:rStyle w:val="Collegamentoipertestuale"/>
                <w:noProof/>
              </w:rPr>
              <w:t>Struttura della libreria</w:t>
            </w:r>
            <w:r w:rsidR="00C838DE">
              <w:rPr>
                <w:noProof/>
                <w:webHidden/>
              </w:rPr>
              <w:tab/>
            </w:r>
            <w:r w:rsidR="00C838DE">
              <w:rPr>
                <w:noProof/>
                <w:webHidden/>
              </w:rPr>
              <w:fldChar w:fldCharType="begin"/>
            </w:r>
            <w:r w:rsidR="00C838DE">
              <w:rPr>
                <w:noProof/>
                <w:webHidden/>
              </w:rPr>
              <w:instrText xml:space="preserve"> PAGEREF _Toc170557812 \h </w:instrText>
            </w:r>
            <w:r w:rsidR="00C838DE">
              <w:rPr>
                <w:noProof/>
                <w:webHidden/>
              </w:rPr>
            </w:r>
            <w:r w:rsidR="00C838DE">
              <w:rPr>
                <w:noProof/>
                <w:webHidden/>
              </w:rPr>
              <w:fldChar w:fldCharType="separate"/>
            </w:r>
            <w:r w:rsidR="00C838DE">
              <w:rPr>
                <w:noProof/>
                <w:webHidden/>
              </w:rPr>
              <w:t>88</w:t>
            </w:r>
            <w:r w:rsidR="00C838DE">
              <w:rPr>
                <w:noProof/>
                <w:webHidden/>
              </w:rPr>
              <w:fldChar w:fldCharType="end"/>
            </w:r>
          </w:hyperlink>
        </w:p>
        <w:p w14:paraId="3A04C1A9" w14:textId="61B11E28" w:rsidR="00C838DE" w:rsidRDefault="00000000">
          <w:pPr>
            <w:pStyle w:val="Sommario3"/>
            <w:rPr>
              <w:rFonts w:asciiTheme="minorHAnsi" w:eastAsiaTheme="minorEastAsia" w:hAnsiTheme="minorHAnsi" w:cstheme="minorBidi"/>
              <w:noProof/>
              <w:spacing w:val="0"/>
              <w:lang w:eastAsia="it-IT"/>
            </w:rPr>
          </w:pPr>
          <w:hyperlink w:anchor="_Toc170557813" w:history="1">
            <w:r w:rsidR="00C838DE" w:rsidRPr="000E162A">
              <w:rPr>
                <w:rStyle w:val="Collegamentoipertestuale"/>
                <w:noProof/>
              </w:rPr>
              <w:t>3.5.2</w:t>
            </w:r>
            <w:r w:rsidR="00C838DE">
              <w:rPr>
                <w:rFonts w:asciiTheme="minorHAnsi" w:eastAsiaTheme="minorEastAsia" w:hAnsiTheme="minorHAnsi" w:cstheme="minorBidi"/>
                <w:noProof/>
                <w:spacing w:val="0"/>
                <w:lang w:eastAsia="it-IT"/>
              </w:rPr>
              <w:tab/>
            </w:r>
            <w:r w:rsidR="00C838DE" w:rsidRPr="000E162A">
              <w:rPr>
                <w:rStyle w:val="Collegamentoipertestuale"/>
                <w:noProof/>
              </w:rPr>
              <w:t>Vantaggio rispetto alle NIST API</w:t>
            </w:r>
            <w:r w:rsidR="00C838DE">
              <w:rPr>
                <w:noProof/>
                <w:webHidden/>
              </w:rPr>
              <w:tab/>
            </w:r>
            <w:r w:rsidR="00C838DE">
              <w:rPr>
                <w:noProof/>
                <w:webHidden/>
              </w:rPr>
              <w:fldChar w:fldCharType="begin"/>
            </w:r>
            <w:r w:rsidR="00C838DE">
              <w:rPr>
                <w:noProof/>
                <w:webHidden/>
              </w:rPr>
              <w:instrText xml:space="preserve"> PAGEREF _Toc170557813 \h </w:instrText>
            </w:r>
            <w:r w:rsidR="00C838DE">
              <w:rPr>
                <w:noProof/>
                <w:webHidden/>
              </w:rPr>
            </w:r>
            <w:r w:rsidR="00C838DE">
              <w:rPr>
                <w:noProof/>
                <w:webHidden/>
              </w:rPr>
              <w:fldChar w:fldCharType="separate"/>
            </w:r>
            <w:r w:rsidR="00C838DE">
              <w:rPr>
                <w:noProof/>
                <w:webHidden/>
              </w:rPr>
              <w:t>89</w:t>
            </w:r>
            <w:r w:rsidR="00C838DE">
              <w:rPr>
                <w:noProof/>
                <w:webHidden/>
              </w:rPr>
              <w:fldChar w:fldCharType="end"/>
            </w:r>
          </w:hyperlink>
        </w:p>
        <w:p w14:paraId="63863075" w14:textId="5ABAB3AD"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814" w:history="1">
            <w:r w:rsidR="00C838DE" w:rsidRPr="000E162A">
              <w:rPr>
                <w:rStyle w:val="Collegamentoipertestuale"/>
                <w:noProof/>
              </w:rPr>
              <w:t>3.6</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capeclib</w:t>
            </w:r>
            <w:r w:rsidR="00C838DE">
              <w:rPr>
                <w:noProof/>
                <w:webHidden/>
              </w:rPr>
              <w:tab/>
            </w:r>
            <w:r w:rsidR="00C838DE">
              <w:rPr>
                <w:noProof/>
                <w:webHidden/>
              </w:rPr>
              <w:fldChar w:fldCharType="begin"/>
            </w:r>
            <w:r w:rsidR="00C838DE">
              <w:rPr>
                <w:noProof/>
                <w:webHidden/>
              </w:rPr>
              <w:instrText xml:space="preserve"> PAGEREF _Toc170557814 \h </w:instrText>
            </w:r>
            <w:r w:rsidR="00C838DE">
              <w:rPr>
                <w:noProof/>
                <w:webHidden/>
              </w:rPr>
            </w:r>
            <w:r w:rsidR="00C838DE">
              <w:rPr>
                <w:noProof/>
                <w:webHidden/>
              </w:rPr>
              <w:fldChar w:fldCharType="separate"/>
            </w:r>
            <w:r w:rsidR="00C838DE">
              <w:rPr>
                <w:noProof/>
                <w:webHidden/>
              </w:rPr>
              <w:t>90</w:t>
            </w:r>
            <w:r w:rsidR="00C838DE">
              <w:rPr>
                <w:noProof/>
                <w:webHidden/>
              </w:rPr>
              <w:fldChar w:fldCharType="end"/>
            </w:r>
          </w:hyperlink>
        </w:p>
        <w:p w14:paraId="2DFDDDF5" w14:textId="3A58D38A" w:rsidR="00C838DE" w:rsidRDefault="00000000">
          <w:pPr>
            <w:pStyle w:val="Sommario3"/>
            <w:rPr>
              <w:rFonts w:asciiTheme="minorHAnsi" w:eastAsiaTheme="minorEastAsia" w:hAnsiTheme="minorHAnsi" w:cstheme="minorBidi"/>
              <w:noProof/>
              <w:spacing w:val="0"/>
              <w:lang w:eastAsia="it-IT"/>
            </w:rPr>
          </w:pPr>
          <w:hyperlink w:anchor="_Toc170557815" w:history="1">
            <w:r w:rsidR="00C838DE" w:rsidRPr="000E162A">
              <w:rPr>
                <w:rStyle w:val="Collegamentoipertestuale"/>
                <w:noProof/>
              </w:rPr>
              <w:t>3.6.1</w:t>
            </w:r>
            <w:r w:rsidR="00C838DE">
              <w:rPr>
                <w:rFonts w:asciiTheme="minorHAnsi" w:eastAsiaTheme="minorEastAsia" w:hAnsiTheme="minorHAnsi" w:cstheme="minorBidi"/>
                <w:noProof/>
                <w:spacing w:val="0"/>
                <w:lang w:eastAsia="it-IT"/>
              </w:rPr>
              <w:tab/>
            </w:r>
            <w:r w:rsidR="00C838DE" w:rsidRPr="000E162A">
              <w:rPr>
                <w:rStyle w:val="Collegamentoipertestuale"/>
                <w:noProof/>
              </w:rPr>
              <w:t>Struttura della libreria</w:t>
            </w:r>
            <w:r w:rsidR="00C838DE">
              <w:rPr>
                <w:noProof/>
                <w:webHidden/>
              </w:rPr>
              <w:tab/>
            </w:r>
            <w:r w:rsidR="00C838DE">
              <w:rPr>
                <w:noProof/>
                <w:webHidden/>
              </w:rPr>
              <w:fldChar w:fldCharType="begin"/>
            </w:r>
            <w:r w:rsidR="00C838DE">
              <w:rPr>
                <w:noProof/>
                <w:webHidden/>
              </w:rPr>
              <w:instrText xml:space="preserve"> PAGEREF _Toc170557815 \h </w:instrText>
            </w:r>
            <w:r w:rsidR="00C838DE">
              <w:rPr>
                <w:noProof/>
                <w:webHidden/>
              </w:rPr>
            </w:r>
            <w:r w:rsidR="00C838DE">
              <w:rPr>
                <w:noProof/>
                <w:webHidden/>
              </w:rPr>
              <w:fldChar w:fldCharType="separate"/>
            </w:r>
            <w:r w:rsidR="00C838DE">
              <w:rPr>
                <w:noProof/>
                <w:webHidden/>
              </w:rPr>
              <w:t>90</w:t>
            </w:r>
            <w:r w:rsidR="00C838DE">
              <w:rPr>
                <w:noProof/>
                <w:webHidden/>
              </w:rPr>
              <w:fldChar w:fldCharType="end"/>
            </w:r>
          </w:hyperlink>
        </w:p>
        <w:p w14:paraId="7F38D797" w14:textId="1ABB23F7"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816" w:history="1">
            <w:r w:rsidR="00C838DE" w:rsidRPr="000E162A">
              <w:rPr>
                <w:rStyle w:val="Collegamentoipertestuale"/>
                <w:noProof/>
              </w:rPr>
              <w:t>3.7</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webInterface</w:t>
            </w:r>
            <w:r w:rsidR="00C838DE">
              <w:rPr>
                <w:noProof/>
                <w:webHidden/>
              </w:rPr>
              <w:tab/>
            </w:r>
            <w:r w:rsidR="00C838DE">
              <w:rPr>
                <w:noProof/>
                <w:webHidden/>
              </w:rPr>
              <w:fldChar w:fldCharType="begin"/>
            </w:r>
            <w:r w:rsidR="00C838DE">
              <w:rPr>
                <w:noProof/>
                <w:webHidden/>
              </w:rPr>
              <w:instrText xml:space="preserve"> PAGEREF _Toc170557816 \h </w:instrText>
            </w:r>
            <w:r w:rsidR="00C838DE">
              <w:rPr>
                <w:noProof/>
                <w:webHidden/>
              </w:rPr>
            </w:r>
            <w:r w:rsidR="00C838DE">
              <w:rPr>
                <w:noProof/>
                <w:webHidden/>
              </w:rPr>
              <w:fldChar w:fldCharType="separate"/>
            </w:r>
            <w:r w:rsidR="00C838DE">
              <w:rPr>
                <w:noProof/>
                <w:webHidden/>
              </w:rPr>
              <w:t>91</w:t>
            </w:r>
            <w:r w:rsidR="00C838DE">
              <w:rPr>
                <w:noProof/>
                <w:webHidden/>
              </w:rPr>
              <w:fldChar w:fldCharType="end"/>
            </w:r>
          </w:hyperlink>
        </w:p>
        <w:p w14:paraId="42B3C905" w14:textId="4047BC9B" w:rsidR="00C838DE" w:rsidRDefault="00000000">
          <w:pPr>
            <w:pStyle w:val="Sommario3"/>
            <w:rPr>
              <w:rFonts w:asciiTheme="minorHAnsi" w:eastAsiaTheme="minorEastAsia" w:hAnsiTheme="minorHAnsi" w:cstheme="minorBidi"/>
              <w:noProof/>
              <w:spacing w:val="0"/>
              <w:lang w:eastAsia="it-IT"/>
            </w:rPr>
          </w:pPr>
          <w:hyperlink w:anchor="_Toc170557817" w:history="1">
            <w:r w:rsidR="00C838DE" w:rsidRPr="000E162A">
              <w:rPr>
                <w:rStyle w:val="Collegamentoipertestuale"/>
                <w:noProof/>
              </w:rPr>
              <w:t>3.7.1</w:t>
            </w:r>
            <w:r w:rsidR="00C838DE">
              <w:rPr>
                <w:rFonts w:asciiTheme="minorHAnsi" w:eastAsiaTheme="minorEastAsia" w:hAnsiTheme="minorHAnsi" w:cstheme="minorBidi"/>
                <w:noProof/>
                <w:spacing w:val="0"/>
                <w:lang w:eastAsia="it-IT"/>
              </w:rPr>
              <w:tab/>
            </w:r>
            <w:r w:rsidR="00C838DE" w:rsidRPr="000E162A">
              <w:rPr>
                <w:rStyle w:val="Collegamentoipertestuale"/>
                <w:noProof/>
              </w:rPr>
              <w:t>Searching choices</w:t>
            </w:r>
            <w:r w:rsidR="00C838DE">
              <w:rPr>
                <w:noProof/>
                <w:webHidden/>
              </w:rPr>
              <w:tab/>
            </w:r>
            <w:r w:rsidR="00C838DE">
              <w:rPr>
                <w:noProof/>
                <w:webHidden/>
              </w:rPr>
              <w:fldChar w:fldCharType="begin"/>
            </w:r>
            <w:r w:rsidR="00C838DE">
              <w:rPr>
                <w:noProof/>
                <w:webHidden/>
              </w:rPr>
              <w:instrText xml:space="preserve"> PAGEREF _Toc170557817 \h </w:instrText>
            </w:r>
            <w:r w:rsidR="00C838DE">
              <w:rPr>
                <w:noProof/>
                <w:webHidden/>
              </w:rPr>
            </w:r>
            <w:r w:rsidR="00C838DE">
              <w:rPr>
                <w:noProof/>
                <w:webHidden/>
              </w:rPr>
              <w:fldChar w:fldCharType="separate"/>
            </w:r>
            <w:r w:rsidR="00C838DE">
              <w:rPr>
                <w:noProof/>
                <w:webHidden/>
              </w:rPr>
              <w:t>92</w:t>
            </w:r>
            <w:r w:rsidR="00C838DE">
              <w:rPr>
                <w:noProof/>
                <w:webHidden/>
              </w:rPr>
              <w:fldChar w:fldCharType="end"/>
            </w:r>
          </w:hyperlink>
        </w:p>
        <w:p w14:paraId="0633A6C0" w14:textId="6A4F71F2" w:rsidR="00C838DE" w:rsidRDefault="00000000">
          <w:pPr>
            <w:pStyle w:val="Sommario3"/>
            <w:rPr>
              <w:rFonts w:asciiTheme="minorHAnsi" w:eastAsiaTheme="minorEastAsia" w:hAnsiTheme="minorHAnsi" w:cstheme="minorBidi"/>
              <w:noProof/>
              <w:spacing w:val="0"/>
              <w:lang w:eastAsia="it-IT"/>
            </w:rPr>
          </w:pPr>
          <w:hyperlink w:anchor="_Toc170557818" w:history="1">
            <w:r w:rsidR="00C838DE" w:rsidRPr="000E162A">
              <w:rPr>
                <w:rStyle w:val="Collegamentoipertestuale"/>
                <w:noProof/>
              </w:rPr>
              <w:t>3.7.2</w:t>
            </w:r>
            <w:r w:rsidR="00C838DE">
              <w:rPr>
                <w:rFonts w:asciiTheme="minorHAnsi" w:eastAsiaTheme="minorEastAsia" w:hAnsiTheme="minorHAnsi" w:cstheme="minorBidi"/>
                <w:noProof/>
                <w:spacing w:val="0"/>
                <w:lang w:eastAsia="it-IT"/>
              </w:rPr>
              <w:tab/>
            </w:r>
            <w:r w:rsidR="00C838DE" w:rsidRPr="000E162A">
              <w:rPr>
                <w:rStyle w:val="Collegamentoipertestuale"/>
                <w:noProof/>
              </w:rPr>
              <w:t>Manual searching page</w:t>
            </w:r>
            <w:r w:rsidR="00C838DE">
              <w:rPr>
                <w:noProof/>
                <w:webHidden/>
              </w:rPr>
              <w:tab/>
            </w:r>
            <w:r w:rsidR="00C838DE">
              <w:rPr>
                <w:noProof/>
                <w:webHidden/>
              </w:rPr>
              <w:fldChar w:fldCharType="begin"/>
            </w:r>
            <w:r w:rsidR="00C838DE">
              <w:rPr>
                <w:noProof/>
                <w:webHidden/>
              </w:rPr>
              <w:instrText xml:space="preserve"> PAGEREF _Toc170557818 \h </w:instrText>
            </w:r>
            <w:r w:rsidR="00C838DE">
              <w:rPr>
                <w:noProof/>
                <w:webHidden/>
              </w:rPr>
            </w:r>
            <w:r w:rsidR="00C838DE">
              <w:rPr>
                <w:noProof/>
                <w:webHidden/>
              </w:rPr>
              <w:fldChar w:fldCharType="separate"/>
            </w:r>
            <w:r w:rsidR="00C838DE">
              <w:rPr>
                <w:noProof/>
                <w:webHidden/>
              </w:rPr>
              <w:t>93</w:t>
            </w:r>
            <w:r w:rsidR="00C838DE">
              <w:rPr>
                <w:noProof/>
                <w:webHidden/>
              </w:rPr>
              <w:fldChar w:fldCharType="end"/>
            </w:r>
          </w:hyperlink>
        </w:p>
        <w:p w14:paraId="0690D6BD" w14:textId="11BA2C05" w:rsidR="00C838DE" w:rsidRDefault="00000000">
          <w:pPr>
            <w:pStyle w:val="Sommario3"/>
            <w:rPr>
              <w:rFonts w:asciiTheme="minorHAnsi" w:eastAsiaTheme="minorEastAsia" w:hAnsiTheme="minorHAnsi" w:cstheme="minorBidi"/>
              <w:noProof/>
              <w:spacing w:val="0"/>
              <w:lang w:eastAsia="it-IT"/>
            </w:rPr>
          </w:pPr>
          <w:hyperlink w:anchor="_Toc170557819" w:history="1">
            <w:r w:rsidR="00C838DE" w:rsidRPr="000E162A">
              <w:rPr>
                <w:rStyle w:val="Collegamentoipertestuale"/>
                <w:noProof/>
              </w:rPr>
              <w:t>3.7.3</w:t>
            </w:r>
            <w:r w:rsidR="00C838DE">
              <w:rPr>
                <w:rFonts w:asciiTheme="minorHAnsi" w:eastAsiaTheme="minorEastAsia" w:hAnsiTheme="minorHAnsi" w:cstheme="minorBidi"/>
                <w:noProof/>
                <w:spacing w:val="0"/>
                <w:lang w:eastAsia="it-IT"/>
              </w:rPr>
              <w:tab/>
            </w:r>
            <w:r w:rsidR="00C838DE" w:rsidRPr="000E162A">
              <w:rPr>
                <w:rStyle w:val="Collegamentoipertestuale"/>
                <w:noProof/>
              </w:rPr>
              <w:t>Attack patterns by phase</w:t>
            </w:r>
            <w:r w:rsidR="00C838DE">
              <w:rPr>
                <w:noProof/>
                <w:webHidden/>
              </w:rPr>
              <w:tab/>
            </w:r>
            <w:r w:rsidR="00C838DE">
              <w:rPr>
                <w:noProof/>
                <w:webHidden/>
              </w:rPr>
              <w:fldChar w:fldCharType="begin"/>
            </w:r>
            <w:r w:rsidR="00C838DE">
              <w:rPr>
                <w:noProof/>
                <w:webHidden/>
              </w:rPr>
              <w:instrText xml:space="preserve"> PAGEREF _Toc170557819 \h </w:instrText>
            </w:r>
            <w:r w:rsidR="00C838DE">
              <w:rPr>
                <w:noProof/>
                <w:webHidden/>
              </w:rPr>
            </w:r>
            <w:r w:rsidR="00C838DE">
              <w:rPr>
                <w:noProof/>
                <w:webHidden/>
              </w:rPr>
              <w:fldChar w:fldCharType="separate"/>
            </w:r>
            <w:r w:rsidR="00C838DE">
              <w:rPr>
                <w:noProof/>
                <w:webHidden/>
              </w:rPr>
              <w:t>94</w:t>
            </w:r>
            <w:r w:rsidR="00C838DE">
              <w:rPr>
                <w:noProof/>
                <w:webHidden/>
              </w:rPr>
              <w:fldChar w:fldCharType="end"/>
            </w:r>
          </w:hyperlink>
        </w:p>
        <w:p w14:paraId="7D8AD2F8" w14:textId="1ECC4CB4"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820" w:history="1">
            <w:r w:rsidR="00C838DE" w:rsidRPr="000E162A">
              <w:rPr>
                <w:rStyle w:val="Collegamentoipertestuale"/>
                <w:noProof/>
              </w:rPr>
              <w:t>3.8</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nginx</w:t>
            </w:r>
            <w:r w:rsidR="00C838DE">
              <w:rPr>
                <w:noProof/>
                <w:webHidden/>
              </w:rPr>
              <w:tab/>
            </w:r>
            <w:r w:rsidR="00C838DE">
              <w:rPr>
                <w:noProof/>
                <w:webHidden/>
              </w:rPr>
              <w:fldChar w:fldCharType="begin"/>
            </w:r>
            <w:r w:rsidR="00C838DE">
              <w:rPr>
                <w:noProof/>
                <w:webHidden/>
              </w:rPr>
              <w:instrText xml:space="preserve"> PAGEREF _Toc170557820 \h </w:instrText>
            </w:r>
            <w:r w:rsidR="00C838DE">
              <w:rPr>
                <w:noProof/>
                <w:webHidden/>
              </w:rPr>
            </w:r>
            <w:r w:rsidR="00C838DE">
              <w:rPr>
                <w:noProof/>
                <w:webHidden/>
              </w:rPr>
              <w:fldChar w:fldCharType="separate"/>
            </w:r>
            <w:r w:rsidR="00C838DE">
              <w:rPr>
                <w:noProof/>
                <w:webHidden/>
              </w:rPr>
              <w:t>97</w:t>
            </w:r>
            <w:r w:rsidR="00C838DE">
              <w:rPr>
                <w:noProof/>
                <w:webHidden/>
              </w:rPr>
              <w:fldChar w:fldCharType="end"/>
            </w:r>
          </w:hyperlink>
        </w:p>
        <w:p w14:paraId="51CC6AC8" w14:textId="189488C5" w:rsidR="00C838DE" w:rsidRDefault="00000000">
          <w:pPr>
            <w:pStyle w:val="Sommario2"/>
            <w:rPr>
              <w:rFonts w:asciiTheme="minorHAnsi" w:eastAsiaTheme="minorEastAsia" w:hAnsiTheme="minorHAnsi" w:cstheme="minorBidi"/>
              <w:b w:val="0"/>
              <w:smallCaps w:val="0"/>
              <w:noProof/>
              <w:spacing w:val="0"/>
              <w:sz w:val="22"/>
              <w:lang w:eastAsia="it-IT"/>
            </w:rPr>
          </w:pPr>
          <w:hyperlink w:anchor="_Toc170557821" w:history="1">
            <w:r w:rsidR="00C838DE" w:rsidRPr="000E162A">
              <w:rPr>
                <w:rStyle w:val="Collegamentoipertestuale"/>
                <w:noProof/>
              </w:rPr>
              <w:t>Sviluppi Futuri</w:t>
            </w:r>
            <w:r w:rsidR="00C838DE">
              <w:rPr>
                <w:noProof/>
                <w:webHidden/>
              </w:rPr>
              <w:tab/>
            </w:r>
            <w:r w:rsidR="00C838DE">
              <w:rPr>
                <w:noProof/>
                <w:webHidden/>
              </w:rPr>
              <w:fldChar w:fldCharType="begin"/>
            </w:r>
            <w:r w:rsidR="00C838DE">
              <w:rPr>
                <w:noProof/>
                <w:webHidden/>
              </w:rPr>
              <w:instrText xml:space="preserve"> PAGEREF _Toc170557821 \h </w:instrText>
            </w:r>
            <w:r w:rsidR="00C838DE">
              <w:rPr>
                <w:noProof/>
                <w:webHidden/>
              </w:rPr>
            </w:r>
            <w:r w:rsidR="00C838DE">
              <w:rPr>
                <w:noProof/>
                <w:webHidden/>
              </w:rPr>
              <w:fldChar w:fldCharType="separate"/>
            </w:r>
            <w:r w:rsidR="00C838DE">
              <w:rPr>
                <w:noProof/>
                <w:webHidden/>
              </w:rPr>
              <w:t>98</w:t>
            </w:r>
            <w:r w:rsidR="00C838DE">
              <w:rPr>
                <w:noProof/>
                <w:webHidden/>
              </w:rPr>
              <w:fldChar w:fldCharType="end"/>
            </w:r>
          </w:hyperlink>
        </w:p>
        <w:p w14:paraId="2A2949B5" w14:textId="797B5ACF" w:rsidR="00C838DE" w:rsidRDefault="00000000">
          <w:pPr>
            <w:pStyle w:val="Sommario1"/>
            <w:rPr>
              <w:rFonts w:asciiTheme="minorHAnsi" w:eastAsiaTheme="minorEastAsia" w:hAnsiTheme="minorHAnsi" w:cstheme="minorBidi"/>
              <w:b w:val="0"/>
              <w:smallCaps w:val="0"/>
              <w:noProof/>
              <w:spacing w:val="0"/>
              <w:sz w:val="22"/>
              <w:lang w:eastAsia="it-IT"/>
            </w:rPr>
          </w:pPr>
          <w:hyperlink w:anchor="_Toc170557822" w:history="1">
            <w:r w:rsidR="00C838DE" w:rsidRPr="000E162A">
              <w:rPr>
                <w:rStyle w:val="Collegamentoipertestuale"/>
                <w:noProof/>
                <w:lang w:eastAsia="it-IT"/>
              </w:rPr>
              <w:t>Ringraziamenti</w:t>
            </w:r>
            <w:r w:rsidR="00C838DE">
              <w:rPr>
                <w:noProof/>
                <w:webHidden/>
              </w:rPr>
              <w:tab/>
            </w:r>
            <w:r w:rsidR="00C838DE">
              <w:rPr>
                <w:noProof/>
                <w:webHidden/>
              </w:rPr>
              <w:fldChar w:fldCharType="begin"/>
            </w:r>
            <w:r w:rsidR="00C838DE">
              <w:rPr>
                <w:noProof/>
                <w:webHidden/>
              </w:rPr>
              <w:instrText xml:space="preserve"> PAGEREF _Toc170557822 \h </w:instrText>
            </w:r>
            <w:r w:rsidR="00C838DE">
              <w:rPr>
                <w:noProof/>
                <w:webHidden/>
              </w:rPr>
            </w:r>
            <w:r w:rsidR="00C838DE">
              <w:rPr>
                <w:noProof/>
                <w:webHidden/>
              </w:rPr>
              <w:fldChar w:fldCharType="separate"/>
            </w:r>
            <w:r w:rsidR="00C838DE">
              <w:rPr>
                <w:noProof/>
                <w:webHidden/>
              </w:rPr>
              <w:t>99</w:t>
            </w:r>
            <w:r w:rsidR="00C838DE">
              <w:rPr>
                <w:noProof/>
                <w:webHidden/>
              </w:rPr>
              <w:fldChar w:fldCharType="end"/>
            </w:r>
          </w:hyperlink>
        </w:p>
        <w:p w14:paraId="0CFD706F" w14:textId="369323EA" w:rsidR="00C838DE" w:rsidRDefault="00000000">
          <w:pPr>
            <w:pStyle w:val="Sommario1"/>
            <w:rPr>
              <w:rFonts w:asciiTheme="minorHAnsi" w:eastAsiaTheme="minorEastAsia" w:hAnsiTheme="minorHAnsi" w:cstheme="minorBidi"/>
              <w:b w:val="0"/>
              <w:smallCaps w:val="0"/>
              <w:noProof/>
              <w:spacing w:val="0"/>
              <w:sz w:val="22"/>
              <w:lang w:eastAsia="it-IT"/>
            </w:rPr>
          </w:pPr>
          <w:hyperlink w:anchor="_Toc170557823" w:history="1">
            <w:r w:rsidR="00C838DE" w:rsidRPr="000E162A">
              <w:rPr>
                <w:rStyle w:val="Collegamentoipertestuale"/>
                <w:noProof/>
              </w:rPr>
              <w:t>Bibliografia</w:t>
            </w:r>
            <w:r w:rsidR="00C838DE">
              <w:rPr>
                <w:noProof/>
                <w:webHidden/>
              </w:rPr>
              <w:tab/>
            </w:r>
            <w:r w:rsidR="00C838DE">
              <w:rPr>
                <w:noProof/>
                <w:webHidden/>
              </w:rPr>
              <w:fldChar w:fldCharType="begin"/>
            </w:r>
            <w:r w:rsidR="00C838DE">
              <w:rPr>
                <w:noProof/>
                <w:webHidden/>
              </w:rPr>
              <w:instrText xml:space="preserve"> PAGEREF _Toc170557823 \h </w:instrText>
            </w:r>
            <w:r w:rsidR="00C838DE">
              <w:rPr>
                <w:noProof/>
                <w:webHidden/>
              </w:rPr>
            </w:r>
            <w:r w:rsidR="00C838DE">
              <w:rPr>
                <w:noProof/>
                <w:webHidden/>
              </w:rPr>
              <w:fldChar w:fldCharType="separate"/>
            </w:r>
            <w:r w:rsidR="00C838DE">
              <w:rPr>
                <w:noProof/>
                <w:webHidden/>
              </w:rPr>
              <w:t>100</w:t>
            </w:r>
            <w:r w:rsidR="00C838DE">
              <w:rPr>
                <w:noProof/>
                <w:webHidden/>
              </w:rPr>
              <w:fldChar w:fldCharType="end"/>
            </w:r>
          </w:hyperlink>
        </w:p>
        <w:p w14:paraId="65A2F552" w14:textId="71CF1755" w:rsidR="00A97DC3" w:rsidRPr="007E4D82" w:rsidRDefault="00C838DE" w:rsidP="00B86D72">
          <w:r>
            <w:rPr>
              <w:b/>
              <w:smallCaps/>
              <w:sz w:val="24"/>
            </w:rPr>
            <w:lastRenderedPageBreak/>
            <w:fldChar w:fldCharType="end"/>
          </w:r>
        </w:p>
      </w:sdtContent>
    </w:sdt>
    <w:p w14:paraId="3E770FBF" w14:textId="5D167C80" w:rsidR="00F85D37" w:rsidRPr="00333F41" w:rsidRDefault="00F85D37" w:rsidP="00C838DE">
      <w:pPr>
        <w:pStyle w:val="Sommario1"/>
      </w:pPr>
    </w:p>
    <w:p w14:paraId="4CE4C2D2" w14:textId="654C5710" w:rsidR="004F76EF" w:rsidRPr="007A3B69" w:rsidRDefault="004F76EF" w:rsidP="00A329E5">
      <w:pPr>
        <w:pStyle w:val="Titolo1"/>
      </w:pPr>
      <w:bookmarkStart w:id="12" w:name="_Toc521926745"/>
      <w:bookmarkStart w:id="13" w:name="_Toc525114697"/>
      <w:bookmarkStart w:id="14" w:name="_Toc162019238"/>
      <w:bookmarkStart w:id="15" w:name="_Toc170557767"/>
      <w:r w:rsidRPr="007A3B69">
        <w:lastRenderedPageBreak/>
        <w:t>Capitolo I</w:t>
      </w:r>
      <w:bookmarkEnd w:id="12"/>
      <w:bookmarkEnd w:id="13"/>
      <w:bookmarkEnd w:id="14"/>
      <w:bookmarkEnd w:id="15"/>
      <w:r w:rsidR="00662E33" w:rsidRPr="007A3B69">
        <w:t xml:space="preserve"> </w:t>
      </w:r>
    </w:p>
    <w:p w14:paraId="5E12DCB8" w14:textId="660937AF" w:rsidR="002F1BFA" w:rsidRPr="007E4D82" w:rsidRDefault="004F76EF" w:rsidP="00A329E5">
      <w:pPr>
        <w:pStyle w:val="Sottotitolo"/>
        <w:rPr>
          <w:ins w:id="16" w:author="Rick" w:date="2018-10-04T10:48:00Z"/>
        </w:rPr>
      </w:pPr>
      <w:bookmarkStart w:id="17" w:name="_Toc525114698"/>
      <w:bookmarkStart w:id="18" w:name="_Toc162019239"/>
      <w:bookmarkStart w:id="19" w:name="_Toc170557768"/>
      <w:r w:rsidRPr="007E4D82">
        <w:t>Introduzione</w:t>
      </w:r>
      <w:bookmarkEnd w:id="17"/>
      <w:bookmarkEnd w:id="18"/>
      <w:bookmarkEnd w:id="19"/>
    </w:p>
    <w:p w14:paraId="11C7E81C" w14:textId="7DA8188A" w:rsidR="009C1821" w:rsidRPr="007A3B69" w:rsidRDefault="00856A1C" w:rsidP="007D7E88">
      <w:r w:rsidRPr="007A3B69">
        <w:t>Nell'era digitale in cui viviamo, l'informatica e la cybersecurity sono diventate componenti fondamentali della nostra esistenza quotidiana. Questo legame inscindibile tra tecnologia e sicurezza informatica è al centro del</w:t>
      </w:r>
      <w:r w:rsidR="0043302B">
        <w:t xml:space="preserve"> presente studio</w:t>
      </w:r>
      <w:r w:rsidRPr="007A3B69">
        <w:t xml:space="preserve">, che esplora </w:t>
      </w:r>
      <w:r w:rsidR="0043302B">
        <w:t>c</w:t>
      </w:r>
      <w:r w:rsidRPr="007A3B69">
        <w:t>ome la cybersecurity è diventata una materia indispensabile per proteggere i dati e le infrastrutture che sostengono la nostra società. Il mondo sta andando incontro all’evoluzione, giorno dopo giorno, mese dopo mese, anno dopo anno</w:t>
      </w:r>
      <w:r w:rsidR="00B8522E" w:rsidRPr="007A3B69">
        <w:t>.</w:t>
      </w:r>
      <w:r w:rsidRPr="007A3B69">
        <w:t xml:space="preserve"> </w:t>
      </w:r>
      <w:r w:rsidR="00B8522E" w:rsidRPr="007A3B69">
        <w:t>L</w:t>
      </w:r>
      <w:r w:rsidRPr="007A3B69">
        <w:t xml:space="preserve">’evoluzione però non </w:t>
      </w:r>
      <w:r w:rsidR="00B8522E" w:rsidRPr="007A3B69">
        <w:t xml:space="preserve">è </w:t>
      </w:r>
      <w:r w:rsidRPr="007A3B69">
        <w:t>solo positiva</w:t>
      </w:r>
      <w:r w:rsidR="00B8522E" w:rsidRPr="007A3B69">
        <w:t>:</w:t>
      </w:r>
      <w:r w:rsidRPr="007A3B69">
        <w:t xml:space="preserve"> </w:t>
      </w:r>
      <w:r w:rsidR="00B8522E" w:rsidRPr="007A3B69">
        <w:t xml:space="preserve">ogni scoperta può essere interpretata sia come un progresso benefico, sia come una possibilità di impiego dannoso. </w:t>
      </w:r>
    </w:p>
    <w:p w14:paraId="4A99BD5F" w14:textId="48805BE7" w:rsidR="009C1821" w:rsidRPr="007E4D82" w:rsidRDefault="009C1821" w:rsidP="00A329E5">
      <w:r w:rsidRPr="007E4D82">
        <w:t xml:space="preserve">Nell'ambito della sicurezza informatica, la distinzione tra uso </w:t>
      </w:r>
      <w:r w:rsidRPr="007E4D82">
        <w:rPr>
          <w:b/>
          <w:bCs/>
        </w:rPr>
        <w:t>legittimo</w:t>
      </w:r>
      <w:r w:rsidRPr="007E4D82">
        <w:t xml:space="preserve"> e </w:t>
      </w:r>
      <w:r w:rsidRPr="007E4D82">
        <w:rPr>
          <w:b/>
          <w:bCs/>
        </w:rPr>
        <w:t>malintenzionato</w:t>
      </w:r>
      <w:r w:rsidRPr="007E4D82">
        <w:t xml:space="preserve"> delle</w:t>
      </w:r>
      <w:r w:rsidR="00652C92" w:rsidRPr="007E4D82">
        <w:t xml:space="preserve"> nuove</w:t>
      </w:r>
      <w:r w:rsidRPr="007E4D82">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b/>
          <w:bCs/>
        </w:rPr>
        <w:t>conoscenza</w:t>
      </w:r>
      <w:r w:rsidRPr="007E4D82">
        <w:t xml:space="preserve"> in sé, quanto piuttosto gli </w:t>
      </w:r>
      <w:r w:rsidRPr="007E4D82">
        <w:rPr>
          <w:b/>
          <w:bCs/>
        </w:rPr>
        <w:t>intenti</w:t>
      </w:r>
      <w:r w:rsidRPr="007E4D82">
        <w:t xml:space="preserve"> che guidano il suo </w:t>
      </w:r>
      <w:r w:rsidRPr="007E4D82">
        <w:lastRenderedPageBreak/>
        <w:t xml:space="preserve">impiego. Le tecniche di attacco evolvono di pari passo con le tecnologie di difesa, generando un </w:t>
      </w:r>
      <w:r w:rsidRPr="007E4D82">
        <w:rPr>
          <w:b/>
          <w:bCs/>
        </w:rPr>
        <w:t>ciclo</w:t>
      </w:r>
      <w:r w:rsidRPr="007E4D82">
        <w:t xml:space="preserve"> </w:t>
      </w:r>
      <w:r w:rsidRPr="007E4D82">
        <w:rPr>
          <w:b/>
          <w:bCs/>
        </w:rPr>
        <w:t>continuo</w:t>
      </w:r>
      <w:r w:rsidRPr="007E4D82">
        <w:t xml:space="preserve"> di sfide e risposte. Questa dinamica impone agli esperti di sicurezza informatica di andare oltre la semplice reazione agli incidenti, spingendoli a prevedere e prevenire attivamente le potenziali minacce. </w:t>
      </w:r>
    </w:p>
    <w:p w14:paraId="0052089B" w14:textId="5567F043" w:rsidR="003D4F78" w:rsidRDefault="003D4F78" w:rsidP="00A329E5">
      <w:r w:rsidRPr="007E4D82">
        <w:t xml:space="preserve">Adottare tale approccio multidisciplinare, che integra una profonda comprensione delle </w:t>
      </w:r>
      <w:r w:rsidRPr="007E4D82">
        <w:rPr>
          <w:b/>
          <w:bCs/>
        </w:rPr>
        <w:t>tattiche</w:t>
      </w:r>
      <w:r w:rsidRPr="007E4D82">
        <w:t xml:space="preserve">, </w:t>
      </w:r>
      <w:r w:rsidRPr="007E4D82">
        <w:rPr>
          <w:b/>
          <w:bCs/>
        </w:rPr>
        <w:t>tecniche</w:t>
      </w:r>
      <w:r w:rsidRPr="007E4D82">
        <w:t xml:space="preserve"> e </w:t>
      </w:r>
      <w:r w:rsidRPr="007E4D82">
        <w:rPr>
          <w:b/>
          <w:bCs/>
        </w:rPr>
        <w:t>procedure</w:t>
      </w:r>
      <w:r w:rsidRPr="007E4D82">
        <w:t xml:space="preserve"> (</w:t>
      </w:r>
      <w:proofErr w:type="spellStart"/>
      <w:r w:rsidRPr="007E4D82">
        <w:rPr>
          <w:b/>
          <w:bCs/>
        </w:rPr>
        <w:t>TTP</w:t>
      </w:r>
      <w:r w:rsidR="0043302B">
        <w:rPr>
          <w:b/>
          <w:bCs/>
        </w:rPr>
        <w:t>s</w:t>
      </w:r>
      <w:proofErr w:type="spellEnd"/>
      <w:r w:rsidRPr="007E4D82">
        <w:t>) impiegate dagli aggressori con l'uso di strumenti all'avanguardia come l'</w:t>
      </w:r>
      <w:r w:rsidRPr="007E4D82">
        <w:rPr>
          <w:b/>
          <w:bCs/>
        </w:rPr>
        <w:t>analisi</w:t>
      </w:r>
      <w:r w:rsidRPr="007E4D82">
        <w:t xml:space="preserve"> </w:t>
      </w:r>
      <w:r w:rsidRPr="007E4D82">
        <w:rPr>
          <w:b/>
          <w:bCs/>
        </w:rPr>
        <w:t>comportamentale</w:t>
      </w:r>
      <w:r w:rsidRPr="007E4D82">
        <w:t xml:space="preserve">, la </w:t>
      </w:r>
      <w:proofErr w:type="spellStart"/>
      <w:r w:rsidRPr="007E4D82">
        <w:rPr>
          <w:b/>
          <w:bCs/>
        </w:rPr>
        <w:t>threat</w:t>
      </w:r>
      <w:proofErr w:type="spellEnd"/>
      <w:r w:rsidRPr="007E4D82">
        <w:t xml:space="preserve"> </w:t>
      </w:r>
      <w:r w:rsidRPr="007E4D82">
        <w:rPr>
          <w:b/>
          <w:bCs/>
        </w:rPr>
        <w:t>intelligence</w:t>
      </w:r>
      <w:r w:rsidRPr="007E4D82">
        <w:t xml:space="preserve"> e l'</w:t>
      </w:r>
      <w:r w:rsidRPr="007E4D82">
        <w:rPr>
          <w:b/>
          <w:bCs/>
        </w:rPr>
        <w:t>apprendimento</w:t>
      </w:r>
      <w:r w:rsidRPr="007E4D82">
        <w:t xml:space="preserve"> </w:t>
      </w:r>
      <w:r w:rsidRPr="007E4D82">
        <w:rPr>
          <w:b/>
          <w:bCs/>
        </w:rPr>
        <w:t>automatico</w:t>
      </w:r>
      <w:r w:rsidRPr="007E4D82">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0F791D66" w14:textId="352F2A61" w:rsidR="008C1FF0" w:rsidRPr="007E4D82" w:rsidRDefault="008C1FF0" w:rsidP="00A329E5">
      <w:r>
        <w:t xml:space="preserve">Per ottenere un </w:t>
      </w:r>
      <w:r w:rsidRPr="008C1FF0">
        <w:rPr>
          <w:b/>
          <w:bCs/>
        </w:rPr>
        <w:t>vantaggio significativo</w:t>
      </w:r>
      <w:r>
        <w:t xml:space="preserve"> rispetto agli agenti di minaccia, bisognerebbe conoscere ad ogni possibile tecnica quali sono quelle che possano avvenire successivamente o che possano essere già avvenute.</w:t>
      </w:r>
    </w:p>
    <w:p w14:paraId="5923A0DC" w14:textId="22BC4C9D" w:rsidR="00FA5DA4" w:rsidRDefault="003D4F78" w:rsidP="00A329E5">
      <w:r w:rsidRPr="007E4D82">
        <w:t>In questo contesto, l'</w:t>
      </w:r>
      <w:r w:rsidRPr="0043302B">
        <w:rPr>
          <w:b/>
          <w:bCs/>
        </w:rPr>
        <w:t>obiettivo</w:t>
      </w:r>
      <w:r w:rsidRPr="007E4D82">
        <w:t xml:space="preserve"> primario </w:t>
      </w:r>
      <w:r w:rsidR="008C1FF0">
        <w:t xml:space="preserve">del </w:t>
      </w:r>
      <w:r w:rsidRPr="007E4D82">
        <w:t xml:space="preserve">presente </w:t>
      </w:r>
      <w:r w:rsidR="0043302B">
        <w:t>studio</w:t>
      </w:r>
      <w:r w:rsidRPr="007E4D82">
        <w:t xml:space="preserve"> è esattamente quello di esplorare e delineare l'importanza di un approccio proattivo nella sicurezza informatica, attraverso</w:t>
      </w:r>
      <w:r w:rsidR="0043302B">
        <w:t xml:space="preserve"> lo </w:t>
      </w:r>
      <w:r w:rsidR="0043302B">
        <w:lastRenderedPageBreak/>
        <w:t>sviluppo di un sistema che permetta</w:t>
      </w:r>
      <w:r w:rsidR="00CE743F">
        <w:t xml:space="preserve"> un’analisi quantitativa</w:t>
      </w:r>
      <w:r w:rsidRPr="007E4D82">
        <w:t xml:space="preserve"> </w:t>
      </w:r>
      <w:r w:rsidR="00CE743F">
        <w:t>e</w:t>
      </w:r>
      <w:r w:rsidRPr="007E4D82">
        <w:t xml:space="preserve">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w:t>
      </w:r>
      <w:r w:rsidRPr="0043302B">
        <w:rPr>
          <w:b/>
          <w:bCs/>
        </w:rPr>
        <w:t>di ogni possibile</w:t>
      </w:r>
      <w:r w:rsidRPr="007E4D82">
        <w:t xml:space="preserve"> </w:t>
      </w:r>
      <w:r w:rsidRPr="0043302B">
        <w:rPr>
          <w:b/>
          <w:bCs/>
        </w:rPr>
        <w:t>minaccia</w:t>
      </w:r>
      <w:r w:rsidRPr="007E4D82">
        <w:t xml:space="preserve"> conosciuta</w:t>
      </w:r>
      <w:r w:rsidR="0043302B">
        <w:t xml:space="preserve"> nella CTI, anticipando le possibili azioni che un </w:t>
      </w:r>
      <w:proofErr w:type="spellStart"/>
      <w:r w:rsidR="0043302B">
        <w:t>attacker</w:t>
      </w:r>
      <w:proofErr w:type="spellEnd"/>
      <w:r w:rsidR="0043302B">
        <w:t xml:space="preserve"> può compiere in ogni fase della Cyber </w:t>
      </w:r>
      <w:proofErr w:type="spellStart"/>
      <w:r w:rsidR="0043302B">
        <w:t>Kill</w:t>
      </w:r>
      <w:proofErr w:type="spellEnd"/>
      <w:r w:rsidR="0043302B">
        <w:t xml:space="preserve"> Chain</w:t>
      </w:r>
      <w:r w:rsidR="00CE743F">
        <w:t xml:space="preserve"> e correlando ad ogni possibile vulnerabilità le tecniche utilizzabili</w:t>
      </w:r>
      <w:r w:rsidRPr="007E4D82">
        <w:t>.</w:t>
      </w:r>
    </w:p>
    <w:p w14:paraId="0009487A" w14:textId="77777777" w:rsidR="00FA5DA4" w:rsidRDefault="00FA5DA4" w:rsidP="00A329E5"/>
    <w:p w14:paraId="5745DFAF" w14:textId="77777777" w:rsidR="00FA5DA4" w:rsidRPr="007E4D82" w:rsidRDefault="00FA5DA4" w:rsidP="00A329E5">
      <w:pPr>
        <w:pStyle w:val="Titolo1"/>
      </w:pPr>
      <w:bookmarkStart w:id="20" w:name="_Toc521926754"/>
      <w:bookmarkStart w:id="21" w:name="_Toc525114707"/>
      <w:bookmarkStart w:id="22" w:name="_Toc162019243"/>
      <w:bookmarkStart w:id="23" w:name="_Toc170557769"/>
      <w:r w:rsidRPr="007E4D82">
        <w:lastRenderedPageBreak/>
        <w:t xml:space="preserve">Capitolo </w:t>
      </w:r>
      <w:r w:rsidRPr="007D5DF3">
        <w:t>II</w:t>
      </w:r>
      <w:bookmarkStart w:id="24" w:name="_Hlk521509706"/>
      <w:bookmarkEnd w:id="20"/>
      <w:bookmarkEnd w:id="21"/>
      <w:bookmarkEnd w:id="22"/>
      <w:bookmarkEnd w:id="23"/>
    </w:p>
    <w:p w14:paraId="2EA32CD1" w14:textId="1DA70A1B" w:rsidR="00FA5DA4" w:rsidRPr="00BB2775" w:rsidRDefault="009B211D" w:rsidP="00A329E5">
      <w:pPr>
        <w:pStyle w:val="Sottotitolo"/>
        <w:rPr>
          <w:sz w:val="48"/>
          <w:szCs w:val="40"/>
        </w:rPr>
      </w:pPr>
      <w:bookmarkStart w:id="25" w:name="_Toc525114708"/>
      <w:bookmarkStart w:id="26" w:name="_Toc162019244"/>
      <w:bookmarkStart w:id="27" w:name="_Toc170557770"/>
      <w:r w:rsidRPr="00BB2775">
        <w:rPr>
          <w:sz w:val="48"/>
          <w:szCs w:val="40"/>
        </w:rPr>
        <w:t>Cybersecurity</w:t>
      </w:r>
      <w:r w:rsidR="00FA5DA4" w:rsidRPr="00BB2775">
        <w:rPr>
          <w:sz w:val="48"/>
          <w:szCs w:val="40"/>
        </w:rPr>
        <w:t xml:space="preserve"> Knowledge Base</w:t>
      </w:r>
      <w:bookmarkEnd w:id="24"/>
      <w:bookmarkEnd w:id="25"/>
      <w:bookmarkEnd w:id="26"/>
      <w:bookmarkEnd w:id="27"/>
    </w:p>
    <w:p w14:paraId="0692819D" w14:textId="28C0E438" w:rsidR="009B211D" w:rsidRPr="009B211D" w:rsidRDefault="000F7F44" w:rsidP="00A329E5">
      <w:r w:rsidRPr="007E4D82">
        <w:t xml:space="preserve">Per acquisire una piena comprensione del panorama della cybersecurity </w:t>
      </w:r>
      <w:r>
        <w:t xml:space="preserve">e metodi per la gestione del rischio, </w:t>
      </w:r>
      <w:r w:rsidRPr="007E4D82">
        <w:t>bisogna conoscere l’ambiente in cui ormai l’uomo da anni si muove</w:t>
      </w:r>
      <w:r w:rsidR="00AC444D">
        <w:t xml:space="preserve"> e le tecnologie attualmente utilizzabili</w:t>
      </w:r>
      <w:r w:rsidRPr="007E4D82">
        <w:t>.</w:t>
      </w:r>
      <w:bookmarkStart w:id="28" w:name="_Toc162344541"/>
      <w:bookmarkStart w:id="29" w:name="_Toc162345060"/>
      <w:bookmarkStart w:id="30" w:name="_Toc162345098"/>
      <w:bookmarkStart w:id="31" w:name="_Toc162372849"/>
      <w:bookmarkStart w:id="32" w:name="_Toc162388766"/>
      <w:bookmarkStart w:id="33" w:name="_Toc162426539"/>
      <w:bookmarkStart w:id="34" w:name="_Toc162426675"/>
      <w:bookmarkStart w:id="35" w:name="_Toc162432895"/>
      <w:bookmarkStart w:id="36" w:name="_Toc162433074"/>
      <w:bookmarkStart w:id="37" w:name="_Toc162433157"/>
      <w:bookmarkStart w:id="38" w:name="_Toc162949517"/>
      <w:bookmarkStart w:id="39" w:name="_Toc163234265"/>
      <w:bookmarkStart w:id="40" w:name="_Toc163248349"/>
      <w:bookmarkStart w:id="41" w:name="_Toc163248395"/>
      <w:bookmarkStart w:id="42" w:name="_Toc163382015"/>
      <w:bookmarkStart w:id="43" w:name="_Toc163382176"/>
      <w:bookmarkStart w:id="44" w:name="_Toc163382257"/>
      <w:bookmarkStart w:id="45" w:name="_Toc163391975"/>
      <w:bookmarkStart w:id="46" w:name="_Toc163994640"/>
      <w:bookmarkStart w:id="47" w:name="_Toc167109821"/>
      <w:bookmarkStart w:id="48" w:name="_Toc162344542"/>
      <w:bookmarkStart w:id="49" w:name="_Toc162345061"/>
      <w:bookmarkStart w:id="50" w:name="_Toc162345099"/>
      <w:bookmarkStart w:id="51" w:name="_Toc162372850"/>
      <w:bookmarkStart w:id="52" w:name="_Toc162388767"/>
      <w:bookmarkStart w:id="53" w:name="_Toc162426540"/>
      <w:bookmarkStart w:id="54" w:name="_Toc162426676"/>
      <w:bookmarkStart w:id="55" w:name="_Toc162432896"/>
      <w:bookmarkStart w:id="56" w:name="_Toc162433075"/>
      <w:bookmarkStart w:id="57" w:name="_Toc162433158"/>
      <w:bookmarkStart w:id="58" w:name="_Toc162949518"/>
      <w:bookmarkStart w:id="59" w:name="_Toc163234266"/>
      <w:bookmarkStart w:id="60" w:name="_Toc163248350"/>
      <w:bookmarkStart w:id="61" w:name="_Toc163248396"/>
      <w:bookmarkStart w:id="62" w:name="_Toc163382016"/>
      <w:bookmarkStart w:id="63" w:name="_Toc163382177"/>
      <w:bookmarkStart w:id="64" w:name="_Toc163382258"/>
      <w:bookmarkStart w:id="65" w:name="_Toc163391976"/>
      <w:bookmarkStart w:id="66" w:name="_Toc163994641"/>
      <w:bookmarkStart w:id="67" w:name="_Toc167109822"/>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6DA5DF7A"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8" w:name="_Toc169085196"/>
      <w:bookmarkStart w:id="69" w:name="_Toc169965273"/>
      <w:bookmarkStart w:id="70" w:name="_Toc169965391"/>
      <w:bookmarkStart w:id="71" w:name="_Toc169972726"/>
      <w:bookmarkStart w:id="72" w:name="_Toc170556567"/>
      <w:bookmarkStart w:id="73" w:name="_Toc170556781"/>
      <w:bookmarkStart w:id="74" w:name="_Toc170556958"/>
      <w:bookmarkStart w:id="75" w:name="_Toc170557044"/>
      <w:bookmarkStart w:id="76" w:name="_Toc170557174"/>
      <w:bookmarkStart w:id="77" w:name="_Toc170557313"/>
      <w:bookmarkStart w:id="78" w:name="_Toc170557419"/>
      <w:bookmarkStart w:id="79" w:name="_Toc170557505"/>
      <w:bookmarkStart w:id="80" w:name="_Toc170557591"/>
      <w:bookmarkStart w:id="81" w:name="_Toc170557771"/>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04E569D9"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82" w:name="_Toc169085197"/>
      <w:bookmarkStart w:id="83" w:name="_Toc169965274"/>
      <w:bookmarkStart w:id="84" w:name="_Toc169965392"/>
      <w:bookmarkStart w:id="85" w:name="_Toc169972727"/>
      <w:bookmarkStart w:id="86" w:name="_Toc170556568"/>
      <w:bookmarkStart w:id="87" w:name="_Toc170556782"/>
      <w:bookmarkStart w:id="88" w:name="_Toc170556959"/>
      <w:bookmarkStart w:id="89" w:name="_Toc170557045"/>
      <w:bookmarkStart w:id="90" w:name="_Toc170557175"/>
      <w:bookmarkStart w:id="91" w:name="_Toc170557314"/>
      <w:bookmarkStart w:id="92" w:name="_Toc170557420"/>
      <w:bookmarkStart w:id="93" w:name="_Toc170557506"/>
      <w:bookmarkStart w:id="94" w:name="_Toc170557592"/>
      <w:bookmarkStart w:id="95" w:name="_Toc170557772"/>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20F1D3E9" w14:textId="58BC89CC" w:rsidR="004F76EF" w:rsidRPr="009E5951" w:rsidRDefault="00662E33" w:rsidP="0043592C">
      <w:pPr>
        <w:pStyle w:val="Titolo2"/>
      </w:pPr>
      <w:bookmarkStart w:id="96" w:name="_Toc170557773"/>
      <w:r w:rsidRPr="009B211D">
        <w:t>Internet</w:t>
      </w:r>
      <w:r w:rsidRPr="009E5951">
        <w:t xml:space="preserve"> of </w:t>
      </w:r>
      <w:proofErr w:type="spellStart"/>
      <w:r w:rsidRPr="009E5951">
        <w:t>Things</w:t>
      </w:r>
      <w:proofErr w:type="spellEnd"/>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96"/>
    </w:p>
    <w:p w14:paraId="09F581E4" w14:textId="6A5F1452" w:rsidR="00662E33" w:rsidRPr="007E4D82" w:rsidRDefault="00BD3E3F" w:rsidP="00A329E5">
      <w:r w:rsidRPr="007E4D82">
        <w:t>Il concetto dell’</w:t>
      </w:r>
      <w:r w:rsidR="00EE7B5E" w:rsidRPr="007E4D82">
        <w:rPr>
          <w:b/>
          <w:bCs/>
        </w:rPr>
        <w:t>Internet delle Cose</w:t>
      </w:r>
      <w:r w:rsidR="002B6E90" w:rsidRPr="007E4D82">
        <w:rPr>
          <w:b/>
          <w:bCs/>
        </w:rPr>
        <w:t xml:space="preserve"> </w:t>
      </w:r>
      <w:r w:rsidR="002B6E90" w:rsidRPr="007E4D82">
        <w:rPr>
          <w:noProof/>
        </w:rPr>
        <w:t xml:space="preserve">[1] </w:t>
      </w:r>
      <w:r w:rsidR="00EE7B5E" w:rsidRPr="007E4D82">
        <w:t>(</w:t>
      </w:r>
      <w:r w:rsidR="00EE7B5E" w:rsidRPr="007E4D82">
        <w:rPr>
          <w:b/>
          <w:bCs/>
        </w:rPr>
        <w:t>IoT</w:t>
      </w:r>
      <w:r w:rsidR="000B70E3" w:rsidRPr="007E4D82">
        <w:rPr>
          <w:rStyle w:val="Rimandonotaapidipagina"/>
          <w:rFonts w:cs="Arial"/>
        </w:rPr>
        <w:footnoteReference w:id="2"/>
      </w:r>
      <w:r w:rsidR="00EE7B5E" w:rsidRPr="007E4D82">
        <w:t>)</w:t>
      </w:r>
      <w:r w:rsidR="002B6E90" w:rsidRPr="007E4D82">
        <w:t xml:space="preserve"> </w:t>
      </w:r>
      <w:r w:rsidR="00EE7B5E" w:rsidRPr="007E4D82">
        <w:t>è alla base della vita smart</w:t>
      </w:r>
      <w:r w:rsidR="000B70E3" w:rsidRPr="007E4D82">
        <w:rPr>
          <w:rStyle w:val="Rimandonotaapidipagina"/>
          <w:rFonts w:cs="Arial"/>
        </w:rPr>
        <w:footnoteReference w:id="3"/>
      </w:r>
      <w:r w:rsidR="00EE7B5E" w:rsidRPr="007E4D82">
        <w:t xml:space="preserve"> che l’uomo vive ogni giorno</w:t>
      </w:r>
      <w:r w:rsidR="00F86DA3" w:rsidRPr="007E4D82">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A329E5">
      <w:pPr>
        <w:rPr>
          <w:u w:val="single"/>
        </w:rPr>
      </w:pPr>
      <w:r w:rsidRPr="007E4D82">
        <w:t>La riflessione su chi detenga la vera conoscenza, se</w:t>
      </w:r>
      <w:r w:rsidRPr="007E4D82">
        <w:rPr>
          <w:b/>
          <w:bCs/>
        </w:rPr>
        <w:t xml:space="preserve"> siamo noi a esplorare il mondo o </w:t>
      </w:r>
      <w:r w:rsidRPr="007E4D82">
        <w:t>se</w:t>
      </w:r>
      <w:r w:rsidRPr="007E4D82">
        <w:rPr>
          <w:b/>
          <w:bCs/>
        </w:rPr>
        <w:t xml:space="preserve"> è il mondo a scrutarci dettagliatamente</w:t>
      </w:r>
      <w:r w:rsidRPr="007E4D82">
        <w:t xml:space="preserve">, </w:t>
      </w:r>
      <w:r w:rsidRPr="007E4D82">
        <w:lastRenderedPageBreak/>
        <w:t xml:space="preserve">assume un rilievo particolare nell'era attuale, dominata dalla presenza capillare di dispositivi connessi. Questi strumenti, progettati per agevolare la nostra esistenza, </w:t>
      </w:r>
      <w:r w:rsidR="00BA21AB" w:rsidRPr="007E4D82">
        <w:t xml:space="preserve">entrano nella sfera della nostra </w:t>
      </w:r>
      <w:r w:rsidR="00BA21AB" w:rsidRPr="007E4D82">
        <w:rPr>
          <w:b/>
          <w:bCs/>
        </w:rPr>
        <w:t>privacy</w:t>
      </w:r>
      <w:r w:rsidR="00BA21AB" w:rsidRPr="007E4D82">
        <w:t xml:space="preserve"> per nostra stessa scelta</w:t>
      </w:r>
      <w:r w:rsidRPr="007E4D82">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358B1F0C" w14:textId="26E3793F" w:rsidR="00E03D65" w:rsidRPr="00B75024" w:rsidRDefault="006D7815" w:rsidP="00A329E5">
      <w:r w:rsidRPr="007E4D82">
        <w:t>Il compito della materia d’argomento di questo elaborato è proprio quello di rispondere all’ultima domanda.</w:t>
      </w:r>
    </w:p>
    <w:p w14:paraId="62C68E12" w14:textId="70DEF25C" w:rsidR="002506C9" w:rsidRPr="007E4D82" w:rsidRDefault="00382611" w:rsidP="00A329E5">
      <w:pPr>
        <w:pStyle w:val="Titolo2"/>
      </w:pPr>
      <w:bookmarkStart w:id="97" w:name="_Toc170557774"/>
      <w:r w:rsidRPr="007E4D82">
        <w:t xml:space="preserve">Cybersecurity – </w:t>
      </w:r>
      <w:r w:rsidR="002506C9" w:rsidRPr="007E4D82">
        <w:t>C</w:t>
      </w:r>
      <w:r w:rsidRPr="007E4D82">
        <w:t>os’è e di cosa si occupa</w:t>
      </w:r>
      <w:bookmarkEnd w:id="97"/>
    </w:p>
    <w:p w14:paraId="7504E972" w14:textId="5028DA2B" w:rsidR="002506C9" w:rsidRPr="007A3B69" w:rsidRDefault="00BA21AB" w:rsidP="00A329E5">
      <w:r w:rsidRPr="007A3B69">
        <w:t xml:space="preserve">La </w:t>
      </w:r>
      <w:r w:rsidRPr="007A3B69">
        <w:rPr>
          <w:b/>
          <w:bCs/>
        </w:rPr>
        <w:t>Cybersecurity</w:t>
      </w:r>
      <w:r w:rsidR="002B6E90" w:rsidRPr="007A3B69">
        <w:t xml:space="preserve"> [2]</w:t>
      </w:r>
      <w:r w:rsidRPr="007A3B69">
        <w:t xml:space="preserve"> </w:t>
      </w:r>
      <w:r w:rsidR="000B70E3" w:rsidRPr="007A3B69">
        <w:t xml:space="preserve">è una materia che </w:t>
      </w:r>
      <w:r w:rsidRPr="007A3B69">
        <w:t xml:space="preserve">ha il compito di </w:t>
      </w:r>
      <w:r w:rsidR="000B70E3" w:rsidRPr="007A3B69">
        <w:rPr>
          <w:b/>
          <w:bCs/>
        </w:rPr>
        <w:t>proteggere</w:t>
      </w:r>
      <w:r w:rsidR="000B70E3" w:rsidRPr="007A3B69">
        <w:t xml:space="preserve">, nel senso più ampio del termine, </w:t>
      </w:r>
      <w:r w:rsidR="000B70E3" w:rsidRPr="007A3B69">
        <w:rPr>
          <w:b/>
          <w:bCs/>
        </w:rPr>
        <w:t>infrastrutture</w:t>
      </w:r>
      <w:r w:rsidR="000B70E3" w:rsidRPr="007A3B69">
        <w:t xml:space="preserve"> </w:t>
      </w:r>
      <w:r w:rsidR="000B70E3" w:rsidRPr="007A3B69">
        <w:rPr>
          <w:b/>
          <w:bCs/>
        </w:rPr>
        <w:t>digitali</w:t>
      </w:r>
      <w:r w:rsidR="000B70E3" w:rsidRPr="007A3B69">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A329E5">
      <w:r w:rsidRPr="007E4D82">
        <w:t xml:space="preserve">Al cuore della cybersecurity vi è la triade </w:t>
      </w:r>
      <w:r w:rsidRPr="007E4D82">
        <w:rPr>
          <w:b/>
          <w:bCs/>
        </w:rPr>
        <w:t>CIA</w:t>
      </w:r>
      <w:r w:rsidR="0049505E" w:rsidRPr="007E4D82">
        <w:rPr>
          <w:b/>
          <w:bCs/>
        </w:rPr>
        <w:t xml:space="preserve"> </w:t>
      </w:r>
      <w:r w:rsidR="0049505E" w:rsidRPr="007E4D82">
        <w:t>[3]</w:t>
      </w:r>
      <w:r w:rsidR="002B6E90" w:rsidRPr="007E4D82">
        <w:t xml:space="preserve"> </w:t>
      </w:r>
      <w:r w:rsidRPr="007E4D82">
        <w:t>(</w:t>
      </w:r>
      <w:proofErr w:type="spellStart"/>
      <w:r w:rsidRPr="007E4D82">
        <w:t>Confidentiality</w:t>
      </w:r>
      <w:proofErr w:type="spellEnd"/>
      <w:r w:rsidRPr="007E4D82">
        <w:t xml:space="preserve">, </w:t>
      </w:r>
      <w:proofErr w:type="spellStart"/>
      <w:r w:rsidRPr="007E4D82">
        <w:t>Integrity</w:t>
      </w:r>
      <w:proofErr w:type="spellEnd"/>
      <w:r w:rsidRPr="007E4D82">
        <w:t xml:space="preserve">, </w:t>
      </w:r>
      <w:proofErr w:type="spellStart"/>
      <w:r w:rsidRPr="007E4D82">
        <w:t>Availability</w:t>
      </w:r>
      <w:proofErr w:type="spellEnd"/>
      <w:r w:rsidRPr="007E4D82">
        <w:t xml:space="preserve">) che funge da pilastro per la sicurezza delle informazioni. Questo modello si prefigge di garantire la </w:t>
      </w:r>
      <w:r w:rsidRPr="007E4D82">
        <w:rPr>
          <w:b/>
          <w:bCs/>
        </w:rPr>
        <w:t>riservatezza</w:t>
      </w:r>
      <w:r w:rsidRPr="007E4D82">
        <w:t xml:space="preserve"> (</w:t>
      </w:r>
      <w:proofErr w:type="spellStart"/>
      <w:r w:rsidRPr="007E4D82">
        <w:rPr>
          <w:b/>
          <w:bCs/>
        </w:rPr>
        <w:t>Confidentiality</w:t>
      </w:r>
      <w:proofErr w:type="spellEnd"/>
      <w:r w:rsidRPr="007E4D82">
        <w:t>) proteggendo le informazioni sensibili dall'accesso non autorizzato, l'</w:t>
      </w:r>
      <w:r w:rsidRPr="007E4D82">
        <w:rPr>
          <w:b/>
          <w:bCs/>
        </w:rPr>
        <w:t>integrità</w:t>
      </w:r>
      <w:r w:rsidRPr="007E4D82">
        <w:t xml:space="preserve"> (</w:t>
      </w:r>
      <w:proofErr w:type="spellStart"/>
      <w:r w:rsidRPr="007E4D82">
        <w:rPr>
          <w:b/>
          <w:bCs/>
        </w:rPr>
        <w:t>Integrity</w:t>
      </w:r>
      <w:proofErr w:type="spellEnd"/>
      <w:r w:rsidRPr="007E4D82">
        <w:t xml:space="preserve">) </w:t>
      </w:r>
      <w:r w:rsidRPr="007E4D82">
        <w:lastRenderedPageBreak/>
        <w:t xml:space="preserve">assicurando che i dati non vengano alterati o distrutti in modo improprio, e la </w:t>
      </w:r>
      <w:r w:rsidRPr="007E4D82">
        <w:rPr>
          <w:b/>
          <w:bCs/>
        </w:rPr>
        <w:t>disponibilità</w:t>
      </w:r>
      <w:r w:rsidRPr="007E4D82">
        <w:t xml:space="preserve"> (</w:t>
      </w:r>
      <w:proofErr w:type="spellStart"/>
      <w:r w:rsidRPr="007E4D82">
        <w:rPr>
          <w:b/>
          <w:bCs/>
        </w:rPr>
        <w:t>Availability</w:t>
      </w:r>
      <w:proofErr w:type="spellEnd"/>
      <w:r w:rsidRPr="007E4D82">
        <w:t xml:space="preserve">) mantenendo l'accesso continuo e ininterrotto alle informazioni e ai sistemi per gli utenti autorizzati. </w:t>
      </w:r>
    </w:p>
    <w:p w14:paraId="00AFA883" w14:textId="0BE2E4C7" w:rsidR="002506C9" w:rsidRPr="007E4D82" w:rsidRDefault="00BD456E" w:rsidP="00A329E5">
      <w:r w:rsidRPr="007E4D82">
        <w:t>Insieme, questi principi formano il framework su cui si basano le strategie di difesa contro gli attacchi informatici, che puntano a violare queste fondamenta per infliggere danni o trarre vantaggi illeciti.</w:t>
      </w:r>
    </w:p>
    <w:p w14:paraId="567D90A1" w14:textId="2A38F721" w:rsidR="007E177D" w:rsidRPr="007E4D82" w:rsidRDefault="002506C9" w:rsidP="00A329E5">
      <w:pPr>
        <w:pStyle w:val="Titolo2"/>
      </w:pPr>
      <w:bookmarkStart w:id="98" w:name="_Toc170557775"/>
      <w:r w:rsidRPr="007E4D82">
        <w:t xml:space="preserve">Cyber </w:t>
      </w:r>
      <w:proofErr w:type="spellStart"/>
      <w:r w:rsidRPr="007E4D82">
        <w:t>Kill</w:t>
      </w:r>
      <w:proofErr w:type="spellEnd"/>
      <w:r w:rsidRPr="007E4D82">
        <w:t xml:space="preserve"> Chain </w:t>
      </w:r>
      <w:bookmarkStart w:id="99" w:name="_Hlk162373592"/>
      <w:r w:rsidRPr="007E4D82">
        <w:t>–</w:t>
      </w:r>
      <w:bookmarkEnd w:id="99"/>
      <w:r w:rsidRPr="007E4D82">
        <w:t xml:space="preserve"> Cos’è e come usarla</w:t>
      </w:r>
      <w:bookmarkEnd w:id="98"/>
    </w:p>
    <w:p w14:paraId="26F83A89" w14:textId="6559583B" w:rsidR="002D5AE1" w:rsidRPr="007E4D82" w:rsidRDefault="002D5AE1" w:rsidP="00A329E5">
      <w:r w:rsidRPr="007E4D82">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b/>
          <w:bCs/>
        </w:rPr>
        <w:t xml:space="preserve">Cyber </w:t>
      </w:r>
      <w:proofErr w:type="spellStart"/>
      <w:r w:rsidRPr="007E4D82">
        <w:rPr>
          <w:b/>
          <w:bCs/>
        </w:rPr>
        <w:t>Kill</w:t>
      </w:r>
      <w:proofErr w:type="spellEnd"/>
      <w:r w:rsidRPr="007E4D82">
        <w:rPr>
          <w:b/>
          <w:bCs/>
        </w:rPr>
        <w:t xml:space="preserve"> Chain</w:t>
      </w:r>
      <w:r w:rsidR="002A4CA3">
        <w:rPr>
          <w:b/>
          <w:bCs/>
        </w:rPr>
        <w:t xml:space="preserve"> </w:t>
      </w:r>
      <w:r w:rsidR="002A4CA3">
        <w:t>(</w:t>
      </w:r>
      <w:r w:rsidR="002A4CA3">
        <w:rPr>
          <w:b/>
          <w:bCs/>
        </w:rPr>
        <w:t>CKC</w:t>
      </w:r>
      <w:r w:rsidR="002A4CA3">
        <w:t>)</w:t>
      </w:r>
      <w:r w:rsidRPr="007E4D82">
        <w:t xml:space="preserve"> [8]</w:t>
      </w:r>
      <w:r w:rsidR="00B357C6">
        <w:t xml:space="preserve"> (figura 1)</w:t>
      </w:r>
      <w:r w:rsidRPr="007E4D82">
        <w:t>.</w:t>
      </w:r>
    </w:p>
    <w:p w14:paraId="2BFEAEDC" w14:textId="21A35DD1" w:rsidR="00EF074E" w:rsidRPr="007E4D82" w:rsidRDefault="002D5AE1" w:rsidP="00A329E5">
      <w:r w:rsidRPr="007E4D82">
        <w:t xml:space="preserve">È fondamentale analizzare e capire in dettaglio la </w:t>
      </w:r>
      <w:r w:rsidR="002A4CA3">
        <w:t>CKC</w:t>
      </w:r>
      <w:r w:rsidRPr="007E4D82">
        <w:t xml:space="preserve"> per implementare efficacemente misure di prevenzione e difesa. Questo modello, sviluppato per descrivere le fasi sequenziali di un attacco informatico, offre agli esperti di sicurezza una visione strutturata dei processi attraverso cui un aggressore pianifica e esegue un attacco. </w:t>
      </w:r>
    </w:p>
    <w:p w14:paraId="7EE0C8E5" w14:textId="574A02B6" w:rsidR="00EF074E" w:rsidRPr="007E4D82" w:rsidRDefault="00EF074E" w:rsidP="0043302B">
      <w:pPr>
        <w:jc w:val="center"/>
      </w:pPr>
      <w:r w:rsidRPr="007E4D82">
        <w:rPr>
          <w:noProof/>
        </w:rPr>
        <w:lastRenderedPageBreak/>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43302B">
      <w:pPr>
        <w:jc w:val="center"/>
      </w:pPr>
      <w:r w:rsidRPr="00B75024">
        <w:t xml:space="preserve">Figura 1: Fasi della Cyber </w:t>
      </w:r>
      <w:proofErr w:type="spellStart"/>
      <w:r w:rsidRPr="00B75024">
        <w:t>Kill</w:t>
      </w:r>
      <w:proofErr w:type="spellEnd"/>
      <w:r w:rsidRPr="00B75024">
        <w:t xml:space="preserve"> Chain</w:t>
      </w:r>
    </w:p>
    <w:p w14:paraId="4D56D948" w14:textId="5F8D8C1E" w:rsidR="00EF074E" w:rsidRPr="007E4D82" w:rsidRDefault="00EF074E" w:rsidP="00A329E5">
      <w:r w:rsidRPr="007E4D82">
        <w:t xml:space="preserve">Le </w:t>
      </w:r>
      <w:r w:rsidRPr="0043302B">
        <w:t>fasi</w:t>
      </w:r>
      <w:r w:rsidRPr="007E4D82">
        <w:t xml:space="preserve"> di cui è composta la </w:t>
      </w:r>
      <w:r w:rsidR="002A4CA3">
        <w:t>CKC</w:t>
      </w:r>
      <w:r w:rsidRPr="007E4D82">
        <w:t xml:space="preserve"> sono:</w:t>
      </w:r>
    </w:p>
    <w:p w14:paraId="7608FA85" w14:textId="1EF8DE33" w:rsidR="00EF074E" w:rsidRPr="007E4D82" w:rsidRDefault="00EF074E" w:rsidP="00A329E5">
      <w:pPr>
        <w:pStyle w:val="Paragrafoelenco"/>
        <w:numPr>
          <w:ilvl w:val="0"/>
          <w:numId w:val="13"/>
        </w:numPr>
        <w:rPr>
          <w:b/>
          <w:sz w:val="32"/>
          <w:szCs w:val="32"/>
        </w:rPr>
      </w:pPr>
      <w:proofErr w:type="spellStart"/>
      <w:r w:rsidRPr="007E4D82">
        <w:rPr>
          <w:b/>
        </w:rPr>
        <w:t>Reconaissance</w:t>
      </w:r>
      <w:proofErr w:type="spellEnd"/>
      <w:r w:rsidRPr="007E4D82">
        <w:t>: volta a ottenere informazioni sulla vittima al fine di capire le modalità con cui agire successivamente. Può essere svolta in due modalità:</w:t>
      </w:r>
    </w:p>
    <w:p w14:paraId="2171B9D5" w14:textId="0A221B87" w:rsidR="00EF074E" w:rsidRPr="007E4D82" w:rsidRDefault="00EF074E" w:rsidP="00A329E5">
      <w:pPr>
        <w:pStyle w:val="Paragrafoelenco"/>
        <w:numPr>
          <w:ilvl w:val="1"/>
          <w:numId w:val="13"/>
        </w:numPr>
      </w:pPr>
      <w:r w:rsidRPr="007E4D82">
        <w:rPr>
          <w:b/>
          <w:i/>
          <w:iCs/>
        </w:rPr>
        <w:t>Passiva</w:t>
      </w:r>
      <w:r w:rsidRPr="007E4D82">
        <w:t xml:space="preserve">: utilizza metodi che non permettono all’individuo/organizzazione target di </w:t>
      </w:r>
      <w:r w:rsidR="0043302B">
        <w:t>individuare le azioni di ricognizione in corso</w:t>
      </w:r>
      <w:r w:rsidR="00F60BFA" w:rsidRPr="007E4D82">
        <w:t xml:space="preserve"> (es. Domain Names, whois, Social Network).</w:t>
      </w:r>
    </w:p>
    <w:p w14:paraId="4277D953" w14:textId="3A854044" w:rsidR="00EF074E" w:rsidRPr="007E4D82" w:rsidRDefault="00EF074E" w:rsidP="00A329E5">
      <w:pPr>
        <w:pStyle w:val="Paragrafoelenco"/>
        <w:numPr>
          <w:ilvl w:val="1"/>
          <w:numId w:val="13"/>
        </w:numPr>
      </w:pPr>
      <w:r w:rsidRPr="007E4D82">
        <w:rPr>
          <w:b/>
          <w:i/>
          <w:iCs/>
        </w:rPr>
        <w:t>Attiva</w:t>
      </w:r>
      <w:r w:rsidRPr="007E4D82">
        <w:t>:</w:t>
      </w:r>
      <w:r w:rsidR="00F60BFA" w:rsidRPr="007E4D82">
        <w:t xml:space="preserve"> permette di ottenere un profilo del target più specifico ma potrebbe mettere in allerta la vittima (es. Port scanning and Services).</w:t>
      </w:r>
    </w:p>
    <w:p w14:paraId="79F28699" w14:textId="1B768D63" w:rsidR="00EF074E" w:rsidRPr="007E4D82" w:rsidRDefault="00643E80" w:rsidP="00A329E5">
      <w:pPr>
        <w:pStyle w:val="Paragrafoelenco"/>
        <w:numPr>
          <w:ilvl w:val="0"/>
          <w:numId w:val="13"/>
        </w:numPr>
        <w:rPr>
          <w:b/>
          <w:sz w:val="32"/>
          <w:szCs w:val="32"/>
        </w:rPr>
      </w:pPr>
      <w:proofErr w:type="spellStart"/>
      <w:r w:rsidRPr="00643E80">
        <w:rPr>
          <w:b/>
        </w:rPr>
        <w:t>Weaponization</w:t>
      </w:r>
      <w:proofErr w:type="spellEnd"/>
      <w:r w:rsidR="00EF074E" w:rsidRPr="007E4D82">
        <w:rPr>
          <w:sz w:val="32"/>
          <w:szCs w:val="32"/>
        </w:rPr>
        <w:t xml:space="preserve">: </w:t>
      </w:r>
      <w:r w:rsidR="00F60BFA" w:rsidRPr="007E4D82">
        <w:t xml:space="preserve">ha lo scopo di progettare il metodo con cui agire, tramite le informazioni ottenute precedentemente, </w:t>
      </w:r>
      <w:r w:rsidR="000347A1" w:rsidRPr="007E4D82">
        <w:t>progettando</w:t>
      </w:r>
      <w:r w:rsidR="00F60BFA" w:rsidRPr="007E4D82">
        <w:t xml:space="preserve"> e sviluppando due </w:t>
      </w:r>
      <w:r w:rsidR="000347A1" w:rsidRPr="007E4D82">
        <w:t>componenti</w:t>
      </w:r>
      <w:r w:rsidR="00F60BFA" w:rsidRPr="007E4D82">
        <w:t>:</w:t>
      </w:r>
    </w:p>
    <w:p w14:paraId="761BD272" w14:textId="6A37EA0C" w:rsidR="00F60BFA" w:rsidRPr="007E4D82" w:rsidRDefault="00F60BFA" w:rsidP="00A329E5">
      <w:pPr>
        <w:pStyle w:val="Paragrafoelenco"/>
        <w:numPr>
          <w:ilvl w:val="1"/>
          <w:numId w:val="13"/>
        </w:numPr>
        <w:rPr>
          <w:b/>
          <w:sz w:val="32"/>
          <w:szCs w:val="32"/>
        </w:rPr>
      </w:pPr>
      <w:r w:rsidRPr="007E4D82">
        <w:rPr>
          <w:b/>
          <w:i/>
          <w:iCs/>
        </w:rPr>
        <w:lastRenderedPageBreak/>
        <w:t>RAT</w:t>
      </w:r>
      <w:r w:rsidRPr="007E4D82">
        <w:t xml:space="preserve">: </w:t>
      </w:r>
      <w:r w:rsidRPr="007E4D82">
        <w:rPr>
          <w:i/>
          <w:iCs/>
        </w:rPr>
        <w:t>Remote Acce</w:t>
      </w:r>
      <w:r w:rsidR="00643E80">
        <w:rPr>
          <w:i/>
          <w:iCs/>
        </w:rPr>
        <w:t>s</w:t>
      </w:r>
      <w:r w:rsidRPr="007E4D82">
        <w:rPr>
          <w:i/>
          <w:iCs/>
        </w:rPr>
        <w:t>s Tool</w:t>
      </w:r>
      <w:r w:rsidRPr="007E4D82">
        <w:t xml:space="preserve">, la parte di software che permette di ottenere l’accesso quando viene eseguita sul sistema target, solitamente anche chiamata </w:t>
      </w:r>
      <w:r w:rsidRPr="007E4D82">
        <w:rPr>
          <w:i/>
          <w:iCs/>
        </w:rPr>
        <w:t>payload of cyber-</w:t>
      </w:r>
      <w:proofErr w:type="spellStart"/>
      <w:r w:rsidRPr="007E4D82">
        <w:rPr>
          <w:i/>
          <w:iCs/>
        </w:rPr>
        <w:t>weapon</w:t>
      </w:r>
      <w:proofErr w:type="spellEnd"/>
      <w:r w:rsidRPr="007E4D82">
        <w:t>.</w:t>
      </w:r>
    </w:p>
    <w:p w14:paraId="5ACB3E28" w14:textId="4B07F918" w:rsidR="00F60BFA" w:rsidRPr="007E4D82" w:rsidRDefault="00F60BFA" w:rsidP="00A329E5">
      <w:pPr>
        <w:pStyle w:val="Paragrafoelenco"/>
        <w:numPr>
          <w:ilvl w:val="1"/>
          <w:numId w:val="13"/>
        </w:numPr>
        <w:rPr>
          <w:b/>
          <w:sz w:val="32"/>
          <w:szCs w:val="32"/>
        </w:rPr>
      </w:pPr>
      <w:r w:rsidRPr="007E4D82">
        <w:rPr>
          <w:b/>
          <w:i/>
          <w:iCs/>
        </w:rPr>
        <w:t>Exploit</w:t>
      </w:r>
      <w:r w:rsidRPr="007E4D82">
        <w:t xml:space="preserve">: </w:t>
      </w:r>
      <w:r w:rsidR="00A45B5A" w:rsidRPr="007E4D82">
        <w:t xml:space="preserve">lo </w:t>
      </w:r>
      <w:r w:rsidRPr="007E4D82">
        <w:t xml:space="preserve">script che permette di </w:t>
      </w:r>
      <w:r w:rsidR="00A45B5A" w:rsidRPr="007E4D82">
        <w:t>eseguire il RAT utilizzando vulnerabilità de</w:t>
      </w:r>
      <w:r w:rsidR="000347A1" w:rsidRPr="007E4D82">
        <w:t>i</w:t>
      </w:r>
      <w:r w:rsidR="00A45B5A" w:rsidRPr="007E4D82">
        <w:t xml:space="preserve"> </w:t>
      </w:r>
      <w:r w:rsidR="000347A1" w:rsidRPr="007E4D82">
        <w:t>sistemi</w:t>
      </w:r>
      <w:r w:rsidR="00A45B5A" w:rsidRPr="007E4D82">
        <w:t xml:space="preserve">/software target, tramite l’utilizzo di </w:t>
      </w:r>
      <w:r w:rsidR="00A45B5A" w:rsidRPr="007E4D82">
        <w:rPr>
          <w:i/>
          <w:iCs/>
        </w:rPr>
        <w:t>CVE</w:t>
      </w:r>
      <w:r w:rsidR="00643E80">
        <w:rPr>
          <w:rStyle w:val="Rimandonotaapidipagina"/>
          <w:i/>
          <w:iCs/>
        </w:rPr>
        <w:footnoteReference w:id="4"/>
      </w:r>
      <w:r w:rsidR="00A45B5A" w:rsidRPr="007E4D82">
        <w:t>.</w:t>
      </w:r>
    </w:p>
    <w:p w14:paraId="578B61A9" w14:textId="732BE3A0" w:rsidR="00EF074E" w:rsidRPr="007E4D82" w:rsidRDefault="00EF074E" w:rsidP="00A329E5">
      <w:pPr>
        <w:pStyle w:val="Paragrafoelenco"/>
        <w:numPr>
          <w:ilvl w:val="0"/>
          <w:numId w:val="13"/>
        </w:numPr>
        <w:rPr>
          <w:b/>
          <w:sz w:val="32"/>
          <w:szCs w:val="32"/>
        </w:rPr>
      </w:pPr>
      <w:r w:rsidRPr="007E4D82">
        <w:rPr>
          <w:b/>
        </w:rPr>
        <w:t>Delivery</w:t>
      </w:r>
      <w:r w:rsidRPr="007E4D82">
        <w:t>:</w:t>
      </w:r>
      <w:r w:rsidR="00A45B5A" w:rsidRPr="007E4D82">
        <w:t xml:space="preserve"> </w:t>
      </w:r>
      <w:r w:rsidR="00643E80">
        <w:t xml:space="preserve">è </w:t>
      </w:r>
      <w:r w:rsidR="00A45B5A" w:rsidRPr="007E4D82">
        <w:t xml:space="preserve">la parte critica della catena per un </w:t>
      </w:r>
      <w:proofErr w:type="spellStart"/>
      <w:r w:rsidR="00A45B5A" w:rsidRPr="007E4D82">
        <w:t>attacker</w:t>
      </w:r>
      <w:proofErr w:type="spellEnd"/>
      <w:r w:rsidR="00A45B5A" w:rsidRPr="007E4D82">
        <w:rPr>
          <w:rStyle w:val="Rimandonotaapidipagina"/>
          <w:rFonts w:ascii="Arial" w:hAnsi="Arial" w:cs="Arial"/>
          <w:bCs/>
        </w:rPr>
        <w:footnoteReference w:id="5"/>
      </w:r>
      <w:r w:rsidR="00A45B5A" w:rsidRPr="007E4D82">
        <w:t>, l’</w:t>
      </w:r>
      <w:r w:rsidR="00A45B5A" w:rsidRPr="007E4D82">
        <w:rPr>
          <w:i/>
          <w:iCs/>
        </w:rPr>
        <w:t xml:space="preserve">alto rischio </w:t>
      </w:r>
      <w:r w:rsidR="00A45B5A" w:rsidRPr="007E4D82">
        <w:t>è dovuto alle possibili tracce che vengono lasciate dal cyber criminale. Nessun metodo permette di ottenere il 100% di successo in questa fase, ma anche un tentativo andato male permette di ottenere rilevanti informazioni sul target.</w:t>
      </w:r>
    </w:p>
    <w:p w14:paraId="1F6BF55C" w14:textId="6336D34C" w:rsidR="00EF074E" w:rsidRPr="007E4D82" w:rsidRDefault="00EF074E" w:rsidP="00A329E5">
      <w:pPr>
        <w:pStyle w:val="Paragrafoelenco"/>
        <w:numPr>
          <w:ilvl w:val="0"/>
          <w:numId w:val="13"/>
        </w:numPr>
        <w:rPr>
          <w:b/>
          <w:sz w:val="32"/>
          <w:szCs w:val="32"/>
        </w:rPr>
      </w:pPr>
      <w:r w:rsidRPr="007E4D82">
        <w:rPr>
          <w:b/>
        </w:rPr>
        <w:t>Exploitation</w:t>
      </w:r>
      <w:r w:rsidRPr="007E4D82">
        <w:rPr>
          <w:sz w:val="32"/>
          <w:szCs w:val="32"/>
        </w:rPr>
        <w:t>:</w:t>
      </w:r>
      <w:r w:rsidR="00A45B5A" w:rsidRPr="007E4D82">
        <w:t xml:space="preserve"> fase in cui vengono sfruttate le CVE </w:t>
      </w:r>
      <w:r w:rsidR="000347A1" w:rsidRPr="007E4D82">
        <w:t xml:space="preserve">per eseguire lo script sviluppato precedentemente, molte volte non è sufficiente un solo </w:t>
      </w:r>
      <w:r w:rsidR="000347A1" w:rsidRPr="007E4D82">
        <w:rPr>
          <w:i/>
          <w:iCs/>
        </w:rPr>
        <w:t>exploit</w:t>
      </w:r>
      <w:r w:rsidR="000347A1" w:rsidRPr="007E4D82">
        <w:t xml:space="preserve">, bensì si utilizzano </w:t>
      </w:r>
      <w:r w:rsidR="000347A1" w:rsidRPr="007E4D82">
        <w:rPr>
          <w:i/>
          <w:iCs/>
        </w:rPr>
        <w:t>exploit kit</w:t>
      </w:r>
      <w:r w:rsidR="000347A1" w:rsidRPr="007E4D82">
        <w:rPr>
          <w:rStyle w:val="Rimandonotaapidipagina"/>
          <w:rFonts w:ascii="Arial" w:hAnsi="Arial" w:cs="Arial"/>
          <w:bCs/>
          <w:i/>
          <w:iCs/>
        </w:rPr>
        <w:footnoteReference w:id="6"/>
      </w:r>
      <w:r w:rsidR="000347A1" w:rsidRPr="007E4D82">
        <w:t>.</w:t>
      </w:r>
    </w:p>
    <w:p w14:paraId="136E1E0F" w14:textId="68D935C2" w:rsidR="00EF074E" w:rsidRPr="007E4D82" w:rsidRDefault="00EF074E" w:rsidP="00A329E5">
      <w:pPr>
        <w:pStyle w:val="Paragrafoelenco"/>
        <w:numPr>
          <w:ilvl w:val="0"/>
          <w:numId w:val="13"/>
        </w:numPr>
        <w:rPr>
          <w:b/>
          <w:sz w:val="32"/>
          <w:szCs w:val="32"/>
        </w:rPr>
      </w:pPr>
      <w:r w:rsidRPr="007E4D82">
        <w:rPr>
          <w:b/>
        </w:rPr>
        <w:t>Installation</w:t>
      </w:r>
      <w:r w:rsidRPr="007E4D82">
        <w:rPr>
          <w:sz w:val="32"/>
          <w:szCs w:val="32"/>
        </w:rPr>
        <w:t>:</w:t>
      </w:r>
      <w:r w:rsidR="000347A1" w:rsidRPr="007E4D82">
        <w:rPr>
          <w:sz w:val="32"/>
          <w:szCs w:val="32"/>
        </w:rPr>
        <w:t xml:space="preserve"> </w:t>
      </w:r>
      <w:r w:rsidR="000347A1" w:rsidRPr="007E4D82">
        <w:t xml:space="preserve">prevede l’istallazione del RAT eludendo tutti i sistemi di sicurezza della vittima (ad es. Anti-Virus, Anti-Debugger, </w:t>
      </w:r>
      <w:r w:rsidR="00BE5E19" w:rsidRPr="007E4D82">
        <w:t>Anti-</w:t>
      </w:r>
      <w:proofErr w:type="spellStart"/>
      <w:r w:rsidR="00BE5E19" w:rsidRPr="007E4D82">
        <w:lastRenderedPageBreak/>
        <w:t>Emulation</w:t>
      </w:r>
      <w:proofErr w:type="spellEnd"/>
      <w:r w:rsidR="00BE5E19" w:rsidRPr="007E4D82">
        <w:t xml:space="preserve">), tramite l’utilizzo di </w:t>
      </w:r>
      <w:r w:rsidR="00BE5E19" w:rsidRPr="007E4D82">
        <w:rPr>
          <w:i/>
          <w:iCs/>
        </w:rPr>
        <w:t xml:space="preserve">Rootkit </w:t>
      </w:r>
      <w:r w:rsidR="00BE5E19" w:rsidRPr="007E4D82">
        <w:t xml:space="preserve">e </w:t>
      </w:r>
      <w:proofErr w:type="spellStart"/>
      <w:r w:rsidR="00BE5E19" w:rsidRPr="007E4D82">
        <w:rPr>
          <w:i/>
          <w:iCs/>
        </w:rPr>
        <w:t>Bootkit</w:t>
      </w:r>
      <w:proofErr w:type="spellEnd"/>
      <w:r w:rsidR="00BE5E19" w:rsidRPr="007E4D82">
        <w:t>, rendendo l’accesso ai sistemi della vittima persistente.</w:t>
      </w:r>
    </w:p>
    <w:p w14:paraId="783FA467" w14:textId="65311D1F" w:rsidR="00EF074E" w:rsidRPr="007E4D82" w:rsidRDefault="00EF074E" w:rsidP="00A329E5">
      <w:pPr>
        <w:pStyle w:val="Paragrafoelenco"/>
        <w:numPr>
          <w:ilvl w:val="0"/>
          <w:numId w:val="13"/>
        </w:numPr>
        <w:rPr>
          <w:b/>
          <w:sz w:val="32"/>
          <w:szCs w:val="32"/>
        </w:rPr>
      </w:pPr>
      <w:proofErr w:type="spellStart"/>
      <w:r w:rsidRPr="007E4D82">
        <w:rPr>
          <w:b/>
        </w:rPr>
        <w:t>Command</w:t>
      </w:r>
      <w:proofErr w:type="spellEnd"/>
      <w:r w:rsidRPr="007E4D82">
        <w:rPr>
          <w:b/>
        </w:rPr>
        <w:t xml:space="preserve"> &amp; </w:t>
      </w:r>
      <w:proofErr w:type="spellStart"/>
      <w:r w:rsidRPr="007E4D82">
        <w:rPr>
          <w:b/>
        </w:rPr>
        <w:t>Controll</w:t>
      </w:r>
      <w:proofErr w:type="spellEnd"/>
      <w:r w:rsidRPr="007E4D82">
        <w:rPr>
          <w:b/>
        </w:rPr>
        <w:t xml:space="preserve"> (C2)</w:t>
      </w:r>
      <w:r w:rsidRPr="007E4D82">
        <w:rPr>
          <w:sz w:val="32"/>
          <w:szCs w:val="32"/>
        </w:rPr>
        <w:t>:</w:t>
      </w:r>
      <w:r w:rsidR="000347A1" w:rsidRPr="007E4D82">
        <w:rPr>
          <w:sz w:val="32"/>
          <w:szCs w:val="32"/>
        </w:rPr>
        <w:t xml:space="preserve"> </w:t>
      </w:r>
      <w:r w:rsidR="00BE5E19" w:rsidRPr="007E4D82">
        <w:t>in questa fase l’</w:t>
      </w:r>
      <w:proofErr w:type="spellStart"/>
      <w:r w:rsidR="00BE5E19" w:rsidRPr="007E4D82">
        <w:t>attacker</w:t>
      </w:r>
      <w:proofErr w:type="spellEnd"/>
      <w:r w:rsidR="00BE5E19" w:rsidRPr="007E4D82">
        <w:t xml:space="preserve"> riesce a comunicare con i sistemi </w:t>
      </w:r>
      <w:proofErr w:type="spellStart"/>
      <w:r w:rsidR="00BE5E19" w:rsidRPr="007E4D82">
        <w:t>infetti</w:t>
      </w:r>
      <w:proofErr w:type="spellEnd"/>
      <w:r w:rsidR="00BE5E19" w:rsidRPr="007E4D82">
        <w:t xml:space="preserve">, negli anni sono </w:t>
      </w:r>
      <w:r w:rsidR="007E4D82" w:rsidRPr="007E4D82">
        <w:t>nate differenti strutture</w:t>
      </w:r>
      <w:r w:rsidR="00BE5E19" w:rsidRPr="007E4D82">
        <w:t xml:space="preserve"> per portare a termine questo step:</w:t>
      </w:r>
    </w:p>
    <w:p w14:paraId="714A6152" w14:textId="12102EAC" w:rsidR="00BE5E19" w:rsidRPr="007E4D82" w:rsidRDefault="00BE5E19" w:rsidP="00A329E5">
      <w:pPr>
        <w:pStyle w:val="Paragrafoelenco"/>
        <w:numPr>
          <w:ilvl w:val="1"/>
          <w:numId w:val="13"/>
        </w:numPr>
        <w:rPr>
          <w:b/>
          <w:sz w:val="32"/>
          <w:szCs w:val="32"/>
        </w:rPr>
      </w:pPr>
      <w:r w:rsidRPr="007E4D82">
        <w:rPr>
          <w:b/>
          <w:i/>
          <w:iCs/>
        </w:rPr>
        <w:t>Struttura Centralizzata</w:t>
      </w:r>
      <w:r w:rsidRPr="007E4D82">
        <w:t xml:space="preserve">: classica </w:t>
      </w:r>
      <w:r w:rsidRPr="007E4D82">
        <w:rPr>
          <w:i/>
          <w:iCs/>
        </w:rPr>
        <w:t xml:space="preserve">struttura </w:t>
      </w:r>
      <w:proofErr w:type="spellStart"/>
      <w:r w:rsidRPr="007E4D82">
        <w:rPr>
          <w:i/>
          <w:iCs/>
        </w:rPr>
        <w:t>client-server</w:t>
      </w:r>
      <w:proofErr w:type="spellEnd"/>
      <w:r w:rsidRPr="007E4D82">
        <w:t xml:space="preserve">, la limitazione consiste nel numero di risorse hardware/software disponibili nel </w:t>
      </w:r>
      <w:r w:rsidRPr="007E4D82">
        <w:rPr>
          <w:i/>
          <w:iCs/>
        </w:rPr>
        <w:t>C2 Server</w:t>
      </w:r>
      <w:r w:rsidR="007E4D82" w:rsidRPr="007E4D82">
        <w:t>.</w:t>
      </w:r>
    </w:p>
    <w:p w14:paraId="5B02946E" w14:textId="41DD7560" w:rsidR="00BE5E19" w:rsidRPr="007E4D82" w:rsidRDefault="00BE5E19" w:rsidP="00A329E5">
      <w:pPr>
        <w:pStyle w:val="Paragrafoelenco"/>
        <w:numPr>
          <w:ilvl w:val="1"/>
          <w:numId w:val="13"/>
        </w:numPr>
        <w:rPr>
          <w:b/>
          <w:sz w:val="32"/>
          <w:szCs w:val="32"/>
        </w:rPr>
      </w:pPr>
      <w:r w:rsidRPr="007E4D82">
        <w:rPr>
          <w:b/>
          <w:i/>
          <w:iCs/>
        </w:rPr>
        <w:t>Struttura Decentralizzata</w:t>
      </w:r>
      <w:r w:rsidRPr="007E4D82">
        <w:rPr>
          <w:b/>
        </w:rPr>
        <w:t xml:space="preserve">: </w:t>
      </w:r>
      <w:r w:rsidRPr="007E4D82">
        <w:t xml:space="preserve">prevede l’utilizzo della modalità di </w:t>
      </w:r>
      <w:r w:rsidRPr="007E4D82">
        <w:rPr>
          <w:i/>
          <w:iCs/>
        </w:rPr>
        <w:t>comunicazione peer</w:t>
      </w:r>
      <w:r w:rsidR="007E4D82" w:rsidRPr="007E4D82">
        <w:rPr>
          <w:i/>
          <w:iCs/>
        </w:rPr>
        <w:t>-</w:t>
      </w:r>
      <w:r w:rsidRPr="007E4D82">
        <w:rPr>
          <w:i/>
          <w:iCs/>
        </w:rPr>
        <w:t>to</w:t>
      </w:r>
      <w:r w:rsidR="007E4D82" w:rsidRPr="007E4D82">
        <w:rPr>
          <w:i/>
          <w:iCs/>
        </w:rPr>
        <w:t>-</w:t>
      </w:r>
      <w:r w:rsidRPr="007E4D82">
        <w:rPr>
          <w:i/>
          <w:iCs/>
        </w:rPr>
        <w:t>peer</w:t>
      </w:r>
      <w:r w:rsidR="007E4D82" w:rsidRPr="007E4D82">
        <w:t>, la quale permette alta scalabilità e tolleranza verso gli errori di trasmissione.</w:t>
      </w:r>
    </w:p>
    <w:p w14:paraId="1EF1728C" w14:textId="0E4CAB13" w:rsidR="00BE5E19" w:rsidRPr="007E4D82" w:rsidRDefault="00BE5E19" w:rsidP="00A329E5">
      <w:pPr>
        <w:pStyle w:val="Paragrafoelenco"/>
        <w:numPr>
          <w:ilvl w:val="1"/>
          <w:numId w:val="13"/>
        </w:numPr>
        <w:rPr>
          <w:b/>
          <w:sz w:val="32"/>
          <w:szCs w:val="32"/>
        </w:rPr>
      </w:pPr>
      <w:r w:rsidRPr="007E4D82">
        <w:rPr>
          <w:b/>
          <w:i/>
          <w:iCs/>
        </w:rPr>
        <w:t>Struttura basata sui Social Network</w:t>
      </w:r>
      <w:r w:rsidRPr="007E4D82">
        <w:t>:</w:t>
      </w:r>
      <w:r w:rsidR="007E4D82" w:rsidRPr="007E4D82">
        <w:t xml:space="preserve"> permette di passare le informazioni tramite l’utilizzo di social network (es. </w:t>
      </w:r>
      <w:proofErr w:type="spellStart"/>
      <w:r w:rsidR="007E4D82" w:rsidRPr="007E4D82">
        <w:rPr>
          <w:i/>
          <w:iCs/>
        </w:rPr>
        <w:t>Taidoor</w:t>
      </w:r>
      <w:proofErr w:type="spellEnd"/>
      <w:r w:rsidR="007E4D82" w:rsidRPr="007E4D82">
        <w:t>)</w:t>
      </w:r>
      <w:r w:rsidR="00643E80">
        <w:t>.</w:t>
      </w:r>
    </w:p>
    <w:p w14:paraId="2859CB03" w14:textId="4AFB5384" w:rsidR="00C45558" w:rsidRPr="005F13DC" w:rsidRDefault="00EF074E" w:rsidP="00A329E5">
      <w:pPr>
        <w:pStyle w:val="Paragrafoelenco"/>
        <w:numPr>
          <w:ilvl w:val="0"/>
          <w:numId w:val="13"/>
        </w:numPr>
      </w:pPr>
      <w:r w:rsidRPr="007E4D82">
        <w:rPr>
          <w:b/>
        </w:rPr>
        <w:t xml:space="preserve">Act on </w:t>
      </w:r>
      <w:proofErr w:type="spellStart"/>
      <w:r w:rsidRPr="007E4D82">
        <w:rPr>
          <w:b/>
        </w:rPr>
        <w:t>Objective</w:t>
      </w:r>
      <w:proofErr w:type="spellEnd"/>
      <w:r w:rsidRPr="00E03D65">
        <w:t>:</w:t>
      </w:r>
      <w:r w:rsidR="000347A1" w:rsidRPr="00E03D65">
        <w:t xml:space="preserve"> </w:t>
      </w:r>
      <w:r w:rsidR="007E4D82" w:rsidRPr="00E03D65">
        <w:t xml:space="preserve">l'ultima fase della Cyber </w:t>
      </w:r>
      <w:proofErr w:type="spellStart"/>
      <w:r w:rsidR="007E4D82" w:rsidRPr="00E03D65">
        <w:t>Kill</w:t>
      </w:r>
      <w:proofErr w:type="spellEnd"/>
      <w:r w:rsidR="007E4D82" w:rsidRPr="00E03D65">
        <w:t xml:space="preserve"> Chain, implica </w:t>
      </w:r>
      <w:r w:rsidR="007E4D82" w:rsidRPr="00E03D65">
        <w:rPr>
          <w:i/>
          <w:iCs/>
        </w:rPr>
        <w:t>il raggiungimento dell'obiettivo</w:t>
      </w:r>
      <w:r w:rsidR="007E4D82" w:rsidRPr="00E03D65">
        <w:t xml:space="preserve"> </w:t>
      </w:r>
      <w:r w:rsidR="007E4D82" w:rsidRPr="00E03D65">
        <w:rPr>
          <w:i/>
          <w:iCs/>
        </w:rPr>
        <w:t>prefissato</w:t>
      </w:r>
      <w:r w:rsidR="007E4D82" w:rsidRPr="00E03D65">
        <w:t xml:space="preserve"> dall'aggressore. Dopo aver stabilito 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w:t>
      </w:r>
      <w:proofErr w:type="spellStart"/>
      <w:r w:rsidR="007E4D82" w:rsidRPr="00E03D65">
        <w:t>Ransoware</w:t>
      </w:r>
      <w:proofErr w:type="spellEnd"/>
      <w:r w:rsidR="007E4D82" w:rsidRPr="00E03D65">
        <w:t xml:space="preserve">, </w:t>
      </w:r>
      <w:proofErr w:type="spellStart"/>
      <w:r w:rsidR="007E4D82" w:rsidRPr="00E03D65">
        <w:t>BOTNets</w:t>
      </w:r>
      <w:proofErr w:type="spellEnd"/>
      <w:r w:rsidR="007E4D82" w:rsidRPr="00E03D65">
        <w:t xml:space="preserve">, </w:t>
      </w:r>
      <w:proofErr w:type="spellStart"/>
      <w:r w:rsidR="007E4D82" w:rsidRPr="00E03D65">
        <w:t>DDos</w:t>
      </w:r>
      <w:proofErr w:type="spellEnd"/>
      <w:r w:rsidR="007E4D82" w:rsidRPr="00E03D65">
        <w:t xml:space="preserve">, </w:t>
      </w:r>
      <w:proofErr w:type="spellStart"/>
      <w:r w:rsidR="007E4D82" w:rsidRPr="00E03D65">
        <w:t>ZeroDay</w:t>
      </w:r>
      <w:proofErr w:type="spellEnd"/>
      <w:r w:rsidR="007E4D82" w:rsidRPr="00E03D65">
        <w:t xml:space="preserve">, Data </w:t>
      </w:r>
      <w:proofErr w:type="spellStart"/>
      <w:r w:rsidR="007E4D82" w:rsidRPr="00E03D65">
        <w:t>exfiltration</w:t>
      </w:r>
      <w:proofErr w:type="spellEnd"/>
      <w:r w:rsidR="007E4D82" w:rsidRPr="00E03D65">
        <w:t>).</w:t>
      </w:r>
    </w:p>
    <w:p w14:paraId="3C845E75" w14:textId="12994E5B" w:rsidR="00E03D65" w:rsidRPr="009E5951" w:rsidRDefault="00E03D65" w:rsidP="00A329E5">
      <w:pPr>
        <w:pStyle w:val="Titolo2"/>
      </w:pPr>
      <w:bookmarkStart w:id="100" w:name="_Toc170557776"/>
      <w:r w:rsidRPr="009E5951">
        <w:lastRenderedPageBreak/>
        <w:t>APT</w:t>
      </w:r>
      <w:r w:rsidR="00FF64B7">
        <w:t xml:space="preserve"> e Indicatori</w:t>
      </w:r>
      <w:bookmarkEnd w:id="100"/>
    </w:p>
    <w:p w14:paraId="1BBCDEA8" w14:textId="77777777" w:rsidR="009C734E" w:rsidRDefault="009E5951" w:rsidP="00A329E5">
      <w:r>
        <w:t>Per via dell’avanzamento</w:t>
      </w:r>
      <w:r w:rsidR="003D7421">
        <w:t xml:space="preserve"> delle tecnologie difensive</w:t>
      </w:r>
      <w:r>
        <w:t xml:space="preserve"> del </w:t>
      </w:r>
      <w:r w:rsidRPr="009E5951">
        <w:rPr>
          <w:b/>
          <w:bCs/>
        </w:rPr>
        <w:t>blue team</w:t>
      </w:r>
      <w:r>
        <w:rPr>
          <w:rStyle w:val="Rimandonotaapidipagina"/>
          <w:b/>
          <w:bCs/>
        </w:rPr>
        <w:footnoteReference w:id="7"/>
      </w:r>
      <w:r w:rsidR="003D7421">
        <w:t xml:space="preserve">, anche il </w:t>
      </w:r>
      <w:r w:rsidR="003D7421">
        <w:rPr>
          <w:b/>
          <w:bCs/>
        </w:rPr>
        <w:t>red team</w:t>
      </w:r>
      <w:r w:rsidR="003D7421">
        <w:rPr>
          <w:rStyle w:val="Rimandonotaapidipagina"/>
          <w:b/>
          <w:bCs/>
        </w:rPr>
        <w:footnoteReference w:id="8"/>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proofErr w:type="spellStart"/>
      <w:r w:rsidR="003D7421">
        <w:rPr>
          <w:b/>
          <w:bCs/>
        </w:rPr>
        <w:t>Adavanced</w:t>
      </w:r>
      <w:proofErr w:type="spellEnd"/>
      <w:r w:rsidR="003D7421">
        <w:rPr>
          <w:b/>
          <w:bCs/>
        </w:rPr>
        <w:t xml:space="preserve"> </w:t>
      </w:r>
      <w:proofErr w:type="spellStart"/>
      <w:r w:rsidR="003D7421" w:rsidRPr="00FF64B7">
        <w:rPr>
          <w:rFonts w:eastAsia="SimSun"/>
          <w:b/>
          <w:spacing w:val="0"/>
          <w:lang w:eastAsia="it-IT"/>
        </w:rPr>
        <w:t>Persistent</w:t>
      </w:r>
      <w:proofErr w:type="spellEnd"/>
      <w:r w:rsidR="003D7421">
        <w:rPr>
          <w:b/>
          <w:bCs/>
        </w:rPr>
        <w:t xml:space="preserve"> </w:t>
      </w:r>
      <w:proofErr w:type="spellStart"/>
      <w:r w:rsidR="003D7421">
        <w:rPr>
          <w:b/>
          <w:bCs/>
        </w:rPr>
        <w:t>Threat</w:t>
      </w:r>
      <w:proofErr w:type="spellEnd"/>
      <w:r w:rsidR="003D7421">
        <w:t xml:space="preserve">) </w:t>
      </w:r>
      <w:r w:rsidR="001C7060">
        <w:t>[9].</w:t>
      </w:r>
      <w:r w:rsidR="009C734E">
        <w:t xml:space="preserve"> </w:t>
      </w:r>
    </w:p>
    <w:p w14:paraId="14CA2F7B" w14:textId="2CE28210" w:rsidR="001C7060" w:rsidRDefault="009C734E" w:rsidP="00A329E5">
      <w:r>
        <w:t xml:space="preserve">Questi nuovi metodi di attacco sono volti </w:t>
      </w:r>
      <w:r w:rsidRPr="009C734E">
        <w:t>all’</w:t>
      </w:r>
      <w:r w:rsidRPr="009C734E">
        <w:rPr>
          <w:b/>
          <w:bCs/>
        </w:rPr>
        <w:t>utilizzo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A329E5">
      <w:pPr>
        <w:rPr>
          <w:u w:val="single"/>
        </w:rPr>
      </w:pPr>
      <w:r>
        <w:t xml:space="preserve">L’unico modo per difendersi da questo tipo di minacce è utilizzare metodi di </w:t>
      </w:r>
      <w:proofErr w:type="spellStart"/>
      <w:r w:rsidRPr="008D67BA">
        <w:rPr>
          <w:b/>
          <w:bCs/>
          <w:i/>
          <w:iCs/>
        </w:rPr>
        <w:t>Intellience-driven</w:t>
      </w:r>
      <w:proofErr w:type="spellEnd"/>
      <w:r w:rsidRPr="008D67BA">
        <w:rPr>
          <w:b/>
          <w:bCs/>
          <w:i/>
          <w:iCs/>
        </w:rPr>
        <w:t xml:space="preserve">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74E268B1" w:rsidR="00FF64B7" w:rsidRDefault="00FF64B7" w:rsidP="00A329E5">
      <w:r w:rsidRPr="00FF64B7">
        <w:t xml:space="preserve">Per </w:t>
      </w:r>
      <w:r>
        <w:t xml:space="preserve">utilizzare questo metodo di rilevazione </w:t>
      </w:r>
      <w:r w:rsidR="00643E80">
        <w:t>degli</w:t>
      </w:r>
      <w:r w:rsidRPr="00FF64B7">
        <w:t xml:space="preserve"> APT, vengono impiegati specifici </w:t>
      </w:r>
      <w:r w:rsidRPr="005D6A9B">
        <w:rPr>
          <w:b/>
          <w:bCs/>
        </w:rPr>
        <w:t>identificatori</w:t>
      </w:r>
      <w:r w:rsidRPr="00FF64B7">
        <w:t xml:space="preserve"> o </w:t>
      </w:r>
      <w:r w:rsidRPr="005D6A9B">
        <w:rPr>
          <w:b/>
          <w:bCs/>
        </w:rPr>
        <w:t>indicatori di compromissione</w:t>
      </w:r>
      <w:r w:rsidRPr="00FF64B7">
        <w:t xml:space="preserve"> (</w:t>
      </w:r>
      <w:proofErr w:type="spellStart"/>
      <w:r w:rsidRPr="00FF64B7">
        <w:rPr>
          <w:b/>
          <w:bCs/>
        </w:rPr>
        <w:t>IoC</w:t>
      </w:r>
      <w:proofErr w:type="spellEnd"/>
      <w:r w:rsidRPr="00FF64B7">
        <w:t>)</w:t>
      </w:r>
      <w:r w:rsidR="005D6A9B">
        <w:t xml:space="preserve"> [9]</w:t>
      </w:r>
      <w:r>
        <w:t xml:space="preserve"> i quali possono essere suddivisi in tre categorie:</w:t>
      </w:r>
    </w:p>
    <w:p w14:paraId="1C23D1F8" w14:textId="470836C0" w:rsidR="00FF64B7" w:rsidRPr="00B75024" w:rsidRDefault="00FF64B7" w:rsidP="00A329E5">
      <w:pPr>
        <w:pStyle w:val="Paragrafoelenco"/>
        <w:numPr>
          <w:ilvl w:val="0"/>
          <w:numId w:val="19"/>
        </w:numPr>
        <w:rPr>
          <w:u w:val="single"/>
        </w:rPr>
      </w:pPr>
      <w:r w:rsidRPr="00B75024">
        <w:rPr>
          <w:b/>
          <w:bCs/>
        </w:rPr>
        <w:t>Atomici</w:t>
      </w:r>
      <w:r w:rsidRPr="00B75024">
        <w:t xml:space="preserve">: non posso essere suddivisi in parti più piccole (come l’indirizzo IP) </w:t>
      </w:r>
    </w:p>
    <w:p w14:paraId="3F62BEF4" w14:textId="2EA02509" w:rsidR="00FF64B7" w:rsidRPr="00B75024" w:rsidRDefault="00FF64B7" w:rsidP="00A329E5">
      <w:pPr>
        <w:pStyle w:val="Paragrafoelenco"/>
        <w:numPr>
          <w:ilvl w:val="0"/>
          <w:numId w:val="19"/>
        </w:numPr>
        <w:rPr>
          <w:u w:val="single"/>
        </w:rPr>
      </w:pPr>
      <w:r w:rsidRPr="00B75024">
        <w:rPr>
          <w:b/>
          <w:bCs/>
        </w:rPr>
        <w:t>Calcolati</w:t>
      </w:r>
      <w:r w:rsidRPr="00B75024">
        <w:t>: derivano da dati coinvolti in un incidente (come i valori hash)</w:t>
      </w:r>
    </w:p>
    <w:p w14:paraId="2A26188F" w14:textId="381E0970" w:rsidR="007E177D" w:rsidRPr="00B75024" w:rsidRDefault="00FF64B7" w:rsidP="00A329E5">
      <w:pPr>
        <w:pStyle w:val="Paragrafoelenco"/>
        <w:numPr>
          <w:ilvl w:val="0"/>
          <w:numId w:val="19"/>
        </w:numPr>
        <w:rPr>
          <w:u w:val="single"/>
        </w:rPr>
      </w:pPr>
      <w:r w:rsidRPr="00B75024">
        <w:rPr>
          <w:b/>
          <w:bCs/>
        </w:rPr>
        <w:lastRenderedPageBreak/>
        <w:t>Comportamentali</w:t>
      </w:r>
      <w:r w:rsidRPr="00B75024">
        <w:t xml:space="preserve">: </w:t>
      </w:r>
      <w:r w:rsidR="00F35007" w:rsidRPr="00B75024">
        <w:t xml:space="preserve">maggiormente utilizzati, sono </w:t>
      </w:r>
      <w:r w:rsidRPr="00B75024">
        <w:t xml:space="preserve">collezione di indicatori atomici e calcolati in combinazione </w:t>
      </w:r>
      <w:r w:rsidR="00F35007" w:rsidRPr="00B75024">
        <w:t xml:space="preserve">logica </w:t>
      </w:r>
      <w:r w:rsidRPr="00B75024">
        <w:t>tra loro.</w:t>
      </w:r>
    </w:p>
    <w:p w14:paraId="51AF4CCE" w14:textId="4F68AF69" w:rsidR="005F13DC" w:rsidRDefault="000B75A8" w:rsidP="00A329E5">
      <w:pPr>
        <w:pStyle w:val="Titolo2"/>
        <w:rPr>
          <w:lang w:val="en-US"/>
        </w:rPr>
      </w:pPr>
      <w:bookmarkStart w:id="101" w:name="_Toc170557777"/>
      <w:r>
        <w:rPr>
          <w:lang w:val="en-US"/>
        </w:rPr>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101"/>
    </w:p>
    <w:p w14:paraId="48778EEA" w14:textId="625F8304" w:rsidR="00BB2D61" w:rsidRPr="00563036" w:rsidRDefault="00BB2D61" w:rsidP="00A329E5">
      <w:r w:rsidRPr="00563036">
        <w:t xml:space="preserve">Le </w:t>
      </w:r>
      <w:r w:rsidRPr="00563036">
        <w:rPr>
          <w:b/>
          <w:bCs/>
        </w:rPr>
        <w:t xml:space="preserve">Common Platform </w:t>
      </w:r>
      <w:proofErr w:type="spellStart"/>
      <w:r w:rsidRPr="00563036">
        <w:rPr>
          <w:b/>
          <w:bCs/>
        </w:rPr>
        <w:t>Enumeration</w:t>
      </w:r>
      <w:proofErr w:type="spellEnd"/>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w:t>
      </w:r>
      <w:r w:rsidRPr="00643E80">
        <w:rPr>
          <w:b/>
          <w:bCs/>
        </w:rPr>
        <w:t>MITRE Corporation</w:t>
      </w:r>
      <w:r w:rsidRPr="00563036">
        <w:t xml:space="preserve">,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5BDADF99" w:rsidR="004C21C8" w:rsidRPr="00563036" w:rsidRDefault="005F13DC" w:rsidP="00A329E5">
      <w:r w:rsidRPr="00563036">
        <w:t xml:space="preserve">Le </w:t>
      </w:r>
      <w:r w:rsidRPr="00563036">
        <w:rPr>
          <w:b/>
          <w:bCs/>
        </w:rPr>
        <w:t xml:space="preserve">Common </w:t>
      </w:r>
      <w:proofErr w:type="spellStart"/>
      <w:r w:rsidRPr="00563036">
        <w:rPr>
          <w:b/>
          <w:bCs/>
        </w:rPr>
        <w:t>Vulnerabilities</w:t>
      </w:r>
      <w:proofErr w:type="spellEnd"/>
      <w:r w:rsidRPr="00563036">
        <w:rPr>
          <w:b/>
          <w:bCs/>
        </w:rPr>
        <w:t xml:space="preserve"> and </w:t>
      </w:r>
      <w:proofErr w:type="spellStart"/>
      <w:r w:rsidRPr="00563036">
        <w:rPr>
          <w:b/>
          <w:bCs/>
        </w:rPr>
        <w:t>Exposures</w:t>
      </w:r>
      <w:proofErr w:type="spellEnd"/>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w:t>
      </w:r>
      <w:r w:rsidR="00643E80">
        <w:t>o anch’esso</w:t>
      </w:r>
      <w:r w:rsidRPr="00563036">
        <w:t xml:space="preserve"> dalla </w:t>
      </w:r>
      <w:r w:rsidRPr="00563036">
        <w:rPr>
          <w:b/>
          <w:bCs/>
        </w:rPr>
        <w:t xml:space="preserve">MITRE </w:t>
      </w:r>
      <w:proofErr w:type="spellStart"/>
      <w:r w:rsidRPr="00563036">
        <w:rPr>
          <w:b/>
          <w:bCs/>
        </w:rPr>
        <w:t>Coporation</w:t>
      </w:r>
      <w:proofErr w:type="spellEnd"/>
      <w:r w:rsidRPr="00563036">
        <w:t>, ormai da anni queste sono uno dei principali metodi di identificazione univoco delle minacce</w:t>
      </w:r>
      <w:r w:rsidR="00643E80">
        <w:t xml:space="preserve"> su software proprietario</w:t>
      </w:r>
      <w:r w:rsidRPr="00563036">
        <w:t xml:space="preserve">. </w:t>
      </w:r>
    </w:p>
    <w:p w14:paraId="17D6F1A1" w14:textId="65783929" w:rsidR="004C21C8" w:rsidRPr="00563036" w:rsidRDefault="004C21C8" w:rsidP="00A329E5">
      <w:r w:rsidRPr="00563036">
        <w:t xml:space="preserve">La caratteristica distintiva delle </w:t>
      </w:r>
      <w:r w:rsidR="00BB2D61" w:rsidRPr="00563036">
        <w:t xml:space="preserve">CVE </w:t>
      </w:r>
      <w:r w:rsidRPr="00563036">
        <w:t>è l'assegnazione di un identificativo unico, o CVE</w:t>
      </w:r>
      <w:r w:rsidR="00643E80">
        <w:t>-ID</w:t>
      </w:r>
      <w:r w:rsidRPr="00563036">
        <w:t>, a</w:t>
      </w:r>
      <w:r w:rsidR="00BB2D61" w:rsidRPr="00563036">
        <w:t>d</w:t>
      </w:r>
      <w:r w:rsidRPr="00563036">
        <w:t xml:space="preserve"> ogni vulnerabilità registrata. Originariamente, dal loro inizio nel 1999, </w:t>
      </w:r>
      <w:r w:rsidR="00643E80">
        <w:t>i</w:t>
      </w:r>
      <w:r w:rsidRPr="00563036">
        <w:t xml:space="preserve"> CVE</w:t>
      </w:r>
      <w:r w:rsidR="00643E80">
        <w:t>-ID</w:t>
      </w:r>
      <w:r w:rsidRPr="00563036">
        <w:t xml:space="preser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A329E5">
      <w:r w:rsidRPr="00563036">
        <w:t xml:space="preserve">Tuttavia, a seguito dell'incremento esponenziale nel numero di vulnerabilità scoperte annualmente, dal 13 Gennaio 2015 è stato </w:t>
      </w:r>
      <w:r w:rsidRPr="00563036">
        <w:lastRenderedPageBreak/>
        <w:t>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130A4F92" w:rsidR="003459C0" w:rsidRPr="00563036" w:rsidRDefault="003459C0" w:rsidP="00A329E5">
      <w:r w:rsidRPr="00563036">
        <w:t xml:space="preserve">Parallelamente al sistema delle CVE, le </w:t>
      </w:r>
      <w:r w:rsidRPr="00563036">
        <w:rPr>
          <w:b/>
          <w:bCs/>
        </w:rPr>
        <w:t xml:space="preserve">Common </w:t>
      </w:r>
      <w:proofErr w:type="spellStart"/>
      <w:r w:rsidRPr="00563036">
        <w:rPr>
          <w:b/>
          <w:bCs/>
        </w:rPr>
        <w:t>Weakness</w:t>
      </w:r>
      <w:proofErr w:type="spellEnd"/>
      <w:r w:rsidRPr="00563036">
        <w:rPr>
          <w:b/>
          <w:bCs/>
        </w:rPr>
        <w:t xml:space="preserve"> </w:t>
      </w:r>
      <w:proofErr w:type="spellStart"/>
      <w:r w:rsidRPr="00563036">
        <w:rPr>
          <w:b/>
          <w:bCs/>
        </w:rPr>
        <w:t>Enumeration</w:t>
      </w:r>
      <w:proofErr w:type="spellEnd"/>
      <w:r w:rsidRPr="00563036">
        <w:t xml:space="preserve"> (</w:t>
      </w:r>
      <w:r w:rsidRPr="00563036">
        <w:rPr>
          <w:b/>
          <w:bCs/>
        </w:rPr>
        <w:t>CWE</w:t>
      </w:r>
      <w:r w:rsidRPr="00563036">
        <w:t>) [15] rappresentano un altro strumento fondamentale nel campo della sicurezza informatica, focalizzandosi sulle debolezze e difetti nel design e nell'implementazione del software che possono portare a vulnerabilità</w:t>
      </w:r>
      <w:r w:rsidR="00643E80">
        <w:t xml:space="preserve"> specifiche</w:t>
      </w:r>
      <w:r w:rsidRPr="00563036">
        <w:t>. Mentre le CVE forniscono un catalogo di vulnerabilità specifiche e note, le CWE offrono una vista più astratta, categorizzando tipologie di debolezze che sono comunemente sfruttate dagli aggressori.</w:t>
      </w:r>
    </w:p>
    <w:p w14:paraId="207EA517" w14:textId="59AE660D" w:rsidR="003459C0" w:rsidRPr="00563036" w:rsidRDefault="003459C0" w:rsidP="00A329E5">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A329E5">
      <w:r w:rsidRPr="00563036">
        <w:lastRenderedPageBreak/>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2D358F24" w:rsidR="00655C8E" w:rsidRDefault="00924DD2" w:rsidP="00A329E5">
      <w:r>
        <w:t xml:space="preserve">Dalle CWE inoltre è possibile ricollegarsi </w:t>
      </w:r>
      <w:r w:rsidR="008C1FF0">
        <w:t>ai</w:t>
      </w:r>
      <w:r w:rsidRPr="00924DD2">
        <w:t xml:space="preserve"> </w:t>
      </w:r>
      <w:r w:rsidRPr="00924DD2">
        <w:rPr>
          <w:b/>
          <w:bCs/>
        </w:rPr>
        <w:t xml:space="preserve">Common Attack Pattern </w:t>
      </w:r>
      <w:proofErr w:type="spellStart"/>
      <w:r w:rsidRPr="00924DD2">
        <w:rPr>
          <w:b/>
          <w:bCs/>
        </w:rPr>
        <w:t>Enumeration</w:t>
      </w:r>
      <w:proofErr w:type="spellEnd"/>
      <w:r w:rsidRPr="00924DD2">
        <w:rPr>
          <w:b/>
          <w:bCs/>
        </w:rPr>
        <w:t xml:space="preserve"> and </w:t>
      </w:r>
      <w:proofErr w:type="spellStart"/>
      <w:r w:rsidRPr="00924DD2">
        <w:rPr>
          <w:b/>
          <w:bCs/>
        </w:rPr>
        <w:t>Classification</w:t>
      </w:r>
      <w:proofErr w:type="spellEnd"/>
      <w:r>
        <w:rPr>
          <w:b/>
          <w:bCs/>
        </w:rPr>
        <w:t xml:space="preserve"> </w:t>
      </w:r>
      <w:r w:rsidRPr="00924DD2">
        <w:t>(</w:t>
      </w:r>
      <w:r>
        <w:rPr>
          <w:b/>
          <w:bCs/>
        </w:rPr>
        <w:t>CAPEC</w:t>
      </w:r>
      <w:r>
        <w:t>), nate nel 2007, sono un dizionario di pattern di attacco conosciuti e utilizzati dagli esperti del settore per prevenire aggressioni a sistemi informatici identificate</w:t>
      </w:r>
      <w:r w:rsidR="00A7778C">
        <w:t xml:space="preserve">, quest’ultimo inoltre sono correlate al </w:t>
      </w:r>
      <w:r w:rsidRPr="00924DD2">
        <w:rPr>
          <w:b/>
          <w:bCs/>
        </w:rPr>
        <w:t>MITRE ATT&amp;CK Framework</w:t>
      </w:r>
      <w:r w:rsidR="00BB2D61">
        <w:rPr>
          <w:b/>
          <w:bCs/>
        </w:rPr>
        <w:t xml:space="preserve"> </w:t>
      </w:r>
      <w:r w:rsidR="00BB2D61">
        <w:t>(figura 2)</w:t>
      </w:r>
      <w:r>
        <w:t>.</w:t>
      </w:r>
    </w:p>
    <w:p w14:paraId="6B1C17D5" w14:textId="465E51AB" w:rsidR="00924DD2" w:rsidRPr="00924DD2" w:rsidRDefault="00BB2D61" w:rsidP="00A7778C">
      <w:pPr>
        <w:jc w:val="center"/>
      </w:pPr>
      <w:r>
        <w:rPr>
          <w:noProof/>
        </w:rPr>
        <w:drawing>
          <wp:inline distT="0" distB="0" distL="0" distR="0" wp14:anchorId="6B1279D6" wp14:editId="4D458016">
            <wp:extent cx="4953469" cy="2594344"/>
            <wp:effectExtent l="0" t="0" r="0"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8191" cy="2612530"/>
                    </a:xfrm>
                    <a:prstGeom prst="rect">
                      <a:avLst/>
                    </a:prstGeom>
                    <a:noFill/>
                    <a:ln>
                      <a:noFill/>
                    </a:ln>
                  </pic:spPr>
                </pic:pic>
              </a:graphicData>
            </a:graphic>
          </wp:inline>
        </w:drawing>
      </w:r>
      <w:r>
        <w:br/>
      </w:r>
      <w:r w:rsidRPr="00B75024">
        <w:t xml:space="preserve">Figura 2: </w:t>
      </w:r>
      <w:r w:rsidR="00A7778C">
        <w:t>Correlazione tra CPE-CVE-CWE-CAPEC-ATT&amp;CK</w:t>
      </w:r>
      <w:r w:rsidRPr="00B75024">
        <w:t xml:space="preserve"> [16]</w:t>
      </w:r>
    </w:p>
    <w:p w14:paraId="2124BF77" w14:textId="17577853" w:rsidR="007E177D" w:rsidRPr="007E4D82" w:rsidRDefault="007E177D" w:rsidP="00A329E5">
      <w:pPr>
        <w:pStyle w:val="Titolo2"/>
      </w:pPr>
      <w:bookmarkStart w:id="102" w:name="_Toc170557778"/>
      <w:r w:rsidRPr="007E4D82">
        <w:lastRenderedPageBreak/>
        <w:t>MITRE ATT&amp;CK Framework</w:t>
      </w:r>
      <w:bookmarkEnd w:id="102"/>
    </w:p>
    <w:p w14:paraId="20AE3148" w14:textId="2E50FAAE" w:rsidR="00924DD2" w:rsidRDefault="00F36A4D" w:rsidP="00A329E5">
      <w:r w:rsidRPr="00F36A4D">
        <w:t xml:space="preserve">In questo scenario in continua evoluzione, il </w:t>
      </w:r>
      <w:r w:rsidRPr="00633B5A">
        <w:t>MITRE ATT&amp;CK Framework</w:t>
      </w:r>
      <w:r w:rsidRPr="00F36A4D">
        <w:t xml:space="preserve"> </w:t>
      </w:r>
      <w:r w:rsidR="00633B5A">
        <w:t xml:space="preserve">[10] </w:t>
      </w:r>
      <w:r w:rsidRPr="00F36A4D">
        <w:t xml:space="preserve">emerge come uno strumento cruciale per la comprensione e la difesa contro </w:t>
      </w:r>
      <w:r w:rsidR="008C1FF0">
        <w:t>gli</w:t>
      </w:r>
      <w:r w:rsidRPr="00F36A4D">
        <w:t xml:space="preserve"> APT e altre minacce avanzate. </w:t>
      </w:r>
      <w:r w:rsidRPr="00633B5A">
        <w:rPr>
          <w:b/>
          <w:bCs/>
        </w:rPr>
        <w:t>ATT&amp;CK</w:t>
      </w:r>
      <w:r w:rsidRPr="00F36A4D">
        <w:t xml:space="preserve">, acronimo di </w:t>
      </w:r>
      <w:proofErr w:type="spellStart"/>
      <w:r w:rsidRPr="00633B5A">
        <w:rPr>
          <w:b/>
          <w:bCs/>
          <w:i/>
          <w:iCs/>
        </w:rPr>
        <w:t>Adversarial</w:t>
      </w:r>
      <w:proofErr w:type="spellEnd"/>
      <w:r w:rsidRPr="00633B5A">
        <w:rPr>
          <w:b/>
          <w:bCs/>
          <w:i/>
          <w:iCs/>
        </w:rPr>
        <w:t xml:space="preserve"> </w:t>
      </w:r>
      <w:proofErr w:type="spellStart"/>
      <w:r w:rsidRPr="00633B5A">
        <w:rPr>
          <w:b/>
          <w:bCs/>
          <w:i/>
          <w:iCs/>
        </w:rPr>
        <w:t>Tactics</w:t>
      </w:r>
      <w:proofErr w:type="spellEnd"/>
      <w:r w:rsidRPr="00633B5A">
        <w:rPr>
          <w:b/>
          <w:bCs/>
          <w:i/>
          <w:iCs/>
        </w:rPr>
        <w:t>, Techniques, and Common Knowledge</w:t>
      </w:r>
      <w:r w:rsidRPr="00F36A4D">
        <w:t>, è una base di conoscenza pubblicamente accessibile che cataloga e descrive in modo dettagliato</w:t>
      </w:r>
      <w:r w:rsidR="00924DD2">
        <w:t>:</w:t>
      </w:r>
    </w:p>
    <w:p w14:paraId="45E21C43" w14:textId="6C3A2789" w:rsidR="00924DD2" w:rsidRPr="00B75024" w:rsidRDefault="00F36A4D" w:rsidP="00A329E5">
      <w:pPr>
        <w:pStyle w:val="Paragrafoelenco"/>
        <w:numPr>
          <w:ilvl w:val="0"/>
          <w:numId w:val="20"/>
        </w:numPr>
      </w:pPr>
      <w:r w:rsidRPr="00B75024">
        <w:t xml:space="preserve">le </w:t>
      </w:r>
      <w:r w:rsidRPr="00B75024">
        <w:rPr>
          <w:i/>
          <w:iCs/>
        </w:rPr>
        <w:t>tattiche</w:t>
      </w:r>
      <w:r w:rsidRPr="00B75024">
        <w:t xml:space="preserve"> </w:t>
      </w:r>
      <w:r w:rsidR="00633B5A" w:rsidRPr="00B75024">
        <w:t>(</w:t>
      </w:r>
      <w:proofErr w:type="spellStart"/>
      <w:r w:rsidR="00633B5A" w:rsidRPr="00B75024">
        <w:rPr>
          <w:b/>
          <w:bCs/>
        </w:rPr>
        <w:t>tactics</w:t>
      </w:r>
      <w:proofErr w:type="spellEnd"/>
      <w:r w:rsidR="00633B5A" w:rsidRPr="00B75024">
        <w:t xml:space="preserve">) </w:t>
      </w:r>
      <w:r w:rsidRPr="00B75024">
        <w:t xml:space="preserve">e le </w:t>
      </w:r>
      <w:r w:rsidRPr="00B75024">
        <w:rPr>
          <w:i/>
          <w:iCs/>
        </w:rPr>
        <w:t>tecniche</w:t>
      </w:r>
      <w:r w:rsidR="00633B5A" w:rsidRPr="00B75024">
        <w:rPr>
          <w:i/>
          <w:iCs/>
        </w:rPr>
        <w:t xml:space="preserve"> </w:t>
      </w:r>
      <w:r w:rsidR="00633B5A" w:rsidRPr="00B75024">
        <w:t>(</w:t>
      </w:r>
      <w:proofErr w:type="spellStart"/>
      <w:r w:rsidR="00633B5A" w:rsidRPr="00B75024">
        <w:rPr>
          <w:b/>
          <w:bCs/>
        </w:rPr>
        <w:t>attack</w:t>
      </w:r>
      <w:proofErr w:type="spellEnd"/>
      <w:r w:rsidR="00633B5A" w:rsidRPr="00B75024">
        <w:rPr>
          <w:b/>
          <w:bCs/>
        </w:rPr>
        <w:t xml:space="preserve"> patterns</w:t>
      </w:r>
      <w:r w:rsidR="00633B5A" w:rsidRPr="00B75024">
        <w:t>)</w:t>
      </w:r>
      <w:r w:rsidRPr="00B75024">
        <w:t xml:space="preserve"> utilizzate dagli aggressori nelle loro campagne malevole</w:t>
      </w:r>
      <w:r w:rsidR="00924DD2" w:rsidRPr="00B75024">
        <w:t xml:space="preserve">, anche dette </w:t>
      </w:r>
      <w:proofErr w:type="spellStart"/>
      <w:r w:rsidR="00924DD2" w:rsidRPr="00563036">
        <w:rPr>
          <w:b/>
          <w:bCs/>
        </w:rPr>
        <w:t>Tactics</w:t>
      </w:r>
      <w:proofErr w:type="spellEnd"/>
      <w:r w:rsidR="00924DD2" w:rsidRPr="00563036">
        <w:rPr>
          <w:b/>
          <w:bCs/>
        </w:rPr>
        <w:t xml:space="preserve"> Techniques and </w:t>
      </w:r>
      <w:proofErr w:type="spellStart"/>
      <w:r w:rsidR="00924DD2" w:rsidRPr="00563036">
        <w:rPr>
          <w:b/>
          <w:bCs/>
        </w:rPr>
        <w:t>Procedures</w:t>
      </w:r>
      <w:proofErr w:type="spellEnd"/>
      <w:r w:rsidR="00924DD2" w:rsidRPr="00B75024">
        <w:t xml:space="preserve"> (</w:t>
      </w:r>
      <w:proofErr w:type="spellStart"/>
      <w:r w:rsidR="00924DD2" w:rsidRPr="00B75024">
        <w:rPr>
          <w:b/>
          <w:bCs/>
        </w:rPr>
        <w:t>TTPs</w:t>
      </w:r>
      <w:proofErr w:type="spellEnd"/>
      <w:r w:rsidR="00924DD2" w:rsidRPr="00B75024">
        <w:t>)</w:t>
      </w:r>
      <w:r w:rsidR="00D675A6">
        <w:t>;</w:t>
      </w:r>
    </w:p>
    <w:p w14:paraId="78CD7120" w14:textId="0EC366C2" w:rsidR="00924DD2" w:rsidRPr="00B75024" w:rsidRDefault="00633B5A" w:rsidP="00A329E5">
      <w:pPr>
        <w:pStyle w:val="Paragrafoelenco"/>
        <w:numPr>
          <w:ilvl w:val="0"/>
          <w:numId w:val="20"/>
        </w:numPr>
      </w:pPr>
      <w:r w:rsidRPr="00B75024">
        <w:t xml:space="preserve">tecniche di </w:t>
      </w:r>
      <w:r w:rsidRPr="00B75024">
        <w:rPr>
          <w:i/>
          <w:iCs/>
        </w:rPr>
        <w:t>riconoscimento</w:t>
      </w:r>
      <w:r w:rsidRPr="00B75024">
        <w:t xml:space="preserve"> (</w:t>
      </w:r>
      <w:proofErr w:type="spellStart"/>
      <w:r w:rsidRPr="00B75024">
        <w:rPr>
          <w:b/>
          <w:bCs/>
        </w:rPr>
        <w:t>detection</w:t>
      </w:r>
      <w:proofErr w:type="spellEnd"/>
      <w:r w:rsidRPr="00B75024">
        <w:t>)</w:t>
      </w:r>
      <w:r w:rsidR="00D675A6">
        <w:t>;</w:t>
      </w:r>
    </w:p>
    <w:p w14:paraId="2B075309" w14:textId="2AA74328" w:rsidR="00924DD2" w:rsidRPr="00B75024" w:rsidRDefault="00924DD2" w:rsidP="00A329E5">
      <w:pPr>
        <w:pStyle w:val="Paragrafoelenco"/>
        <w:numPr>
          <w:ilvl w:val="0"/>
          <w:numId w:val="20"/>
        </w:numPr>
      </w:pPr>
      <w:r w:rsidRPr="00B75024">
        <w:t xml:space="preserve">metodi di </w:t>
      </w:r>
      <w:r w:rsidR="00633B5A" w:rsidRPr="00B75024">
        <w:rPr>
          <w:i/>
          <w:iCs/>
        </w:rPr>
        <w:t>mitigazione</w:t>
      </w:r>
      <w:r w:rsidR="00633B5A" w:rsidRPr="00B75024">
        <w:t xml:space="preserve"> (</w:t>
      </w:r>
      <w:proofErr w:type="spellStart"/>
      <w:r w:rsidR="00633B5A" w:rsidRPr="00B75024">
        <w:rPr>
          <w:b/>
          <w:bCs/>
        </w:rPr>
        <w:t>course</w:t>
      </w:r>
      <w:proofErr w:type="spellEnd"/>
      <w:r w:rsidR="00633B5A" w:rsidRPr="00B75024">
        <w:rPr>
          <w:b/>
          <w:bCs/>
        </w:rPr>
        <w:t xml:space="preserve"> of action</w:t>
      </w:r>
      <w:r w:rsidR="00633B5A" w:rsidRPr="00B75024">
        <w:t>)</w:t>
      </w:r>
      <w:r w:rsidR="00D675A6">
        <w:t>;</w:t>
      </w:r>
    </w:p>
    <w:p w14:paraId="4893238F" w14:textId="0353D3E0" w:rsidR="00924DD2" w:rsidRPr="00B75024" w:rsidRDefault="008E63D1" w:rsidP="00A329E5">
      <w:pPr>
        <w:pStyle w:val="Paragrafoelenco"/>
        <w:numPr>
          <w:ilvl w:val="0"/>
          <w:numId w:val="20"/>
        </w:numPr>
      </w:pPr>
      <w:r w:rsidRPr="00B75024">
        <w:t xml:space="preserve">gruppi di </w:t>
      </w:r>
      <w:proofErr w:type="spellStart"/>
      <w:r w:rsidRPr="00B75024">
        <w:t>attacker</w:t>
      </w:r>
      <w:proofErr w:type="spellEnd"/>
      <w:r w:rsidRPr="00B75024">
        <w:t xml:space="preserve"> conosciuti (</w:t>
      </w:r>
      <w:proofErr w:type="spellStart"/>
      <w:r w:rsidRPr="00B75024">
        <w:rPr>
          <w:b/>
          <w:bCs/>
        </w:rPr>
        <w:t>threat</w:t>
      </w:r>
      <w:proofErr w:type="spellEnd"/>
      <w:r w:rsidRPr="00B75024">
        <w:rPr>
          <w:b/>
          <w:bCs/>
        </w:rPr>
        <w:t xml:space="preserve"> group</w:t>
      </w:r>
      <w:r w:rsidRPr="00B75024">
        <w:rPr>
          <w:i/>
          <w:iCs/>
        </w:rPr>
        <w:t xml:space="preserve"> </w:t>
      </w:r>
      <w:r w:rsidRPr="00B75024">
        <w:t>ad es. APT3, APT29)</w:t>
      </w:r>
      <w:r w:rsidR="00D675A6">
        <w:t>;</w:t>
      </w:r>
    </w:p>
    <w:p w14:paraId="719FC7F5" w14:textId="69ED6502" w:rsidR="00F20B85" w:rsidRDefault="00924DD2" w:rsidP="00A329E5">
      <w:pPr>
        <w:pStyle w:val="Paragrafoelenco"/>
        <w:numPr>
          <w:ilvl w:val="0"/>
          <w:numId w:val="20"/>
        </w:numPr>
      </w:pPr>
      <w:r w:rsidRPr="00B75024">
        <w:t>d</w:t>
      </w:r>
      <w:r w:rsidR="008E63D1" w:rsidRPr="00B75024">
        <w:t xml:space="preserve">ispositivi/sistemi comunemente presenti in ambienti industriali </w:t>
      </w:r>
      <w:r w:rsidR="008C1FF0">
        <w:t xml:space="preserve">che possono soffrire in casi di attacchi informatici </w:t>
      </w:r>
      <w:r w:rsidR="008E63D1" w:rsidRPr="00B75024">
        <w:t>(</w:t>
      </w:r>
      <w:r w:rsidR="008E63D1" w:rsidRPr="00B75024">
        <w:rPr>
          <w:b/>
          <w:bCs/>
        </w:rPr>
        <w:t>asset</w:t>
      </w:r>
      <w:r w:rsidR="008E63D1" w:rsidRPr="00B75024">
        <w:t>)</w:t>
      </w:r>
      <w:r w:rsidR="00D675A6">
        <w:t>;</w:t>
      </w:r>
    </w:p>
    <w:p w14:paraId="562D4019" w14:textId="5FE223A4" w:rsidR="00D675A6" w:rsidRPr="00B75024" w:rsidRDefault="00D675A6" w:rsidP="00A329E5">
      <w:pPr>
        <w:pStyle w:val="Paragrafoelenco"/>
        <w:numPr>
          <w:ilvl w:val="0"/>
          <w:numId w:val="20"/>
        </w:numPr>
      </w:pPr>
      <w:r>
        <w:t>tool/malware frequentemente usati dal red team</w:t>
      </w:r>
      <w:r w:rsidR="008C1FF0">
        <w:t xml:space="preserve"> per compiere azioni malevole</w:t>
      </w:r>
      <w:r>
        <w:t xml:space="preserve"> (</w:t>
      </w:r>
      <w:r>
        <w:rPr>
          <w:b/>
          <w:bCs/>
        </w:rPr>
        <w:t>software</w:t>
      </w:r>
      <w:r>
        <w:t>).</w:t>
      </w:r>
    </w:p>
    <w:p w14:paraId="6453512C" w14:textId="53B4E0DE" w:rsidR="00F20B85" w:rsidRPr="00285B1B" w:rsidRDefault="00F20B85" w:rsidP="00A329E5">
      <w:pPr>
        <w:rPr>
          <w:u w:val="single"/>
        </w:rPr>
      </w:pPr>
      <w:r w:rsidRPr="00285B1B">
        <w:t xml:space="preserve">Il framework mette a </w:t>
      </w:r>
      <w:r w:rsidR="00285B1B" w:rsidRPr="00285B1B">
        <w:t>disposizione</w:t>
      </w:r>
      <w:r w:rsidRPr="00285B1B">
        <w:t xml:space="preserve"> 3 matrici in modo da suddividere l</w:t>
      </w:r>
      <w:r w:rsidR="00285B1B">
        <w:t>’ambiente in cui gli attacchi possano avvenir</w:t>
      </w:r>
      <w:r w:rsidR="00D675A6">
        <w:t>e</w:t>
      </w:r>
      <w:r w:rsidRPr="00285B1B">
        <w:t xml:space="preserve">: </w:t>
      </w:r>
      <w:r w:rsidRPr="00285B1B">
        <w:rPr>
          <w:b/>
          <w:bCs/>
          <w:i/>
          <w:iCs/>
        </w:rPr>
        <w:t>Enterprise</w:t>
      </w:r>
      <w:r w:rsidRPr="00285B1B">
        <w:t xml:space="preserve">, </w:t>
      </w:r>
      <w:r w:rsidRPr="00285B1B">
        <w:rPr>
          <w:b/>
          <w:bCs/>
          <w:i/>
          <w:iCs/>
        </w:rPr>
        <w:t xml:space="preserve">ICS </w:t>
      </w:r>
      <w:r w:rsidRPr="00285B1B">
        <w:t>(</w:t>
      </w:r>
      <w:r w:rsidRPr="00285B1B">
        <w:rPr>
          <w:b/>
          <w:bCs/>
          <w:i/>
          <w:iCs/>
        </w:rPr>
        <w:t>Industrial Control Systems</w:t>
      </w:r>
      <w:r w:rsidRPr="00285B1B">
        <w:t xml:space="preserve">) e </w:t>
      </w:r>
      <w:r w:rsidRPr="00285B1B">
        <w:rPr>
          <w:b/>
          <w:bCs/>
          <w:i/>
          <w:iCs/>
        </w:rPr>
        <w:t>Mobile</w:t>
      </w:r>
      <w:r w:rsidRPr="00285B1B">
        <w:t>.</w:t>
      </w:r>
    </w:p>
    <w:p w14:paraId="43351707" w14:textId="073405AB" w:rsidR="00633B5A" w:rsidRPr="00F20B85" w:rsidRDefault="00633B5A" w:rsidP="00A329E5">
      <w:pPr>
        <w:rPr>
          <w:u w:val="single"/>
        </w:rPr>
      </w:pPr>
      <w:r>
        <w:t xml:space="preserve">Le </w:t>
      </w:r>
      <w:r w:rsidRPr="00F20B85">
        <w:rPr>
          <w:i/>
          <w:iCs/>
        </w:rPr>
        <w:t>tattiche</w:t>
      </w:r>
      <w:r w:rsidR="00F20B85">
        <w:t xml:space="preserve"> </w:t>
      </w:r>
      <w:r>
        <w:t xml:space="preserve">descritte </w:t>
      </w:r>
      <w:r w:rsidRPr="00F20B85">
        <w:t>nel</w:t>
      </w:r>
      <w:r>
        <w:t xml:space="preserve"> framework</w:t>
      </w:r>
      <w:r w:rsidR="00F20B85">
        <w:t>, nonché le colonne della matrice,</w:t>
      </w:r>
      <w:r>
        <w:t xml:space="preserve"> sono:</w:t>
      </w:r>
    </w:p>
    <w:p w14:paraId="3957CE87" w14:textId="77777777" w:rsidR="00633B5A" w:rsidRPr="00633B5A" w:rsidRDefault="00633B5A" w:rsidP="00A329E5">
      <w:pPr>
        <w:pStyle w:val="Paragrafoelenco"/>
        <w:numPr>
          <w:ilvl w:val="0"/>
          <w:numId w:val="14"/>
        </w:numPr>
      </w:pPr>
      <w:proofErr w:type="spellStart"/>
      <w:r w:rsidRPr="00633B5A">
        <w:rPr>
          <w:b/>
          <w:bCs/>
        </w:rPr>
        <w:lastRenderedPageBreak/>
        <w:t>Reconnaissance</w:t>
      </w:r>
      <w:proofErr w:type="spellEnd"/>
      <w:r w:rsidRPr="00633B5A">
        <w:t>: Raccogliere informazioni che possono essere utilizzate per pianificare futuri attacchi.</w:t>
      </w:r>
    </w:p>
    <w:p w14:paraId="789AE363" w14:textId="77777777" w:rsidR="00633B5A" w:rsidRPr="00633B5A" w:rsidRDefault="00633B5A" w:rsidP="00A329E5">
      <w:pPr>
        <w:pStyle w:val="Paragrafoelenco"/>
        <w:numPr>
          <w:ilvl w:val="0"/>
          <w:numId w:val="14"/>
        </w:numPr>
      </w:pPr>
      <w:r w:rsidRPr="00633B5A">
        <w:rPr>
          <w:b/>
          <w:bCs/>
        </w:rPr>
        <w:t>Resource</w:t>
      </w:r>
      <w:r w:rsidRPr="00633B5A">
        <w:t xml:space="preserve"> </w:t>
      </w:r>
      <w:r w:rsidRPr="00633B5A">
        <w:rPr>
          <w:b/>
          <w:bCs/>
        </w:rPr>
        <w:t>Development</w:t>
      </w:r>
      <w:r w:rsidRPr="00633B5A">
        <w:t>: Creare e gestire risorse utilizzate per supportare le operazioni offensive.</w:t>
      </w:r>
    </w:p>
    <w:p w14:paraId="69123EB4" w14:textId="77777777" w:rsidR="00633B5A" w:rsidRPr="00633B5A" w:rsidRDefault="00633B5A" w:rsidP="00A329E5">
      <w:pPr>
        <w:pStyle w:val="Paragrafoelenco"/>
        <w:numPr>
          <w:ilvl w:val="0"/>
          <w:numId w:val="14"/>
        </w:numPr>
      </w:pPr>
      <w:proofErr w:type="spellStart"/>
      <w:r w:rsidRPr="00633B5A">
        <w:rPr>
          <w:b/>
          <w:bCs/>
        </w:rPr>
        <w:t>Initial</w:t>
      </w:r>
      <w:proofErr w:type="spellEnd"/>
      <w:r w:rsidRPr="00633B5A">
        <w:t xml:space="preserve"> </w:t>
      </w:r>
      <w:r w:rsidRPr="00633B5A">
        <w:rPr>
          <w:b/>
          <w:bCs/>
        </w:rPr>
        <w:t>Access</w:t>
      </w:r>
      <w:r w:rsidRPr="00633B5A">
        <w:t>: Guadagnare l'ingresso nel network o nel sistema della vittima.</w:t>
      </w:r>
    </w:p>
    <w:p w14:paraId="7BFC7566" w14:textId="77777777" w:rsidR="00633B5A" w:rsidRPr="00633B5A" w:rsidRDefault="00633B5A" w:rsidP="00A329E5">
      <w:pPr>
        <w:pStyle w:val="Paragrafoelenco"/>
        <w:numPr>
          <w:ilvl w:val="0"/>
          <w:numId w:val="14"/>
        </w:numPr>
      </w:pPr>
      <w:proofErr w:type="spellStart"/>
      <w:r w:rsidRPr="00F20B85">
        <w:rPr>
          <w:b/>
          <w:bCs/>
        </w:rPr>
        <w:t>Execution</w:t>
      </w:r>
      <w:proofErr w:type="spellEnd"/>
      <w:r w:rsidRPr="00633B5A">
        <w:t>: Eseguire codice malevolo sul sistema della vittima per portare avanti l'attacco.</w:t>
      </w:r>
    </w:p>
    <w:p w14:paraId="1F30CD7B" w14:textId="77777777" w:rsidR="00633B5A" w:rsidRPr="00633B5A" w:rsidRDefault="00633B5A" w:rsidP="00A329E5">
      <w:pPr>
        <w:pStyle w:val="Paragrafoelenco"/>
        <w:numPr>
          <w:ilvl w:val="0"/>
          <w:numId w:val="14"/>
        </w:numPr>
      </w:pPr>
      <w:proofErr w:type="spellStart"/>
      <w:r w:rsidRPr="00F20B85">
        <w:rPr>
          <w:b/>
          <w:bCs/>
        </w:rPr>
        <w:t>Persistence</w:t>
      </w:r>
      <w:proofErr w:type="spellEnd"/>
      <w:r w:rsidRPr="00633B5A">
        <w:t>: Mantenere l'accesso a lungo termine ai sistemi compromessi attraverso vari metodi, nonostante i riavvii e i cambiamenti di credenziali.</w:t>
      </w:r>
    </w:p>
    <w:p w14:paraId="2E47B23D" w14:textId="77777777" w:rsidR="00633B5A" w:rsidRPr="00633B5A" w:rsidRDefault="00633B5A" w:rsidP="00A329E5">
      <w:pPr>
        <w:pStyle w:val="Paragrafoelenco"/>
        <w:numPr>
          <w:ilvl w:val="0"/>
          <w:numId w:val="14"/>
        </w:numPr>
      </w:pPr>
      <w:proofErr w:type="spellStart"/>
      <w:r w:rsidRPr="00F20B85">
        <w:rPr>
          <w:b/>
          <w:bCs/>
        </w:rPr>
        <w:t>Privilege</w:t>
      </w:r>
      <w:proofErr w:type="spellEnd"/>
      <w:r w:rsidRPr="00633B5A">
        <w:t xml:space="preserve"> </w:t>
      </w:r>
      <w:r w:rsidRPr="00F20B85">
        <w:rPr>
          <w:b/>
          <w:bCs/>
        </w:rPr>
        <w:t>Escalation</w:t>
      </w:r>
      <w:r w:rsidRPr="00633B5A">
        <w:t>: Ottenere livelli di accesso superiori sul sistema o network compromesso, spesso ottenendo privilegi di amministrazione.</w:t>
      </w:r>
    </w:p>
    <w:p w14:paraId="0F8D9DBD" w14:textId="77777777" w:rsidR="00633B5A" w:rsidRPr="00633B5A" w:rsidRDefault="00633B5A" w:rsidP="00A329E5">
      <w:pPr>
        <w:pStyle w:val="Paragrafoelenco"/>
        <w:numPr>
          <w:ilvl w:val="0"/>
          <w:numId w:val="14"/>
        </w:numPr>
      </w:pPr>
      <w:r w:rsidRPr="00F20B85">
        <w:rPr>
          <w:b/>
          <w:bCs/>
        </w:rPr>
        <w:t>Defense</w:t>
      </w:r>
      <w:r w:rsidRPr="00633B5A">
        <w:t xml:space="preserve"> </w:t>
      </w:r>
      <w:proofErr w:type="spellStart"/>
      <w:r w:rsidRPr="00F20B85">
        <w:rPr>
          <w:b/>
          <w:bCs/>
        </w:rPr>
        <w:t>Evasion</w:t>
      </w:r>
      <w:proofErr w:type="spellEnd"/>
      <w:r w:rsidRPr="00633B5A">
        <w:t>: Evitare il rilevamento attraverso diversi mezzi, includendo la modifica del codice malevolo e l'abuso di strumenti legittimi.</w:t>
      </w:r>
    </w:p>
    <w:p w14:paraId="46E90B64" w14:textId="77777777" w:rsidR="00633B5A" w:rsidRPr="00633B5A" w:rsidRDefault="00633B5A" w:rsidP="00A329E5">
      <w:pPr>
        <w:pStyle w:val="Paragrafoelenco"/>
        <w:numPr>
          <w:ilvl w:val="0"/>
          <w:numId w:val="14"/>
        </w:numPr>
      </w:pPr>
      <w:proofErr w:type="spellStart"/>
      <w:r w:rsidRPr="00F20B85">
        <w:rPr>
          <w:b/>
          <w:bCs/>
        </w:rPr>
        <w:t>Credential</w:t>
      </w:r>
      <w:proofErr w:type="spellEnd"/>
      <w:r w:rsidRPr="00633B5A">
        <w:t xml:space="preserve"> </w:t>
      </w:r>
      <w:r w:rsidRPr="00F20B85">
        <w:rPr>
          <w:b/>
          <w:bCs/>
        </w:rPr>
        <w:t>Access</w:t>
      </w:r>
      <w:r w:rsidRPr="00633B5A">
        <w:t>: Rubare credenziali come nomi utente e password per ottenere ulteriore accesso all'interno dell'ambiente della vittima.</w:t>
      </w:r>
    </w:p>
    <w:p w14:paraId="7566C9DA" w14:textId="77777777" w:rsidR="00633B5A" w:rsidRPr="00633B5A" w:rsidRDefault="00633B5A" w:rsidP="00A329E5">
      <w:pPr>
        <w:pStyle w:val="Paragrafoelenco"/>
        <w:numPr>
          <w:ilvl w:val="0"/>
          <w:numId w:val="14"/>
        </w:numPr>
      </w:pPr>
      <w:r w:rsidRPr="00F20B85">
        <w:rPr>
          <w:b/>
          <w:bCs/>
        </w:rPr>
        <w:t>Discovery</w:t>
      </w:r>
      <w:r w:rsidRPr="00633B5A">
        <w:t>: Raccogliere informazioni sull'ambiente interno per orientare gli attacchi successivi.</w:t>
      </w:r>
    </w:p>
    <w:p w14:paraId="035A97D3" w14:textId="77777777" w:rsidR="00633B5A" w:rsidRPr="00633B5A" w:rsidRDefault="00633B5A" w:rsidP="00A329E5">
      <w:pPr>
        <w:pStyle w:val="Paragrafoelenco"/>
        <w:numPr>
          <w:ilvl w:val="0"/>
          <w:numId w:val="14"/>
        </w:numPr>
      </w:pPr>
      <w:proofErr w:type="spellStart"/>
      <w:r w:rsidRPr="00F20B85">
        <w:rPr>
          <w:b/>
          <w:bCs/>
        </w:rPr>
        <w:t>Lateral</w:t>
      </w:r>
      <w:proofErr w:type="spellEnd"/>
      <w:r w:rsidRPr="00633B5A">
        <w:t xml:space="preserve"> </w:t>
      </w:r>
      <w:proofErr w:type="spellStart"/>
      <w:r w:rsidRPr="00F20B85">
        <w:rPr>
          <w:b/>
          <w:bCs/>
        </w:rPr>
        <w:t>Movement</w:t>
      </w:r>
      <w:proofErr w:type="spellEnd"/>
      <w:r w:rsidRPr="00633B5A">
        <w:t>: Muoversi attraverso la rete per accedere a ulteriori sistemi e informazioni.</w:t>
      </w:r>
    </w:p>
    <w:p w14:paraId="457F3538" w14:textId="77777777" w:rsidR="00633B5A" w:rsidRPr="00633B5A" w:rsidRDefault="00633B5A" w:rsidP="00A329E5">
      <w:pPr>
        <w:pStyle w:val="Paragrafoelenco"/>
        <w:numPr>
          <w:ilvl w:val="0"/>
          <w:numId w:val="14"/>
        </w:numPr>
      </w:pPr>
      <w:r w:rsidRPr="00F20B85">
        <w:rPr>
          <w:b/>
          <w:bCs/>
        </w:rPr>
        <w:lastRenderedPageBreak/>
        <w:t>Collection</w:t>
      </w:r>
      <w:r w:rsidRPr="00633B5A">
        <w:t>: Raccogliere dati di valore dall'ambiente della vittima.</w:t>
      </w:r>
    </w:p>
    <w:p w14:paraId="3C298EB2" w14:textId="77777777" w:rsidR="00633B5A" w:rsidRPr="00633B5A" w:rsidRDefault="00633B5A" w:rsidP="00A329E5">
      <w:pPr>
        <w:pStyle w:val="Paragrafoelenco"/>
        <w:numPr>
          <w:ilvl w:val="0"/>
          <w:numId w:val="14"/>
        </w:numPr>
      </w:pPr>
      <w:proofErr w:type="spellStart"/>
      <w:r w:rsidRPr="00F20B85">
        <w:rPr>
          <w:b/>
          <w:bCs/>
        </w:rPr>
        <w:t>Command</w:t>
      </w:r>
      <w:proofErr w:type="spellEnd"/>
      <w:r w:rsidRPr="00633B5A">
        <w:t xml:space="preserve"> </w:t>
      </w:r>
      <w:r w:rsidRPr="00F20B85">
        <w:rPr>
          <w:b/>
          <w:bCs/>
        </w:rPr>
        <w:t>and</w:t>
      </w:r>
      <w:r w:rsidRPr="00633B5A">
        <w:t xml:space="preserve"> </w:t>
      </w:r>
      <w:r w:rsidRPr="00F20B85">
        <w:rPr>
          <w:b/>
          <w:bCs/>
        </w:rPr>
        <w:t>Control</w:t>
      </w:r>
      <w:r w:rsidRPr="00633B5A">
        <w:t xml:space="preserve"> (C2): Comunicare con i sistemi compromessi per controllarli a distanza.</w:t>
      </w:r>
    </w:p>
    <w:p w14:paraId="215404FA" w14:textId="5536073F" w:rsidR="00633B5A" w:rsidRDefault="00633B5A" w:rsidP="00A329E5">
      <w:pPr>
        <w:pStyle w:val="Paragrafoelenco"/>
        <w:numPr>
          <w:ilvl w:val="0"/>
          <w:numId w:val="14"/>
        </w:numPr>
      </w:pPr>
      <w:proofErr w:type="spellStart"/>
      <w:r w:rsidRPr="00F20B85">
        <w:rPr>
          <w:b/>
          <w:bCs/>
        </w:rPr>
        <w:t>Exfiltration</w:t>
      </w:r>
      <w:proofErr w:type="spellEnd"/>
      <w:r w:rsidRPr="00633B5A">
        <w:t>: Trasferire dati da un computer o rete compromessi a un luogo controllato dall'aggressore.</w:t>
      </w:r>
    </w:p>
    <w:p w14:paraId="14C0E769" w14:textId="04B447FC" w:rsidR="00AF51D6" w:rsidRDefault="00AF51D6" w:rsidP="00A329E5">
      <w:pPr>
        <w:pStyle w:val="Paragrafoelenco"/>
        <w:numPr>
          <w:ilvl w:val="0"/>
          <w:numId w:val="14"/>
        </w:numPr>
      </w:pPr>
      <w:proofErr w:type="spellStart"/>
      <w:r w:rsidRPr="00AF51D6">
        <w:rPr>
          <w:b/>
          <w:bCs/>
        </w:rPr>
        <w:t>Impair</w:t>
      </w:r>
      <w:proofErr w:type="spellEnd"/>
      <w:r w:rsidRPr="00AF51D6">
        <w:rPr>
          <w:b/>
          <w:bCs/>
        </w:rPr>
        <w:t xml:space="preserve"> </w:t>
      </w:r>
      <w:proofErr w:type="spellStart"/>
      <w:r w:rsidRPr="00AF51D6">
        <w:rPr>
          <w:b/>
          <w:bCs/>
        </w:rPr>
        <w:t>Process</w:t>
      </w:r>
      <w:proofErr w:type="spellEnd"/>
      <w:r w:rsidRPr="00AF51D6">
        <w:rPr>
          <w:b/>
          <w:bCs/>
        </w:rPr>
        <w:t xml:space="preserve"> Control</w:t>
      </w:r>
      <w:r>
        <w:t xml:space="preserve">: Tecniche che portano a manipolare, danneggiare e/o disabilitare processi di controllo fisici. </w:t>
      </w:r>
    </w:p>
    <w:p w14:paraId="56A109FA" w14:textId="1B539CBE" w:rsidR="00AF51D6" w:rsidRPr="00AF51D6" w:rsidRDefault="00AF51D6" w:rsidP="00A329E5">
      <w:pPr>
        <w:pStyle w:val="Paragrafoelenco"/>
        <w:numPr>
          <w:ilvl w:val="0"/>
          <w:numId w:val="14"/>
        </w:numPr>
        <w:rPr>
          <w:b/>
          <w:bCs/>
        </w:rPr>
      </w:pPr>
      <w:proofErr w:type="spellStart"/>
      <w:r w:rsidRPr="00AF51D6">
        <w:rPr>
          <w:b/>
          <w:bCs/>
        </w:rPr>
        <w:t>Inhibit</w:t>
      </w:r>
      <w:proofErr w:type="spellEnd"/>
      <w:r w:rsidRPr="00AF51D6">
        <w:rPr>
          <w:b/>
          <w:bCs/>
        </w:rPr>
        <w:t xml:space="preserve"> </w:t>
      </w:r>
      <w:proofErr w:type="spellStart"/>
      <w:r w:rsidRPr="00AF51D6">
        <w:rPr>
          <w:b/>
          <w:bCs/>
        </w:rPr>
        <w:t>Response</w:t>
      </w:r>
      <w:proofErr w:type="spellEnd"/>
      <w:r w:rsidRPr="00AF51D6">
        <w:rPr>
          <w:b/>
          <w:bCs/>
        </w:rPr>
        <w:t xml:space="preserve"> </w:t>
      </w:r>
      <w:proofErr w:type="spellStart"/>
      <w:r w:rsidRPr="00AF51D6">
        <w:rPr>
          <w:b/>
          <w:bCs/>
        </w:rPr>
        <w:t>Function</w:t>
      </w:r>
      <w:proofErr w:type="spellEnd"/>
      <w:r>
        <w:t>: I</w:t>
      </w:r>
      <w:r w:rsidRPr="00AF51D6">
        <w:t>mpedire che le funzioni di sicurezza, protezione, garanzia della qualità e intervento dell'operatore rispondano a un guasto, a un pericolo o a uno stato pericoloso</w:t>
      </w:r>
      <w:r>
        <w:t xml:space="preserve"> non fermino le azioni malevole.</w:t>
      </w:r>
    </w:p>
    <w:p w14:paraId="7D36DC92" w14:textId="1EC256E6" w:rsidR="007E177D" w:rsidRDefault="00633B5A" w:rsidP="00A329E5">
      <w:pPr>
        <w:pStyle w:val="Paragrafoelenco"/>
        <w:numPr>
          <w:ilvl w:val="0"/>
          <w:numId w:val="14"/>
        </w:numPr>
      </w:pPr>
      <w:r w:rsidRPr="00F20B85">
        <w:rPr>
          <w:b/>
          <w:bCs/>
        </w:rPr>
        <w:t>Impact</w:t>
      </w:r>
      <w:r w:rsidRPr="00633B5A">
        <w:t>: Operazioni mirate a distruggere, interrompere o compromettere in modo significativo le risorse della vittima.</w:t>
      </w:r>
    </w:p>
    <w:p w14:paraId="10969338" w14:textId="203E22A0" w:rsidR="002D424F" w:rsidRDefault="002D424F" w:rsidP="00A329E5">
      <w:r>
        <w:t>Nella documentazione del framework in questione sono disponibili vari tool, tra cui:</w:t>
      </w:r>
    </w:p>
    <w:p w14:paraId="5DC00DC4" w14:textId="75FE9BBF" w:rsidR="002D424F" w:rsidRPr="002D424F" w:rsidRDefault="002D424F" w:rsidP="00A329E5">
      <w:pPr>
        <w:pStyle w:val="Paragrafoelenco"/>
        <w:numPr>
          <w:ilvl w:val="0"/>
          <w:numId w:val="16"/>
        </w:numPr>
        <w:rPr>
          <w:u w:val="single"/>
        </w:rPr>
      </w:pPr>
      <w:r w:rsidRPr="002D424F">
        <w:rPr>
          <w:b/>
          <w:bCs/>
        </w:rPr>
        <w:t>ATT&amp;CK Workbench</w:t>
      </w:r>
      <w:r w:rsidRPr="002D424F">
        <w:t>: un’applicazione che</w:t>
      </w:r>
      <w:r>
        <w:t xml:space="preserve"> permette di esplorare creare, annotare e condividere estensioni della conoscenza MITRE ATT&amp;CK.</w:t>
      </w:r>
    </w:p>
    <w:p w14:paraId="0AC318B0" w14:textId="289319BC" w:rsidR="002D424F" w:rsidRPr="002D424F" w:rsidRDefault="002D424F" w:rsidP="00A329E5">
      <w:pPr>
        <w:pStyle w:val="Paragrafoelenco"/>
        <w:numPr>
          <w:ilvl w:val="0"/>
          <w:numId w:val="16"/>
        </w:numPr>
        <w:rPr>
          <w:u w:val="single"/>
        </w:rPr>
      </w:pPr>
      <w:r w:rsidRPr="002D424F">
        <w:rPr>
          <w:b/>
          <w:bCs/>
        </w:rPr>
        <w:t>Python Utilities</w:t>
      </w:r>
      <w:r w:rsidRPr="002D424F">
        <w:t>: prevede una l</w:t>
      </w:r>
      <w:r>
        <w:t xml:space="preserve">ibreria </w:t>
      </w:r>
      <w:proofErr w:type="spellStart"/>
      <w:r>
        <w:t>python</w:t>
      </w:r>
      <w:proofErr w:type="spellEnd"/>
      <w:r>
        <w:t xml:space="preserve"> scaricabile, da poter utilizzare per manipolare e ottenere oggetti </w:t>
      </w:r>
      <w:r w:rsidRPr="004B56F5">
        <w:rPr>
          <w:b/>
          <w:bCs/>
        </w:rPr>
        <w:t>STIX 2.0</w:t>
      </w:r>
      <w:r>
        <w:t xml:space="preserve"> (</w:t>
      </w:r>
      <w:proofErr w:type="spellStart"/>
      <w:r w:rsidRPr="004B56F5">
        <w:rPr>
          <w:b/>
          <w:bCs/>
          <w:color w:val="111111"/>
          <w:shd w:val="clear" w:color="auto" w:fill="FDFDFD"/>
        </w:rPr>
        <w:t>Structured</w:t>
      </w:r>
      <w:proofErr w:type="spellEnd"/>
      <w:r w:rsidRPr="004B56F5">
        <w:rPr>
          <w:b/>
          <w:bCs/>
          <w:color w:val="111111"/>
          <w:shd w:val="clear" w:color="auto" w:fill="FDFDFD"/>
        </w:rPr>
        <w:t xml:space="preserve"> </w:t>
      </w:r>
      <w:proofErr w:type="spellStart"/>
      <w:r w:rsidRPr="004B56F5">
        <w:rPr>
          <w:b/>
          <w:bCs/>
          <w:color w:val="111111"/>
          <w:shd w:val="clear" w:color="auto" w:fill="FDFDFD"/>
        </w:rPr>
        <w:t>Threat</w:t>
      </w:r>
      <w:proofErr w:type="spellEnd"/>
      <w:r w:rsidRPr="004B56F5">
        <w:rPr>
          <w:b/>
          <w:bCs/>
          <w:color w:val="111111"/>
          <w:shd w:val="clear" w:color="auto" w:fill="FDFDFD"/>
        </w:rPr>
        <w:t xml:space="preserve"> Information </w:t>
      </w:r>
      <w:proofErr w:type="spellStart"/>
      <w:r w:rsidRPr="004B56F5">
        <w:rPr>
          <w:b/>
          <w:bCs/>
          <w:color w:val="111111"/>
          <w:shd w:val="clear" w:color="auto" w:fill="FDFDFD"/>
        </w:rPr>
        <w:t>Expression</w:t>
      </w:r>
      <w:proofErr w:type="spellEnd"/>
      <w:r>
        <w:rPr>
          <w:rFonts w:ascii="Helvetica" w:hAnsi="Helvetica"/>
          <w:color w:val="111111"/>
          <w:shd w:val="clear" w:color="auto" w:fill="FDFDFD"/>
        </w:rPr>
        <w:t>)</w:t>
      </w:r>
      <w:r w:rsidR="004B56F5">
        <w:rPr>
          <w:rFonts w:ascii="Helvetica" w:hAnsi="Helvetica"/>
          <w:color w:val="111111"/>
          <w:shd w:val="clear" w:color="auto" w:fill="FDFDFD"/>
        </w:rPr>
        <w:t>.</w:t>
      </w:r>
      <w:r>
        <w:t xml:space="preserve"> </w:t>
      </w:r>
    </w:p>
    <w:p w14:paraId="5C494B1E" w14:textId="00C6E26C" w:rsidR="004B56F5" w:rsidRPr="004B56F5" w:rsidRDefault="002D424F" w:rsidP="00A329E5">
      <w:pPr>
        <w:pStyle w:val="Paragrafoelenco"/>
        <w:numPr>
          <w:ilvl w:val="0"/>
          <w:numId w:val="16"/>
        </w:numPr>
      </w:pPr>
      <w:r w:rsidRPr="004B56F5">
        <w:rPr>
          <w:b/>
          <w:bCs/>
        </w:rPr>
        <w:t>ATT&amp;CK Navigator</w:t>
      </w:r>
      <w:r w:rsidRPr="004B56F5">
        <w:t xml:space="preserve">: </w:t>
      </w:r>
      <w:r w:rsidR="00355A0F">
        <w:t>u</w:t>
      </w:r>
      <w:r w:rsidR="004B56F5" w:rsidRPr="004B56F5">
        <w:t>n tool web-</w:t>
      </w:r>
      <w:proofErr w:type="spellStart"/>
      <w:r w:rsidR="004B56F5" w:rsidRPr="004B56F5">
        <w:t>based</w:t>
      </w:r>
      <w:proofErr w:type="spellEnd"/>
      <w:r w:rsidR="004B56F5" w:rsidRPr="004B56F5">
        <w:t xml:space="preserve"> progettato specificamente per esplorare la matrice del MITRE ATT&amp;CK, consentendo agli utenti di annotare possibili combinazioni di tecniche per </w:t>
      </w:r>
      <w:r w:rsidR="004B56F5" w:rsidRPr="004B56F5">
        <w:lastRenderedPageBreak/>
        <w:t>orchestrare un attacco o per ricostruire il percorso seguito dal red team. Questo strumento offre una piattaforma interattiva e facilmente navigabile che permette agli analisti di sicurezza, ai ricercatori e ai membri dei red team di visualizzare le tattiche e le tecniche descritte nel framework ATT&amp;CK.</w:t>
      </w:r>
      <w:r w:rsidR="004B56F5" w:rsidRPr="004B56F5">
        <w:br/>
        <w:t>Con il MITRE ATT&amp;CK Navigator, gli utenti possono creare "</w:t>
      </w:r>
      <w:proofErr w:type="spellStart"/>
      <w:r w:rsidR="004B56F5" w:rsidRPr="007D63D0">
        <w:rPr>
          <w:b/>
          <w:bCs/>
        </w:rPr>
        <w:t>layer</w:t>
      </w:r>
      <w:proofErr w:type="spellEnd"/>
      <w:r w:rsidR="004B56F5" w:rsidRPr="004B56F5">
        <w:t xml:space="preserve">" personalizzati che evidenziano specifici insiemi di tecniche utilizzate in scenari di attacco noti o ipotetici, </w:t>
      </w:r>
      <w:r w:rsidR="004B56F5" w:rsidRPr="007D63D0">
        <w:rPr>
          <w:b/>
          <w:bCs/>
        </w:rPr>
        <w:t xml:space="preserve">facilitando l'analisi delle minacce </w:t>
      </w:r>
      <w:r w:rsidR="004B56F5" w:rsidRPr="004B56F5">
        <w:t xml:space="preserve">e la </w:t>
      </w:r>
      <w:r w:rsidR="004B56F5" w:rsidRPr="007D63D0">
        <w:rPr>
          <w:b/>
          <w:bCs/>
        </w:rPr>
        <w:t>pianificazione della difesa</w:t>
      </w:r>
      <w:r w:rsidR="004B56F5" w:rsidRPr="004B56F5">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t xml:space="preserve"> (figura </w:t>
      </w:r>
      <w:r w:rsidR="00BB2D61">
        <w:t>3</w:t>
      </w:r>
      <w:r w:rsidR="00B357C6">
        <w:t>)</w:t>
      </w:r>
      <w:r w:rsidR="004B56F5" w:rsidRPr="004B56F5">
        <w:t>.</w:t>
      </w:r>
    </w:p>
    <w:p w14:paraId="153D6359" w14:textId="15234F64" w:rsidR="00224F25" w:rsidRDefault="00224F25" w:rsidP="008C1FF0">
      <w:pPr>
        <w:jc w:val="center"/>
      </w:pPr>
      <w:r w:rsidRPr="00224F25">
        <w:rPr>
          <w:noProof/>
        </w:rPr>
        <w:drawing>
          <wp:inline distT="0" distB="0" distL="0" distR="0" wp14:anchorId="06A979D0" wp14:editId="643A9DB7">
            <wp:extent cx="5002876" cy="239938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13211" cy="245230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6C42D49F" w:rsidR="00B9533E" w:rsidRPr="00B75024" w:rsidRDefault="00B357C6" w:rsidP="008C1FF0">
      <w:pPr>
        <w:jc w:val="center"/>
        <w:rPr>
          <w:color w:val="C00000"/>
        </w:rPr>
      </w:pPr>
      <w:r w:rsidRPr="00B75024">
        <w:lastRenderedPageBreak/>
        <w:t xml:space="preserve">Figura </w:t>
      </w:r>
      <w:r w:rsidR="00BB2D61" w:rsidRPr="00B75024">
        <w:t>3</w:t>
      </w:r>
      <w:r w:rsidRPr="00B75024">
        <w:t xml:space="preserve">: </w:t>
      </w:r>
      <w:r w:rsidR="004B56F5" w:rsidRPr="00B75024">
        <w:t>Esempio di utilizzo del MITRE ATT&amp;CK Navigator</w:t>
      </w:r>
      <w:r w:rsidR="007D63D0" w:rsidRPr="00B75024">
        <w:br/>
        <w:t xml:space="preserve">studio dell’unione </w:t>
      </w:r>
      <w:r w:rsidR="008C1FF0">
        <w:t xml:space="preserve">di </w:t>
      </w:r>
      <w:r w:rsidR="00FD7288" w:rsidRPr="00B75024">
        <w:rPr>
          <w:color w:val="92D050"/>
        </w:rPr>
        <w:t>APT3</w:t>
      </w:r>
      <w:r w:rsidR="00FD7288" w:rsidRPr="00B75024">
        <w:t xml:space="preserve">, </w:t>
      </w:r>
      <w:r w:rsidR="00FD7288" w:rsidRPr="00B75024">
        <w:rPr>
          <w:color w:val="BF8F00" w:themeColor="accent4" w:themeShade="BF"/>
        </w:rPr>
        <w:t>APT29</w:t>
      </w:r>
      <w:r w:rsidR="00FD7288" w:rsidRPr="00B75024">
        <w:t xml:space="preserve">, </w:t>
      </w:r>
      <w:r w:rsidR="00FD7288" w:rsidRPr="00B75024">
        <w:rPr>
          <w:color w:val="C00000"/>
        </w:rPr>
        <w:t>APT3+APT29</w:t>
      </w:r>
    </w:p>
    <w:p w14:paraId="45C92816" w14:textId="3A84740E" w:rsidR="00662E33" w:rsidRDefault="007E177D" w:rsidP="00A329E5">
      <w:pPr>
        <w:pStyle w:val="Titolo2"/>
      </w:pPr>
      <w:bookmarkStart w:id="103" w:name="_Toc170557779"/>
      <w:r w:rsidRPr="009E5951">
        <w:t>MITRE ATLAS – Nuove tecnologie e nuove minacce</w:t>
      </w:r>
      <w:bookmarkEnd w:id="103"/>
    </w:p>
    <w:p w14:paraId="174E28AE" w14:textId="77777777" w:rsidR="00B9533E" w:rsidRDefault="00B9533E" w:rsidP="00A329E5">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329E5">
      <w:r>
        <w:t xml:space="preserve">Con lo scopo di colmare il divario di conoscenza tra il red team e il blu team, è nato il nuovo framework </w:t>
      </w:r>
      <w:r w:rsidRPr="00B9533E">
        <w:rPr>
          <w:b/>
          <w:bCs/>
        </w:rPr>
        <w:t>Mitre</w:t>
      </w:r>
      <w:r>
        <w:rPr>
          <w:b/>
          <w:bCs/>
        </w:rPr>
        <w:t xml:space="preserve"> ATLAS </w:t>
      </w:r>
      <w:r>
        <w:t>(</w:t>
      </w:r>
      <w:proofErr w:type="spellStart"/>
      <w:r w:rsidR="00484A22" w:rsidRPr="00484A22">
        <w:rPr>
          <w:b/>
          <w:bCs/>
          <w:i/>
          <w:iCs/>
        </w:rPr>
        <w:t>Adversarial</w:t>
      </w:r>
      <w:proofErr w:type="spellEnd"/>
      <w:r w:rsidR="00484A22" w:rsidRPr="00484A22">
        <w:rPr>
          <w:b/>
          <w:bCs/>
          <w:i/>
          <w:iCs/>
        </w:rPr>
        <w:t xml:space="preserve"> </w:t>
      </w:r>
      <w:proofErr w:type="spellStart"/>
      <w:r w:rsidR="00484A22" w:rsidRPr="00484A22">
        <w:rPr>
          <w:b/>
          <w:bCs/>
          <w:i/>
          <w:iCs/>
        </w:rPr>
        <w:t>Threat</w:t>
      </w:r>
      <w:proofErr w:type="spellEnd"/>
      <w:r w:rsidR="00484A22" w:rsidRPr="00484A22">
        <w:rPr>
          <w:b/>
          <w:bCs/>
          <w:i/>
          <w:iCs/>
        </w:rPr>
        <w:t xml:space="preserve"> </w:t>
      </w:r>
      <w:proofErr w:type="spellStart"/>
      <w:r w:rsidR="00484A22" w:rsidRPr="00484A22">
        <w:rPr>
          <w:b/>
          <w:bCs/>
          <w:i/>
          <w:iCs/>
        </w:rPr>
        <w:t>Landscape</w:t>
      </w:r>
      <w:proofErr w:type="spellEnd"/>
      <w:r w:rsidR="00484A22" w:rsidRPr="00484A22">
        <w:rPr>
          <w:b/>
          <w:bCs/>
          <w:i/>
          <w:iCs/>
        </w:rPr>
        <w:t xml:space="preserve"> for </w:t>
      </w:r>
      <w:proofErr w:type="spellStart"/>
      <w:r w:rsidR="00484A22" w:rsidRPr="00484A22">
        <w:rPr>
          <w:b/>
          <w:bCs/>
          <w:i/>
          <w:iCs/>
        </w:rPr>
        <w:t>Artificial</w:t>
      </w:r>
      <w:proofErr w:type="spellEnd"/>
      <w:r w:rsidR="00484A22" w:rsidRPr="00484A22">
        <w:rPr>
          <w:b/>
          <w:bCs/>
          <w:i/>
          <w:iCs/>
        </w:rPr>
        <w:t>-Intelligence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329E5">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w:t>
      </w:r>
      <w:proofErr w:type="spellStart"/>
      <w:r>
        <w:t>attacker</w:t>
      </w:r>
      <w:proofErr w:type="spellEnd"/>
      <w:r>
        <w:t xml:space="preserve"> sono:</w:t>
      </w:r>
    </w:p>
    <w:p w14:paraId="53A0CE3D" w14:textId="7D100834" w:rsidR="00AF51D6" w:rsidRPr="00AF51D6" w:rsidRDefault="00AF51D6" w:rsidP="00A329E5">
      <w:pPr>
        <w:pStyle w:val="Paragrafoelenco"/>
        <w:numPr>
          <w:ilvl w:val="0"/>
          <w:numId w:val="15"/>
        </w:numPr>
      </w:pPr>
      <w:proofErr w:type="spellStart"/>
      <w:r w:rsidRPr="00AF51D6">
        <w:t>Reconnaissance</w:t>
      </w:r>
      <w:proofErr w:type="spellEnd"/>
    </w:p>
    <w:p w14:paraId="4BEFF4D3" w14:textId="2357A5FE" w:rsidR="00AF51D6" w:rsidRPr="00AF51D6" w:rsidRDefault="00AF51D6" w:rsidP="00A329E5">
      <w:pPr>
        <w:pStyle w:val="Paragrafoelenco"/>
        <w:numPr>
          <w:ilvl w:val="0"/>
          <w:numId w:val="15"/>
        </w:numPr>
      </w:pPr>
      <w:r w:rsidRPr="00AF51D6">
        <w:t>Resource Development</w:t>
      </w:r>
    </w:p>
    <w:p w14:paraId="64ECF31A" w14:textId="4F6D2DCE" w:rsidR="00AF51D6" w:rsidRPr="00AF51D6" w:rsidRDefault="00AF51D6" w:rsidP="00A329E5">
      <w:pPr>
        <w:pStyle w:val="Paragrafoelenco"/>
        <w:numPr>
          <w:ilvl w:val="0"/>
          <w:numId w:val="15"/>
        </w:numPr>
      </w:pPr>
      <w:proofErr w:type="spellStart"/>
      <w:r w:rsidRPr="00AF51D6">
        <w:t>Initial</w:t>
      </w:r>
      <w:proofErr w:type="spellEnd"/>
      <w:r w:rsidRPr="00AF51D6">
        <w:t xml:space="preserve"> Access</w:t>
      </w:r>
    </w:p>
    <w:p w14:paraId="68CA9B3D" w14:textId="78EA8754" w:rsidR="00AF51D6" w:rsidRPr="00AF51D6" w:rsidRDefault="00AF51D6" w:rsidP="00A329E5">
      <w:pPr>
        <w:pStyle w:val="Paragrafoelenco"/>
        <w:numPr>
          <w:ilvl w:val="0"/>
          <w:numId w:val="15"/>
        </w:numPr>
        <w:rPr>
          <w:b/>
          <w:bCs/>
        </w:rPr>
      </w:pPr>
      <w:r w:rsidRPr="00AF51D6">
        <w:rPr>
          <w:b/>
          <w:bCs/>
        </w:rPr>
        <w:lastRenderedPageBreak/>
        <w:t>ML Model Access</w:t>
      </w:r>
      <w:r>
        <w:t>:</w:t>
      </w:r>
      <w:r w:rsidR="00CC5CC1">
        <w:t xml:space="preserve"> Gli avversari cercano di ottenere certi livelli di accesso ad un modello di  machine learning.</w:t>
      </w:r>
    </w:p>
    <w:p w14:paraId="3FB2637A" w14:textId="0DA06D4C" w:rsidR="00AF51D6" w:rsidRPr="00AF51D6" w:rsidRDefault="00AF51D6" w:rsidP="00A329E5">
      <w:pPr>
        <w:pStyle w:val="Paragrafoelenco"/>
        <w:numPr>
          <w:ilvl w:val="0"/>
          <w:numId w:val="15"/>
        </w:numPr>
      </w:pPr>
      <w:proofErr w:type="spellStart"/>
      <w:r w:rsidRPr="00AF51D6">
        <w:t>Execution</w:t>
      </w:r>
      <w:proofErr w:type="spellEnd"/>
    </w:p>
    <w:p w14:paraId="399F23E0" w14:textId="07D8C3C3" w:rsidR="00AF51D6" w:rsidRPr="00AF51D6" w:rsidRDefault="00AF51D6" w:rsidP="00A329E5">
      <w:pPr>
        <w:pStyle w:val="Paragrafoelenco"/>
        <w:numPr>
          <w:ilvl w:val="0"/>
          <w:numId w:val="15"/>
        </w:numPr>
      </w:pPr>
      <w:proofErr w:type="spellStart"/>
      <w:r w:rsidRPr="00AF51D6">
        <w:t>Persistence</w:t>
      </w:r>
      <w:proofErr w:type="spellEnd"/>
    </w:p>
    <w:p w14:paraId="353EB96E" w14:textId="30F5024B" w:rsidR="00AF51D6" w:rsidRPr="00AF51D6" w:rsidRDefault="00AF51D6" w:rsidP="00A329E5">
      <w:pPr>
        <w:pStyle w:val="Paragrafoelenco"/>
        <w:numPr>
          <w:ilvl w:val="0"/>
          <w:numId w:val="15"/>
        </w:numPr>
      </w:pPr>
      <w:proofErr w:type="spellStart"/>
      <w:r w:rsidRPr="00AF51D6">
        <w:t>Privilege</w:t>
      </w:r>
      <w:proofErr w:type="spellEnd"/>
      <w:r w:rsidRPr="00AF51D6">
        <w:t xml:space="preserve"> Escalation</w:t>
      </w:r>
    </w:p>
    <w:p w14:paraId="73CFA5EF" w14:textId="53AFE45C" w:rsidR="00AF51D6" w:rsidRPr="00AF51D6" w:rsidRDefault="00AF51D6" w:rsidP="00A329E5">
      <w:pPr>
        <w:pStyle w:val="Paragrafoelenco"/>
        <w:numPr>
          <w:ilvl w:val="0"/>
          <w:numId w:val="15"/>
        </w:numPr>
      </w:pPr>
      <w:r w:rsidRPr="00AF51D6">
        <w:t xml:space="preserve">Defense </w:t>
      </w:r>
      <w:proofErr w:type="spellStart"/>
      <w:r w:rsidRPr="00AF51D6">
        <w:t>Evasion</w:t>
      </w:r>
      <w:proofErr w:type="spellEnd"/>
    </w:p>
    <w:p w14:paraId="0FB2236A" w14:textId="3B32F058" w:rsidR="00AF51D6" w:rsidRPr="00AF51D6" w:rsidRDefault="00AF51D6" w:rsidP="00A329E5">
      <w:pPr>
        <w:pStyle w:val="Paragrafoelenco"/>
        <w:numPr>
          <w:ilvl w:val="0"/>
          <w:numId w:val="15"/>
        </w:numPr>
      </w:pPr>
      <w:proofErr w:type="spellStart"/>
      <w:r w:rsidRPr="00AF51D6">
        <w:t>Credential</w:t>
      </w:r>
      <w:proofErr w:type="spellEnd"/>
      <w:r w:rsidRPr="00AF51D6">
        <w:t xml:space="preserve"> Access</w:t>
      </w:r>
    </w:p>
    <w:p w14:paraId="40055CA5" w14:textId="0B6C399E" w:rsidR="00AF51D6" w:rsidRPr="00AF51D6" w:rsidRDefault="00AF51D6" w:rsidP="00A329E5">
      <w:pPr>
        <w:pStyle w:val="Paragrafoelenco"/>
        <w:numPr>
          <w:ilvl w:val="0"/>
          <w:numId w:val="15"/>
        </w:numPr>
      </w:pPr>
      <w:r w:rsidRPr="00AF51D6">
        <w:t>Discovery</w:t>
      </w:r>
    </w:p>
    <w:p w14:paraId="28C0048F" w14:textId="5618B7BD" w:rsidR="00AF51D6" w:rsidRPr="00AF51D6" w:rsidRDefault="00AF51D6" w:rsidP="00A329E5">
      <w:pPr>
        <w:pStyle w:val="Paragrafoelenco"/>
        <w:numPr>
          <w:ilvl w:val="0"/>
          <w:numId w:val="15"/>
        </w:numPr>
      </w:pPr>
      <w:r w:rsidRPr="00AF51D6">
        <w:t>Collection</w:t>
      </w:r>
    </w:p>
    <w:p w14:paraId="48AC9F67" w14:textId="1EF368BA" w:rsidR="00AF51D6" w:rsidRPr="00AF51D6" w:rsidRDefault="00AF51D6" w:rsidP="00A329E5">
      <w:pPr>
        <w:pStyle w:val="Paragrafoelenco"/>
        <w:numPr>
          <w:ilvl w:val="0"/>
          <w:numId w:val="15"/>
        </w:numPr>
        <w:rPr>
          <w:b/>
          <w:bCs/>
        </w:rPr>
      </w:pPr>
      <w:r w:rsidRPr="00AF51D6">
        <w:rPr>
          <w:b/>
          <w:bCs/>
        </w:rPr>
        <w:t xml:space="preserve">ML Attack </w:t>
      </w:r>
      <w:proofErr w:type="spellStart"/>
      <w:r w:rsidRPr="00AF51D6">
        <w:rPr>
          <w:b/>
          <w:bCs/>
        </w:rPr>
        <w:t>Staging</w:t>
      </w:r>
      <w:proofErr w:type="spellEnd"/>
      <w:r>
        <w:t>:</w:t>
      </w:r>
      <w:r w:rsidR="00CC5CC1">
        <w:t xml:space="preserve"> Il red team utilizza le conoscenze </w:t>
      </w:r>
      <w:r w:rsidR="00CC5CC1" w:rsidRPr="00CC5CC1">
        <w:rPr>
          <w:i/>
          <w:iCs/>
        </w:rPr>
        <w:t>white box</w:t>
      </w:r>
      <w:r w:rsidR="00CC5CC1">
        <w:rPr>
          <w:rStyle w:val="Rimandonotaapidipagina"/>
          <w:rFonts w:ascii="Arial" w:hAnsi="Arial" w:cs="Arial"/>
        </w:rPr>
        <w:footnoteReference w:id="9"/>
      </w:r>
      <w:r w:rsidR="00CC5CC1">
        <w:t xml:space="preserve"> del sistema target per personalizzare l’attacco.</w:t>
      </w:r>
    </w:p>
    <w:p w14:paraId="216C0DE8" w14:textId="2329994B" w:rsidR="00AF51D6" w:rsidRPr="00AF51D6" w:rsidRDefault="00AF51D6" w:rsidP="00A329E5">
      <w:pPr>
        <w:pStyle w:val="Paragrafoelenco"/>
        <w:numPr>
          <w:ilvl w:val="0"/>
          <w:numId w:val="15"/>
        </w:numPr>
      </w:pPr>
      <w:proofErr w:type="spellStart"/>
      <w:r w:rsidRPr="00AF51D6">
        <w:t>Exfiltration</w:t>
      </w:r>
      <w:proofErr w:type="spellEnd"/>
    </w:p>
    <w:p w14:paraId="04DF8F93" w14:textId="77777777" w:rsidR="00AC370B" w:rsidRDefault="00AF51D6" w:rsidP="00A329E5">
      <w:pPr>
        <w:pStyle w:val="Paragrafoelenco"/>
        <w:numPr>
          <w:ilvl w:val="0"/>
          <w:numId w:val="15"/>
        </w:numPr>
      </w:pPr>
      <w:r w:rsidRPr="00AF51D6">
        <w:t>Impact</w:t>
      </w:r>
    </w:p>
    <w:p w14:paraId="759B6630" w14:textId="70A0DF08" w:rsidR="00DE45D9" w:rsidRPr="00DE45D9" w:rsidRDefault="00DE45D9" w:rsidP="00A329E5">
      <w:r w:rsidRPr="00DE45D9">
        <w:br w:type="page"/>
      </w:r>
    </w:p>
    <w:p w14:paraId="582C527A" w14:textId="6A259954" w:rsidR="00623EC8" w:rsidRDefault="00311F37" w:rsidP="00A329E5">
      <w:pPr>
        <w:pStyle w:val="Sottotitolo"/>
      </w:pPr>
      <w:bookmarkStart w:id="104" w:name="_Toc170557780"/>
      <w:r w:rsidRPr="00311F37">
        <w:lastRenderedPageBreak/>
        <w:t>Stato dell’Arte</w:t>
      </w:r>
      <w:bookmarkEnd w:id="104"/>
    </w:p>
    <w:p w14:paraId="07C45FEF" w14:textId="53533E35" w:rsidR="002A4CA3" w:rsidRDefault="002A4CA3" w:rsidP="00A329E5">
      <w:pPr>
        <w:pStyle w:val="Titolo2"/>
      </w:pPr>
      <w:bookmarkStart w:id="105" w:name="_Toc170557781"/>
      <w:r>
        <w:t xml:space="preserve">Mappatura Vulnerabilità </w:t>
      </w:r>
      <w:r w:rsidRPr="009E5951">
        <w:t>–</w:t>
      </w:r>
      <w:r>
        <w:t xml:space="preserve"> </w:t>
      </w:r>
      <w:r w:rsidR="00D54445">
        <w:t xml:space="preserve">MITRE </w:t>
      </w:r>
      <w:proofErr w:type="spellStart"/>
      <w:r>
        <w:t>TTPs</w:t>
      </w:r>
      <w:bookmarkEnd w:id="105"/>
      <w:proofErr w:type="spellEnd"/>
    </w:p>
    <w:p w14:paraId="6E7A5AB3" w14:textId="76DCD0CB" w:rsidR="00B86D72" w:rsidRPr="00B86D72" w:rsidRDefault="00CE743F" w:rsidP="00CE743F">
      <w:r>
        <w:t>Al fine di raggiungere l’obbiettivo del presente studio, bisogna trovare un approccio per</w:t>
      </w:r>
      <w:r w:rsidR="00B86D72">
        <w:t xml:space="preserve"> ottenere la relazione tra</w:t>
      </w:r>
      <w:r>
        <w:t xml:space="preserve"> le</w:t>
      </w:r>
      <w:r w:rsidR="00B86D72">
        <w:t xml:space="preserve"> MITRE </w:t>
      </w:r>
      <w:proofErr w:type="spellStart"/>
      <w:r w:rsidR="00B86D72">
        <w:t>TTPs</w:t>
      </w:r>
      <w:proofErr w:type="spellEnd"/>
      <w:r w:rsidR="00B86D72">
        <w:t xml:space="preserve"> e </w:t>
      </w:r>
      <w:r>
        <w:t xml:space="preserve">le possibili </w:t>
      </w:r>
      <w:r w:rsidR="00B86D72">
        <w:t>vulnerabilità</w:t>
      </w:r>
      <w:r>
        <w:t>, in modo da approfondire e analizzare l’impatto di ogni vulnerabilità nel proprio ambiente di sviluppo tramite un’analisi quantitativa</w:t>
      </w:r>
      <w:r w:rsidR="00B86D72">
        <w:t>.</w:t>
      </w:r>
    </w:p>
    <w:p w14:paraId="13A0FF6F" w14:textId="65F34DBF" w:rsidR="002A4CA3" w:rsidRPr="006A2FFF" w:rsidRDefault="002A4CA3" w:rsidP="00A329E5">
      <w:pPr>
        <w:pStyle w:val="Titolo3"/>
      </w:pPr>
      <w:bookmarkStart w:id="106" w:name="_Toc170557782"/>
      <w:proofErr w:type="spellStart"/>
      <w:r>
        <w:t>Mappings</w:t>
      </w:r>
      <w:proofErr w:type="spellEnd"/>
      <w:r w:rsidRPr="009E5951">
        <w:t>–</w:t>
      </w:r>
      <w:r>
        <w:t>Explorer</w:t>
      </w:r>
      <w:bookmarkEnd w:id="106"/>
    </w:p>
    <w:p w14:paraId="2274143A" w14:textId="00372175" w:rsidR="002A4CA3" w:rsidRDefault="002A4CA3" w:rsidP="00A329E5">
      <w:r>
        <w:t>Per approfondire lo studio sugli impatti che ogni vulnerabilità, identificata tramite u</w:t>
      </w:r>
      <w:r w:rsidR="00CE743F">
        <w:t>na CVE</w:t>
      </w:r>
      <w:r>
        <w:t>, può avere su un sistema informatico, la</w:t>
      </w:r>
      <w:r>
        <w:rPr>
          <w:b/>
          <w:bCs/>
        </w:rPr>
        <w:t xml:space="preserve"> CTID </w:t>
      </w:r>
      <w:r w:rsidRPr="001C4255">
        <w:t xml:space="preserve">(Center for </w:t>
      </w:r>
      <w:proofErr w:type="spellStart"/>
      <w:r w:rsidRPr="001C4255">
        <w:t>Threat-Informed</w:t>
      </w:r>
      <w:proofErr w:type="spellEnd"/>
      <w:r w:rsidRPr="001C4255">
        <w:t xml:space="preserve">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10"/>
      </w:r>
      <w:r>
        <w:t xml:space="preserve"> che facilita la correlazione tra le CVE conosciute e le tecniche descritte nel framework ATT&amp;CK, anche se al tempo di scrittura di questo studio il framework </w:t>
      </w:r>
      <w:r w:rsidR="00FC4272">
        <w:t>MAPPING EXPLORER</w:t>
      </w:r>
      <w:r>
        <w:t xml:space="preserve"> lavora soltanto sul dominio </w:t>
      </w:r>
      <w:r w:rsidRPr="00E848BF">
        <w:rPr>
          <w:i/>
          <w:iCs/>
        </w:rPr>
        <w:t>Enterprise</w:t>
      </w:r>
      <w:r>
        <w:t xml:space="preserve"> della matrice ATT&amp;CK</w:t>
      </w:r>
      <w:r w:rsidR="00FC4272">
        <w:t>.</w:t>
      </w:r>
    </w:p>
    <w:p w14:paraId="5A38B2CF" w14:textId="77777777" w:rsidR="002A4CA3" w:rsidRDefault="002A4CA3" w:rsidP="00A329E5">
      <w:r>
        <w:t>Nello studio svolto da CTID ad ogni CVE vengono assegnati 4 parametri (figura 4):</w:t>
      </w:r>
    </w:p>
    <w:p w14:paraId="4C30A2D0" w14:textId="77777777" w:rsidR="002A4CA3" w:rsidRPr="00A73DAE" w:rsidRDefault="002A4CA3" w:rsidP="00A329E5">
      <w:pPr>
        <w:pStyle w:val="Paragrafoelenco"/>
        <w:numPr>
          <w:ilvl w:val="0"/>
          <w:numId w:val="18"/>
        </w:numPr>
      </w:pPr>
      <w:r w:rsidRPr="00A73DAE">
        <w:rPr>
          <w:b/>
          <w:bCs/>
        </w:rPr>
        <w:lastRenderedPageBreak/>
        <w:t>Exploitation Technique</w:t>
      </w:r>
      <w:r w:rsidRPr="00A73DAE">
        <w:t>:</w:t>
      </w:r>
      <w:r>
        <w:t xml:space="preserve"> una lista di metodi che possono essere usati per sfruttare la vulnerabilità;</w:t>
      </w:r>
    </w:p>
    <w:p w14:paraId="00E2E9D2" w14:textId="77777777" w:rsidR="002A4CA3" w:rsidRPr="00A73DAE" w:rsidRDefault="002A4CA3" w:rsidP="00A329E5">
      <w:pPr>
        <w:pStyle w:val="Paragrafoelenco"/>
        <w:numPr>
          <w:ilvl w:val="0"/>
          <w:numId w:val="17"/>
        </w:numPr>
      </w:pPr>
      <w:proofErr w:type="spellStart"/>
      <w:r w:rsidRPr="00A73DAE">
        <w:rPr>
          <w:b/>
          <w:bCs/>
        </w:rPr>
        <w:t>Primary</w:t>
      </w:r>
      <w:proofErr w:type="spellEnd"/>
      <w:r w:rsidRPr="00A73DAE">
        <w:rPr>
          <w:b/>
          <w:bCs/>
        </w:rPr>
        <w:t xml:space="preserve"> Impact</w:t>
      </w:r>
      <w:r w:rsidRPr="00A73DAE">
        <w:t>:</w:t>
      </w:r>
      <w:r>
        <w:t xml:space="preserve"> una lista di tecniche che identificano il beneficio inziale raggiunto;</w:t>
      </w:r>
    </w:p>
    <w:p w14:paraId="1C30D21E" w14:textId="77777777" w:rsidR="002A4CA3" w:rsidRPr="00A73DAE" w:rsidRDefault="002A4CA3" w:rsidP="00A329E5">
      <w:pPr>
        <w:pStyle w:val="Paragrafoelenco"/>
        <w:numPr>
          <w:ilvl w:val="0"/>
          <w:numId w:val="17"/>
        </w:numPr>
      </w:pPr>
      <w:proofErr w:type="spellStart"/>
      <w:r w:rsidRPr="00A73DAE">
        <w:rPr>
          <w:b/>
          <w:bCs/>
        </w:rPr>
        <w:t>Secondary</w:t>
      </w:r>
      <w:proofErr w:type="spellEnd"/>
      <w:r w:rsidRPr="00A73DAE">
        <w:rPr>
          <w:b/>
          <w:bCs/>
        </w:rPr>
        <w:t xml:space="preserve"> Impact</w:t>
      </w:r>
      <w:r w:rsidRPr="00A73DAE">
        <w:t>:</w:t>
      </w:r>
      <w:r>
        <w:t xml:space="preserve"> una lista di tecniche che descrivono cosa l’avversario può fare se ottiene il beneficio dell’impatto primario;</w:t>
      </w:r>
    </w:p>
    <w:p w14:paraId="17F97E8D" w14:textId="566D2F3D" w:rsidR="002A4CA3" w:rsidRPr="00A73DAE" w:rsidRDefault="002A4CA3" w:rsidP="00A329E5">
      <w:pPr>
        <w:pStyle w:val="Paragrafoelenco"/>
        <w:numPr>
          <w:ilvl w:val="0"/>
          <w:numId w:val="17"/>
        </w:numPr>
      </w:pPr>
      <w:proofErr w:type="spellStart"/>
      <w:r w:rsidRPr="00A73DAE">
        <w:rPr>
          <w:b/>
          <w:bCs/>
        </w:rPr>
        <w:t>Uncategorized</w:t>
      </w:r>
      <w:proofErr w:type="spellEnd"/>
      <w:r w:rsidRPr="00A73DAE">
        <w:t>:</w:t>
      </w:r>
      <w:r>
        <w:t xml:space="preserve"> una lista di tecniche correlate alla CVE in questione, il cui tipo di relazione non rientra tra le precedenti</w:t>
      </w:r>
      <w:r w:rsidR="00CE743F">
        <w:t xml:space="preserve"> o non è possibile delinearlo</w:t>
      </w:r>
      <w:r>
        <w:t>.</w:t>
      </w:r>
    </w:p>
    <w:p w14:paraId="5978A84C" w14:textId="77777777" w:rsidR="002A4CA3" w:rsidRPr="006A2FFF" w:rsidRDefault="002A4CA3" w:rsidP="00A329E5"/>
    <w:p w14:paraId="39353D89" w14:textId="79A611EE" w:rsidR="002A4CA3" w:rsidRDefault="002A4CA3" w:rsidP="00D54445">
      <w:pPr>
        <w:jc w:val="center"/>
      </w:pPr>
      <w:r>
        <w:rPr>
          <w:noProof/>
        </w:rPr>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Pr="00B75024">
        <w:t xml:space="preserve">Figura 4: Esempio di come una CVE è </w:t>
      </w:r>
      <w:r>
        <w:t>relazionata</w:t>
      </w:r>
      <w:r w:rsidRPr="00B75024">
        <w:t xml:space="preserve"> al framework ATT&amp;CK [17]</w:t>
      </w:r>
    </w:p>
    <w:p w14:paraId="4A8685F6" w14:textId="33F07A90" w:rsidR="002A4CA3" w:rsidRDefault="002A4CA3" w:rsidP="00A329E5">
      <w:r>
        <w:t xml:space="preserve">Sebbene questo framework offra un'analisi comprensiva, la correlazione tra le CVE e le </w:t>
      </w:r>
      <w:proofErr w:type="spellStart"/>
      <w:r>
        <w:t>TTPs</w:t>
      </w:r>
      <w:proofErr w:type="spellEnd"/>
      <w:r>
        <w:t xml:space="preserve"> del MITRE ATT&amp;CK che mette a disposizione è aggiornata soltanto fino al</w:t>
      </w:r>
      <w:r w:rsidR="00CE743F">
        <w:t>l’anno</w:t>
      </w:r>
      <w:r>
        <w:t xml:space="preserve"> 2021, risultando quindi tre anni indietro rispetto alla data di redazione di questo studio.</w:t>
      </w:r>
      <w:r w:rsidRPr="00C45558">
        <w:t xml:space="preserve"> </w:t>
      </w:r>
      <w:r>
        <w:t xml:space="preserve">Al fine di ampliare il dataset di mappatura tra CVE e </w:t>
      </w:r>
      <w:r>
        <w:lastRenderedPageBreak/>
        <w:t xml:space="preserve">ATT&amp;CK </w:t>
      </w:r>
      <w:r w:rsidR="00CE743F">
        <w:t xml:space="preserve">verranno </w:t>
      </w:r>
      <w:r w:rsidR="00FC4272">
        <w:t>impiegate</w:t>
      </w:r>
      <w:r>
        <w:t xml:space="preserve"> anche </w:t>
      </w:r>
      <w:r w:rsidR="00FC4272">
        <w:t xml:space="preserve">altre tecniche per ottenere la medesima </w:t>
      </w:r>
      <w:r w:rsidR="00CE743F">
        <w:t>relazione</w:t>
      </w:r>
      <w:r w:rsidR="00FC4272">
        <w:t xml:space="preserve"> tra vulnerabilità e </w:t>
      </w:r>
      <w:proofErr w:type="spellStart"/>
      <w:r w:rsidR="00FC4272">
        <w:t>attack</w:t>
      </w:r>
      <w:proofErr w:type="spellEnd"/>
      <w:r w:rsidR="00FC4272">
        <w:t xml:space="preserve"> patterns </w:t>
      </w:r>
      <w:r w:rsidR="00CE743F">
        <w:t>MITRE</w:t>
      </w:r>
      <w:r>
        <w:t>.</w:t>
      </w:r>
    </w:p>
    <w:p w14:paraId="25CE1C5D" w14:textId="75206196" w:rsidR="002A4CA3" w:rsidRDefault="002955F9" w:rsidP="00A329E5">
      <w:pPr>
        <w:pStyle w:val="Titolo3"/>
      </w:pPr>
      <w:bookmarkStart w:id="107" w:name="_Toc170557783"/>
      <w:r>
        <w:t xml:space="preserve">Altri metodi di relazione tra Vulnerabilità e </w:t>
      </w:r>
      <w:proofErr w:type="spellStart"/>
      <w:r>
        <w:t>TTPs</w:t>
      </w:r>
      <w:bookmarkEnd w:id="107"/>
      <w:proofErr w:type="spellEnd"/>
    </w:p>
    <w:p w14:paraId="2B40D3CA" w14:textId="5343716F" w:rsidR="002955F9" w:rsidRDefault="002955F9" w:rsidP="00A329E5">
      <w:r>
        <w:t xml:space="preserve">Molteplici sono gli studi che hanno cercato di trovare una soluzione nel colmare il divario tra l’ambito delle </w:t>
      </w:r>
      <w:proofErr w:type="spellStart"/>
      <w:r>
        <w:t>TTPs</w:t>
      </w:r>
      <w:proofErr w:type="spellEnd"/>
      <w:r>
        <w:t xml:space="preserve"> e que</w:t>
      </w:r>
      <w:r w:rsidR="004972D0">
        <w:t>l</w:t>
      </w:r>
      <w:r>
        <w:t>lo delle vulnerabilità.</w:t>
      </w:r>
    </w:p>
    <w:p w14:paraId="7109B237" w14:textId="6EBDFE61" w:rsidR="002955F9" w:rsidRDefault="004972D0" w:rsidP="00A329E5">
      <w:r>
        <w:t>Di seguito vengono presentati i più</w:t>
      </w:r>
      <w:r w:rsidR="002955F9">
        <w:t xml:space="preserve"> recenti studi degni di nota nel contesto descritto</w:t>
      </w:r>
      <w:r>
        <w:t>.</w:t>
      </w:r>
    </w:p>
    <w:p w14:paraId="09D4CEFF" w14:textId="379AD00A" w:rsidR="00FC4272" w:rsidRPr="007F4FDC" w:rsidRDefault="00FC4272" w:rsidP="00FC4272">
      <w:pPr>
        <w:pStyle w:val="Titolo4"/>
        <w:rPr>
          <w:lang w:val="en-US"/>
        </w:rPr>
      </w:pPr>
      <w:r w:rsidRPr="007F4FDC">
        <w:rPr>
          <w:lang w:val="en-US"/>
        </w:rPr>
        <w:t>Mapping CVEs and ATT&amp;CK Framework TTPs: An Empirical Approach</w:t>
      </w:r>
    </w:p>
    <w:p w14:paraId="193A6A25" w14:textId="3125AB9B" w:rsidR="004A1431" w:rsidRDefault="004A1431" w:rsidP="00A85B6B">
      <w:r>
        <w:t xml:space="preserve">Un approccio empirico [16] per mappare le CVE con gli </w:t>
      </w:r>
      <w:proofErr w:type="spellStart"/>
      <w:r>
        <w:t>attack</w:t>
      </w:r>
      <w:proofErr w:type="spellEnd"/>
      <w:r>
        <w:t xml:space="preserve"> patterns del framework ATT&amp;CK si basa sulla natura relazionale che vi è tra queste informazioni. </w:t>
      </w:r>
    </w:p>
    <w:p w14:paraId="1132B81E" w14:textId="77D0608E" w:rsidR="004A1431" w:rsidRDefault="004A1431" w:rsidP="00A85B6B">
      <w:r>
        <w:t xml:space="preserve">Come descritto precedentemente una CVE è correlata a zero, una o più </w:t>
      </w:r>
      <w:proofErr w:type="spellStart"/>
      <w:r>
        <w:t>CWEs</w:t>
      </w:r>
      <w:proofErr w:type="spellEnd"/>
      <w:r>
        <w:t xml:space="preserve">, a sua volta correlata a zero, uno o più </w:t>
      </w:r>
      <w:proofErr w:type="spellStart"/>
      <w:r>
        <w:t>CAPECs</w:t>
      </w:r>
      <w:proofErr w:type="spellEnd"/>
      <w:r>
        <w:t xml:space="preserve">, a sua volta correlata a zero, uno o più </w:t>
      </w:r>
      <w:proofErr w:type="spellStart"/>
      <w:r>
        <w:t>attack</w:t>
      </w:r>
      <w:proofErr w:type="spellEnd"/>
      <w:r>
        <w:t xml:space="preserve"> patterns </w:t>
      </w:r>
      <w:r w:rsidR="00CE743F">
        <w:t xml:space="preserve">del framework </w:t>
      </w:r>
      <w:r>
        <w:t>ATT&amp;CK. Ripercorrendo questa catena di relazioni è possibile quindi, data una determinata vulnerabilità CVE o CWE, ottenere la relazione di essa con il framework MITRE ATT&amp;CK (figura 2).</w:t>
      </w:r>
    </w:p>
    <w:p w14:paraId="0620C40C" w14:textId="745183EB" w:rsidR="00A145FF" w:rsidRPr="00A85B6B" w:rsidRDefault="00CE743F" w:rsidP="00A85B6B">
      <w:r>
        <w:t>Considerato che ATT&amp;CK si evolve molte velocemente ed</w:t>
      </w:r>
      <w:r w:rsidR="007E21BD">
        <w:t xml:space="preserve"> è nato</w:t>
      </w:r>
      <w:r>
        <w:t xml:space="preserve"> </w:t>
      </w:r>
      <w:r w:rsidR="007E21BD">
        <w:t xml:space="preserve">5 anni dopo il </w:t>
      </w:r>
      <w:r w:rsidR="00E02750">
        <w:t>catalogo</w:t>
      </w:r>
      <w:r w:rsidR="007E21BD">
        <w:t xml:space="preserve"> CAPEC, debuttato a sua volta anni dopo la </w:t>
      </w:r>
      <w:r w:rsidR="007E21BD">
        <w:lastRenderedPageBreak/>
        <w:t xml:space="preserve">nascita </w:t>
      </w:r>
      <w:r w:rsidR="00E02750">
        <w:t>del sistema delle</w:t>
      </w:r>
      <w:r w:rsidR="007E21BD">
        <w:t xml:space="preserve"> CWE, l</w:t>
      </w:r>
      <w:r w:rsidR="00A145FF">
        <w:t xml:space="preserve">o </w:t>
      </w:r>
      <w:r w:rsidR="00A145FF" w:rsidRPr="00A145FF">
        <w:rPr>
          <w:b/>
          <w:bCs/>
        </w:rPr>
        <w:t>svantaggio</w:t>
      </w:r>
      <w:r w:rsidR="00A145FF">
        <w:t xml:space="preserve"> del</w:t>
      </w:r>
      <w:r w:rsidR="007E21BD">
        <w:t>l’</w:t>
      </w:r>
      <w:r w:rsidR="00A145FF">
        <w:t xml:space="preserve">approccio </w:t>
      </w:r>
      <w:r w:rsidR="007E21BD">
        <w:t xml:space="preserve">presentato </w:t>
      </w:r>
      <w:r w:rsidR="00A145FF">
        <w:t xml:space="preserve">sta nel fatto che non sempre vi sono relazioni tra CVE e </w:t>
      </w:r>
      <w:proofErr w:type="spellStart"/>
      <w:r w:rsidR="00A145FF">
        <w:t>CWE</w:t>
      </w:r>
      <w:r w:rsidR="00514486">
        <w:t>s</w:t>
      </w:r>
      <w:proofErr w:type="spellEnd"/>
      <w:r w:rsidR="00A145FF">
        <w:t>,</w:t>
      </w:r>
      <w:r w:rsidR="007E21BD">
        <w:t xml:space="preserve"> tra</w:t>
      </w:r>
      <w:r w:rsidR="00A145FF">
        <w:t xml:space="preserve"> CWE e </w:t>
      </w:r>
      <w:proofErr w:type="spellStart"/>
      <w:r w:rsidR="00A145FF">
        <w:t>CAPEC</w:t>
      </w:r>
      <w:r w:rsidR="00514486">
        <w:t>s</w:t>
      </w:r>
      <w:proofErr w:type="spellEnd"/>
      <w:r w:rsidR="00A145FF">
        <w:t xml:space="preserve"> o tra CAPEC e MITRE </w:t>
      </w:r>
      <w:proofErr w:type="spellStart"/>
      <w:r w:rsidR="00A145FF">
        <w:t>TTPs</w:t>
      </w:r>
      <w:proofErr w:type="spellEnd"/>
      <w:r w:rsidR="00A145FF">
        <w:t xml:space="preserve">, quindi non è sempre possibile ottenere la relazione finale tra vulnerabilità e MITRE </w:t>
      </w:r>
      <w:proofErr w:type="spellStart"/>
      <w:r w:rsidR="00A145FF">
        <w:t>TTPs</w:t>
      </w:r>
      <w:proofErr w:type="spellEnd"/>
      <w:r w:rsidR="00A145FF">
        <w:t>.</w:t>
      </w:r>
    </w:p>
    <w:p w14:paraId="4CE94CD1" w14:textId="5BB17D41" w:rsidR="005A31C0" w:rsidRPr="00213643" w:rsidRDefault="005A31C0" w:rsidP="00A329E5">
      <w:pPr>
        <w:pStyle w:val="Titolo4"/>
        <w:rPr>
          <w:lang w:val="en-US"/>
        </w:rPr>
      </w:pPr>
      <w:r w:rsidRPr="00213643">
        <w:rPr>
          <w:lang w:val="en-US"/>
        </w:rPr>
        <w:t>SMET - Semantic Mapping of CVE to ATT&amp;CK and its Application to Cyber Security</w:t>
      </w:r>
    </w:p>
    <w:p w14:paraId="30F7E0BA" w14:textId="2CB98705" w:rsidR="00176EEF" w:rsidRDefault="005A31C0" w:rsidP="00A329E5">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proofErr w:type="spellStart"/>
      <w:r w:rsidR="00A539FA" w:rsidRPr="009E2DF0">
        <w:rPr>
          <w:b/>
          <w:bCs/>
        </w:rPr>
        <w:t>sentence</w:t>
      </w:r>
      <w:proofErr w:type="spellEnd"/>
      <w:r w:rsidR="00A539FA" w:rsidRPr="009E2DF0">
        <w:rPr>
          <w:b/>
          <w:bCs/>
        </w:rPr>
        <w:t xml:space="preserve"> </w:t>
      </w:r>
      <w:proofErr w:type="spellStart"/>
      <w:r w:rsidR="00A539FA" w:rsidRPr="009E2DF0">
        <w:rPr>
          <w:b/>
          <w:bCs/>
        </w:rPr>
        <w:t>similarity</w:t>
      </w:r>
      <w:proofErr w:type="spellEnd"/>
      <w:r w:rsidR="00A539FA" w:rsidRPr="009E2DF0">
        <w:rPr>
          <w:b/>
          <w:bCs/>
        </w:rPr>
        <w:t xml:space="preserve"> model</w:t>
      </w:r>
      <w:r w:rsidR="00A539FA" w:rsidRPr="005F4790">
        <w:t>",</w:t>
      </w:r>
      <w:r w:rsidR="00A539FA">
        <w:t xml:space="preserve"> </w:t>
      </w:r>
      <w:r w:rsidR="008E07BE">
        <w:t xml:space="preserve">un modello di ML </w:t>
      </w:r>
      <w:r w:rsidR="00A539FA" w:rsidRPr="005F4790">
        <w:t>utilizzato nel campo dell'elaborazione del linguaggio 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1"/>
      </w:r>
      <w:r w:rsidR="00176EEF">
        <w:t xml:space="preserve">. </w:t>
      </w:r>
    </w:p>
    <w:p w14:paraId="5F44A368" w14:textId="64EE9C87" w:rsidR="00A539FA" w:rsidRDefault="00176EEF" w:rsidP="00A329E5">
      <w:r>
        <w:t xml:space="preserve">Il </w:t>
      </w:r>
      <w:r w:rsidR="00A539FA" w:rsidRPr="000B5CA8">
        <w:t>suo scopo è quello di trasformare descrizioni testuali complesse in rappresentazioni vettoriali</w:t>
      </w:r>
      <w:r w:rsidR="00A539FA">
        <w:t xml:space="preserve"> (detti vettori </w:t>
      </w:r>
      <w:proofErr w:type="spellStart"/>
      <w:r w:rsidR="00A539FA" w:rsidRPr="000B5CA8">
        <w:rPr>
          <w:b/>
          <w:bCs/>
        </w:rPr>
        <w:t>embedding</w:t>
      </w:r>
      <w:proofErr w:type="spellEnd"/>
      <w:r w:rsidR="00A539FA">
        <w:t xml:space="preserve">) </w:t>
      </w:r>
      <w:r w:rsidR="00A539FA" w:rsidRPr="000B5CA8">
        <w:t xml:space="preserve">che riflettano il significato semantico sottostante, facilitando così </w:t>
      </w:r>
      <w:r w:rsidR="00A539FA" w:rsidRPr="000B5CA8">
        <w:lastRenderedPageBreak/>
        <w:t>l'analisi delle strategie di attacco e migliorando la comprensione delle minacce</w:t>
      </w:r>
      <w:r w:rsidR="00A539FA">
        <w:t>.</w:t>
      </w:r>
    </w:p>
    <w:p w14:paraId="673DC68A" w14:textId="77777777" w:rsidR="00A539FA" w:rsidRDefault="00A539FA" w:rsidP="00A329E5">
      <w:r w:rsidRPr="000B5CA8">
        <w:t xml:space="preserve">I vettori </w:t>
      </w:r>
      <w:proofErr w:type="spellStart"/>
      <w:r w:rsidRPr="000B5CA8">
        <w:rPr>
          <w:b/>
          <w:bCs/>
        </w:rPr>
        <w:t>embedding</w:t>
      </w:r>
      <w:proofErr w:type="spellEnd"/>
      <w:r>
        <w:rPr>
          <w:b/>
          <w:bCs/>
        </w:rPr>
        <w:t xml:space="preserve"> </w:t>
      </w:r>
      <w:r>
        <w:t>[21]</w:t>
      </w:r>
      <w:r w:rsidRPr="000B5CA8">
        <w:t xml:space="preserve">, sono rappresentazioni numeriche ad alta </w:t>
      </w:r>
      <w:proofErr w:type="spellStart"/>
      <w:r w:rsidRPr="000B5CA8">
        <w:t>dimensionalità</w:t>
      </w:r>
      <w:proofErr w:type="spellEnd"/>
      <w:r w:rsidRPr="000B5CA8">
        <w:t xml:space="preserve"> di frasi o parole</w:t>
      </w:r>
      <w:r>
        <w:t>,</w:t>
      </w:r>
      <w:r w:rsidRPr="000B5CA8">
        <w:t xml:space="preserve"> catturano il contesto e il significato semantico delle entità linguistiche, trasformando il 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329E5">
      <w:r w:rsidRPr="00FB707D">
        <w:t xml:space="preserve">La </w:t>
      </w:r>
      <w:r w:rsidRPr="00FB707D">
        <w:rPr>
          <w:b/>
          <w:bCs/>
        </w:rPr>
        <w:t>similarità coseno</w:t>
      </w:r>
      <w:r w:rsidRPr="00FB707D">
        <w:t xml:space="preserve"> è una metrica utilizzata per misurare quanto due vettori </w:t>
      </w:r>
      <w:proofErr w:type="spellStart"/>
      <w:r w:rsidRPr="00FB707D">
        <w:t>embedding</w:t>
      </w:r>
      <w:proofErr w:type="spellEnd"/>
      <w:r w:rsidRPr="00FB707D">
        <w:t xml:space="preserve"> siano simili l'uno all'altro in termini di orientamento nello spazio vettoriale, ignorando la loro magnitudine</w:t>
      </w:r>
      <w:r>
        <w:rPr>
          <w:rStyle w:val="Rimandonotaapidipagina"/>
        </w:rPr>
        <w:footnoteReference w:id="12"/>
      </w:r>
      <w:r w:rsidRPr="00FB707D">
        <w:t>.</w:t>
      </w:r>
    </w:p>
    <w:p w14:paraId="560CF823" w14:textId="77777777" w:rsidR="00A539FA" w:rsidRDefault="00A539FA" w:rsidP="00A329E5">
      <w:r>
        <w:t>La formula per calcolare la similarità coseno tra due vettori A e B è</w:t>
      </w:r>
    </w:p>
    <w:p w14:paraId="4A982B15" w14:textId="77777777" w:rsidR="00A539FA" w:rsidRPr="00FB5EFD" w:rsidRDefault="00A539FA" w:rsidP="00A329E5">
      <m:oMathPara>
        <m:oMath>
          <m:r>
            <m:rPr>
              <m:sty m:val="p"/>
            </m:rPr>
            <w:rPr>
              <w:rFonts w:ascii="Cambria Math" w:hAnsi="Cambria Math"/>
            </w:rPr>
            <m:t xml:space="preserve">Similarità Coseno =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4AB9B2B3" w14:textId="77777777" w:rsidR="00A539FA" w:rsidRPr="00FB5EFD" w:rsidRDefault="00A539FA" w:rsidP="00A329E5">
      <w:r w:rsidRPr="00FB5EFD">
        <w:t>Dove:</w:t>
      </w:r>
    </w:p>
    <w:p w14:paraId="51095059" w14:textId="77777777" w:rsidR="00A539FA" w:rsidRPr="00FB5EFD" w:rsidRDefault="00A539FA" w:rsidP="00A329E5">
      <w:pPr>
        <w:pStyle w:val="Paragrafoelenco"/>
        <w:numPr>
          <w:ilvl w:val="0"/>
          <w:numId w:val="15"/>
        </w:numPr>
        <w:rPr>
          <w:b/>
          <w:bCs/>
        </w:rPr>
      </w:pPr>
      <m:oMath>
        <m:r>
          <w:rPr>
            <w:rFonts w:ascii="Cambria Math" w:hAnsi="Cambria Math"/>
          </w:rPr>
          <m:t>A∙B</m:t>
        </m:r>
      </m:oMath>
      <w:r w:rsidRPr="00FB5EFD">
        <w:t xml:space="preserve"> rappresenta il prodotto scalare dei vettori A e B</w:t>
      </w:r>
    </w:p>
    <w:p w14:paraId="6D5C3F92" w14:textId="77777777" w:rsidR="00A539FA" w:rsidRDefault="00A539FA" w:rsidP="00A329E5">
      <w:pPr>
        <w:pStyle w:val="Paragrafoelenco"/>
        <w:numPr>
          <w:ilvl w:val="0"/>
          <w:numId w:val="15"/>
        </w:numPr>
      </w:pPr>
      <m:oMath>
        <m:r>
          <w:rPr>
            <w:rFonts w:ascii="Cambria Math" w:hAnsi="Cambria Math"/>
          </w:rPr>
          <w:lastRenderedPageBreak/>
          <m:t>∥A∥∙∥B∥</m:t>
        </m:r>
      </m:oMath>
      <w:r w:rsidRPr="00FB5EFD">
        <w:t xml:space="preserve"> sono le magnitudini dei vettori A e B, calcolate come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rsidRPr="00FB5EFD">
        <w:t xml:space="preserve"> 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oMath>
      <w:r w:rsidRPr="00FB5EFD">
        <w:t xml:space="preserve"> rispettivamente dove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FB5EFD">
        <w:t xml:space="preserve"> 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FB5EFD">
        <w:t xml:space="preserve">  sono gli elementi dei vettori A e B</w:t>
      </w:r>
    </w:p>
    <w:p w14:paraId="06FFAAB2" w14:textId="77777777" w:rsidR="00A539FA" w:rsidRPr="00FB5EFD" w:rsidRDefault="00A539FA" w:rsidP="00A329E5">
      <w:r w:rsidRPr="00FB5EFD">
        <w:t>Il risultato della similarità coseno varia tra -1 e 1, dove:</w:t>
      </w:r>
    </w:p>
    <w:p w14:paraId="19441C73" w14:textId="02B8014B" w:rsidR="00A539FA" w:rsidRPr="00FB5EFD" w:rsidRDefault="00A539FA" w:rsidP="00A329E5">
      <w:pPr>
        <w:pStyle w:val="Paragrafoelenco"/>
        <w:numPr>
          <w:ilvl w:val="0"/>
          <w:numId w:val="15"/>
        </w:numPr>
      </w:pPr>
      <w:r w:rsidRPr="00FB5EFD">
        <w:t xml:space="preserve">1 indica che </w:t>
      </w:r>
      <w:r w:rsidR="00514486">
        <w:t xml:space="preserve"> </w:t>
      </w:r>
      <w:r w:rsidRPr="00FB5EFD">
        <w:t>i due vettori sono direzionati esattamente nella stessa direzione,</w:t>
      </w:r>
    </w:p>
    <w:p w14:paraId="65041A94" w14:textId="77777777" w:rsidR="00A539FA" w:rsidRPr="00FB5EFD" w:rsidRDefault="00A539FA" w:rsidP="00A329E5">
      <w:pPr>
        <w:pStyle w:val="Paragrafoelenco"/>
        <w:numPr>
          <w:ilvl w:val="0"/>
          <w:numId w:val="15"/>
        </w:numPr>
      </w:pPr>
      <w:r w:rsidRPr="00FB5EFD">
        <w:t>0 indica che i vettori sono ortogonali (angolo di 90 gradi, indicando indipendenza o nessuna similarità),</w:t>
      </w:r>
    </w:p>
    <w:p w14:paraId="697C7F72" w14:textId="77777777" w:rsidR="00A539FA" w:rsidRPr="00FB5EFD" w:rsidRDefault="00A539FA" w:rsidP="00A329E5">
      <w:pPr>
        <w:pStyle w:val="Paragrafoelenco"/>
        <w:numPr>
          <w:ilvl w:val="0"/>
          <w:numId w:val="15"/>
        </w:numPr>
      </w:pPr>
      <w:r w:rsidRPr="00FB5EFD">
        <w:t>-1 indica che i vettori sono direzionati esattamente in direzioni opposte.</w:t>
      </w:r>
    </w:p>
    <w:p w14:paraId="683236E4" w14:textId="77777777" w:rsidR="00A539FA" w:rsidRDefault="00A539FA" w:rsidP="00A329E5">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E02750">
      <w:pPr>
        <w:jc w:val="center"/>
      </w:pPr>
      <w:r>
        <w:rPr>
          <w:noProof/>
        </w:rPr>
        <w:drawing>
          <wp:inline distT="0" distB="0" distL="0" distR="0" wp14:anchorId="61C29205" wp14:editId="0068C035">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6F25AA0C" w:rsidR="00A539FA" w:rsidRDefault="00A539FA" w:rsidP="00E02750">
      <w:pPr>
        <w:jc w:val="center"/>
      </w:pPr>
      <w:r w:rsidRPr="00DE45D9">
        <w:t xml:space="preserve">Figura 5: rappresentazione grafica della similarità </w:t>
      </w:r>
      <w:r>
        <w:t xml:space="preserve">coseno </w:t>
      </w:r>
      <w:r w:rsidRPr="00DE45D9">
        <w:t>tra due</w:t>
      </w:r>
      <w:r w:rsidR="00E73CE4">
        <w:t xml:space="preserve"> </w:t>
      </w:r>
      <w:r w:rsidRPr="00DE45D9">
        <w:t>vettori</w:t>
      </w:r>
    </w:p>
    <w:p w14:paraId="16C6B90E" w14:textId="70AC09E9" w:rsidR="00A539FA" w:rsidRDefault="00A539FA" w:rsidP="00A329E5">
      <w:r>
        <w:t xml:space="preserve">Il modello in questione però è addestrato solo su un </w:t>
      </w:r>
      <w:r w:rsidRPr="00B86D72">
        <w:rPr>
          <w:b/>
          <w:bCs/>
        </w:rPr>
        <w:t>dataset</w:t>
      </w:r>
      <w:r>
        <w:t xml:space="preserve"> </w:t>
      </w:r>
      <w:r w:rsidRPr="00B86D72">
        <w:rPr>
          <w:b/>
          <w:bCs/>
        </w:rPr>
        <w:t>ridotto</w:t>
      </w:r>
      <w:r>
        <w:t xml:space="preserve"> di </w:t>
      </w:r>
      <w:proofErr w:type="spellStart"/>
      <w:r>
        <w:t>TTPs</w:t>
      </w:r>
      <w:proofErr w:type="spellEnd"/>
      <w:r>
        <w:t xml:space="preserve"> del framework </w:t>
      </w:r>
      <w:r w:rsidRPr="00B86D72">
        <w:rPr>
          <w:b/>
          <w:bCs/>
        </w:rPr>
        <w:t>ATT&amp;CK</w:t>
      </w:r>
      <w:r>
        <w:t xml:space="preserve"> e nessuna del framework ATLAS,</w:t>
      </w:r>
      <w:r w:rsidR="00B86D72">
        <w:t xml:space="preserve"> inoltre vari test di studi</w:t>
      </w:r>
      <w:r w:rsidR="00E02750">
        <w:t xml:space="preserve"> [30]</w:t>
      </w:r>
      <w:r w:rsidR="00B86D72">
        <w:t xml:space="preserve"> differenti dimostrano come questo LLM sia particolarmente </w:t>
      </w:r>
      <w:r w:rsidR="00E02750">
        <w:t>impreciso</w:t>
      </w:r>
      <w:r w:rsidR="00B86D72">
        <w:t xml:space="preserve"> quando </w:t>
      </w:r>
      <w:r w:rsidR="00B204D2">
        <w:t xml:space="preserve">gli si danno in </w:t>
      </w:r>
      <w:r w:rsidR="00B204D2">
        <w:lastRenderedPageBreak/>
        <w:t>input descrizioni come quelle dei noti APT,</w:t>
      </w:r>
      <w:r w:rsidR="007E3098">
        <w:t xml:space="preserve"> </w:t>
      </w:r>
      <w:r>
        <w:t>essendo così limitato non può essere utilizzato nello sviluppo di questo applicativo.</w:t>
      </w:r>
    </w:p>
    <w:p w14:paraId="116C93E1" w14:textId="55114F12" w:rsidR="00D2551D" w:rsidRPr="00213643" w:rsidRDefault="005B2D81" w:rsidP="00A329E5">
      <w:pPr>
        <w:pStyle w:val="Titolo4"/>
        <w:rPr>
          <w:lang w:val="en-US"/>
        </w:rPr>
      </w:pPr>
      <w:r w:rsidRPr="00213643">
        <w:rPr>
          <w:lang w:val="en-US"/>
        </w:rPr>
        <w:t>TRAM - Threat Report ATT&amp;CK Mapper</w:t>
      </w:r>
    </w:p>
    <w:p w14:paraId="429C66E5" w14:textId="37ABDEA4" w:rsidR="00D2551D" w:rsidRPr="00D2551D" w:rsidRDefault="00D2551D" w:rsidP="00A329E5">
      <w:pPr>
        <w:rPr>
          <w:b/>
          <w:spacing w:val="0"/>
        </w:rPr>
      </w:pPr>
      <w:r w:rsidRPr="00B204D2">
        <w:rPr>
          <w:b/>
          <w:bCs/>
        </w:rPr>
        <w:t>TRAM</w:t>
      </w:r>
      <w:r w:rsidRPr="00D2551D">
        <w:t xml:space="preserve"> (</w:t>
      </w:r>
      <w:proofErr w:type="spellStart"/>
      <w:r w:rsidRPr="00D2551D">
        <w:t>Threat</w:t>
      </w:r>
      <w:proofErr w:type="spellEnd"/>
      <w:r w:rsidRPr="00D2551D">
        <w:t xml:space="preserve"> Report ATT&amp;CK Mapper)</w:t>
      </w:r>
      <w:r w:rsidR="00BF0DB8">
        <w:t xml:space="preserve"> [25]</w:t>
      </w:r>
      <w:r w:rsidRPr="00D2551D">
        <w:t xml:space="preserve">, sviluppato da MITRE </w:t>
      </w:r>
      <w:proofErr w:type="spellStart"/>
      <w:r w:rsidRPr="00D2551D">
        <w:t>Engenuity</w:t>
      </w:r>
      <w:proofErr w:type="spellEnd"/>
      <w:r w:rsidRPr="00D2551D">
        <w:t xml:space="preserve">, è uno strumento che mira a individuare le relazioni tra un report testuale proveniente dalla community CTI e le </w:t>
      </w:r>
      <w:proofErr w:type="spellStart"/>
      <w:r w:rsidRPr="00D2551D">
        <w:t>TTPs</w:t>
      </w:r>
      <w:proofErr w:type="spellEnd"/>
      <w:r w:rsidRPr="00D2551D">
        <w:t xml:space="preserve"> (</w:t>
      </w:r>
      <w:proofErr w:type="spellStart"/>
      <w:r w:rsidRPr="00D2551D">
        <w:t>Tactics</w:t>
      </w:r>
      <w:proofErr w:type="spellEnd"/>
      <w:r w:rsidRPr="00D2551D">
        <w:t xml:space="preserve">, Techniques, and </w:t>
      </w:r>
      <w:proofErr w:type="spellStart"/>
      <w:r w:rsidRPr="00D2551D">
        <w:t>Procedures</w:t>
      </w:r>
      <w:proofErr w:type="spellEnd"/>
      <w:r w:rsidRPr="00D2551D">
        <w:t xml:space="preserve">) del framework MITRE ATT&amp;CK. Utilizzando un modello di machine learning basato su BERT e un modello di </w:t>
      </w:r>
      <w:r w:rsidR="00BF0DB8">
        <w:t>R</w:t>
      </w:r>
      <w:r w:rsidRPr="00D2551D">
        <w:t xml:space="preserve">egressione </w:t>
      </w:r>
      <w:r w:rsidR="00BF0DB8">
        <w:t>L</w:t>
      </w:r>
      <w:r w:rsidRPr="00D2551D">
        <w:t>ogistica</w:t>
      </w:r>
      <w:r w:rsidR="00BF0DB8">
        <w:rPr>
          <w:rStyle w:val="Rimandonotaapidipagina"/>
        </w:rPr>
        <w:footnoteReference w:id="13"/>
      </w:r>
      <w:r w:rsidRPr="00D2551D">
        <w:t xml:space="preserve">. Tuttavia, sebbene lo strumento sembri essere pratico, attualmente non offre un'API pronta per la produzione, limitando la sua integrazione diretta con altri sistemi machine-to-machine. Anche se è possibile bypassare questa limitazione utilizzando tecniche di web </w:t>
      </w:r>
      <w:proofErr w:type="spellStart"/>
      <w:r w:rsidRPr="00D2551D">
        <w:t>scraping</w:t>
      </w:r>
      <w:proofErr w:type="spellEnd"/>
      <w:r w:rsidR="00E02750">
        <w:t xml:space="preserve"> o ricreazione dei metodi di accesso alle informazioni finali</w:t>
      </w:r>
      <w:r w:rsidRPr="00D2551D">
        <w:t>, va notato che TRAM si basa su modelli di machine learning addestrati su</w:t>
      </w:r>
      <w:r>
        <w:t xml:space="preserve"> report</w:t>
      </w:r>
      <w:r w:rsidRPr="00D2551D">
        <w:t xml:space="preserve"> provenienti esclusivamente dalla</w:t>
      </w:r>
      <w:r w:rsidR="00B204D2">
        <w:t xml:space="preserve"> </w:t>
      </w:r>
      <w:r w:rsidR="00B204D2" w:rsidRPr="00D2551D">
        <w:t>CTI</w:t>
      </w:r>
      <w:r w:rsidRPr="00D2551D">
        <w:t xml:space="preserve"> community</w:t>
      </w:r>
      <w:r w:rsidR="00B204D2">
        <w:t>, d</w:t>
      </w:r>
      <w:r w:rsidRPr="00D2551D">
        <w:t xml:space="preserve">i conseguenza, non è in grado di </w:t>
      </w:r>
      <w:r>
        <w:t>analizzare</w:t>
      </w:r>
      <w:r w:rsidRPr="00D2551D">
        <w:t xml:space="preserve"> descrizioni relative a </w:t>
      </w:r>
      <w:r w:rsidRPr="00D2551D">
        <w:lastRenderedPageBreak/>
        <w:t>CVE</w:t>
      </w:r>
      <w:r w:rsidR="00B86D72">
        <w:t>, che risultano molto specifiche al software a cui si rivolgono</w:t>
      </w:r>
      <w:r w:rsidRPr="00D2551D">
        <w:t>, come invece richiesto nello studio in questione.</w:t>
      </w:r>
    </w:p>
    <w:p w14:paraId="59D7680C" w14:textId="783A75F5" w:rsidR="001B7EEE" w:rsidRPr="00213643" w:rsidRDefault="001B7EEE" w:rsidP="00A329E5">
      <w:pPr>
        <w:pStyle w:val="Titolo4"/>
        <w:rPr>
          <w:lang w:val="en-US"/>
        </w:rPr>
      </w:pPr>
      <w:r w:rsidRPr="00213643">
        <w:rPr>
          <w:lang w:val="en-US"/>
        </w:rPr>
        <w:t>Threat action extraction using information retrieval</w:t>
      </w:r>
    </w:p>
    <w:p w14:paraId="019F15F1" w14:textId="1180E379" w:rsidR="001B7EEE" w:rsidRDefault="000E0DCA" w:rsidP="00A329E5">
      <w:r>
        <w:t xml:space="preserve">In un altro studio </w:t>
      </w:r>
      <w:r w:rsidR="001B7EEE">
        <w:t>[</w:t>
      </w:r>
      <w:r w:rsidR="004972D0">
        <w:t>2</w:t>
      </w:r>
      <w:r w:rsidR="007A54C8">
        <w:t>8</w:t>
      </w:r>
      <w:r w:rsidR="001B7EEE">
        <w:t xml:space="preserve">] </w:t>
      </w:r>
      <w:r>
        <w:t>è stato</w:t>
      </w:r>
      <w:r w:rsidR="001B7EEE">
        <w:t xml:space="preserve"> proposto un modello</w:t>
      </w:r>
      <w:r w:rsidR="008D1ED7">
        <w:t xml:space="preserve"> denominat</w:t>
      </w:r>
      <w:r w:rsidR="00E02750">
        <w:t>o</w:t>
      </w:r>
      <w:r w:rsidR="008D1ED7">
        <w:t xml:space="preserve"> </w:t>
      </w:r>
      <w:proofErr w:type="spellStart"/>
      <w:r w:rsidR="008D1ED7" w:rsidRPr="00E02750">
        <w:rPr>
          <w:b/>
          <w:bCs/>
        </w:rPr>
        <w:t>SecureBERT</w:t>
      </w:r>
      <w:proofErr w:type="spellEnd"/>
      <w:r w:rsidR="001B7EEE">
        <w:t xml:space="preserve"> per estrarre azioni di minaccia utilizzando tecniche di recupero delle informazioni. Per catturare le azioni di minaccia, questo studio utilizza vettori di parole, algoritmi di tagging e di filtraggio. La soluzione proposta genera automaticamente una lista di azioni di minaccia come base dell'ontologia, impiega una tecnica di estrazione</w:t>
      </w:r>
      <w:r w:rsidR="00B35329">
        <w:t xml:space="preserve"> delle minacce</w:t>
      </w:r>
      <w:r w:rsidR="001B7EEE">
        <w:t xml:space="preserve"> in due fasi e utilizza modelli di vettori di parole per l'estrazione di queste azioni.</w:t>
      </w:r>
      <w:r w:rsidR="00B35329">
        <w:t xml:space="preserve"> Tuttavia, q</w:t>
      </w:r>
      <w:r w:rsidR="001B7EEE">
        <w:t>uesto lavoro etichetta i token in una frase con le loro categorie grammaticali utilizzando il part-of-speech tagging, ma non mantiene i legami grammaticali tra di essi, risultando</w:t>
      </w:r>
      <w:r w:rsidR="00B204D2">
        <w:t xml:space="preserve"> quindi una</w:t>
      </w:r>
      <w:r w:rsidR="001B7EEE">
        <w:t xml:space="preserve"> semantica limitata </w:t>
      </w:r>
      <w:r w:rsidR="008D1ED7">
        <w:t>e</w:t>
      </w:r>
      <w:r w:rsidR="001B7EEE">
        <w:t xml:space="preserve"> poco utile per collegare i testi di cybersicurezza</w:t>
      </w:r>
      <w:r w:rsidR="00B204D2">
        <w:t xml:space="preserve"> molto complessi e prolissi</w:t>
      </w:r>
      <w:r w:rsidR="001B7EEE">
        <w:t>.</w:t>
      </w:r>
    </w:p>
    <w:p w14:paraId="0D33B655" w14:textId="47D6A80B" w:rsidR="00B204D2" w:rsidRPr="00213643" w:rsidRDefault="00B204D2" w:rsidP="00B204D2">
      <w:pPr>
        <w:pStyle w:val="Titolo4"/>
        <w:rPr>
          <w:lang w:val="en-US"/>
        </w:rPr>
      </w:pPr>
      <w:proofErr w:type="spellStart"/>
      <w:r w:rsidRPr="00213643">
        <w:rPr>
          <w:bCs/>
          <w:lang w:val="en-US"/>
        </w:rPr>
        <w:t>TTPpredictor</w:t>
      </w:r>
      <w:proofErr w:type="spellEnd"/>
      <w:r w:rsidRPr="00213643">
        <w:rPr>
          <w:lang w:val="en-US"/>
        </w:rPr>
        <w:t xml:space="preserve"> - CVE-driven attack technique prediction with semantic information extraction and a domain-specific language model</w:t>
      </w:r>
    </w:p>
    <w:p w14:paraId="13E6848B" w14:textId="0D9A073E" w:rsidR="00B204D2" w:rsidRDefault="00B204D2" w:rsidP="00B204D2">
      <w:r>
        <w:t xml:space="preserve">Nello studio in quesitone </w:t>
      </w:r>
      <w:r w:rsidRPr="001B7EEE">
        <w:t>[2</w:t>
      </w:r>
      <w:r>
        <w:t>6</w:t>
      </w:r>
      <w:r w:rsidRPr="001B7EEE">
        <w:t>]</w:t>
      </w:r>
      <w:r>
        <w:t xml:space="preserve"> è stato migliorato il modello</w:t>
      </w:r>
      <w:r w:rsidR="00E02750">
        <w:t xml:space="preserve"> </w:t>
      </w:r>
      <w:r>
        <w:t xml:space="preserve">precedentemente creato dai medesimi autori denominato </w:t>
      </w:r>
      <w:proofErr w:type="spellStart"/>
      <w:r>
        <w:lastRenderedPageBreak/>
        <w:t>SecureBERT</w:t>
      </w:r>
      <w:proofErr w:type="spellEnd"/>
      <w:r>
        <w:t xml:space="preserve"> (modello basato su BERT che utilizza il SRL</w:t>
      </w:r>
      <w:r>
        <w:rPr>
          <w:rStyle w:val="Rimandonotaapidipagina"/>
          <w:bCs/>
        </w:rPr>
        <w:footnoteReference w:id="14"/>
      </w:r>
      <w:r>
        <w:t xml:space="preserve">) [27], con il nuovo nome di </w:t>
      </w:r>
      <w:proofErr w:type="spellStart"/>
      <w:r w:rsidRPr="007E3098">
        <w:rPr>
          <w:b/>
        </w:rPr>
        <w:t>TTPpredictor</w:t>
      </w:r>
      <w:proofErr w:type="spellEnd"/>
      <w:r>
        <w:t xml:space="preserve">. </w:t>
      </w:r>
    </w:p>
    <w:p w14:paraId="0D777BAD" w14:textId="77777777" w:rsidR="00B204D2" w:rsidRDefault="00B204D2" w:rsidP="00B204D2">
      <w:r>
        <w:t>Gli autori affermano di aver ottenuto un’</w:t>
      </w:r>
      <w:proofErr w:type="spellStart"/>
      <w:r>
        <w:t>accurancy</w:t>
      </w:r>
      <w:proofErr w:type="spellEnd"/>
      <w:r>
        <w:rPr>
          <w:rStyle w:val="Rimandonotaapidipagina"/>
          <w:bCs/>
        </w:rPr>
        <w:footnoteReference w:id="15"/>
      </w:r>
      <w:r>
        <w:t xml:space="preserve"> di circa il 98% e un F1-score tra il 95% e 98%.</w:t>
      </w:r>
    </w:p>
    <w:p w14:paraId="3BD051A6" w14:textId="77777777" w:rsidR="00B204D2" w:rsidRPr="007E3098" w:rsidRDefault="00B204D2" w:rsidP="00B204D2">
      <w:r w:rsidRPr="007E3098">
        <w:t xml:space="preserve">Tuttavia, nonostante l'efficacia di </w:t>
      </w:r>
      <w:proofErr w:type="spellStart"/>
      <w:r w:rsidRPr="007E3098">
        <w:t>TTPpredictor</w:t>
      </w:r>
      <w:proofErr w:type="spellEnd"/>
      <w:r w:rsidRPr="007E3098">
        <w:t xml:space="preserve">, questo strumento </w:t>
      </w:r>
      <w:r>
        <w:t xml:space="preserve">non può essere utilizzato </w:t>
      </w:r>
      <w:r w:rsidRPr="007E3098">
        <w:t xml:space="preserve">per lo studio in questione, poiché non considera le CWE e le </w:t>
      </w:r>
      <w:proofErr w:type="spellStart"/>
      <w:r w:rsidRPr="007E3098">
        <w:t>TTP</w:t>
      </w:r>
      <w:r>
        <w:t>s</w:t>
      </w:r>
      <w:proofErr w:type="spellEnd"/>
      <w:r w:rsidRPr="007E3098">
        <w:t xml:space="preserve"> della matrice ATLAS</w:t>
      </w:r>
      <w:r>
        <w:t>, tantomeno potrà essere testato visto che non sembra essere</w:t>
      </w:r>
      <w:r>
        <w:rPr>
          <w:rStyle w:val="Rimandonotaapidipagina"/>
          <w:bCs/>
        </w:rPr>
        <w:footnoteReference w:id="16"/>
      </w:r>
      <w:r>
        <w:t xml:space="preserve"> di pubblico dominio</w:t>
      </w:r>
      <w:r w:rsidRPr="007E3098">
        <w:t>.</w:t>
      </w:r>
    </w:p>
    <w:p w14:paraId="240ED36C" w14:textId="77777777" w:rsidR="00B204D2" w:rsidRDefault="00B204D2" w:rsidP="00A329E5"/>
    <w:p w14:paraId="4F1961B1" w14:textId="7B26553E" w:rsidR="001B7EEE" w:rsidRPr="00213643" w:rsidRDefault="004972D0" w:rsidP="00A329E5">
      <w:pPr>
        <w:pStyle w:val="Titolo4"/>
        <w:rPr>
          <w:lang w:val="en-US"/>
        </w:rPr>
      </w:pPr>
      <w:proofErr w:type="spellStart"/>
      <w:r w:rsidRPr="00213643">
        <w:rPr>
          <w:lang w:val="en-US"/>
        </w:rPr>
        <w:lastRenderedPageBreak/>
        <w:t>ExAction</w:t>
      </w:r>
      <w:proofErr w:type="spellEnd"/>
      <w:r w:rsidRPr="00213643">
        <w:rPr>
          <w:lang w:val="en-US"/>
        </w:rPr>
        <w:t xml:space="preserve">: </w:t>
      </w:r>
      <w:r w:rsidR="001B7EEE" w:rsidRPr="00213643">
        <w:rPr>
          <w:lang w:val="en-US"/>
        </w:rPr>
        <w:t>Automatically extracting threat actions from cyber threat intelligence report based on multimodal learning</w:t>
      </w:r>
    </w:p>
    <w:p w14:paraId="1BC5A469" w14:textId="46A1BA9D" w:rsidR="001B7EEE" w:rsidRDefault="000E0DCA" w:rsidP="00A329E5">
      <w:r>
        <w:t xml:space="preserve">In questo paper </w:t>
      </w:r>
      <w:r w:rsidR="001B7EEE">
        <w:t>[</w:t>
      </w:r>
      <w:r w:rsidR="004972D0">
        <w:t>2</w:t>
      </w:r>
      <w:r w:rsidR="007A54C8">
        <w:t>9</w:t>
      </w:r>
      <w:r w:rsidR="001B7EEE">
        <w:t xml:space="preserve">], gli autori presentano un meccanismo per estrarre automaticamente azioni di minaccia dai rapporti APT e produrre </w:t>
      </w:r>
      <w:proofErr w:type="spellStart"/>
      <w:r w:rsidR="001B7EEE">
        <w:t>TTP</w:t>
      </w:r>
      <w:r w:rsidR="00B204D2">
        <w:t>s</w:t>
      </w:r>
      <w:proofErr w:type="spellEnd"/>
      <w:r w:rsidR="001B7EEE">
        <w:t>.</w:t>
      </w:r>
      <w:r w:rsidR="00E02750">
        <w:t xml:space="preserve"> Vengono estratte le azioni di minaccia</w:t>
      </w:r>
      <w:r w:rsidR="001B7EEE">
        <w:t xml:space="preserve"> dai rapporti APT utilizzando un estrattore basato su BERT-</w:t>
      </w:r>
      <w:proofErr w:type="spellStart"/>
      <w:r w:rsidR="001B7EEE">
        <w:t>BiLSTM</w:t>
      </w:r>
      <w:proofErr w:type="spellEnd"/>
      <w:r w:rsidR="001B7EEE">
        <w:t>-CRF</w:t>
      </w:r>
      <w:r w:rsidR="00B204D2">
        <w:t>.</w:t>
      </w:r>
      <w:r w:rsidR="001B7EEE">
        <w:t xml:space="preserve"> </w:t>
      </w:r>
      <w:r w:rsidR="00B204D2">
        <w:t xml:space="preserve">Viene </w:t>
      </w:r>
      <w:r w:rsidR="00E02750">
        <w:t>usata</w:t>
      </w:r>
      <w:r w:rsidR="00B204D2">
        <w:t xml:space="preserve"> </w:t>
      </w:r>
      <w:r w:rsidR="001B7EEE">
        <w:t>una tecnica per estrarre relazioni tra entità, collegando le entità in modo contestuale e semantico</w:t>
      </w:r>
      <w:r w:rsidR="00B204D2">
        <w:t>, q</w:t>
      </w:r>
      <w:r w:rsidR="001B7EEE">
        <w:t>uesto approccio</w:t>
      </w:r>
      <w:r w:rsidR="00E02750">
        <w:t xml:space="preserve"> però</w:t>
      </w:r>
      <w:r w:rsidR="001B7EEE">
        <w:t xml:space="preserve"> ha capacità limitate di estrazione delle azioni a causa della sua eccessiva dipendenza dall'analisi semantica e del part-of-speech che non riesce a identificare </w:t>
      </w:r>
      <w:r w:rsidR="00B204D2">
        <w:t xml:space="preserve">correttamente i riferimenti </w:t>
      </w:r>
      <w:r w:rsidR="001B7EEE">
        <w:t>dei pronomi. Inoltre</w:t>
      </w:r>
      <w:r w:rsidR="00B204D2">
        <w:t xml:space="preserve"> questo studio </w:t>
      </w:r>
      <w:r w:rsidR="001B7EEE">
        <w:t>non si estende al collegamento delle informazioni sulle vulnerabilità e sulle minacce</w:t>
      </w:r>
      <w:r w:rsidR="00B204D2">
        <w:t>, risultando così inutilizzabile per la risoluzione dell’obbiettivo posto</w:t>
      </w:r>
      <w:r w:rsidR="001B7EEE">
        <w:t>.</w:t>
      </w:r>
    </w:p>
    <w:p w14:paraId="08411EAC" w14:textId="04F56701" w:rsidR="001B7EEE" w:rsidRPr="00213643" w:rsidRDefault="001B7EEE" w:rsidP="00A329E5">
      <w:pPr>
        <w:pStyle w:val="Titolo4"/>
        <w:rPr>
          <w:lang w:val="en-US"/>
        </w:rPr>
      </w:pPr>
      <w:r w:rsidRPr="00213643">
        <w:rPr>
          <w:lang w:val="en-US"/>
        </w:rPr>
        <w:t>Automated threat report classification over multi-source data</w:t>
      </w:r>
    </w:p>
    <w:p w14:paraId="45426DBF" w14:textId="1BCECC84" w:rsidR="001B7EEE" w:rsidRDefault="000E0DCA" w:rsidP="00A329E5">
      <w:r>
        <w:t>Altri ricercatori</w:t>
      </w:r>
      <w:r w:rsidR="001B7EEE">
        <w:t xml:space="preserve"> [</w:t>
      </w:r>
      <w:r w:rsidR="007A54C8">
        <w:t>30</w:t>
      </w:r>
      <w:r w:rsidR="001B7EEE">
        <w:t xml:space="preserve">]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w:t>
      </w:r>
      <w:r w:rsidR="001B7EEE">
        <w:lastRenderedPageBreak/>
        <w:t xml:space="preserve">formati di rapporti non standard sono le principali sfide che questo studio affronta utilizzando un approccio di correzione dei </w:t>
      </w:r>
      <w:proofErr w:type="spellStart"/>
      <w:r w:rsidR="001B7EEE">
        <w:t>bias</w:t>
      </w:r>
      <w:proofErr w:type="spellEnd"/>
      <w:r w:rsidR="001B7EEE">
        <w:t xml:space="preserve">. In questo lavoro, le descrizioni testuali dei </w:t>
      </w:r>
      <w:r w:rsidR="008D1ED7">
        <w:t>report vengono</w:t>
      </w:r>
      <w:r w:rsidR="001B7EEE">
        <w:t xml:space="preserve"> </w:t>
      </w:r>
      <w:proofErr w:type="spellStart"/>
      <w:r w:rsidR="001B7EEE">
        <w:t>tokenizzate</w:t>
      </w:r>
      <w:proofErr w:type="spellEnd"/>
      <w:r w:rsidR="001B7EEE">
        <w:t xml:space="preserve">, </w:t>
      </w:r>
      <w:r w:rsidR="008D1ED7">
        <w:t xml:space="preserve">viene calcolato </w:t>
      </w:r>
      <w:r w:rsidR="001B7EEE">
        <w:t xml:space="preserve">il punteggio TF-IDF per ogni parola e vengono applicati diversi meccanismi di correzione dei </w:t>
      </w:r>
      <w:proofErr w:type="spellStart"/>
      <w:r w:rsidR="001B7EEE">
        <w:t>bias</w:t>
      </w:r>
      <w:proofErr w:type="spellEnd"/>
      <w:r w:rsidR="001B7EEE">
        <w:t xml:space="preserve"> per superare i formati non standard.</w:t>
      </w:r>
      <w:r w:rsidR="008D1ED7">
        <w:t xml:space="preserve"> Tuttavia</w:t>
      </w:r>
      <w:r w:rsidR="001B7EEE">
        <w:t xml:space="preserve"> </w:t>
      </w:r>
      <w:r w:rsidR="008D1ED7">
        <w:t>c</w:t>
      </w:r>
      <w:r w:rsidR="001B7EEE">
        <w:t>ome riportato</w:t>
      </w:r>
      <w:r w:rsidR="004972D0">
        <w:t xml:space="preserve">, </w:t>
      </w:r>
      <w:r w:rsidR="001B7EEE">
        <w:t>questo approccio mostra una precisione molto bassa, vicina al 60%, nella classificazione delle informazioni sulle minacce in tecniche ATT&amp;CK quando si utilizzano rapporti di minacce comunemente usati come le note APT e i dataset Symantec come dati di test.</w:t>
      </w:r>
    </w:p>
    <w:p w14:paraId="20791A3F" w14:textId="023952F7" w:rsidR="001B7EEE" w:rsidRDefault="001B7EEE" w:rsidP="00A329E5">
      <w:pPr>
        <w:pStyle w:val="Titolo4"/>
      </w:pPr>
      <w:r>
        <w:t>BRON</w:t>
      </w:r>
    </w:p>
    <w:p w14:paraId="60F09EE7" w14:textId="26AC12BB" w:rsidR="001B7EEE" w:rsidRDefault="001B7EEE" w:rsidP="00A329E5">
      <w:r>
        <w:t>BRON [</w:t>
      </w:r>
      <w:r w:rsidR="004972D0">
        <w:t>3</w:t>
      </w:r>
      <w:r w:rsidR="007A54C8">
        <w:t>1</w:t>
      </w:r>
      <w:r>
        <w:t xml:space="preserve">] è un framework completo che combina più fonti pubbliche di informazioni su minacce e vulnerabilità informatiche, ovvero </w:t>
      </w:r>
      <w:proofErr w:type="spellStart"/>
      <w:r>
        <w:t>MITRE's</w:t>
      </w:r>
      <w:proofErr w:type="spellEnd"/>
      <w:r>
        <w:t xml:space="preserve"> ATT&amp;CK MATRIX, CWE, CVE e CAPEC. BRON mantiene tutte le voci e le relazioni, facilitando il tracciamento bidirezionale del percorso. Utilizza modelli di attacco per stabilire connessioni tra obiettivi di attacco, mezzi, vulnerabilità e configurazioni software e hardware mirate. Nonostante il grande database di informazioni sulle minacce raccolte in questo studio, questo dataset è inutilizzabile per addestrare modelli di classificazione CVE</w:t>
      </w:r>
      <w:r w:rsidR="00290826">
        <w:t xml:space="preserve"> to </w:t>
      </w:r>
      <w:proofErr w:type="spellStart"/>
      <w:r w:rsidR="00290826">
        <w:t>TTPs</w:t>
      </w:r>
      <w:proofErr w:type="spellEnd"/>
      <w:r w:rsidR="00290826">
        <w:t xml:space="preserve"> </w:t>
      </w:r>
      <w:r>
        <w:t>perché l'etichettatura è troppo generale/astratta e non si orienta verso le specifiche CVE/CWE e tecniche MITRE.</w:t>
      </w:r>
    </w:p>
    <w:p w14:paraId="0A0CF0B8" w14:textId="1F138508" w:rsidR="001B7EEE" w:rsidRPr="00213643" w:rsidRDefault="001B7EEE" w:rsidP="00A329E5">
      <w:pPr>
        <w:pStyle w:val="Titolo4"/>
        <w:rPr>
          <w:lang w:val="en-US"/>
        </w:rPr>
      </w:pPr>
      <w:r w:rsidRPr="00213643">
        <w:rPr>
          <w:lang w:val="en-US"/>
        </w:rPr>
        <w:lastRenderedPageBreak/>
        <w:t xml:space="preserve">Linking </w:t>
      </w:r>
      <w:r w:rsidR="00D2551D" w:rsidRPr="00213643">
        <w:rPr>
          <w:lang w:val="en-US"/>
        </w:rPr>
        <w:t>CVE</w:t>
      </w:r>
      <w:r w:rsidRPr="00213643">
        <w:rPr>
          <w:lang w:val="en-US"/>
        </w:rPr>
        <w:t xml:space="preserve">s to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techniques</w:t>
      </w:r>
    </w:p>
    <w:p w14:paraId="2D7B6C6E" w14:textId="5863B9CD" w:rsidR="001B7EEE" w:rsidRDefault="000E0DCA" w:rsidP="00A329E5">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w:t>
      </w:r>
      <w:proofErr w:type="spellStart"/>
      <w:r w:rsidR="001B7EEE">
        <w:t>embedding</w:t>
      </w:r>
      <w:proofErr w:type="spellEnd"/>
      <w:r w:rsidR="001B7EEE">
        <w:t xml:space="preserve"> multi-head con etichettatura non supervisionata per automatizzare questo processo. </w:t>
      </w:r>
      <w:r w:rsidR="00290826">
        <w:t>I</w:t>
      </w:r>
      <w:r w:rsidR="00EA44D2">
        <w:t>n</w:t>
      </w:r>
      <w:r w:rsidR="00290826">
        <w:t xml:space="preserve"> questo studio affermano che a</w:t>
      </w:r>
      <w:r w:rsidR="001B7EEE">
        <w:t>rricchire le CVE con una base di conoscenza di strategie di mitigazione e scenari di attacco migliora</w:t>
      </w:r>
      <w:r w:rsidR="00290826">
        <w:t xml:space="preserve"> il modello nel</w:t>
      </w:r>
      <w:r w:rsidR="001B7EEE">
        <w:t>la comprensione. La valutazione mostra la mappatura di molte CVE alle tecniche ATT&amp;CK, ma le limitazioni, tra cui una copertura limitata di sole 17 tecniche e una piccola base di conoscenza, rendono la soluzione poco pratica.</w:t>
      </w:r>
    </w:p>
    <w:p w14:paraId="72FB8A87" w14:textId="63AAA7EB" w:rsidR="001B7EEE" w:rsidRPr="00213643" w:rsidRDefault="00B72E27" w:rsidP="00A329E5">
      <w:pPr>
        <w:pStyle w:val="Titolo4"/>
        <w:rPr>
          <w:lang w:val="en-US"/>
        </w:rPr>
      </w:pPr>
      <w:r w:rsidRPr="00213643">
        <w:rPr>
          <w:lang w:val="en-US"/>
        </w:rPr>
        <w:t xml:space="preserve">Cve2att&amp;ck: Bert-based mapping of CVEs to </w:t>
      </w:r>
      <w:proofErr w:type="spellStart"/>
      <w:r w:rsidRPr="00213643">
        <w:rPr>
          <w:lang w:val="en-US"/>
        </w:rPr>
        <w:t>mitre</w:t>
      </w:r>
      <w:proofErr w:type="spellEnd"/>
      <w:r w:rsidRPr="00213643">
        <w:rPr>
          <w:lang w:val="en-US"/>
        </w:rPr>
        <w:t xml:space="preserve"> ATT&amp;CK techniques</w:t>
      </w:r>
    </w:p>
    <w:p w14:paraId="36FE63B1" w14:textId="4FB89D45" w:rsidR="001B7EEE" w:rsidRDefault="00EE0628" w:rsidP="00A329E5">
      <w:r>
        <w:t>In questo studio</w:t>
      </w:r>
      <w:r w:rsidR="001B7EEE">
        <w:t xml:space="preserve"> [</w:t>
      </w:r>
      <w:r w:rsidR="004972D0">
        <w:t>3</w:t>
      </w:r>
      <w:r w:rsidR="007A54C8">
        <w:t>3</w:t>
      </w:r>
      <w:r w:rsidR="001B7EEE">
        <w:t xml:space="preserve">]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w:t>
      </w:r>
      <w:r w:rsidR="00311DF0">
        <w:t xml:space="preserve">tuttavia vengono usati </w:t>
      </w:r>
      <w:r w:rsidR="001B7EEE">
        <w:t>set di addestramento sbilanciati</w:t>
      </w:r>
      <w:r w:rsidR="00311DF0">
        <w:t xml:space="preserve"> e solo 1813 CVE e 31 tecniche MITRE, il</w:t>
      </w:r>
      <w:r w:rsidR="001B7EEE">
        <w:t xml:space="preserve"> miglior modello</w:t>
      </w:r>
      <w:r w:rsidR="00311DF0">
        <w:t xml:space="preserve"> infatti</w:t>
      </w:r>
      <w:r w:rsidR="001B7EEE">
        <w:t xml:space="preserve"> ha </w:t>
      </w:r>
      <w:r w:rsidR="001B7EEE">
        <w:lastRenderedPageBreak/>
        <w:t>ottenuto un F1-score</w:t>
      </w:r>
      <w:r w:rsidR="00C328AF">
        <w:rPr>
          <w:rStyle w:val="Rimandonotaapidipagina"/>
        </w:rPr>
        <w:footnoteReference w:id="17"/>
      </w:r>
      <w:r w:rsidR="001B7EEE">
        <w:t xml:space="preserve"> del 47,84%</w:t>
      </w:r>
      <w:r w:rsidR="00311DF0">
        <w:t xml:space="preserve">, </w:t>
      </w:r>
      <w:r w:rsidR="001B7EEE">
        <w:t>indicando una mancanza di generalizzazione</w:t>
      </w:r>
      <w:r w:rsidR="00290826">
        <w:t xml:space="preserve"> in fase di addestramento</w:t>
      </w:r>
      <w:r w:rsidR="001B7EEE">
        <w:t>.</w:t>
      </w:r>
    </w:p>
    <w:p w14:paraId="58434083" w14:textId="1FBDDEF1" w:rsidR="001B7EEE" w:rsidRPr="00213643" w:rsidRDefault="00B72E27" w:rsidP="00A329E5">
      <w:pPr>
        <w:pStyle w:val="Titolo4"/>
        <w:rPr>
          <w:lang w:val="en-US"/>
        </w:rPr>
      </w:pPr>
      <w:r w:rsidRPr="00213643">
        <w:rPr>
          <w:lang w:val="en-US"/>
        </w:rPr>
        <w:t xml:space="preserve">Linking common vulnerabilities and exposures to the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framework: A self-distillation approach</w:t>
      </w:r>
    </w:p>
    <w:p w14:paraId="3B34C1D8" w14:textId="1519B669" w:rsidR="002955F9" w:rsidRDefault="00EE0628" w:rsidP="00A329E5">
      <w:r>
        <w:t xml:space="preserve">Un ultimo lavoro </w:t>
      </w:r>
      <w:r w:rsidR="001B7EEE">
        <w:t>[</w:t>
      </w:r>
      <w:r w:rsidR="004972D0">
        <w:t>3</w:t>
      </w:r>
      <w:r w:rsidR="007A54C8">
        <w:t>4</w:t>
      </w:r>
      <w:r w:rsidR="001B7EEE">
        <w:t xml:space="preserve">] </w:t>
      </w:r>
      <w:r>
        <w:t xml:space="preserve">mira </w:t>
      </w:r>
      <w:r w:rsidR="001B7EEE">
        <w:t xml:space="preserve">a costruire una base di conoscenze sulla sicurezza informatica per la difesa delle infrastrutture critiche. </w:t>
      </w:r>
      <w:r w:rsidR="00290826">
        <w:t>Viene proposto</w:t>
      </w:r>
      <w:r w:rsidR="001B7EEE">
        <w:t xml:space="preserve"> il modello CVE Transformer (</w:t>
      </w:r>
      <w:r w:rsidR="001B7EEE" w:rsidRPr="00290826">
        <w:rPr>
          <w:b/>
          <w:bCs/>
        </w:rPr>
        <w:t>CVET</w:t>
      </w:r>
      <w:r w:rsidR="001B7EEE">
        <w:t xml:space="preserve">) per etichettare le CVE con </w:t>
      </w:r>
      <w:r w:rsidR="00311DF0">
        <w:t>10</w:t>
      </w:r>
      <w:r w:rsidR="001B7EEE">
        <w:t xml:space="preserve"> </w:t>
      </w:r>
      <w:r w:rsidR="00EA44D2">
        <w:t>tecniche del framework</w:t>
      </w:r>
      <w:r w:rsidR="001B7EEE">
        <w:t xml:space="preserve"> ATT&amp;CK. Il modello utilizza il fine-tuning e la distillazione della conoscenza con </w:t>
      </w:r>
      <w:proofErr w:type="spellStart"/>
      <w:r w:rsidR="001B7EEE">
        <w:t>RoBERTa</w:t>
      </w:r>
      <w:proofErr w:type="spellEnd"/>
      <w:r w:rsidR="001B7EEE">
        <w:t>, raggiungendo un F1-score del 76,1% nell'etichettare le CVE. Lo studio utilizza un dataset CVE da BRON [</w:t>
      </w:r>
      <w:r w:rsidR="00D2551D">
        <w:t>31</w:t>
      </w:r>
      <w:r w:rsidR="001B7EEE">
        <w:t>], che fornisce classificazioni in astrazioni di alto livello, comprese le tecniche e tattiche MITRE ATT&amp;CK. Tuttavia,</w:t>
      </w:r>
      <w:r w:rsidR="00311DF0">
        <w:t xml:space="preserve"> </w:t>
      </w:r>
      <w:r w:rsidR="0048380B">
        <w:t xml:space="preserve">il modello di cui parlano in questo studio non sembra essere di pubblico dominio, anche se lo fosse la sua percentuale di accuratezza circa sull’80% non viene considerata abbastanza sufficiente per il raggiungimento dell’obbiettivo presentato, </w:t>
      </w:r>
      <w:r w:rsidR="006C0544">
        <w:t xml:space="preserve">non tenendo conto </w:t>
      </w:r>
      <w:r w:rsidR="006C0544">
        <w:lastRenderedPageBreak/>
        <w:t>comunque che</w:t>
      </w:r>
      <w:r w:rsidR="00EA44D2">
        <w:t xml:space="preserve"> </w:t>
      </w:r>
      <w:r w:rsidR="006C0544">
        <w:t>non è sufficientemente addestrato per effettuare predizioni sul dominio della</w:t>
      </w:r>
      <w:r w:rsidR="0048380B">
        <w:t xml:space="preserve"> matrice ATLAS o sulle descrizioni delle CWE</w:t>
      </w:r>
      <w:r w:rsidR="001B7EEE">
        <w:t>.</w:t>
      </w:r>
    </w:p>
    <w:p w14:paraId="39C24AE2" w14:textId="641F9998" w:rsidR="00186AE9" w:rsidRDefault="00186AE9" w:rsidP="00A329E5">
      <w:pPr>
        <w:pStyle w:val="Titolo4"/>
      </w:pPr>
      <w:r>
        <w:t>Conclusione</w:t>
      </w:r>
    </w:p>
    <w:p w14:paraId="0AC370B2" w14:textId="2A0D9D21" w:rsidR="007E6762" w:rsidRDefault="00186AE9" w:rsidP="00A329E5">
      <w:r>
        <w:t>Tra tutti gli studi precedentemente riportati,</w:t>
      </w:r>
      <w:r w:rsidR="007E6762">
        <w:t xml:space="preserve"> i </w:t>
      </w:r>
      <w:r w:rsidR="007E6762" w:rsidRPr="006C0544">
        <w:rPr>
          <w:b/>
          <w:bCs/>
        </w:rPr>
        <w:t>principali problemi</w:t>
      </w:r>
      <w:r w:rsidR="007E6762">
        <w:t xml:space="preserve"> che limitano l’utilizzo di ciascun modello di mappatura tra vulnerabilità e </w:t>
      </w:r>
      <w:proofErr w:type="spellStart"/>
      <w:r w:rsidR="007E6762">
        <w:t>TTPs</w:t>
      </w:r>
      <w:proofErr w:type="spellEnd"/>
      <w:r w:rsidR="007E6762">
        <w:t xml:space="preserve"> sono</w:t>
      </w:r>
      <w:r w:rsidR="00215FFA">
        <w:t xml:space="preserve"> i seguenti</w:t>
      </w:r>
      <w:r w:rsidR="007E6762">
        <w:t>:</w:t>
      </w:r>
    </w:p>
    <w:p w14:paraId="643F2DFD" w14:textId="1B906F98" w:rsidR="007E6762" w:rsidRDefault="007E6762" w:rsidP="00A329E5">
      <w:pPr>
        <w:pStyle w:val="Paragrafoelenco"/>
        <w:numPr>
          <w:ilvl w:val="0"/>
          <w:numId w:val="34"/>
        </w:numPr>
      </w:pPr>
      <w:r w:rsidRPr="006C0544">
        <w:rPr>
          <w:b/>
          <w:bCs/>
        </w:rPr>
        <w:t>nessuno</w:t>
      </w:r>
      <w:r w:rsidRPr="007E6762">
        <w:t xml:space="preserve"> riesce a offrire una mappatura </w:t>
      </w:r>
      <w:r w:rsidRPr="006C0544">
        <w:rPr>
          <w:b/>
          <w:bCs/>
        </w:rPr>
        <w:t>sufficientemente</w:t>
      </w:r>
      <w:r w:rsidRPr="007E6762">
        <w:t xml:space="preserve"> </w:t>
      </w:r>
      <w:r w:rsidRPr="006C0544">
        <w:rPr>
          <w:b/>
          <w:bCs/>
        </w:rPr>
        <w:t>precisa</w:t>
      </w:r>
      <w:r w:rsidRPr="007E6762">
        <w:t xml:space="preserve"> tra CVE</w:t>
      </w:r>
      <w:r w:rsidR="0048380B">
        <w:t>/CWE</w:t>
      </w:r>
      <w:r w:rsidRPr="007E6762">
        <w:t xml:space="preserve"> e </w:t>
      </w:r>
      <w:proofErr w:type="spellStart"/>
      <w:r w:rsidRPr="007E6762">
        <w:t>TTPs</w:t>
      </w:r>
      <w:proofErr w:type="spellEnd"/>
      <w:r w:rsidRPr="007E6762">
        <w:t xml:space="preserve"> del contesto di ATT&amp;CK</w:t>
      </w:r>
      <w:r>
        <w:t>;</w:t>
      </w:r>
    </w:p>
    <w:p w14:paraId="082EAD31" w14:textId="77CA396E" w:rsidR="007E6762" w:rsidRDefault="007E6762" w:rsidP="00A329E5">
      <w:pPr>
        <w:pStyle w:val="Paragrafoelenco"/>
        <w:numPr>
          <w:ilvl w:val="0"/>
          <w:numId w:val="34"/>
        </w:numPr>
      </w:pPr>
      <w:r w:rsidRPr="006C0544">
        <w:rPr>
          <w:b/>
          <w:bCs/>
        </w:rPr>
        <w:t>neanche</w:t>
      </w:r>
      <w:r>
        <w:t xml:space="preserve"> </w:t>
      </w:r>
      <w:r w:rsidRPr="006C0544">
        <w:rPr>
          <w:b/>
          <w:bCs/>
        </w:rPr>
        <w:t>uno</w:t>
      </w:r>
      <w:r>
        <w:t xml:space="preserve"> tra i recenti studi tratta della </w:t>
      </w:r>
      <w:r w:rsidRPr="006C0544">
        <w:rPr>
          <w:b/>
          <w:bCs/>
        </w:rPr>
        <w:t>matrice</w:t>
      </w:r>
      <w:r>
        <w:t xml:space="preserve"> </w:t>
      </w:r>
      <w:r w:rsidRPr="006C0544">
        <w:rPr>
          <w:b/>
          <w:bCs/>
        </w:rPr>
        <w:t>ATLAS</w:t>
      </w:r>
      <w:r>
        <w:t>;</w:t>
      </w:r>
    </w:p>
    <w:p w14:paraId="240A17D7" w14:textId="275FF511" w:rsidR="007E6762" w:rsidRPr="007E6762" w:rsidRDefault="00582471" w:rsidP="00A329E5">
      <w:pPr>
        <w:pStyle w:val="Paragrafoelenco"/>
        <w:numPr>
          <w:ilvl w:val="0"/>
          <w:numId w:val="34"/>
        </w:numPr>
      </w:pPr>
      <w:r>
        <w:t xml:space="preserve">gli studi che trattano anche CWE sono </w:t>
      </w:r>
      <w:r w:rsidRPr="006C0544">
        <w:rPr>
          <w:b/>
          <w:bCs/>
        </w:rPr>
        <w:t>troppo</w:t>
      </w:r>
      <w:r>
        <w:t xml:space="preserve"> </w:t>
      </w:r>
      <w:r w:rsidRPr="006C0544">
        <w:rPr>
          <w:b/>
          <w:bCs/>
        </w:rPr>
        <w:t>generali</w:t>
      </w:r>
      <w:r>
        <w:t xml:space="preserve"> e non si rifanno in maniera precisa a </w:t>
      </w:r>
      <w:proofErr w:type="spellStart"/>
      <w:r>
        <w:t>TTPs</w:t>
      </w:r>
      <w:proofErr w:type="spellEnd"/>
      <w:r>
        <w:t xml:space="preserve"> dei </w:t>
      </w:r>
      <w:proofErr w:type="spellStart"/>
      <w:r>
        <w:t>framworks</w:t>
      </w:r>
      <w:proofErr w:type="spellEnd"/>
      <w:r>
        <w:t xml:space="preserve"> MITRE.</w:t>
      </w:r>
    </w:p>
    <w:p w14:paraId="283F19B5" w14:textId="1C3CEE19" w:rsidR="00186AE9" w:rsidRDefault="00186AE9" w:rsidP="00A329E5">
      <w:r>
        <w:t>Questo crea una lacuna significativa nella capacità di correlare accuratamente le vulnerabilità con le tecniche di attacco specifiche, limitando così l'efficacia delle difese informatiche che si basano su queste correlazioni.</w:t>
      </w:r>
    </w:p>
    <w:p w14:paraId="2146EFC6" w14:textId="21000538" w:rsidR="002955F9" w:rsidRDefault="00186AE9" w:rsidP="00A329E5">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r w:rsidR="0048380B">
        <w:t xml:space="preserve"> MITRE</w:t>
      </w:r>
      <w:r>
        <w:t>.</w:t>
      </w:r>
    </w:p>
    <w:p w14:paraId="11E3084C" w14:textId="30C27891" w:rsidR="00623EC8" w:rsidRDefault="00623EC8" w:rsidP="00A329E5">
      <w:pPr>
        <w:pStyle w:val="Titolo2"/>
      </w:pPr>
      <w:bookmarkStart w:id="108" w:name="_Toc170557784"/>
      <w:r>
        <w:lastRenderedPageBreak/>
        <w:t xml:space="preserve">Analisi di un reale attacco </w:t>
      </w:r>
      <w:r w:rsidR="006C0544">
        <w:t>utilizzando il framework</w:t>
      </w:r>
      <w:r w:rsidR="00C36056">
        <w:t xml:space="preserve"> MITRE ATT&amp;CK</w:t>
      </w:r>
      <w:bookmarkEnd w:id="108"/>
    </w:p>
    <w:p w14:paraId="3439AD45" w14:textId="340FB585" w:rsidR="00542670" w:rsidRPr="009F2874" w:rsidRDefault="00FE77BA" w:rsidP="00A329E5">
      <w:r w:rsidRPr="00FE77BA">
        <w:t xml:space="preserve">Il cyber attacco preso in esempio è </w:t>
      </w:r>
      <w:r>
        <w:t xml:space="preserve">avvenuto contro il sistema internet satellitare della compagnia americana </w:t>
      </w:r>
      <w:proofErr w:type="spellStart"/>
      <w:r w:rsidR="00E34921">
        <w:rPr>
          <w:b/>
          <w:bCs/>
        </w:rPr>
        <w:t>Viasat</w:t>
      </w:r>
      <w:proofErr w:type="spellEnd"/>
      <w:r w:rsidR="009F2874" w:rsidRPr="009F2874">
        <w:rPr>
          <w:b/>
          <w:bCs/>
        </w:rPr>
        <w:t xml:space="preserve"> </w:t>
      </w:r>
      <w:r w:rsidR="009F2874" w:rsidRPr="00604C4F">
        <w:rPr>
          <w:b/>
          <w:bCs/>
        </w:rPr>
        <w:t>Inc</w:t>
      </w:r>
      <w:r w:rsidR="009F2874">
        <w:t>.</w:t>
      </w:r>
    </w:p>
    <w:p w14:paraId="6049DCE8" w14:textId="77777777" w:rsidR="006C0544" w:rsidRDefault="005D5C84" w:rsidP="00A329E5">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proofErr w:type="spellStart"/>
      <w:r w:rsidR="00E34921">
        <w:t>Viasat</w:t>
      </w:r>
      <w:proofErr w:type="spellEnd"/>
      <w:r w:rsidRPr="009F2874">
        <w:t xml:space="preserve"> Inc</w:t>
      </w:r>
      <w:r w:rsidR="006C0544">
        <w:t>.</w:t>
      </w:r>
      <w:r w:rsidR="00B357C6">
        <w:t xml:space="preserve">, la quale appoggia una parte dei sui servizi su quelli offerti da </w:t>
      </w:r>
      <w:proofErr w:type="spellStart"/>
      <w:r w:rsidR="00B357C6" w:rsidRPr="00B357C6">
        <w:rPr>
          <w:b/>
          <w:bCs/>
        </w:rPr>
        <w:t>Skylogic</w:t>
      </w:r>
      <w:proofErr w:type="spellEnd"/>
      <w:r w:rsidR="00B357C6">
        <w:t xml:space="preserve">, una </w:t>
      </w:r>
      <w:r w:rsidR="00B357C6" w:rsidRPr="00B357C6">
        <w:t xml:space="preserve">società specializzata in servizi di comunicazione satellitare a banda larga per </w:t>
      </w:r>
      <w:r w:rsidR="006C0544">
        <w:t xml:space="preserve">il </w:t>
      </w:r>
      <w:r w:rsidR="006C0544" w:rsidRPr="00B357C6">
        <w:t>pubblico</w:t>
      </w:r>
      <w:r w:rsidR="006C0544">
        <w:t>,</w:t>
      </w:r>
      <w:r w:rsidR="00B357C6" w:rsidRPr="00B357C6">
        <w:t xml:space="preserve"> piccole e medie imprese</w:t>
      </w:r>
      <w:r w:rsidR="006C0544">
        <w:t xml:space="preserve"> e </w:t>
      </w:r>
      <w:r w:rsidR="00B357C6" w:rsidRPr="00B357C6">
        <w:t>conglomerati industriali</w:t>
      </w:r>
      <w:r w:rsidRPr="005D5C84">
        <w:t xml:space="preserve">. </w:t>
      </w:r>
    </w:p>
    <w:p w14:paraId="68FACEBC" w14:textId="38A62485" w:rsidR="005D5C84" w:rsidRDefault="005D5C84" w:rsidP="00A329E5">
      <w:r w:rsidRPr="005D5C84">
        <w:t xml:space="preserve">L'effetto immediato </w:t>
      </w:r>
      <w:r w:rsidR="006C0544">
        <w:t xml:space="preserve"> di tale attacco </w:t>
      </w:r>
      <w:r w:rsidRPr="005D5C84">
        <w:t xml:space="preserve">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7639AF25" w14:textId="77777777" w:rsidR="006C0544" w:rsidRDefault="005D6AF6" w:rsidP="00A329E5">
      <w:r w:rsidRPr="005D6AF6">
        <w:t xml:space="preserve">L'attacco informatico contro </w:t>
      </w:r>
      <w:proofErr w:type="spellStart"/>
      <w:r w:rsidR="00E34921">
        <w:t>Viasat</w:t>
      </w:r>
      <w:proofErr w:type="spellEnd"/>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lastRenderedPageBreak/>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xml:space="preserve">. </w:t>
      </w:r>
    </w:p>
    <w:p w14:paraId="2DC0700D" w14:textId="2DD8EE46" w:rsidR="005D6AF6" w:rsidRDefault="005D6AF6" w:rsidP="00A329E5">
      <w:r w:rsidRPr="005D6AF6">
        <w:t>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09E9758A" w:rsidR="00542670" w:rsidRDefault="00542670" w:rsidP="00A329E5">
      <w:r>
        <w:t>Premettendo che quest</w:t>
      </w:r>
      <w:r w:rsidR="006C0544">
        <w:t>a</w:t>
      </w:r>
      <w:r>
        <w:t xml:space="preserve"> sia solo un’ipotesi, come dice la fonte</w:t>
      </w:r>
      <w:r w:rsidR="008D4FB0">
        <w:t xml:space="preserve"> [</w:t>
      </w:r>
      <w:r w:rsidR="005D5C84" w:rsidRPr="00563036">
        <w:t>13</w:t>
      </w:r>
      <w:r w:rsidR="008D4FB0">
        <w:t>]</w:t>
      </w:r>
      <w:r>
        <w:t>:</w:t>
      </w:r>
    </w:p>
    <w:p w14:paraId="218A7ABA" w14:textId="28239AF4" w:rsidR="00743FDD" w:rsidRPr="0038064E" w:rsidRDefault="00542670" w:rsidP="00A329E5">
      <w:pPr>
        <w:pStyle w:val="Citazione"/>
        <w:rPr>
          <w:lang w:val="en-US"/>
        </w:rPr>
      </w:pPr>
      <w:r w:rsidRPr="0038064E">
        <w:rPr>
          <w:shd w:val="clear" w:color="auto" w:fill="FFFFFF"/>
          <w:lang w:val="en-US"/>
        </w:rPr>
        <w:t xml:space="preserve">“Without first-hand knowledge of </w:t>
      </w:r>
      <w:proofErr w:type="spellStart"/>
      <w:r w:rsidR="00E34921" w:rsidRPr="0038064E">
        <w:rPr>
          <w:shd w:val="clear" w:color="auto" w:fill="FFFFFF"/>
          <w:lang w:val="en-US"/>
        </w:rPr>
        <w:t>Viasat</w:t>
      </w:r>
      <w:r w:rsidRPr="0038064E">
        <w:rPr>
          <w:shd w:val="clear" w:color="auto" w:fill="FFFFFF"/>
          <w:lang w:val="en-US"/>
        </w:rPr>
        <w:t>’s</w:t>
      </w:r>
      <w:proofErr w:type="spellEnd"/>
      <w:r w:rsidRPr="0038064E">
        <w:rPr>
          <w:shd w:val="clear" w:color="auto" w:fill="FFFFFF"/>
          <w:lang w:val="en-US"/>
        </w:rPr>
        <w:t xml:space="preserve"> systems, we cannot be certain about our hypothesis</w:t>
      </w:r>
      <w:r w:rsidRPr="0038064E">
        <w:rPr>
          <w:lang w:val="en-US"/>
        </w:rPr>
        <w:t>”</w:t>
      </w:r>
    </w:p>
    <w:p w14:paraId="314B8E40" w14:textId="243BF8D7" w:rsidR="005D6AF6" w:rsidRPr="00563036" w:rsidRDefault="0038064E" w:rsidP="00A329E5">
      <w:pPr>
        <w:rPr>
          <w:rFonts w:eastAsia="SimSun"/>
          <w:shd w:val="clear" w:color="auto" w:fill="FFFFFF"/>
          <w:lang w:eastAsia="it-IT"/>
        </w:rPr>
      </w:pPr>
      <w:r w:rsidRPr="00563036">
        <w:rPr>
          <w:rFonts w:eastAsia="SimSun"/>
          <w:shd w:val="clear" w:color="auto" w:fill="FFFFFF"/>
          <w:lang w:eastAsia="it-IT"/>
        </w:rPr>
        <w:t>è</w:t>
      </w:r>
      <w:r w:rsidR="005D6AF6" w:rsidRPr="00563036">
        <w:rPr>
          <w:rFonts w:eastAsia="SimSun"/>
          <w:shd w:val="clear" w:color="auto" w:fill="FFFFFF"/>
          <w:lang w:eastAsia="it-IT"/>
        </w:rPr>
        <w:t xml:space="preserve"> stato </w:t>
      </w:r>
      <w:r w:rsidR="006C0544" w:rsidRPr="00563036">
        <w:rPr>
          <w:rFonts w:eastAsia="SimSun"/>
          <w:shd w:val="clear" w:color="auto" w:fill="FFFFFF"/>
          <w:lang w:eastAsia="it-IT"/>
        </w:rPr>
        <w:t>possibile</w:t>
      </w:r>
      <w:r w:rsidR="005D6AF6" w:rsidRPr="00563036">
        <w:rPr>
          <w:rFonts w:eastAsia="SimSun"/>
          <w:shd w:val="clear" w:color="auto" w:fill="FFFFFF"/>
          <w:lang w:eastAsia="it-IT"/>
        </w:rPr>
        <w:t xml:space="preserve"> creare una mappatura tra le </w:t>
      </w:r>
      <w:proofErr w:type="spellStart"/>
      <w:r w:rsidR="005D6AF6" w:rsidRPr="00563036">
        <w:rPr>
          <w:rFonts w:eastAsia="SimSun"/>
          <w:shd w:val="clear" w:color="auto" w:fill="FFFFFF"/>
          <w:lang w:eastAsia="it-IT"/>
        </w:rPr>
        <w:t>TTPs</w:t>
      </w:r>
      <w:proofErr w:type="spellEnd"/>
      <w:r w:rsidR="005D6AF6" w:rsidRPr="00563036">
        <w:rPr>
          <w:rFonts w:eastAsia="SimSun"/>
          <w:shd w:val="clear" w:color="auto" w:fill="FFFFFF"/>
          <w:lang w:eastAsia="it-IT"/>
        </w:rPr>
        <w:t xml:space="preserve"> del framework MITRE ATT&amp;CK e l’attacco precedentemente descritto.</w:t>
      </w:r>
    </w:p>
    <w:p w14:paraId="00D57A6E" w14:textId="588E2E64" w:rsidR="00D638AA" w:rsidRPr="00D638AA" w:rsidRDefault="00D638AA" w:rsidP="00A329E5">
      <w:pPr>
        <w:pStyle w:val="Titolo3"/>
      </w:pPr>
      <w:bookmarkStart w:id="109" w:name="_Toc170557785"/>
      <w:proofErr w:type="spellStart"/>
      <w:r w:rsidRPr="00D638AA">
        <w:t>Reconaissance</w:t>
      </w:r>
      <w:bookmarkEnd w:id="109"/>
      <w:proofErr w:type="spellEnd"/>
    </w:p>
    <w:p w14:paraId="22BCD5FF" w14:textId="4EDAF0E3" w:rsidR="008D4FB0" w:rsidRPr="008D4FB0" w:rsidRDefault="008D4FB0" w:rsidP="00A329E5">
      <w:r w:rsidRPr="008D4FB0">
        <w:t>Tutto è iniziato nel 20</w:t>
      </w:r>
      <w:r>
        <w:t>21</w:t>
      </w:r>
      <w:r w:rsidRPr="008D4FB0">
        <w:t xml:space="preserve">, </w:t>
      </w:r>
      <w:proofErr w:type="spellStart"/>
      <w:r w:rsidRPr="008D4FB0">
        <w:t>F</w:t>
      </w:r>
      <w:r>
        <w:t>ortinet</w:t>
      </w:r>
      <w:proofErr w:type="spellEnd"/>
      <w:r>
        <w:t xml:space="preserve"> ha rilevato un attacco sulla </w:t>
      </w:r>
      <w:r w:rsidR="0023470E">
        <w:t>VPN</w:t>
      </w:r>
      <w:r>
        <w:t xml:space="preserve"> “</w:t>
      </w:r>
      <w:proofErr w:type="spellStart"/>
      <w:r>
        <w:rPr>
          <w:i/>
          <w:iCs/>
        </w:rPr>
        <w:t>Fortigate</w:t>
      </w:r>
      <w:proofErr w:type="spellEnd"/>
      <w:r>
        <w:t xml:space="preserve">” riguardante la vulnerabilità </w:t>
      </w:r>
      <w:r w:rsidRPr="00DB6A2B">
        <w:rPr>
          <w:b/>
          <w:bCs/>
        </w:rPr>
        <w:t>CVE-2018-13379</w:t>
      </w:r>
      <w:r>
        <w:t xml:space="preserve"> </w:t>
      </w:r>
      <w:r w:rsidR="00DB6A2B">
        <w:t>pubblicata</w:t>
      </w:r>
      <w:r>
        <w:t xml:space="preserve"> dal 2019. Tramite questa il gruppo di hacker russi noti con il denominativo </w:t>
      </w:r>
      <w:r w:rsidRPr="00DB6A2B">
        <w:rPr>
          <w:b/>
          <w:bCs/>
        </w:rPr>
        <w:t>Groove</w:t>
      </w:r>
      <w:r>
        <w:t xml:space="preserve"> ha rubato credenziali di quasi 500.000 indirizzi IP, utilizzano le seguenti </w:t>
      </w:r>
      <w:proofErr w:type="spellStart"/>
      <w:r>
        <w:t>TTPs</w:t>
      </w:r>
      <w:proofErr w:type="spellEnd"/>
      <w:r>
        <w:t>:</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A329E5">
            <w:r w:rsidRPr="009E52B2">
              <w:t>Tattiche</w:t>
            </w:r>
          </w:p>
        </w:tc>
        <w:tc>
          <w:tcPr>
            <w:tcW w:w="5151" w:type="dxa"/>
          </w:tcPr>
          <w:p w14:paraId="0774E49E" w14:textId="7C58788E" w:rsidR="008D4FB0" w:rsidRPr="009E52B2" w:rsidRDefault="008D4FB0" w:rsidP="00A329E5">
            <w:r w:rsidRPr="009E52B2">
              <w:t>Tecniche</w:t>
            </w:r>
          </w:p>
        </w:tc>
      </w:tr>
      <w:tr w:rsidR="008D4FB0" w:rsidRPr="007F4FDC" w14:paraId="6D1CFE55" w14:textId="77777777" w:rsidTr="00AC370B">
        <w:tc>
          <w:tcPr>
            <w:tcW w:w="2890" w:type="dxa"/>
            <w:vMerge w:val="restart"/>
          </w:tcPr>
          <w:p w14:paraId="2235F63D" w14:textId="698232F3" w:rsidR="008D4FB0" w:rsidRDefault="008D4FB0" w:rsidP="00A329E5">
            <w:proofErr w:type="spellStart"/>
            <w:r>
              <w:lastRenderedPageBreak/>
              <w:t>Reconaissance</w:t>
            </w:r>
            <w:proofErr w:type="spellEnd"/>
          </w:p>
        </w:tc>
        <w:tc>
          <w:tcPr>
            <w:tcW w:w="5151" w:type="dxa"/>
          </w:tcPr>
          <w:p w14:paraId="0B34368A" w14:textId="3D1AC9D8" w:rsidR="008D4FB0" w:rsidRPr="008D4FB0" w:rsidRDefault="008D4FB0" w:rsidP="00A329E5">
            <w:pPr>
              <w:rPr>
                <w:lang w:val="en-US"/>
              </w:rPr>
            </w:pPr>
            <w:r w:rsidRPr="008D4FB0">
              <w:rPr>
                <w:lang w:val="en-US"/>
              </w:rPr>
              <w:t>[T1595.002] Active Scanning: Vulnerability Scanning</w:t>
            </w:r>
          </w:p>
        </w:tc>
      </w:tr>
      <w:tr w:rsidR="008D4FB0" w:rsidRPr="007F4FDC" w14:paraId="64F5A612" w14:textId="77777777" w:rsidTr="00AC370B">
        <w:tc>
          <w:tcPr>
            <w:tcW w:w="2890" w:type="dxa"/>
            <w:vMerge/>
          </w:tcPr>
          <w:p w14:paraId="0C55F78C" w14:textId="77777777" w:rsidR="008D4FB0" w:rsidRPr="008D4FB0" w:rsidRDefault="008D4FB0" w:rsidP="00A329E5">
            <w:pPr>
              <w:rPr>
                <w:lang w:val="en-US"/>
              </w:rPr>
            </w:pPr>
          </w:p>
        </w:tc>
        <w:tc>
          <w:tcPr>
            <w:tcW w:w="5151" w:type="dxa"/>
          </w:tcPr>
          <w:p w14:paraId="5906624A" w14:textId="19E7316E" w:rsidR="008D4FB0" w:rsidRPr="008D4FB0" w:rsidRDefault="008D4FB0" w:rsidP="00A329E5">
            <w:pPr>
              <w:rPr>
                <w:lang w:val="en-US"/>
              </w:rPr>
            </w:pPr>
            <w:r w:rsidRPr="008D4FB0">
              <w:rPr>
                <w:lang w:val="en-US"/>
              </w:rPr>
              <w:t>[T1593] Search Open Websites/Domains</w:t>
            </w:r>
          </w:p>
        </w:tc>
      </w:tr>
      <w:tr w:rsidR="008D4FB0" w:rsidRPr="007F4FDC" w14:paraId="59A2D339" w14:textId="77777777" w:rsidTr="00AC370B">
        <w:tc>
          <w:tcPr>
            <w:tcW w:w="2890" w:type="dxa"/>
            <w:vMerge/>
          </w:tcPr>
          <w:p w14:paraId="3EF0DDAD" w14:textId="77777777" w:rsidR="008D4FB0" w:rsidRPr="008D4FB0" w:rsidRDefault="008D4FB0" w:rsidP="00A329E5">
            <w:pPr>
              <w:rPr>
                <w:lang w:val="en-US"/>
              </w:rPr>
            </w:pPr>
          </w:p>
        </w:tc>
        <w:tc>
          <w:tcPr>
            <w:tcW w:w="5151" w:type="dxa"/>
          </w:tcPr>
          <w:p w14:paraId="39750738" w14:textId="03D6DB6C" w:rsidR="008D4FB0" w:rsidRPr="008D4FB0" w:rsidRDefault="008D4FB0" w:rsidP="00A329E5">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A329E5">
            <w:r>
              <w:t>Resource Development</w:t>
            </w:r>
          </w:p>
        </w:tc>
        <w:tc>
          <w:tcPr>
            <w:tcW w:w="5151" w:type="dxa"/>
          </w:tcPr>
          <w:p w14:paraId="2318A321" w14:textId="11042154" w:rsidR="008D4FB0" w:rsidRPr="008D4FB0" w:rsidRDefault="008D4FB0" w:rsidP="00A329E5">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A329E5"/>
        </w:tc>
        <w:tc>
          <w:tcPr>
            <w:tcW w:w="5151" w:type="dxa"/>
          </w:tcPr>
          <w:p w14:paraId="7747BEFB" w14:textId="4A04B2EA" w:rsidR="008D4FB0" w:rsidRPr="008D4FB0" w:rsidRDefault="008D4FB0" w:rsidP="00A329E5">
            <w:pPr>
              <w:rPr>
                <w:lang w:val="en-US"/>
              </w:rPr>
            </w:pPr>
            <w:r w:rsidRPr="008D4FB0">
              <w:rPr>
                <w:lang w:val="en-US"/>
              </w:rPr>
              <w:t>[T1586] Compromise Accounts</w:t>
            </w:r>
          </w:p>
        </w:tc>
      </w:tr>
    </w:tbl>
    <w:p w14:paraId="285D0BD1" w14:textId="16F43C08" w:rsidR="00D638AA" w:rsidRDefault="005546FF" w:rsidP="00A329E5">
      <w:pPr>
        <w:pStyle w:val="Titolo3"/>
        <w:rPr>
          <w:lang w:val="en-US"/>
        </w:rPr>
      </w:pPr>
      <w:bookmarkStart w:id="110" w:name="_Toc170557786"/>
      <w:r>
        <w:rPr>
          <w:lang w:val="en-US"/>
        </w:rPr>
        <w:t xml:space="preserve">Initial </w:t>
      </w:r>
      <w:proofErr w:type="spellStart"/>
      <w:r>
        <w:rPr>
          <w:lang w:val="en-US"/>
        </w:rPr>
        <w:t>Acces</w:t>
      </w:r>
      <w:bookmarkEnd w:id="110"/>
      <w:proofErr w:type="spellEnd"/>
    </w:p>
    <w:p w14:paraId="3FD5342E" w14:textId="04802BD8" w:rsidR="00D638AA" w:rsidRDefault="0023470E" w:rsidP="00A329E5">
      <w:r w:rsidRPr="0023470E">
        <w:t xml:space="preserve">Dato che i server di controllo di </w:t>
      </w:r>
      <w:proofErr w:type="spellStart"/>
      <w:r w:rsidRPr="0023470E">
        <w:t>Skylogic</w:t>
      </w:r>
      <w:proofErr w:type="spellEnd"/>
      <w:r w:rsidRPr="0023470E">
        <w:t xml:space="preserve">, le Gateway Earth Stations e i modem Surfbeam2 impiegati da </w:t>
      </w:r>
      <w:proofErr w:type="spellStart"/>
      <w:r w:rsidR="00E34921">
        <w:t>Viasat</w:t>
      </w:r>
      <w:proofErr w:type="spellEnd"/>
      <w:r w:rsidRPr="0023470E">
        <w:t xml:space="preserve"> si affidano a dispositivi VPN forniti dalla società </w:t>
      </w:r>
      <w:proofErr w:type="spellStart"/>
      <w:r w:rsidRPr="0023470E">
        <w:t>Fortinet</w:t>
      </w:r>
      <w:proofErr w:type="spellEnd"/>
      <w:r w:rsidRPr="0023470E">
        <w:t xml:space="preserve">,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A329E5">
            <w:r w:rsidRPr="009E52B2">
              <w:t>Tattiche</w:t>
            </w:r>
          </w:p>
        </w:tc>
        <w:tc>
          <w:tcPr>
            <w:tcW w:w="4842" w:type="dxa"/>
          </w:tcPr>
          <w:p w14:paraId="6AE991F0" w14:textId="1B4D788F" w:rsidR="00D638AA" w:rsidRPr="009E52B2" w:rsidRDefault="00D638AA" w:rsidP="00A329E5">
            <w:r w:rsidRPr="009E52B2">
              <w:t>Tecniche</w:t>
            </w:r>
          </w:p>
        </w:tc>
      </w:tr>
      <w:tr w:rsidR="00D638AA" w:rsidRPr="007F4FDC" w14:paraId="15E91D66" w14:textId="77777777" w:rsidTr="00AC370B">
        <w:tc>
          <w:tcPr>
            <w:tcW w:w="1681" w:type="dxa"/>
            <w:vMerge w:val="restart"/>
          </w:tcPr>
          <w:p w14:paraId="4D8FC9A6" w14:textId="1D290E6B" w:rsidR="00D638AA" w:rsidRDefault="00D638AA" w:rsidP="00A329E5">
            <w:proofErr w:type="spellStart"/>
            <w:r>
              <w:t>Initial</w:t>
            </w:r>
            <w:proofErr w:type="spellEnd"/>
            <w:r>
              <w:t xml:space="preserve"> </w:t>
            </w:r>
            <w:proofErr w:type="spellStart"/>
            <w:r>
              <w:t>Acces</w:t>
            </w:r>
            <w:proofErr w:type="spellEnd"/>
          </w:p>
        </w:tc>
        <w:tc>
          <w:tcPr>
            <w:tcW w:w="4842" w:type="dxa"/>
          </w:tcPr>
          <w:p w14:paraId="2037C0B8" w14:textId="2235B33B" w:rsidR="00D638AA" w:rsidRPr="00D638AA" w:rsidRDefault="00D638AA" w:rsidP="00A329E5">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A329E5">
            <w:pPr>
              <w:rPr>
                <w:lang w:val="en-US"/>
              </w:rPr>
            </w:pPr>
          </w:p>
        </w:tc>
        <w:tc>
          <w:tcPr>
            <w:tcW w:w="4842" w:type="dxa"/>
          </w:tcPr>
          <w:p w14:paraId="115A7396" w14:textId="23EBFADA" w:rsidR="00D638AA" w:rsidRPr="00D638AA" w:rsidRDefault="00D638AA" w:rsidP="00A329E5">
            <w:pPr>
              <w:rPr>
                <w:lang w:val="en-US"/>
              </w:rPr>
            </w:pPr>
            <w:r w:rsidRPr="00D638AA">
              <w:rPr>
                <w:lang w:val="en-US"/>
              </w:rPr>
              <w:t>[T1133] External Remote Services</w:t>
            </w:r>
          </w:p>
        </w:tc>
      </w:tr>
    </w:tbl>
    <w:p w14:paraId="215347EA" w14:textId="68289FAB" w:rsidR="009E52B2" w:rsidRPr="008675A2" w:rsidRDefault="005546FF" w:rsidP="00A329E5">
      <w:pPr>
        <w:pStyle w:val="Titolo3"/>
        <w:rPr>
          <w:lang w:val="en-US"/>
        </w:rPr>
      </w:pPr>
      <w:bookmarkStart w:id="111" w:name="_Toc170557787"/>
      <w:r>
        <w:rPr>
          <w:lang w:val="en-US"/>
        </w:rPr>
        <w:lastRenderedPageBreak/>
        <w:t>Exploitation</w:t>
      </w:r>
      <w:bookmarkEnd w:id="111"/>
    </w:p>
    <w:p w14:paraId="6C16ABAC" w14:textId="77777777" w:rsidR="00E34921" w:rsidRDefault="009E52B2" w:rsidP="00A329E5">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A329E5">
      <w:r>
        <w:t xml:space="preserve">Nonostante </w:t>
      </w:r>
      <w:proofErr w:type="spellStart"/>
      <w:r>
        <w:t>Fortinet</w:t>
      </w:r>
      <w:proofErr w:type="spellEnd"/>
      <w:r>
        <w:t xml:space="preserve"> avesse precedentemente rilasciato una patch per correggere la CVE identificata, sia gli operatori di </w:t>
      </w:r>
      <w:proofErr w:type="spellStart"/>
      <w:r w:rsidR="00E34921">
        <w:t>Viasat</w:t>
      </w:r>
      <w:proofErr w:type="spellEnd"/>
      <w:r>
        <w:t xml:space="preserve"> che </w:t>
      </w:r>
      <w:proofErr w:type="spellStart"/>
      <w:r>
        <w:t>Skylogic</w:t>
      </w:r>
      <w:proofErr w:type="spellEnd"/>
      <w:r>
        <w:t xml:space="preserve"> non avevano </w:t>
      </w:r>
      <w:r w:rsidR="00E34921">
        <w:t>distribuito</w:t>
      </w:r>
      <w:r>
        <w:t xml:space="preserve"> l'aggiornamento necessario. Di conseguenza, l'accesso non autorizzato è stato facilitato attraverso le VPN non aggiornate, consentendo agli aggressori di penetrare nelle Gateway Earth Stations di </w:t>
      </w:r>
      <w:proofErr w:type="spellStart"/>
      <w:r>
        <w:t>Skylogic</w:t>
      </w:r>
      <w:proofErr w:type="spellEnd"/>
      <w:r>
        <w:t>.</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A329E5">
            <w:r>
              <w:t>Tattiche</w:t>
            </w:r>
          </w:p>
        </w:tc>
        <w:tc>
          <w:tcPr>
            <w:tcW w:w="5523" w:type="dxa"/>
          </w:tcPr>
          <w:p w14:paraId="1E32BF71" w14:textId="19FA8A3C" w:rsidR="009E52B2" w:rsidRPr="009E52B2" w:rsidRDefault="009E52B2" w:rsidP="00A329E5">
            <w:r>
              <w:t>Tecniche</w:t>
            </w:r>
          </w:p>
        </w:tc>
      </w:tr>
      <w:tr w:rsidR="009E52B2" w14:paraId="5F3610E0" w14:textId="77777777" w:rsidTr="00AC370B">
        <w:tc>
          <w:tcPr>
            <w:tcW w:w="2405" w:type="dxa"/>
          </w:tcPr>
          <w:p w14:paraId="09C5F278" w14:textId="5DD74106" w:rsidR="009E52B2" w:rsidRDefault="009E52B2" w:rsidP="00A329E5">
            <w:proofErr w:type="spellStart"/>
            <w:r w:rsidRPr="009E52B2">
              <w:t>Initial</w:t>
            </w:r>
            <w:proofErr w:type="spellEnd"/>
            <w:r w:rsidRPr="009E52B2">
              <w:t xml:space="preserve"> Access</w:t>
            </w:r>
          </w:p>
        </w:tc>
        <w:tc>
          <w:tcPr>
            <w:tcW w:w="5523" w:type="dxa"/>
          </w:tcPr>
          <w:p w14:paraId="09F38B5C" w14:textId="5B0CD5C1" w:rsidR="009E52B2" w:rsidRDefault="009E52B2" w:rsidP="00A329E5">
            <w:r w:rsidRPr="009E52B2">
              <w:t xml:space="preserve">[T1078] </w:t>
            </w:r>
            <w:proofErr w:type="spellStart"/>
            <w:r w:rsidRPr="009E52B2">
              <w:t>Valid</w:t>
            </w:r>
            <w:proofErr w:type="spellEnd"/>
            <w:r w:rsidRPr="009E52B2">
              <w:t xml:space="preserve"> Accounts</w:t>
            </w:r>
          </w:p>
        </w:tc>
      </w:tr>
      <w:tr w:rsidR="009E52B2" w:rsidRPr="007F4FDC" w14:paraId="61108FDD" w14:textId="77777777" w:rsidTr="00AC370B">
        <w:tc>
          <w:tcPr>
            <w:tcW w:w="2405" w:type="dxa"/>
          </w:tcPr>
          <w:p w14:paraId="38325404" w14:textId="7BC32A8A" w:rsidR="009E52B2" w:rsidRDefault="009E52B2" w:rsidP="00A329E5">
            <w:proofErr w:type="spellStart"/>
            <w:r w:rsidRPr="009E52B2">
              <w:t>Privilege</w:t>
            </w:r>
            <w:proofErr w:type="spellEnd"/>
            <w:r w:rsidRPr="009E52B2">
              <w:t xml:space="preserve"> Escalation</w:t>
            </w:r>
            <w:r w:rsidRPr="009E52B2">
              <w:tab/>
            </w:r>
          </w:p>
        </w:tc>
        <w:tc>
          <w:tcPr>
            <w:tcW w:w="5523" w:type="dxa"/>
          </w:tcPr>
          <w:p w14:paraId="7DCDF3D8" w14:textId="62A60E93" w:rsidR="009E52B2" w:rsidRPr="00563036" w:rsidRDefault="009E52B2" w:rsidP="00A329E5">
            <w:pPr>
              <w:rPr>
                <w:lang w:val="en-US"/>
              </w:rPr>
            </w:pPr>
            <w:r w:rsidRPr="00563036">
              <w:rPr>
                <w:lang w:val="en-US"/>
              </w:rPr>
              <w:t>[T1068] Exploitation for Privilege Escalation</w:t>
            </w:r>
          </w:p>
        </w:tc>
      </w:tr>
      <w:tr w:rsidR="009E52B2" w:rsidRPr="007F4FDC" w14:paraId="19F3ACF5" w14:textId="77777777" w:rsidTr="00AC370B">
        <w:tc>
          <w:tcPr>
            <w:tcW w:w="2405" w:type="dxa"/>
          </w:tcPr>
          <w:p w14:paraId="536C0ECA" w14:textId="40CCE3B7" w:rsidR="009E52B2" w:rsidRDefault="009E52B2" w:rsidP="00A329E5">
            <w:r w:rsidRPr="009E52B2">
              <w:t xml:space="preserve">Defense </w:t>
            </w:r>
            <w:proofErr w:type="spellStart"/>
            <w:r w:rsidRPr="009E52B2">
              <w:t>Evasion</w:t>
            </w:r>
            <w:proofErr w:type="spellEnd"/>
          </w:p>
        </w:tc>
        <w:tc>
          <w:tcPr>
            <w:tcW w:w="5523" w:type="dxa"/>
          </w:tcPr>
          <w:p w14:paraId="73803EBC" w14:textId="08FFB197" w:rsidR="009E52B2" w:rsidRPr="00563036" w:rsidRDefault="009E52B2" w:rsidP="00A329E5">
            <w:pPr>
              <w:rPr>
                <w:lang w:val="en-US"/>
              </w:rPr>
            </w:pPr>
            <w:r w:rsidRPr="00563036">
              <w:rPr>
                <w:lang w:val="en-US"/>
              </w:rPr>
              <w:t>[T1562.004] Impair Defenses: Disable or Modify System Firewall</w:t>
            </w:r>
          </w:p>
        </w:tc>
      </w:tr>
    </w:tbl>
    <w:p w14:paraId="3E8E4854" w14:textId="3D5EBC1A" w:rsidR="008675A2" w:rsidRDefault="008675A2" w:rsidP="00A329E5">
      <w:pPr>
        <w:pStyle w:val="Titolo3"/>
      </w:pPr>
      <w:bookmarkStart w:id="112" w:name="_Toc170557788"/>
      <w:proofErr w:type="spellStart"/>
      <w:r>
        <w:t>Lateral</w:t>
      </w:r>
      <w:proofErr w:type="spellEnd"/>
      <w:r>
        <w:t xml:space="preserve"> </w:t>
      </w:r>
      <w:proofErr w:type="spellStart"/>
      <w:r>
        <w:t>movement</w:t>
      </w:r>
      <w:bookmarkEnd w:id="112"/>
      <w:proofErr w:type="spellEnd"/>
    </w:p>
    <w:p w14:paraId="76B25027" w14:textId="14F6A831" w:rsidR="008675A2" w:rsidRDefault="008675A2" w:rsidP="00A329E5">
      <w:r>
        <w:t>Dopo aver ottenuto l'accesso iniziale attraverso le VPN non aggiornate, l'aggressore ha eseguito un</w:t>
      </w:r>
      <w:r w:rsidR="00DB6A2B">
        <w:t xml:space="preserve"> </w:t>
      </w:r>
      <w:proofErr w:type="spellStart"/>
      <w:r w:rsidR="00DB6A2B">
        <w:t>lateral</w:t>
      </w:r>
      <w:proofErr w:type="spellEnd"/>
      <w:r w:rsidR="00DB6A2B">
        <w:t xml:space="preserve"> </w:t>
      </w:r>
      <w:proofErr w:type="spellStart"/>
      <w:r w:rsidR="00DB6A2B">
        <w:t>movment</w:t>
      </w:r>
      <w:proofErr w:type="spellEnd"/>
      <w:r w:rsidR="00DB6A2B">
        <w:t xml:space="preserve"> </w:t>
      </w:r>
      <w:r>
        <w:t xml:space="preserve">all'interno della rete di gestione fiduciaria, dirigendosi verso un segmento di rete specificamente designato per il controllo e la </w:t>
      </w:r>
      <w:r>
        <w:lastRenderedPageBreak/>
        <w:t xml:space="preserve">gestione della rete di modem. Attraverso questo accesso avanzato, o </w:t>
      </w:r>
      <w:proofErr w:type="spellStart"/>
      <w:r w:rsidR="00DB6A2B">
        <w:t>privilage</w:t>
      </w:r>
      <w:proofErr w:type="spellEnd"/>
      <w:r w:rsidR="00DB6A2B">
        <w:t xml:space="preserve"> </w:t>
      </w:r>
      <w:r>
        <w:t xml:space="preserve">escalation, l'aggressore è stato in grado di oltrepassare la </w:t>
      </w:r>
      <w:proofErr w:type="spellStart"/>
      <w:r>
        <w:t>Demilitarized</w:t>
      </w:r>
      <w:proofErr w:type="spellEnd"/>
      <w:r>
        <w:t xml:space="preserve"> Zone (DMZ) e infiltrarsi nella rete intranet satellitare,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A329E5">
            <w:r>
              <w:t>Tattiche</w:t>
            </w:r>
          </w:p>
        </w:tc>
        <w:tc>
          <w:tcPr>
            <w:tcW w:w="5599" w:type="dxa"/>
          </w:tcPr>
          <w:p w14:paraId="09954A52" w14:textId="77777777" w:rsidR="008675A2" w:rsidRPr="009E52B2" w:rsidRDefault="008675A2" w:rsidP="00A329E5">
            <w:r>
              <w:t>Tecniche</w:t>
            </w:r>
          </w:p>
        </w:tc>
      </w:tr>
      <w:tr w:rsidR="008675A2" w:rsidRPr="007F4FDC" w14:paraId="3057EBC3" w14:textId="77777777" w:rsidTr="00AC370B">
        <w:tc>
          <w:tcPr>
            <w:tcW w:w="2304" w:type="dxa"/>
            <w:vMerge w:val="restart"/>
          </w:tcPr>
          <w:p w14:paraId="1BE58D23" w14:textId="27ED5FA7" w:rsidR="008675A2" w:rsidRDefault="008675A2" w:rsidP="00A329E5">
            <w:r w:rsidRPr="008675A2">
              <w:t>Discovery</w:t>
            </w:r>
            <w:r w:rsidRPr="008675A2">
              <w:tab/>
            </w:r>
          </w:p>
        </w:tc>
        <w:tc>
          <w:tcPr>
            <w:tcW w:w="5599" w:type="dxa"/>
          </w:tcPr>
          <w:p w14:paraId="50643BD3" w14:textId="1D1A8023" w:rsidR="008675A2" w:rsidRPr="00563036" w:rsidRDefault="008675A2" w:rsidP="00A329E5">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A329E5">
            <w:pPr>
              <w:rPr>
                <w:lang w:val="en-US"/>
              </w:rPr>
            </w:pPr>
          </w:p>
        </w:tc>
        <w:tc>
          <w:tcPr>
            <w:tcW w:w="5599" w:type="dxa"/>
          </w:tcPr>
          <w:p w14:paraId="6B70E892" w14:textId="29394258" w:rsidR="008675A2" w:rsidRDefault="008675A2" w:rsidP="00A329E5">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A329E5">
            <w:proofErr w:type="spellStart"/>
            <w:r w:rsidRPr="008675A2">
              <w:t>Lateral</w:t>
            </w:r>
            <w:proofErr w:type="spellEnd"/>
            <w:r w:rsidRPr="008675A2">
              <w:t xml:space="preserve"> </w:t>
            </w:r>
            <w:proofErr w:type="spellStart"/>
            <w:r w:rsidRPr="008675A2">
              <w:t>Movement</w:t>
            </w:r>
            <w:proofErr w:type="spellEnd"/>
          </w:p>
        </w:tc>
        <w:tc>
          <w:tcPr>
            <w:tcW w:w="5599" w:type="dxa"/>
          </w:tcPr>
          <w:p w14:paraId="21299231" w14:textId="4AEA6DB5" w:rsidR="008675A2" w:rsidRDefault="008675A2" w:rsidP="00A329E5">
            <w:r w:rsidRPr="008675A2">
              <w:t>[T1021] Remote Services</w:t>
            </w:r>
          </w:p>
        </w:tc>
      </w:tr>
      <w:tr w:rsidR="008675A2" w14:paraId="55A60493" w14:textId="77777777" w:rsidTr="00AC370B">
        <w:tc>
          <w:tcPr>
            <w:tcW w:w="2304" w:type="dxa"/>
            <w:vMerge/>
          </w:tcPr>
          <w:p w14:paraId="14CF9E00" w14:textId="77777777" w:rsidR="008675A2" w:rsidRPr="008675A2" w:rsidRDefault="008675A2" w:rsidP="00A329E5"/>
        </w:tc>
        <w:tc>
          <w:tcPr>
            <w:tcW w:w="5599" w:type="dxa"/>
          </w:tcPr>
          <w:p w14:paraId="7BED320D" w14:textId="643A7B41" w:rsidR="008675A2" w:rsidRPr="009E52B2" w:rsidRDefault="008675A2" w:rsidP="00A329E5">
            <w:r w:rsidRPr="008675A2">
              <w:t xml:space="preserve">[T1570] </w:t>
            </w:r>
            <w:proofErr w:type="spellStart"/>
            <w:r w:rsidRPr="008675A2">
              <w:t>Lateral</w:t>
            </w:r>
            <w:proofErr w:type="spellEnd"/>
            <w:r w:rsidRPr="008675A2">
              <w:t xml:space="preserve"> Tool Transfer</w:t>
            </w:r>
          </w:p>
        </w:tc>
      </w:tr>
    </w:tbl>
    <w:p w14:paraId="2C898A72" w14:textId="1E1FD905" w:rsidR="00240C95" w:rsidRDefault="00240C95" w:rsidP="00A329E5">
      <w:pPr>
        <w:pStyle w:val="Titolo3"/>
      </w:pPr>
      <w:bookmarkStart w:id="113" w:name="_Toc170557789"/>
      <w:r>
        <w:t>Discovery</w:t>
      </w:r>
      <w:bookmarkEnd w:id="113"/>
    </w:p>
    <w:p w14:paraId="7655DD6A" w14:textId="0D159520" w:rsidR="00240C95" w:rsidRPr="00240C95" w:rsidRDefault="00240C95" w:rsidP="00A329E5">
      <w:r>
        <w:t xml:space="preserve">L'attacco mirato non ha colpito uniformemente tutti i modem </w:t>
      </w:r>
      <w:proofErr w:type="spellStart"/>
      <w:r w:rsidR="00E34921">
        <w:t>Viasat</w:t>
      </w:r>
      <w:proofErr w:type="spellEnd"/>
      <w:r>
        <w:t xml:space="preserve">;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w:t>
      </w:r>
      <w:r w:rsidR="00DB6A2B">
        <w:t>Ciò</w:t>
      </w:r>
      <w:r>
        <w:t xml:space="preserve">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w:t>
      </w:r>
      <w:r>
        <w:lastRenderedPageBreak/>
        <w:t>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A329E5">
            <w:r>
              <w:t>Tattiche</w:t>
            </w:r>
          </w:p>
        </w:tc>
        <w:tc>
          <w:tcPr>
            <w:tcW w:w="5708" w:type="dxa"/>
          </w:tcPr>
          <w:p w14:paraId="1A05C40E" w14:textId="4CC2B2B4" w:rsidR="00240C95" w:rsidRPr="00240C95" w:rsidRDefault="00240C95" w:rsidP="00A329E5">
            <w:r>
              <w:t>Tecniche</w:t>
            </w:r>
          </w:p>
        </w:tc>
      </w:tr>
      <w:tr w:rsidR="00240C95" w:rsidRPr="007F4FDC" w14:paraId="2EBDE2EE" w14:textId="77777777" w:rsidTr="00AC370B">
        <w:tc>
          <w:tcPr>
            <w:tcW w:w="1425" w:type="dxa"/>
            <w:vMerge w:val="restart"/>
          </w:tcPr>
          <w:p w14:paraId="10EDE47E" w14:textId="327C24E1" w:rsidR="00240C95" w:rsidRDefault="00240C95" w:rsidP="00A329E5">
            <w:r>
              <w:t>Discovery</w:t>
            </w:r>
          </w:p>
        </w:tc>
        <w:tc>
          <w:tcPr>
            <w:tcW w:w="5708" w:type="dxa"/>
          </w:tcPr>
          <w:p w14:paraId="11636F9F" w14:textId="6254D701" w:rsidR="00240C95" w:rsidRPr="00563036" w:rsidRDefault="00240C95" w:rsidP="00A329E5">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A329E5">
            <w:pPr>
              <w:rPr>
                <w:lang w:val="en-US"/>
              </w:rPr>
            </w:pPr>
          </w:p>
        </w:tc>
        <w:tc>
          <w:tcPr>
            <w:tcW w:w="5708" w:type="dxa"/>
          </w:tcPr>
          <w:p w14:paraId="2F6EEB16" w14:textId="79416CF0" w:rsidR="00240C95" w:rsidRDefault="00240C95" w:rsidP="00A329E5">
            <w:r w:rsidRPr="00240C95">
              <w:t>[T1082] System Information Discovery</w:t>
            </w:r>
          </w:p>
        </w:tc>
      </w:tr>
    </w:tbl>
    <w:p w14:paraId="55130C8F" w14:textId="5ABC6206" w:rsidR="009E52B2" w:rsidRDefault="009E52B2" w:rsidP="00A329E5"/>
    <w:p w14:paraId="08095D9E" w14:textId="2DF44C6C" w:rsidR="00240C95" w:rsidRDefault="00240C95" w:rsidP="00A329E5">
      <w:pPr>
        <w:pStyle w:val="Titolo3"/>
      </w:pPr>
      <w:bookmarkStart w:id="114" w:name="_Toc170557790"/>
      <w:r>
        <w:t xml:space="preserve">Defense </w:t>
      </w:r>
      <w:proofErr w:type="spellStart"/>
      <w:r>
        <w:t>evasion</w:t>
      </w:r>
      <w:proofErr w:type="spellEnd"/>
      <w:r>
        <w:t xml:space="preserve"> &amp; </w:t>
      </w:r>
      <w:proofErr w:type="spellStart"/>
      <w:r w:rsidRPr="00240C95">
        <w:t>Privilege</w:t>
      </w:r>
      <w:proofErr w:type="spellEnd"/>
      <w:r w:rsidRPr="00240C95">
        <w:t xml:space="preserve"> Escalation</w:t>
      </w:r>
      <w:bookmarkEnd w:id="114"/>
    </w:p>
    <w:p w14:paraId="7298E25A" w14:textId="22E628A1" w:rsidR="00240C95" w:rsidRDefault="00240C95" w:rsidP="00A329E5">
      <w:r>
        <w:t>Una volta che l’</w:t>
      </w:r>
      <w:proofErr w:type="spellStart"/>
      <w:r>
        <w:t>attacker</w:t>
      </w:r>
      <w:proofErr w:type="spellEnd"/>
      <w:r>
        <w:t xml:space="preserve"> ha ottenuto l’accesso ai modem, ha utilizzato altre tecniche di </w:t>
      </w:r>
      <w:proofErr w:type="spellStart"/>
      <w:r>
        <w:t>privilage</w:t>
      </w:r>
      <w:proofErr w:type="spellEnd"/>
      <w:r>
        <w:t xml:space="preserv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A329E5">
            <w:r>
              <w:t>Tattiche</w:t>
            </w:r>
          </w:p>
        </w:tc>
        <w:tc>
          <w:tcPr>
            <w:tcW w:w="5449" w:type="dxa"/>
          </w:tcPr>
          <w:p w14:paraId="518246CA" w14:textId="1751FF95" w:rsidR="00240C95" w:rsidRPr="00240C95" w:rsidRDefault="00240C95" w:rsidP="00A329E5">
            <w:r>
              <w:t>Tecniche</w:t>
            </w:r>
          </w:p>
        </w:tc>
      </w:tr>
      <w:tr w:rsidR="00240C95" w:rsidRPr="007F4FDC" w14:paraId="4E25178E" w14:textId="77777777" w:rsidTr="00AC370B">
        <w:tc>
          <w:tcPr>
            <w:tcW w:w="2592" w:type="dxa"/>
          </w:tcPr>
          <w:p w14:paraId="484D89FF" w14:textId="66B734F4" w:rsidR="00240C95" w:rsidRDefault="00240C95" w:rsidP="00A329E5">
            <w:r w:rsidRPr="00240C95">
              <w:t xml:space="preserve">Defense </w:t>
            </w:r>
            <w:proofErr w:type="spellStart"/>
            <w:r w:rsidRPr="00240C95">
              <w:t>Evasion</w:t>
            </w:r>
            <w:proofErr w:type="spellEnd"/>
          </w:p>
        </w:tc>
        <w:tc>
          <w:tcPr>
            <w:tcW w:w="5449" w:type="dxa"/>
          </w:tcPr>
          <w:p w14:paraId="61B3EA01" w14:textId="4B5901A1" w:rsidR="00240C95" w:rsidRPr="00563036" w:rsidRDefault="00240C95" w:rsidP="00A329E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A329E5">
            <w:proofErr w:type="spellStart"/>
            <w:r w:rsidRPr="00240C95">
              <w:t>Initial</w:t>
            </w:r>
            <w:proofErr w:type="spellEnd"/>
            <w:r w:rsidRPr="00240C95">
              <w:t xml:space="preserve"> Access</w:t>
            </w:r>
            <w:r w:rsidRPr="00240C95">
              <w:tab/>
            </w:r>
          </w:p>
        </w:tc>
        <w:tc>
          <w:tcPr>
            <w:tcW w:w="5449" w:type="dxa"/>
          </w:tcPr>
          <w:p w14:paraId="70B38E8A" w14:textId="134C9E9D" w:rsidR="00240C95" w:rsidRDefault="00240C95" w:rsidP="00A329E5">
            <w:r w:rsidRPr="00240C95">
              <w:t xml:space="preserve">[T1133] </w:t>
            </w:r>
            <w:proofErr w:type="spellStart"/>
            <w:r w:rsidRPr="00240C95">
              <w:t>External</w:t>
            </w:r>
            <w:proofErr w:type="spellEnd"/>
            <w:r w:rsidRPr="00240C95">
              <w:t xml:space="preserve"> Remote Services</w:t>
            </w:r>
          </w:p>
        </w:tc>
      </w:tr>
      <w:tr w:rsidR="00240C95" w:rsidRPr="007F4FDC" w14:paraId="2B3AF11E" w14:textId="77777777" w:rsidTr="00AC370B">
        <w:tc>
          <w:tcPr>
            <w:tcW w:w="2592" w:type="dxa"/>
          </w:tcPr>
          <w:p w14:paraId="71FDD92C" w14:textId="4013150F" w:rsidR="00240C95" w:rsidRPr="00240C95" w:rsidRDefault="00240C95" w:rsidP="00A329E5">
            <w:pPr>
              <w:rPr>
                <w:spacing w:val="0"/>
                <w:lang w:eastAsia="it-IT"/>
              </w:rPr>
            </w:pPr>
            <w:proofErr w:type="spellStart"/>
            <w:r w:rsidRPr="00240C95">
              <w:t>Privilege</w:t>
            </w:r>
            <w:proofErr w:type="spellEnd"/>
            <w:r w:rsidRPr="00240C95">
              <w:t xml:space="preserve"> Escalation</w:t>
            </w:r>
          </w:p>
        </w:tc>
        <w:tc>
          <w:tcPr>
            <w:tcW w:w="5449" w:type="dxa"/>
          </w:tcPr>
          <w:p w14:paraId="3281738F" w14:textId="231F1D09" w:rsidR="00240C95" w:rsidRPr="00563036" w:rsidRDefault="00240C95" w:rsidP="00A329E5">
            <w:pPr>
              <w:rPr>
                <w:lang w:val="en-US"/>
              </w:rPr>
            </w:pPr>
            <w:r w:rsidRPr="00563036">
              <w:rPr>
                <w:lang w:val="en-US"/>
              </w:rPr>
              <w:t>[T1068] Exploitation for Privilege Escalation</w:t>
            </w:r>
          </w:p>
        </w:tc>
      </w:tr>
    </w:tbl>
    <w:p w14:paraId="7BAF1285" w14:textId="7D5DE319" w:rsidR="007A0EBC" w:rsidRDefault="00240C95" w:rsidP="00A329E5">
      <w:pPr>
        <w:pStyle w:val="Titolo3"/>
      </w:pPr>
      <w:bookmarkStart w:id="115" w:name="_Toc170557791"/>
      <w:proofErr w:type="spellStart"/>
      <w:r>
        <w:lastRenderedPageBreak/>
        <w:t>Execution</w:t>
      </w:r>
      <w:bookmarkEnd w:id="115"/>
      <w:proofErr w:type="spellEnd"/>
    </w:p>
    <w:p w14:paraId="300FD45B" w14:textId="2D381DE0" w:rsidR="007A0EBC" w:rsidRDefault="00B262A3" w:rsidP="00A329E5">
      <w:r>
        <w:t xml:space="preserve">L’attaccate è riuscito a fornire un aggiornamento firmware valido al dispositivo, installando un binario </w:t>
      </w:r>
      <w:r w:rsidRPr="00B262A3">
        <w:rPr>
          <w:i/>
          <w:iCs/>
        </w:rPr>
        <w:t>ELF</w:t>
      </w:r>
      <w:r>
        <w:t xml:space="preserve"> (</w:t>
      </w:r>
      <w:proofErr w:type="spellStart"/>
      <w:r w:rsidRPr="00B262A3">
        <w:rPr>
          <w:i/>
          <w:iCs/>
        </w:rPr>
        <w:t>Executable</w:t>
      </w:r>
      <w:proofErr w:type="spellEnd"/>
      <w:r w:rsidRPr="00B262A3">
        <w:rPr>
          <w:i/>
          <w:iCs/>
        </w:rPr>
        <w:t xml:space="preserve"> and </w:t>
      </w:r>
      <w:proofErr w:type="spellStart"/>
      <w:r w:rsidRPr="00B262A3">
        <w:rPr>
          <w:i/>
          <w:iCs/>
        </w:rPr>
        <w:t>Linkable</w:t>
      </w:r>
      <w:proofErr w:type="spellEnd"/>
      <w:r w:rsidRPr="00B262A3">
        <w:rPr>
          <w:i/>
          <w:iCs/>
        </w:rPr>
        <w:t xml:space="preserve"> Format</w:t>
      </w:r>
      <w:r>
        <w:t>) detto “</w:t>
      </w:r>
      <w:proofErr w:type="spellStart"/>
      <w:r w:rsidRPr="00B262A3">
        <w:rPr>
          <w:i/>
          <w:iCs/>
        </w:rPr>
        <w:t>Acidrain</w:t>
      </w:r>
      <w:proofErr w:type="spellEnd"/>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A329E5">
            <w:r>
              <w:t>Tattiche</w:t>
            </w:r>
          </w:p>
        </w:tc>
        <w:tc>
          <w:tcPr>
            <w:tcW w:w="5151" w:type="dxa"/>
          </w:tcPr>
          <w:p w14:paraId="3A409D0A" w14:textId="16DD0F96" w:rsidR="00B262A3" w:rsidRPr="00B262A3" w:rsidRDefault="00B262A3" w:rsidP="00A329E5">
            <w:pPr>
              <w:rPr>
                <w:sz w:val="20"/>
                <w:szCs w:val="20"/>
              </w:rPr>
            </w:pPr>
            <w:r w:rsidRPr="00B262A3">
              <w:t>Tecniche</w:t>
            </w:r>
          </w:p>
        </w:tc>
      </w:tr>
      <w:tr w:rsidR="00B262A3" w14:paraId="53957265" w14:textId="77777777" w:rsidTr="00AC370B">
        <w:tc>
          <w:tcPr>
            <w:tcW w:w="2890" w:type="dxa"/>
          </w:tcPr>
          <w:p w14:paraId="24520C14" w14:textId="3A08785B" w:rsidR="00B262A3" w:rsidRDefault="00B262A3" w:rsidP="00A329E5">
            <w:r w:rsidRPr="00B262A3">
              <w:t>Resource Development</w:t>
            </w:r>
          </w:p>
        </w:tc>
        <w:tc>
          <w:tcPr>
            <w:tcW w:w="5151" w:type="dxa"/>
          </w:tcPr>
          <w:p w14:paraId="7AA62990" w14:textId="2BB6E2CF" w:rsidR="00B262A3" w:rsidRDefault="00B262A3" w:rsidP="00A329E5">
            <w:r w:rsidRPr="00B262A3">
              <w:t xml:space="preserve">[T1588.002] </w:t>
            </w:r>
            <w:proofErr w:type="spellStart"/>
            <w:r w:rsidRPr="00B262A3">
              <w:t>Obtain</w:t>
            </w:r>
            <w:proofErr w:type="spellEnd"/>
            <w:r w:rsidRPr="00B262A3">
              <w:t xml:space="preserve"> Capabilities: Tool</w:t>
            </w:r>
          </w:p>
        </w:tc>
      </w:tr>
      <w:tr w:rsidR="00B262A3" w14:paraId="5D81F7EA" w14:textId="77777777" w:rsidTr="00AC370B">
        <w:tc>
          <w:tcPr>
            <w:tcW w:w="2890" w:type="dxa"/>
          </w:tcPr>
          <w:p w14:paraId="27527AEA" w14:textId="65476244" w:rsidR="00B262A3" w:rsidRDefault="00B262A3" w:rsidP="00A329E5">
            <w:proofErr w:type="spellStart"/>
            <w:r w:rsidRPr="00B262A3">
              <w:t>Execution</w:t>
            </w:r>
            <w:proofErr w:type="spellEnd"/>
          </w:p>
        </w:tc>
        <w:tc>
          <w:tcPr>
            <w:tcW w:w="5151" w:type="dxa"/>
          </w:tcPr>
          <w:p w14:paraId="22421DE7" w14:textId="7631575D" w:rsidR="00B262A3" w:rsidRDefault="00B262A3" w:rsidP="00A329E5">
            <w:r w:rsidRPr="00B262A3">
              <w:t>[T1072] Software Deployment Tools</w:t>
            </w:r>
          </w:p>
        </w:tc>
      </w:tr>
      <w:tr w:rsidR="00B262A3" w14:paraId="6D07D776" w14:textId="77777777" w:rsidTr="00AC370B">
        <w:tc>
          <w:tcPr>
            <w:tcW w:w="2890" w:type="dxa"/>
          </w:tcPr>
          <w:p w14:paraId="5E10B368" w14:textId="351E8C48" w:rsidR="00B262A3" w:rsidRDefault="00B262A3" w:rsidP="00A329E5">
            <w:proofErr w:type="spellStart"/>
            <w:r w:rsidRPr="00B262A3">
              <w:t>Initial</w:t>
            </w:r>
            <w:proofErr w:type="spellEnd"/>
            <w:r w:rsidRPr="00B262A3">
              <w:t xml:space="preserve"> Access</w:t>
            </w:r>
          </w:p>
        </w:tc>
        <w:tc>
          <w:tcPr>
            <w:tcW w:w="5151" w:type="dxa"/>
          </w:tcPr>
          <w:p w14:paraId="41BF9019" w14:textId="58A42F73" w:rsidR="00B262A3" w:rsidRDefault="00B262A3" w:rsidP="00A329E5">
            <w:r w:rsidRPr="00B262A3">
              <w:t>[T1195] Supply Chain Compromise</w:t>
            </w:r>
          </w:p>
        </w:tc>
      </w:tr>
      <w:tr w:rsidR="00B262A3" w:rsidRPr="007F4FDC" w14:paraId="2F5F08D6" w14:textId="77777777" w:rsidTr="00AC370B">
        <w:tc>
          <w:tcPr>
            <w:tcW w:w="2890" w:type="dxa"/>
          </w:tcPr>
          <w:p w14:paraId="60E1B58A" w14:textId="13C71494" w:rsidR="00B262A3" w:rsidRDefault="00B262A3" w:rsidP="00A329E5">
            <w:r w:rsidRPr="00B262A3">
              <w:t xml:space="preserve">Defense </w:t>
            </w:r>
            <w:proofErr w:type="spellStart"/>
            <w:r w:rsidRPr="00B262A3">
              <w:t>Evasion</w:t>
            </w:r>
            <w:proofErr w:type="spellEnd"/>
          </w:p>
        </w:tc>
        <w:tc>
          <w:tcPr>
            <w:tcW w:w="5151" w:type="dxa"/>
          </w:tcPr>
          <w:p w14:paraId="4DFE49B8" w14:textId="2B78A47D" w:rsidR="00B262A3" w:rsidRPr="00563036" w:rsidRDefault="00B262A3" w:rsidP="00A329E5">
            <w:pPr>
              <w:rPr>
                <w:lang w:val="en-US"/>
              </w:rPr>
            </w:pPr>
            <w:r w:rsidRPr="00563036">
              <w:rPr>
                <w:lang w:val="en-US"/>
              </w:rPr>
              <w:t>[T1070.004] Indicator Removal: File Deletion</w:t>
            </w:r>
          </w:p>
        </w:tc>
      </w:tr>
      <w:tr w:rsidR="00B262A3" w:rsidRPr="007F4FDC" w14:paraId="2F4DDF57" w14:textId="77777777" w:rsidTr="00AC370B">
        <w:tc>
          <w:tcPr>
            <w:tcW w:w="2890" w:type="dxa"/>
          </w:tcPr>
          <w:p w14:paraId="6B1B1789" w14:textId="0440EF1A" w:rsidR="00B262A3" w:rsidRPr="00B262A3" w:rsidRDefault="00B262A3" w:rsidP="00A329E5">
            <w:proofErr w:type="spellStart"/>
            <w:r w:rsidRPr="00B262A3">
              <w:t>Persistence</w:t>
            </w:r>
            <w:proofErr w:type="spellEnd"/>
          </w:p>
        </w:tc>
        <w:tc>
          <w:tcPr>
            <w:tcW w:w="5151" w:type="dxa"/>
          </w:tcPr>
          <w:p w14:paraId="0962D339" w14:textId="40C65706" w:rsidR="00B262A3" w:rsidRPr="00563036" w:rsidRDefault="00B262A3" w:rsidP="00A329E5">
            <w:pPr>
              <w:rPr>
                <w:lang w:val="en-US"/>
              </w:rPr>
            </w:pPr>
            <w:r w:rsidRPr="00563036">
              <w:rPr>
                <w:lang w:val="en-US"/>
              </w:rPr>
              <w:t>[T1542.001] Pre-OS Boot: System Firmware</w:t>
            </w:r>
          </w:p>
        </w:tc>
      </w:tr>
    </w:tbl>
    <w:p w14:paraId="2FD73377" w14:textId="0726DECD" w:rsidR="005D6AF6" w:rsidRDefault="005D6AF6" w:rsidP="00A329E5">
      <w:pPr>
        <w:pStyle w:val="Titolo3"/>
      </w:pPr>
      <w:bookmarkStart w:id="116" w:name="_Toc170557792"/>
      <w:r>
        <w:t>Impact</w:t>
      </w:r>
      <w:bookmarkEnd w:id="116"/>
    </w:p>
    <w:p w14:paraId="71CB7AF9" w14:textId="618A6DCF" w:rsidR="005D6AF6" w:rsidRDefault="005D6AF6" w:rsidP="00A329E5">
      <w:r>
        <w:t xml:space="preserve">In questa fase vengono </w:t>
      </w:r>
      <w:r w:rsidR="00DB6A2B">
        <w:t>presentate</w:t>
      </w:r>
      <w:r>
        <w:t xml:space="preserve"> le ultime tecniche utilizzate per ottener</w:t>
      </w:r>
      <w:r w:rsidR="00DB6A2B">
        <w:t xml:space="preserve">e </w:t>
      </w:r>
      <w:r>
        <w:t>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A329E5">
            <w:r w:rsidRPr="00E34921">
              <w:t>Tattiche</w:t>
            </w:r>
          </w:p>
        </w:tc>
        <w:tc>
          <w:tcPr>
            <w:tcW w:w="5000" w:type="dxa"/>
          </w:tcPr>
          <w:p w14:paraId="59F3206A" w14:textId="0E9BDA7D" w:rsidR="00E34921" w:rsidRPr="00E34921" w:rsidRDefault="00E34921" w:rsidP="00A329E5">
            <w:r>
              <w:t>Tecniche</w:t>
            </w:r>
          </w:p>
        </w:tc>
      </w:tr>
      <w:tr w:rsidR="00E34921" w14:paraId="624D46DE" w14:textId="77777777" w:rsidTr="00AC370B">
        <w:tc>
          <w:tcPr>
            <w:tcW w:w="1290" w:type="dxa"/>
            <w:vMerge w:val="restart"/>
          </w:tcPr>
          <w:p w14:paraId="39ED71DD" w14:textId="6EA88355" w:rsidR="00E34921" w:rsidRDefault="00E34921" w:rsidP="00A329E5">
            <w:r w:rsidRPr="00E34921">
              <w:lastRenderedPageBreak/>
              <w:t>Impact</w:t>
            </w:r>
          </w:p>
        </w:tc>
        <w:tc>
          <w:tcPr>
            <w:tcW w:w="5000" w:type="dxa"/>
          </w:tcPr>
          <w:p w14:paraId="6535F6E3" w14:textId="5A5B8586" w:rsidR="00E34921" w:rsidRDefault="00E34921" w:rsidP="00A329E5">
            <w:r w:rsidRPr="00E34921">
              <w:t xml:space="preserve">[T1529] System </w:t>
            </w:r>
            <w:proofErr w:type="spellStart"/>
            <w:r w:rsidRPr="00E34921">
              <w:t>Shutdown</w:t>
            </w:r>
            <w:proofErr w:type="spellEnd"/>
            <w:r w:rsidRPr="00E34921">
              <w:t>/Reboot</w:t>
            </w:r>
          </w:p>
        </w:tc>
      </w:tr>
      <w:tr w:rsidR="00E34921" w14:paraId="461E85B7" w14:textId="77777777" w:rsidTr="00AC370B">
        <w:tc>
          <w:tcPr>
            <w:tcW w:w="1290" w:type="dxa"/>
            <w:vMerge/>
          </w:tcPr>
          <w:p w14:paraId="49A49BC6" w14:textId="77777777" w:rsidR="00E34921" w:rsidRDefault="00E34921" w:rsidP="00A329E5"/>
        </w:tc>
        <w:tc>
          <w:tcPr>
            <w:tcW w:w="5000" w:type="dxa"/>
          </w:tcPr>
          <w:p w14:paraId="4AF8CEB3" w14:textId="4971C30F" w:rsidR="00E34921" w:rsidRDefault="00E34921" w:rsidP="00A329E5">
            <w:r w:rsidRPr="00E34921">
              <w:t xml:space="preserve">[T1485] Data </w:t>
            </w:r>
            <w:proofErr w:type="spellStart"/>
            <w:r w:rsidRPr="00E34921">
              <w:t>Destruction</w:t>
            </w:r>
            <w:proofErr w:type="spellEnd"/>
          </w:p>
        </w:tc>
      </w:tr>
      <w:tr w:rsidR="00E34921" w14:paraId="4D5121A4" w14:textId="77777777" w:rsidTr="00AC370B">
        <w:tc>
          <w:tcPr>
            <w:tcW w:w="1290" w:type="dxa"/>
            <w:vMerge/>
          </w:tcPr>
          <w:p w14:paraId="1BFC8B69" w14:textId="77777777" w:rsidR="00E34921" w:rsidRDefault="00E34921" w:rsidP="00A329E5"/>
        </w:tc>
        <w:tc>
          <w:tcPr>
            <w:tcW w:w="5000" w:type="dxa"/>
          </w:tcPr>
          <w:p w14:paraId="427CEB06" w14:textId="19038806" w:rsidR="00E34921" w:rsidRDefault="00E34921" w:rsidP="00A329E5">
            <w:r w:rsidRPr="00E34921">
              <w:t xml:space="preserve">[T1495] Firmware </w:t>
            </w:r>
            <w:proofErr w:type="spellStart"/>
            <w:r w:rsidRPr="00E34921">
              <w:t>Corruption</w:t>
            </w:r>
            <w:proofErr w:type="spellEnd"/>
          </w:p>
        </w:tc>
      </w:tr>
      <w:tr w:rsidR="00E34921" w14:paraId="798CB5CB" w14:textId="77777777" w:rsidTr="00AC370B">
        <w:tc>
          <w:tcPr>
            <w:tcW w:w="1290" w:type="dxa"/>
            <w:vMerge/>
          </w:tcPr>
          <w:p w14:paraId="3C846FF6" w14:textId="77777777" w:rsidR="00E34921" w:rsidRDefault="00E34921" w:rsidP="00A329E5"/>
        </w:tc>
        <w:tc>
          <w:tcPr>
            <w:tcW w:w="5000" w:type="dxa"/>
          </w:tcPr>
          <w:p w14:paraId="3FC812F9" w14:textId="004104E2" w:rsidR="00E34921" w:rsidRDefault="00E34921" w:rsidP="00A329E5">
            <w:r w:rsidRPr="00E34921">
              <w:t xml:space="preserve">[T1561] Disk </w:t>
            </w:r>
            <w:proofErr w:type="spellStart"/>
            <w:r w:rsidRPr="00E34921">
              <w:t>Wipe</w:t>
            </w:r>
            <w:proofErr w:type="spellEnd"/>
          </w:p>
        </w:tc>
      </w:tr>
      <w:tr w:rsidR="00E34921" w14:paraId="0F6824E2" w14:textId="77777777" w:rsidTr="00AC370B">
        <w:tc>
          <w:tcPr>
            <w:tcW w:w="1290" w:type="dxa"/>
            <w:vMerge/>
          </w:tcPr>
          <w:p w14:paraId="262716B2" w14:textId="77777777" w:rsidR="00E34921" w:rsidRDefault="00E34921" w:rsidP="00A329E5"/>
        </w:tc>
        <w:tc>
          <w:tcPr>
            <w:tcW w:w="5000" w:type="dxa"/>
          </w:tcPr>
          <w:p w14:paraId="449E7E82" w14:textId="4AE7EEB1" w:rsidR="00E34921" w:rsidRDefault="00E34921" w:rsidP="00A329E5">
            <w:r w:rsidRPr="00E34921">
              <w:t xml:space="preserve">[T1529] System </w:t>
            </w:r>
            <w:proofErr w:type="spellStart"/>
            <w:r w:rsidRPr="00E34921">
              <w:t>Shutdown</w:t>
            </w:r>
            <w:proofErr w:type="spellEnd"/>
            <w:r w:rsidRPr="00E34921">
              <w:t>/Reboot</w:t>
            </w:r>
          </w:p>
        </w:tc>
      </w:tr>
      <w:tr w:rsidR="00E34921" w14:paraId="436B157F" w14:textId="77777777" w:rsidTr="00AC370B">
        <w:tc>
          <w:tcPr>
            <w:tcW w:w="1290" w:type="dxa"/>
            <w:vMerge/>
          </w:tcPr>
          <w:p w14:paraId="295BBBE8" w14:textId="77777777" w:rsidR="00E34921" w:rsidRDefault="00E34921" w:rsidP="00A329E5"/>
        </w:tc>
        <w:tc>
          <w:tcPr>
            <w:tcW w:w="5000" w:type="dxa"/>
          </w:tcPr>
          <w:p w14:paraId="3F4489E6" w14:textId="7409A0B7" w:rsidR="00E34921" w:rsidRDefault="00E34921" w:rsidP="00A329E5">
            <w:r w:rsidRPr="00E34921">
              <w:t xml:space="preserve">[T1485] Data </w:t>
            </w:r>
            <w:proofErr w:type="spellStart"/>
            <w:r w:rsidRPr="00E34921">
              <w:t>Destruction</w:t>
            </w:r>
            <w:proofErr w:type="spellEnd"/>
          </w:p>
        </w:tc>
      </w:tr>
      <w:tr w:rsidR="00E34921" w14:paraId="5A6ED137" w14:textId="77777777" w:rsidTr="00AC370B">
        <w:tc>
          <w:tcPr>
            <w:tcW w:w="1290" w:type="dxa"/>
            <w:vMerge/>
          </w:tcPr>
          <w:p w14:paraId="7E2473E9" w14:textId="77777777" w:rsidR="00E34921" w:rsidRDefault="00E34921" w:rsidP="00A329E5"/>
        </w:tc>
        <w:tc>
          <w:tcPr>
            <w:tcW w:w="5000" w:type="dxa"/>
          </w:tcPr>
          <w:p w14:paraId="577FBC7C" w14:textId="32D4D2A4" w:rsidR="00E34921" w:rsidRDefault="00E34921" w:rsidP="00A329E5">
            <w:r w:rsidRPr="00E34921">
              <w:t xml:space="preserve">[T1495] Firmware </w:t>
            </w:r>
            <w:proofErr w:type="spellStart"/>
            <w:r w:rsidRPr="00E34921">
              <w:t>Corruption</w:t>
            </w:r>
            <w:proofErr w:type="spellEnd"/>
          </w:p>
        </w:tc>
      </w:tr>
      <w:tr w:rsidR="00E34921" w14:paraId="20469676" w14:textId="77777777" w:rsidTr="00AC370B">
        <w:tc>
          <w:tcPr>
            <w:tcW w:w="1290" w:type="dxa"/>
            <w:vMerge/>
          </w:tcPr>
          <w:p w14:paraId="685D0198" w14:textId="77777777" w:rsidR="00E34921" w:rsidRDefault="00E34921" w:rsidP="00A329E5"/>
        </w:tc>
        <w:tc>
          <w:tcPr>
            <w:tcW w:w="5000" w:type="dxa"/>
          </w:tcPr>
          <w:p w14:paraId="53132385" w14:textId="43A6A665" w:rsidR="00E34921" w:rsidRDefault="00E34921" w:rsidP="00A329E5">
            <w:r w:rsidRPr="00E34921">
              <w:t xml:space="preserve">[T1561] Disk </w:t>
            </w:r>
            <w:proofErr w:type="spellStart"/>
            <w:r w:rsidRPr="00E34921">
              <w:t>Wipe</w:t>
            </w:r>
            <w:proofErr w:type="spellEnd"/>
          </w:p>
        </w:tc>
      </w:tr>
      <w:tr w:rsidR="00E34921" w:rsidRPr="007F4FDC" w14:paraId="3A926671" w14:textId="77777777" w:rsidTr="00AC370B">
        <w:tc>
          <w:tcPr>
            <w:tcW w:w="1290" w:type="dxa"/>
            <w:vMerge/>
          </w:tcPr>
          <w:p w14:paraId="4F06EAFB" w14:textId="77777777" w:rsidR="00E34921" w:rsidRDefault="00E34921" w:rsidP="00A329E5"/>
        </w:tc>
        <w:tc>
          <w:tcPr>
            <w:tcW w:w="5000" w:type="dxa"/>
          </w:tcPr>
          <w:p w14:paraId="57718F46" w14:textId="0B35CA44" w:rsidR="00E34921" w:rsidRPr="00563036" w:rsidRDefault="00E34921" w:rsidP="00A329E5">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A329E5">
            <w:pPr>
              <w:rPr>
                <w:lang w:val="en-US"/>
              </w:rPr>
            </w:pPr>
          </w:p>
        </w:tc>
        <w:tc>
          <w:tcPr>
            <w:tcW w:w="5000" w:type="dxa"/>
          </w:tcPr>
          <w:p w14:paraId="0D6C54F1" w14:textId="535BC368" w:rsidR="00E34921" w:rsidRDefault="00E34921" w:rsidP="00A329E5">
            <w:r w:rsidRPr="00E34921">
              <w:t xml:space="preserve">[T1561.002] Disk </w:t>
            </w:r>
            <w:proofErr w:type="spellStart"/>
            <w:r w:rsidRPr="00E34921">
              <w:t>Structure</w:t>
            </w:r>
            <w:proofErr w:type="spellEnd"/>
            <w:r w:rsidRPr="00E34921">
              <w:t xml:space="preserve"> </w:t>
            </w:r>
            <w:proofErr w:type="spellStart"/>
            <w:r w:rsidRPr="00E34921">
              <w:t>Wipe</w:t>
            </w:r>
            <w:proofErr w:type="spellEnd"/>
          </w:p>
        </w:tc>
      </w:tr>
      <w:tr w:rsidR="00E34921" w14:paraId="18C79336" w14:textId="77777777" w:rsidTr="00AC370B">
        <w:tc>
          <w:tcPr>
            <w:tcW w:w="1290" w:type="dxa"/>
            <w:vMerge/>
          </w:tcPr>
          <w:p w14:paraId="6D0106C5" w14:textId="77777777" w:rsidR="00E34921" w:rsidRDefault="00E34921" w:rsidP="00A329E5"/>
        </w:tc>
        <w:tc>
          <w:tcPr>
            <w:tcW w:w="5000" w:type="dxa"/>
          </w:tcPr>
          <w:p w14:paraId="5B6DA7B4" w14:textId="3F8C60F8" w:rsidR="00E34921" w:rsidRDefault="00E34921" w:rsidP="00A329E5">
            <w:r w:rsidRPr="00E34921">
              <w:t xml:space="preserve">[T1531] Account Access </w:t>
            </w:r>
            <w:proofErr w:type="spellStart"/>
            <w:r w:rsidRPr="00E34921">
              <w:t>Removal</w:t>
            </w:r>
            <w:proofErr w:type="spellEnd"/>
          </w:p>
        </w:tc>
      </w:tr>
      <w:tr w:rsidR="00E34921" w:rsidRPr="007F4FDC" w14:paraId="16C98388" w14:textId="77777777" w:rsidTr="00AC370B">
        <w:tc>
          <w:tcPr>
            <w:tcW w:w="1290" w:type="dxa"/>
            <w:vMerge/>
          </w:tcPr>
          <w:p w14:paraId="3B674AE5" w14:textId="77777777" w:rsidR="00E34921" w:rsidRDefault="00E34921" w:rsidP="00A329E5"/>
        </w:tc>
        <w:tc>
          <w:tcPr>
            <w:tcW w:w="5000" w:type="dxa"/>
          </w:tcPr>
          <w:p w14:paraId="04B10996" w14:textId="099A594D" w:rsidR="00E34921" w:rsidRPr="00563036" w:rsidRDefault="00E34921" w:rsidP="00A329E5">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A329E5">
            <w:pPr>
              <w:rPr>
                <w:lang w:val="en-US"/>
              </w:rPr>
            </w:pPr>
          </w:p>
        </w:tc>
        <w:tc>
          <w:tcPr>
            <w:tcW w:w="5000" w:type="dxa"/>
          </w:tcPr>
          <w:p w14:paraId="45B2536E" w14:textId="7C1C29A1" w:rsidR="00E34921" w:rsidRDefault="00E34921" w:rsidP="00A329E5">
            <w:r w:rsidRPr="00E34921">
              <w:t>[T1489] Service Stop</w:t>
            </w:r>
          </w:p>
        </w:tc>
      </w:tr>
    </w:tbl>
    <w:p w14:paraId="11019896" w14:textId="5065AE14" w:rsidR="00AC370B" w:rsidRDefault="00AC370B" w:rsidP="00A329E5"/>
    <w:p w14:paraId="67D41240" w14:textId="77777777" w:rsidR="00AC370B" w:rsidRDefault="00AC370B" w:rsidP="00A329E5">
      <w:r>
        <w:br w:type="page"/>
      </w:r>
    </w:p>
    <w:p w14:paraId="05A87720" w14:textId="522ED3E9" w:rsidR="00311F37" w:rsidRDefault="00311F37" w:rsidP="00A329E5">
      <w:pPr>
        <w:pStyle w:val="Titolo2"/>
      </w:pPr>
      <w:bookmarkStart w:id="117" w:name="_Toc170557793"/>
      <w:r w:rsidRPr="007E4D82">
        <w:lastRenderedPageBreak/>
        <w:t>Attacchi Cyber – Analisi delle tendenze</w:t>
      </w:r>
      <w:bookmarkEnd w:id="117"/>
    </w:p>
    <w:p w14:paraId="3BB6A68E" w14:textId="4634ABAE" w:rsidR="002B66CD" w:rsidRPr="002B66CD" w:rsidRDefault="002B66CD" w:rsidP="00A329E5">
      <w:r w:rsidRPr="007E4D82">
        <w:t>Negli ultimi anni, il panorama globale ha testimoniato l'urgente richiesta di avanzamenti tecnologici nel campo della difesa informatica, volti a proteggere dati, procedure e infrastrutture critici.</w:t>
      </w:r>
    </w:p>
    <w:p w14:paraId="434386C8" w14:textId="6AF96280" w:rsidR="002B66CD" w:rsidRPr="002B66CD" w:rsidRDefault="002B66CD" w:rsidP="00A329E5">
      <w:pPr>
        <w:pStyle w:val="Titolo3"/>
      </w:pPr>
      <w:bookmarkStart w:id="118" w:name="_Toc170557794"/>
      <w:r>
        <w:t>Q2 2022 vs Q</w:t>
      </w:r>
      <w:r w:rsidR="00722F5E">
        <w:t>2</w:t>
      </w:r>
      <w:r>
        <w:t xml:space="preserve"> 2023</w:t>
      </w:r>
      <w:bookmarkEnd w:id="118"/>
    </w:p>
    <w:p w14:paraId="2AEEA772" w14:textId="51DCCD56" w:rsidR="00311F37" w:rsidRPr="007E4D82" w:rsidRDefault="00311F37" w:rsidP="00A329E5">
      <w:r w:rsidRPr="007E4D82">
        <w:t>Un'</w:t>
      </w:r>
      <w:r w:rsidRPr="007E4D82">
        <w:rPr>
          <w:b/>
          <w:bCs/>
        </w:rPr>
        <w:t>indagine comparativa</w:t>
      </w:r>
      <w:r w:rsidRPr="007E4D82">
        <w:t xml:space="preserve"> recente [4], che confronta i dati relativi agli attacchi informatici noti fino al Q2</w:t>
      </w:r>
      <w:r>
        <w:rPr>
          <w:rStyle w:val="Rimandonotaapidipagina"/>
          <w:rFonts w:cs="Arial"/>
        </w:rPr>
        <w:footnoteReference w:id="18"/>
      </w:r>
      <w:r w:rsidRPr="007E4D82">
        <w:t xml:space="preserve"> 2022 e quelli registrati nel Q2 2023</w:t>
      </w:r>
      <w:r w:rsidR="00B357C6">
        <w:t xml:space="preserve"> (figura </w:t>
      </w:r>
      <w:r w:rsidR="00F716FC">
        <w:t>6</w:t>
      </w:r>
      <w:r w:rsidR="00B357C6">
        <w:t>)</w:t>
      </w:r>
      <w:r w:rsidRPr="007E4D82">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722F5E">
      <w:pPr>
        <w:jc w:val="center"/>
      </w:pPr>
      <w:r w:rsidRPr="007E4D82">
        <w:rPr>
          <w:noProof/>
        </w:rPr>
        <w:lastRenderedPageBreak/>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br/>
      </w:r>
      <w:r w:rsidR="00B357C6" w:rsidRPr="00B75024">
        <w:t>Figura</w:t>
      </w:r>
      <w:r w:rsidR="00F716FC">
        <w:t xml:space="preserve"> 6</w:t>
      </w:r>
      <w:r w:rsidR="00B357C6" w:rsidRPr="00B75024">
        <w:t>: Q2 2022 vs Q2 2023</w:t>
      </w:r>
    </w:p>
    <w:p w14:paraId="373DF3FB" w14:textId="71D6DEE7" w:rsidR="00246A72" w:rsidRPr="005D6A9B" w:rsidRDefault="00311F37" w:rsidP="00A329E5">
      <w:r w:rsidRPr="005D6A9B">
        <w:t xml:space="preserve">I dati allarmanti emersi dallo studio mostrano un incremento significativo degli attacchi informatici, con particolare enfasi sui settori delle consulenze, bancario e sanitario. Tra questi, il </w:t>
      </w:r>
      <w:r w:rsidRPr="005D6A9B">
        <w:rPr>
          <w:b/>
          <w:bCs/>
        </w:rPr>
        <w:t>settore</w:t>
      </w:r>
      <w:r w:rsidRPr="005D6A9B">
        <w:t xml:space="preserve"> </w:t>
      </w:r>
      <w:r w:rsidRPr="005D6A9B">
        <w:rPr>
          <w:b/>
          <w:bCs/>
        </w:rPr>
        <w:t>sanitario</w:t>
      </w:r>
      <w:r w:rsidRPr="005D6A9B">
        <w:t xml:space="preserve"> emerge come particolarmente </w:t>
      </w:r>
      <w:r w:rsidRPr="005D6A9B">
        <w:rPr>
          <w:b/>
          <w:bCs/>
        </w:rPr>
        <w:t>critico</w:t>
      </w:r>
      <w:r w:rsidRPr="005D6A9B">
        <w:t xml:space="preserve">, non solo perché rappresenta il terzo settore più colpito al mondo da questa ondata di attacchi, ma anche per l'ampia quantità di introiti che genera a livello globale e per il </w:t>
      </w:r>
      <w:r w:rsidRPr="005D6A9B">
        <w:rPr>
          <w:b/>
          <w:bCs/>
        </w:rPr>
        <w:t>vasto</w:t>
      </w:r>
      <w:r w:rsidRPr="005D6A9B">
        <w:t xml:space="preserve"> </w:t>
      </w:r>
      <w:r w:rsidRPr="005D6A9B">
        <w:rPr>
          <w:b/>
          <w:bCs/>
        </w:rPr>
        <w:t>volume</w:t>
      </w:r>
      <w:r w:rsidRPr="005D6A9B">
        <w:t xml:space="preserve"> </w:t>
      </w:r>
      <w:r w:rsidRPr="005D6A9B">
        <w:rPr>
          <w:b/>
          <w:bCs/>
        </w:rPr>
        <w:t>di</w:t>
      </w:r>
      <w:r w:rsidRPr="005D6A9B">
        <w:t xml:space="preserve"> </w:t>
      </w:r>
      <w:r w:rsidRPr="005D6A9B">
        <w:rPr>
          <w:b/>
          <w:bCs/>
        </w:rPr>
        <w:t>informazioni</w:t>
      </w:r>
      <w:r w:rsidRPr="005D6A9B">
        <w:t xml:space="preserve"> </w:t>
      </w:r>
      <w:r w:rsidRPr="005D6A9B">
        <w:rPr>
          <w:b/>
          <w:bCs/>
        </w:rPr>
        <w:t>sensibili</w:t>
      </w:r>
      <w:r w:rsidRPr="005D6A9B">
        <w:t xml:space="preserve"> che gestisce. Questa situazione mette in luce l'urgenza con cui il settore sanitario deve affrontare le sfide legate alla cybersecurity, sottolineando l'importanza di implementare misure di protezione</w:t>
      </w:r>
      <w:r w:rsidR="008F3AD1">
        <w:t xml:space="preserve"> e prevenzione</w:t>
      </w:r>
      <w:r w:rsidRPr="005D6A9B">
        <w:t xml:space="preserve"> avanzate per salvaguardare dati di vitale importanza.</w:t>
      </w:r>
    </w:p>
    <w:p w14:paraId="43579485" w14:textId="0AD143A5" w:rsidR="002B66CD" w:rsidRDefault="002B66CD" w:rsidP="00A329E5">
      <w:pPr>
        <w:pStyle w:val="Titolo3"/>
      </w:pPr>
      <w:bookmarkStart w:id="119" w:name="_Toc170557795"/>
      <w:r>
        <w:t>Provenienza delle cyber minacce</w:t>
      </w:r>
      <w:bookmarkEnd w:id="119"/>
    </w:p>
    <w:p w14:paraId="146F2B9F" w14:textId="68FCAA7E" w:rsidR="00311F37" w:rsidRPr="007E4D82" w:rsidRDefault="00311F37" w:rsidP="00A329E5">
      <w:r w:rsidRPr="007E4D82">
        <w:t xml:space="preserve">Un altro grande dilemma è dovuto alla provenienza di questi attacchi. Uno studio [5] in cui sono coinvolte la Cybersecurity and </w:t>
      </w:r>
      <w:proofErr w:type="spellStart"/>
      <w:r w:rsidRPr="007E4D82">
        <w:lastRenderedPageBreak/>
        <w:t>Infrastructure</w:t>
      </w:r>
      <w:proofErr w:type="spellEnd"/>
      <w:r w:rsidRPr="007E4D82">
        <w:t xml:space="preserve"> Security Agency (</w:t>
      </w:r>
      <w:r w:rsidRPr="007E4D82">
        <w:rPr>
          <w:b/>
          <w:bCs/>
        </w:rPr>
        <w:t>CISA</w:t>
      </w:r>
      <w:r w:rsidRPr="007E4D82">
        <w:t>), la National Security Agency (</w:t>
      </w:r>
      <w:r w:rsidRPr="007E4D82">
        <w:rPr>
          <w:b/>
          <w:bCs/>
        </w:rPr>
        <w:t>NSA</w:t>
      </w:r>
      <w:r w:rsidRPr="007E4D82">
        <w:t xml:space="preserve">) e il Federal Bureau of </w:t>
      </w:r>
      <w:proofErr w:type="spellStart"/>
      <w:r w:rsidRPr="007E4D82">
        <w:t>Investigation</w:t>
      </w:r>
      <w:proofErr w:type="spellEnd"/>
      <w:r w:rsidRPr="007E4D82">
        <w:t xml:space="preserve"> (</w:t>
      </w:r>
      <w:r w:rsidRPr="007E4D82">
        <w:rPr>
          <w:b/>
          <w:bCs/>
        </w:rPr>
        <w:t>FBI</w:t>
      </w:r>
      <w:r w:rsidRPr="007E4D82">
        <w:t>)</w:t>
      </w:r>
      <w:r w:rsidR="00B357C6">
        <w:t xml:space="preserve"> (figura </w:t>
      </w:r>
      <w:r w:rsidR="00F716FC">
        <w:t>7</w:t>
      </w:r>
      <w:r w:rsidR="00B357C6">
        <w:t>),</w:t>
      </w:r>
      <w:r w:rsidRPr="007E4D82">
        <w:t xml:space="preserve"> evidenzia che circa il 45% di questi attacchi ha origine ignota, perciò la </w:t>
      </w:r>
      <w:r w:rsidRPr="007E4D82">
        <w:rPr>
          <w:b/>
          <w:bCs/>
        </w:rPr>
        <w:t>tracciabilità</w:t>
      </w:r>
      <w:r w:rsidRPr="007E4D82">
        <w:t xml:space="preserve"> e l'</w:t>
      </w:r>
      <w:r w:rsidRPr="007E4D82">
        <w:rPr>
          <w:b/>
          <w:bCs/>
        </w:rPr>
        <w:t>identificazione</w:t>
      </w:r>
      <w:r w:rsidRPr="007E4D82">
        <w:t xml:space="preserve"> </w:t>
      </w:r>
      <w:r w:rsidRPr="007E4D82">
        <w:rPr>
          <w:b/>
          <w:bCs/>
        </w:rPr>
        <w:t>degli aggressori</w:t>
      </w:r>
      <w:r w:rsidRPr="007E4D82">
        <w:t xml:space="preserve"> rappresentano ancora sfide significative nel contrasto alle minacce informatiche.</w:t>
      </w:r>
    </w:p>
    <w:p w14:paraId="193E4360" w14:textId="00D0615E" w:rsidR="00311F37" w:rsidRPr="00B75024" w:rsidRDefault="00311F37" w:rsidP="008F3AD1">
      <w:pPr>
        <w:jc w:val="center"/>
      </w:pPr>
      <w:r w:rsidRPr="007E4D82">
        <w:rPr>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br/>
      </w:r>
      <w:r w:rsidR="00B357C6" w:rsidRPr="00B75024">
        <w:t xml:space="preserve">Figura </w:t>
      </w:r>
      <w:r w:rsidR="00F716FC">
        <w:t>7</w:t>
      </w:r>
      <w:r w:rsidR="00B357C6" w:rsidRPr="00B75024">
        <w:t>: Da dove provengono i cyber attacchi</w:t>
      </w:r>
    </w:p>
    <w:p w14:paraId="063912DA" w14:textId="7FB341C1" w:rsidR="002B66CD" w:rsidRPr="007E4D82" w:rsidRDefault="002B66CD" w:rsidP="00A329E5">
      <w:pPr>
        <w:pStyle w:val="Titolo3"/>
      </w:pPr>
      <w:bookmarkStart w:id="120" w:name="_Toc170557796"/>
      <w:r>
        <w:t>Stime dei costi futuri</w:t>
      </w:r>
      <w:bookmarkEnd w:id="120"/>
    </w:p>
    <w:p w14:paraId="04AB6E54" w14:textId="281DAC61" w:rsidR="00311F37" w:rsidRPr="007E4D82" w:rsidRDefault="00311F37" w:rsidP="00A329E5">
      <w:r w:rsidRPr="007E4D82">
        <w:t xml:space="preserve">Basandosi sulle valutazioni della fonte che ha fornito i dati menzionati in precedenza, il </w:t>
      </w:r>
      <w:r w:rsidRPr="007E4D82">
        <w:rPr>
          <w:b/>
          <w:bCs/>
        </w:rPr>
        <w:t xml:space="preserve">costo annuale globale associato alla mitigazione dei crimini informatici </w:t>
      </w:r>
      <w:r w:rsidRPr="007E4D82">
        <w:t xml:space="preserve">[6] nei prossimi 4 anni è destinato ad aumentare in maniera lineare di circa </w:t>
      </w:r>
      <w:r w:rsidRPr="007E4D82">
        <w:rPr>
          <w:b/>
          <w:bCs/>
        </w:rPr>
        <w:t>1,5 trilioni di dollari statunitensi</w:t>
      </w:r>
      <w:r w:rsidRPr="007E4D82">
        <w:t xml:space="preserve"> all’anno</w:t>
      </w:r>
      <w:r w:rsidR="00BB2D61">
        <w:t xml:space="preserve"> (figura </w:t>
      </w:r>
      <w:r w:rsidR="00F716FC">
        <w:t>8</w:t>
      </w:r>
      <w:r w:rsidR="00BB2D61">
        <w:t>)</w:t>
      </w:r>
      <w:r w:rsidRPr="007E4D82">
        <w:t>.</w:t>
      </w:r>
    </w:p>
    <w:p w14:paraId="37D5BF93" w14:textId="13D98668" w:rsidR="005D6A9B" w:rsidRPr="00B75024" w:rsidRDefault="00311F37" w:rsidP="008F3AD1">
      <w:pPr>
        <w:jc w:val="center"/>
      </w:pPr>
      <w:r w:rsidRPr="00B75024">
        <w:rPr>
          <w:noProof/>
        </w:rPr>
        <w:lastRenderedPageBreak/>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br/>
        <w:t xml:space="preserve">Figura </w:t>
      </w:r>
      <w:r w:rsidR="00F716FC">
        <w:t>8</w:t>
      </w:r>
      <w:r w:rsidR="00B357C6" w:rsidRPr="00B75024">
        <w:t xml:space="preserve">: Stima della crescita del costo annuale </w:t>
      </w:r>
      <w:r w:rsidR="005D6A9B" w:rsidRPr="00B75024">
        <w:t>per il cyber crimine</w:t>
      </w:r>
    </w:p>
    <w:p w14:paraId="01E23B1F" w14:textId="311753CD" w:rsidR="00311F37" w:rsidRPr="007E4D82" w:rsidRDefault="00311F37" w:rsidP="00A329E5">
      <w:pPr>
        <w:pStyle w:val="Titolo2"/>
      </w:pPr>
      <w:bookmarkStart w:id="121" w:name="_Toc170557797"/>
      <w:r w:rsidRPr="007E4D82">
        <w:t>NIS2 – L’ultima normativa nel mondo cyber</w:t>
      </w:r>
      <w:bookmarkEnd w:id="121"/>
    </w:p>
    <w:p w14:paraId="5F02C0FE" w14:textId="5B083E87" w:rsidR="00311F37" w:rsidRPr="007E4D82" w:rsidRDefault="00311F37" w:rsidP="00A329E5">
      <w:r w:rsidRPr="007E4D82">
        <w:t>Il mondo ha iniziato a mobilitarsi per rispondere alle minacce derivanti dalla evolutiva sfera informatica, molt</w:t>
      </w:r>
      <w:r w:rsidR="008F3AD1">
        <w:t>e</w:t>
      </w:r>
      <w:r w:rsidRPr="007E4D82">
        <w:t xml:space="preserve"> sono state le normative che hanno coinvolto questo dominio di conoscenza.</w:t>
      </w:r>
    </w:p>
    <w:p w14:paraId="07B2BAFA" w14:textId="3E30320F" w:rsidR="00311F37" w:rsidRPr="007E4D82" w:rsidRDefault="00311F37" w:rsidP="00A329E5">
      <w:r w:rsidRPr="007E4D82">
        <w:t xml:space="preserve">La direttiva più recente è la cosiddetta </w:t>
      </w:r>
      <w:r w:rsidRPr="007E4D82">
        <w:rPr>
          <w:b/>
          <w:bCs/>
        </w:rPr>
        <w:t>NIS2</w:t>
      </w:r>
      <w:r w:rsidRPr="007E4D82">
        <w:t xml:space="preserve"> (</w:t>
      </w:r>
      <w:r w:rsidRPr="007E4D82">
        <w:rPr>
          <w:b/>
          <w:bCs/>
        </w:rPr>
        <w:t>Network and Information Systems 2</w:t>
      </w:r>
      <w:r w:rsidRPr="007E4D82">
        <w:t>), entrata in vigore nel 17 gennaio 2023, rappresenta un passo significativo verso il rafforzamento della resilienza e della sicurezza delle reti e dei sistemi informativi all'interno dell'</w:t>
      </w:r>
      <w:r w:rsidRPr="007E4D82">
        <w:rPr>
          <w:b/>
          <w:bCs/>
        </w:rPr>
        <w:t>Unione Europea</w:t>
      </w:r>
      <w:r w:rsidRPr="007E4D82">
        <w:t xml:space="preserve">, dove gli stati membri dovranno incorporare questa normativa entro il 17 </w:t>
      </w:r>
      <w:r w:rsidR="00FD5073">
        <w:t>O</w:t>
      </w:r>
      <w:r w:rsidRPr="007E4D82">
        <w:t xml:space="preserve">ttobre 2024. Questa nuova direttiva si propone di aggiornare e ampliare l'ambito di </w:t>
      </w:r>
      <w:r w:rsidRPr="007E4D82">
        <w:lastRenderedPageBreak/>
        <w:t xml:space="preserve">applicazione della antesignana direttiva </w:t>
      </w:r>
      <w:r w:rsidRPr="007E4D82">
        <w:rPr>
          <w:b/>
          <w:bCs/>
        </w:rPr>
        <w:t>NIS1</w:t>
      </w:r>
      <w:r w:rsidRPr="007E4D82">
        <w:t>, per porre rimedio all’aumento del tasso digitalizzazione in tutti i Paesi membri, il quale ha inasprito la superfice di attacco informatico.</w:t>
      </w:r>
    </w:p>
    <w:p w14:paraId="6EBBC61C" w14:textId="77777777" w:rsidR="00311F37" w:rsidRPr="007E4D82" w:rsidRDefault="00311F37" w:rsidP="00A329E5">
      <w:r w:rsidRPr="007E4D82">
        <w:t xml:space="preserve">La normativa rende più stringenti: </w:t>
      </w:r>
    </w:p>
    <w:p w14:paraId="34AC1057" w14:textId="77777777" w:rsidR="00311F37" w:rsidRPr="007E4D82" w:rsidRDefault="00311F37" w:rsidP="00A329E5">
      <w:pPr>
        <w:pStyle w:val="Paragrafoelenco"/>
        <w:numPr>
          <w:ilvl w:val="0"/>
          <w:numId w:val="12"/>
        </w:numPr>
      </w:pPr>
      <w:r w:rsidRPr="007E4D82">
        <w:rPr>
          <w:b/>
          <w:bCs/>
        </w:rPr>
        <w:t>requisiti di governance</w:t>
      </w:r>
      <w:r w:rsidRPr="007E4D82">
        <w:t xml:space="preserve">, in modo che gli organi di gestione di una struttura economica approvino misure per la </w:t>
      </w:r>
      <w:r w:rsidRPr="007E4D82">
        <w:rPr>
          <w:i/>
          <w:iCs/>
        </w:rPr>
        <w:t xml:space="preserve">gestione dei rischi </w:t>
      </w:r>
      <w:r w:rsidRPr="007E4D82">
        <w:t xml:space="preserve">dell’Organizzazione e una </w:t>
      </w:r>
      <w:r w:rsidRPr="007E4D82">
        <w:rPr>
          <w:i/>
          <w:iCs/>
        </w:rPr>
        <w:t>formazione</w:t>
      </w:r>
      <w:r w:rsidRPr="007E4D82">
        <w:t xml:space="preserve"> </w:t>
      </w:r>
      <w:r w:rsidRPr="007E4D82">
        <w:rPr>
          <w:i/>
          <w:iCs/>
        </w:rPr>
        <w:t xml:space="preserve">periodica </w:t>
      </w:r>
      <w:r w:rsidRPr="007E4D82">
        <w:t xml:space="preserve">su tematiche di cybersicurezza; </w:t>
      </w:r>
    </w:p>
    <w:p w14:paraId="47FBB04C" w14:textId="77777777" w:rsidR="00311F37" w:rsidRPr="007E4D82" w:rsidRDefault="00311F37" w:rsidP="00A329E5">
      <w:pPr>
        <w:pStyle w:val="Paragrafoelenco"/>
        <w:numPr>
          <w:ilvl w:val="0"/>
          <w:numId w:val="12"/>
        </w:numPr>
      </w:pPr>
      <w:r w:rsidRPr="007E4D82">
        <w:rPr>
          <w:b/>
          <w:bCs/>
        </w:rPr>
        <w:t>gestione dei rischi</w:t>
      </w:r>
      <w:r w:rsidRPr="007E4D82">
        <w:t xml:space="preserve">, inserendo l’obbligo di </w:t>
      </w:r>
      <w:r w:rsidRPr="007E4D82">
        <w:rPr>
          <w:i/>
          <w:iCs/>
        </w:rPr>
        <w:t>valutare</w:t>
      </w:r>
      <w:r w:rsidRPr="007E4D82">
        <w:t xml:space="preserve"> </w:t>
      </w:r>
      <w:r w:rsidRPr="007E4D82">
        <w:rPr>
          <w:i/>
          <w:iCs/>
        </w:rPr>
        <w:t>i</w:t>
      </w:r>
      <w:r w:rsidRPr="007E4D82">
        <w:t xml:space="preserve"> </w:t>
      </w:r>
      <w:r w:rsidRPr="007E4D82">
        <w:rPr>
          <w:i/>
          <w:iCs/>
        </w:rPr>
        <w:t>rischi</w:t>
      </w:r>
      <w:r w:rsidRPr="007E4D82">
        <w:t xml:space="preserve"> e attuare le necessarie </w:t>
      </w:r>
      <w:r w:rsidRPr="007E4D82">
        <w:rPr>
          <w:i/>
          <w:iCs/>
        </w:rPr>
        <w:t>misure</w:t>
      </w:r>
      <w:r w:rsidRPr="007E4D82">
        <w:t xml:space="preserve"> </w:t>
      </w:r>
      <w:r w:rsidRPr="007E4D82">
        <w:rPr>
          <w:i/>
          <w:iCs/>
        </w:rPr>
        <w:t>tecniche</w:t>
      </w:r>
      <w:r w:rsidRPr="007E4D82">
        <w:t xml:space="preserve"> </w:t>
      </w:r>
      <w:r w:rsidRPr="007E4D82">
        <w:rPr>
          <w:i/>
          <w:iCs/>
        </w:rPr>
        <w:t>e</w:t>
      </w:r>
      <w:r w:rsidRPr="007E4D82">
        <w:t xml:space="preserve"> </w:t>
      </w:r>
      <w:r w:rsidRPr="007E4D82">
        <w:rPr>
          <w:i/>
          <w:iCs/>
        </w:rPr>
        <w:t xml:space="preserve">organizzative </w:t>
      </w:r>
      <w:r w:rsidRPr="007E4D82">
        <w:t>anche nell’ambito della supply chain e rapporti con i propri fornitori</w:t>
      </w:r>
      <w:r w:rsidRPr="007E4D82">
        <w:rPr>
          <w:b/>
          <w:bCs/>
        </w:rPr>
        <w:t>;</w:t>
      </w:r>
      <w:r w:rsidRPr="007E4D82">
        <w:t xml:space="preserve"> </w:t>
      </w:r>
    </w:p>
    <w:p w14:paraId="1DA73385" w14:textId="77777777" w:rsidR="00311F37" w:rsidRPr="007E4D82" w:rsidRDefault="00311F37" w:rsidP="00A329E5">
      <w:pPr>
        <w:pStyle w:val="Paragrafoelenco"/>
        <w:numPr>
          <w:ilvl w:val="0"/>
          <w:numId w:val="12"/>
        </w:numPr>
      </w:pPr>
      <w:r w:rsidRPr="007E4D82">
        <w:rPr>
          <w:b/>
          <w:bCs/>
        </w:rPr>
        <w:t>segnalazione</w:t>
      </w:r>
      <w:r w:rsidRPr="007E4D82">
        <w:t xml:space="preserve"> </w:t>
      </w:r>
      <w:r w:rsidRPr="007E4D82">
        <w:rPr>
          <w:b/>
          <w:bCs/>
        </w:rPr>
        <w:t>di</w:t>
      </w:r>
      <w:r w:rsidRPr="007E4D82">
        <w:t xml:space="preserve"> </w:t>
      </w:r>
      <w:r w:rsidRPr="007E4D82">
        <w:rPr>
          <w:b/>
          <w:bCs/>
        </w:rPr>
        <w:t>incidenti</w:t>
      </w:r>
      <w:r w:rsidRPr="007E4D82">
        <w:t xml:space="preserve"> </w:t>
      </w:r>
      <w:r w:rsidRPr="007E4D82">
        <w:rPr>
          <w:b/>
          <w:bCs/>
        </w:rPr>
        <w:t>avvenuti</w:t>
      </w:r>
      <w:r w:rsidRPr="007E4D82">
        <w:t xml:space="preserve">, notificandoli ai rispettivi </w:t>
      </w:r>
      <w:r w:rsidRPr="007E4D82">
        <w:rPr>
          <w:i/>
          <w:iCs/>
        </w:rPr>
        <w:t>CSIRT</w:t>
      </w:r>
      <w:r w:rsidRPr="007E4D82">
        <w:rPr>
          <w:rStyle w:val="Rimandonotaapidipagina"/>
          <w:rFonts w:ascii="Arial" w:hAnsi="Arial" w:cs="Arial"/>
          <w:i/>
          <w:iCs/>
        </w:rPr>
        <w:footnoteReference w:id="19"/>
      </w:r>
      <w:r w:rsidRPr="007E4D82">
        <w:t xml:space="preserve"> o </w:t>
      </w:r>
      <w:r w:rsidRPr="007E4D82">
        <w:rPr>
          <w:i/>
          <w:iCs/>
        </w:rPr>
        <w:t>autorità</w:t>
      </w:r>
      <w:r w:rsidRPr="007E4D82">
        <w:t xml:space="preserve"> </w:t>
      </w:r>
      <w:r w:rsidRPr="007E4D82">
        <w:rPr>
          <w:i/>
          <w:iCs/>
        </w:rPr>
        <w:t>nazionale</w:t>
      </w:r>
      <w:r w:rsidRPr="007E4D82">
        <w:t xml:space="preserve"> entro 24 ore dall’evento.</w:t>
      </w:r>
    </w:p>
    <w:p w14:paraId="32703BFA" w14:textId="77777777" w:rsidR="00311F37" w:rsidRPr="007E4D82" w:rsidRDefault="00311F37" w:rsidP="00A329E5">
      <w:r w:rsidRPr="007E4D82">
        <w:t xml:space="preserve">La NIS2 mira a </w:t>
      </w:r>
      <w:r w:rsidRPr="007E4D82">
        <w:rPr>
          <w:b/>
          <w:bCs/>
        </w:rPr>
        <w:t>stabilire</w:t>
      </w:r>
      <w:r w:rsidRPr="007E4D82">
        <w:t xml:space="preserve"> un livello comune elevato di sicurezza delle reti e dei sistemi informativi tra gli Stati membri, promuovendo al contempo una </w:t>
      </w:r>
      <w:r w:rsidRPr="007E4D82">
        <w:rPr>
          <w:b/>
          <w:bCs/>
        </w:rPr>
        <w:t>maggiore</w:t>
      </w:r>
      <w:r w:rsidRPr="007E4D82">
        <w:t xml:space="preserve"> </w:t>
      </w:r>
      <w:r w:rsidRPr="007E4D82">
        <w:rPr>
          <w:b/>
          <w:bCs/>
        </w:rPr>
        <w:t>cooperazione</w:t>
      </w:r>
      <w:r w:rsidRPr="007E4D82">
        <w:t xml:space="preserve"> e condivisione delle informazioni sulle minacce informatiche all'interno dell'UE. Tra le novità più rilevanti, la direttiva prevede l'istituzione di punti di contatto nazionali per la cybersecurity, </w:t>
      </w:r>
      <w:r w:rsidRPr="007E4D82">
        <w:lastRenderedPageBreak/>
        <w:t xml:space="preserve">l'obbligo di notifica degli incidenti informatici e l'introduzione di </w:t>
      </w:r>
      <w:r w:rsidRPr="007E4D82">
        <w:rPr>
          <w:b/>
          <w:bCs/>
        </w:rPr>
        <w:t>sanzioni</w:t>
      </w:r>
      <w:r w:rsidRPr="007E4D82">
        <w:t xml:space="preserve"> significative </w:t>
      </w:r>
      <w:r w:rsidRPr="007E4D82">
        <w:rPr>
          <w:b/>
          <w:bCs/>
        </w:rPr>
        <w:t>per</w:t>
      </w:r>
      <w:r w:rsidRPr="007E4D82">
        <w:t xml:space="preserve"> </w:t>
      </w:r>
      <w:r w:rsidRPr="007E4D82">
        <w:rPr>
          <w:b/>
          <w:bCs/>
        </w:rPr>
        <w:t>le</w:t>
      </w:r>
      <w:r w:rsidRPr="007E4D82">
        <w:t xml:space="preserve"> </w:t>
      </w:r>
      <w:r w:rsidRPr="007E4D82">
        <w:rPr>
          <w:b/>
          <w:bCs/>
        </w:rPr>
        <w:t>violazioni</w:t>
      </w:r>
      <w:r w:rsidRPr="007E4D82">
        <w:t>, pari ad un massimo di 10.000.000 EUR.</w:t>
      </w:r>
    </w:p>
    <w:p w14:paraId="767590D9" w14:textId="7A154169" w:rsidR="001F58C6" w:rsidRPr="007D5DF3" w:rsidRDefault="00311F37" w:rsidP="001D2642">
      <w:r w:rsidRPr="007E4D82">
        <w:t>Implementando misure come queste, la NIS2 non solo cerca di proteggere le infrastrutture critiche europee, ma anche di creare un ambiente digitale più sicuro per cittadini, imprese e governi. L'</w:t>
      </w:r>
      <w:r w:rsidRPr="007E4D82">
        <w:rPr>
          <w:b/>
          <w:bCs/>
        </w:rPr>
        <w:t>obiettivo</w:t>
      </w:r>
      <w:r w:rsidRPr="007E4D82">
        <w:t xml:space="preserve"> è di anticipare, prevenire e rispondere efficacemente agli attacchi informatici, assicurando così la continuità dei servizi essenziali su cui la società moderna si affida profondamente.</w:t>
      </w:r>
      <w:bookmarkStart w:id="122" w:name="_Toc162107985"/>
      <w:bookmarkStart w:id="123" w:name="_Toc162181709"/>
      <w:bookmarkStart w:id="124" w:name="_Toc162344551"/>
      <w:bookmarkStart w:id="125" w:name="_Toc162345071"/>
      <w:bookmarkStart w:id="126" w:name="_Toc162345109"/>
      <w:bookmarkStart w:id="127" w:name="_Toc162372862"/>
      <w:bookmarkStart w:id="128" w:name="_Toc162388788"/>
      <w:bookmarkStart w:id="129" w:name="_Toc162426561"/>
      <w:bookmarkStart w:id="130" w:name="_Toc162426697"/>
      <w:bookmarkStart w:id="131" w:name="_Toc162432916"/>
      <w:bookmarkStart w:id="132" w:name="_Toc162433098"/>
      <w:bookmarkStart w:id="133" w:name="_Toc162433181"/>
      <w:bookmarkStart w:id="134" w:name="_Toc162949542"/>
      <w:bookmarkStart w:id="135" w:name="_Toc163234292"/>
      <w:bookmarkStart w:id="136" w:name="_Toc163248376"/>
      <w:bookmarkStart w:id="137" w:name="_Toc163248422"/>
      <w:bookmarkStart w:id="138" w:name="_Toc163382042"/>
      <w:bookmarkStart w:id="139" w:name="_Toc163382203"/>
      <w:bookmarkStart w:id="140" w:name="_Toc163382284"/>
      <w:bookmarkStart w:id="141" w:name="_Toc163392002"/>
      <w:bookmarkStart w:id="142" w:name="_Toc163994667"/>
      <w:bookmarkStart w:id="143" w:name="_Toc167109860"/>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573145C8" w14:textId="56C672B1" w:rsidR="007D5DF3" w:rsidRPr="007E4D82" w:rsidRDefault="007D5DF3" w:rsidP="00A329E5">
      <w:pPr>
        <w:pStyle w:val="Titolo1"/>
      </w:pPr>
      <w:bookmarkStart w:id="144" w:name="_Toc170557798"/>
      <w:r w:rsidRPr="007E4D82">
        <w:lastRenderedPageBreak/>
        <w:t>Capitolo II</w:t>
      </w:r>
      <w:r>
        <w:t>I</w:t>
      </w:r>
      <w:bookmarkEnd w:id="144"/>
    </w:p>
    <w:p w14:paraId="184EE034" w14:textId="6CBEF587" w:rsidR="007D5DF3" w:rsidRPr="00BE6CA0" w:rsidRDefault="00BB2D61" w:rsidP="00A329E5">
      <w:pPr>
        <w:pStyle w:val="Sottotitolo"/>
      </w:pPr>
      <w:bookmarkStart w:id="145" w:name="_Toc170557799"/>
      <w:r w:rsidRPr="00BE6CA0">
        <w:t>Sperimentazione</w:t>
      </w:r>
      <w:bookmarkEnd w:id="145"/>
    </w:p>
    <w:p w14:paraId="090B579D" w14:textId="35C1749D" w:rsidR="00BC5810" w:rsidRDefault="0015006D" w:rsidP="00A329E5">
      <w:r>
        <w:t>L'obiettivo principale dello studio</w:t>
      </w:r>
      <w:r w:rsidR="00FD5073">
        <w:t xml:space="preserve"> di tesi, come già detto,</w:t>
      </w:r>
      <w:r>
        <w:t xml:space="preserve">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rsidR="0043592C">
        <w:t xml:space="preserve">, denominato </w:t>
      </w:r>
      <w:proofErr w:type="spellStart"/>
      <w:r w:rsidR="0043592C" w:rsidRPr="007D7E88">
        <w:rPr>
          <w:b/>
          <w:bCs/>
        </w:rPr>
        <w:t>DetectiveAttack</w:t>
      </w:r>
      <w:r w:rsidR="007D7E88">
        <w:rPr>
          <w:b/>
          <w:bCs/>
        </w:rPr>
        <w:t>s</w:t>
      </w:r>
      <w:proofErr w:type="spellEnd"/>
      <w:r>
        <w:t xml:space="preserve">. </w:t>
      </w:r>
    </w:p>
    <w:p w14:paraId="010B1752" w14:textId="77777777" w:rsidR="007D7E88" w:rsidRPr="007D7E88" w:rsidRDefault="007D7E88" w:rsidP="007D7E88">
      <w:pPr>
        <w:pStyle w:val="Paragrafoelenco"/>
        <w:keepNext/>
        <w:numPr>
          <w:ilvl w:val="0"/>
          <w:numId w:val="1"/>
        </w:numPr>
        <w:spacing w:before="360" w:after="120"/>
        <w:ind w:left="0"/>
        <w:jc w:val="left"/>
        <w:outlineLvl w:val="1"/>
        <w:rPr>
          <w:rFonts w:eastAsia="Times New Roman" w:cs="Arial"/>
          <w:b/>
          <w:vanish/>
          <w:sz w:val="32"/>
          <w:szCs w:val="32"/>
          <w:lang w:eastAsia="en-US"/>
        </w:rPr>
      </w:pPr>
      <w:bookmarkStart w:id="146" w:name="_Toc169965314"/>
      <w:bookmarkStart w:id="147" w:name="_Toc169965432"/>
      <w:bookmarkStart w:id="148" w:name="_Toc169972767"/>
      <w:bookmarkStart w:id="149" w:name="_Toc170556608"/>
      <w:bookmarkStart w:id="150" w:name="_Toc170556822"/>
      <w:bookmarkStart w:id="151" w:name="_Toc170556999"/>
      <w:bookmarkStart w:id="152" w:name="_Toc170557085"/>
      <w:bookmarkStart w:id="153" w:name="_Toc170557215"/>
      <w:bookmarkStart w:id="154" w:name="_Toc170557354"/>
      <w:bookmarkStart w:id="155" w:name="_Toc170557460"/>
      <w:bookmarkStart w:id="156" w:name="_Toc170557546"/>
      <w:bookmarkStart w:id="157" w:name="_Toc170557632"/>
      <w:bookmarkStart w:id="158" w:name="_Toc170557800"/>
      <w:bookmarkEnd w:id="146"/>
      <w:bookmarkEnd w:id="147"/>
      <w:bookmarkEnd w:id="148"/>
      <w:bookmarkEnd w:id="149"/>
      <w:bookmarkEnd w:id="150"/>
      <w:bookmarkEnd w:id="151"/>
      <w:bookmarkEnd w:id="152"/>
      <w:bookmarkEnd w:id="153"/>
      <w:bookmarkEnd w:id="154"/>
      <w:bookmarkEnd w:id="155"/>
      <w:bookmarkEnd w:id="156"/>
      <w:bookmarkEnd w:id="157"/>
      <w:bookmarkEnd w:id="158"/>
    </w:p>
    <w:p w14:paraId="69D50B8E" w14:textId="15E7B2ED" w:rsidR="007D7E88" w:rsidRDefault="007D7E88" w:rsidP="007D7E88">
      <w:pPr>
        <w:pStyle w:val="Titolo2"/>
      </w:pPr>
      <w:bookmarkStart w:id="159" w:name="_Toc170557801"/>
      <w:r>
        <w:t xml:space="preserve">Funzionalità di </w:t>
      </w:r>
      <w:proofErr w:type="spellStart"/>
      <w:r>
        <w:t>DetectiveAttacks</w:t>
      </w:r>
      <w:bookmarkEnd w:id="159"/>
      <w:proofErr w:type="spellEnd"/>
    </w:p>
    <w:p w14:paraId="2B8863CC" w14:textId="2D1CD69D" w:rsidR="00F36661" w:rsidRDefault="0015006D" w:rsidP="00A329E5">
      <w:r>
        <w:t>Il sistema proposto mira a semplificare il processo di mitigazione degli attacchi informatici diretti verso le infrastrutture digitali</w:t>
      </w:r>
      <w:r w:rsidR="007D7E88">
        <w:t>,</w:t>
      </w:r>
      <w:r w:rsidR="00BC5810">
        <w:t xml:space="preserve"> a</w:t>
      </w:r>
      <w:r w:rsidR="00BC5810" w:rsidRPr="00BC5810">
        <w:t>ttraverso l'impiego di strumenti per</w:t>
      </w:r>
      <w:r w:rsidR="00F36661">
        <w:t>:</w:t>
      </w:r>
    </w:p>
    <w:p w14:paraId="6FE56D91" w14:textId="61B8C436" w:rsidR="007003D4" w:rsidRDefault="007003D4" w:rsidP="007003D4">
      <w:pPr>
        <w:pStyle w:val="Paragrafoelenco"/>
        <w:numPr>
          <w:ilvl w:val="0"/>
          <w:numId w:val="36"/>
        </w:numPr>
      </w:pPr>
      <w:r w:rsidRPr="003B67C8">
        <w:rPr>
          <w:b/>
          <w:bCs/>
        </w:rPr>
        <w:t>visualizzare</w:t>
      </w:r>
      <w:r>
        <w:t xml:space="preserve"> tutte le </w:t>
      </w:r>
      <w:r w:rsidRPr="003B67C8">
        <w:rPr>
          <w:b/>
          <w:bCs/>
        </w:rPr>
        <w:t>informazioni</w:t>
      </w:r>
      <w:r>
        <w:t xml:space="preserve"> proveniente dalla </w:t>
      </w:r>
      <w:r w:rsidRPr="003B67C8">
        <w:rPr>
          <w:b/>
          <w:bCs/>
        </w:rPr>
        <w:t>CTI</w:t>
      </w:r>
      <w:r>
        <w:t xml:space="preserve"> </w:t>
      </w:r>
      <w:r w:rsidRPr="003B67C8">
        <w:rPr>
          <w:b/>
          <w:bCs/>
        </w:rPr>
        <w:t>community</w:t>
      </w:r>
      <w:r>
        <w:t>, tramite un unico punto di accesso</w:t>
      </w:r>
      <w:r w:rsidR="007D7E88">
        <w:t xml:space="preserve">, </w:t>
      </w:r>
      <w:r>
        <w:t>unica interfaccia</w:t>
      </w:r>
      <w:r w:rsidR="007D7E88">
        <w:t xml:space="preserve"> e mostrando tutte le relazioni che vi sono tra essi</w:t>
      </w:r>
      <w:r>
        <w:t>;</w:t>
      </w:r>
    </w:p>
    <w:p w14:paraId="084C453B" w14:textId="4E67D909" w:rsidR="00D241E8" w:rsidRDefault="00D241E8" w:rsidP="007003D4">
      <w:pPr>
        <w:pStyle w:val="Paragrafoelenco"/>
        <w:numPr>
          <w:ilvl w:val="0"/>
          <w:numId w:val="36"/>
        </w:numPr>
      </w:pPr>
      <w:r>
        <w:lastRenderedPageBreak/>
        <w:t>offrire il risultato dell’</w:t>
      </w:r>
      <w:r w:rsidRPr="00D241E8">
        <w:rPr>
          <w:b/>
          <w:bCs/>
        </w:rPr>
        <w:t>unione</w:t>
      </w:r>
      <w:r>
        <w:t xml:space="preserve"> della matrice </w:t>
      </w:r>
      <w:r w:rsidRPr="00D241E8">
        <w:rPr>
          <w:b/>
          <w:bCs/>
        </w:rPr>
        <w:t>ATT&amp;CK</w:t>
      </w:r>
      <w:r>
        <w:t xml:space="preserve"> e </w:t>
      </w:r>
      <w:r w:rsidRPr="00D241E8">
        <w:rPr>
          <w:b/>
          <w:bCs/>
        </w:rPr>
        <w:t>ATLAS</w:t>
      </w:r>
      <w:r>
        <w:t xml:space="preserve"> riordinata secondo la CKC</w:t>
      </w:r>
      <w:r w:rsidR="00FD5073">
        <w:rPr>
          <w:rStyle w:val="Rimandonotaapidipagina"/>
        </w:rPr>
        <w:footnoteReference w:id="20"/>
      </w:r>
      <w:r>
        <w:t>;</w:t>
      </w:r>
    </w:p>
    <w:p w14:paraId="2CC72400" w14:textId="04C95CA4" w:rsidR="00F36661" w:rsidRDefault="007003D4" w:rsidP="00F36661">
      <w:pPr>
        <w:pStyle w:val="Paragrafoelenco"/>
        <w:numPr>
          <w:ilvl w:val="0"/>
          <w:numId w:val="35"/>
        </w:numPr>
      </w:pPr>
      <w:r w:rsidRPr="003B67C8">
        <w:rPr>
          <w:b/>
          <w:bCs/>
        </w:rPr>
        <w:t>classificare</w:t>
      </w:r>
      <w:r>
        <w:t xml:space="preserve"> le </w:t>
      </w:r>
      <w:r w:rsidR="00F36661" w:rsidRPr="003B67C8">
        <w:rPr>
          <w:b/>
          <w:bCs/>
        </w:rPr>
        <w:t>vulnerabilità</w:t>
      </w:r>
      <w:r w:rsidR="00F36661">
        <w:t xml:space="preserve"> (</w:t>
      </w:r>
      <w:proofErr w:type="spellStart"/>
      <w:r w:rsidR="00F36661">
        <w:t>CVEs</w:t>
      </w:r>
      <w:proofErr w:type="spellEnd"/>
      <w:r w:rsidR="00F36661">
        <w:t xml:space="preserve"> e </w:t>
      </w:r>
      <w:proofErr w:type="spellStart"/>
      <w:r w:rsidR="00F36661">
        <w:t>CWEs</w:t>
      </w:r>
      <w:proofErr w:type="spellEnd"/>
      <w:r w:rsidR="00F36661">
        <w:t>)</w:t>
      </w:r>
      <w:r w:rsidR="002A4CA3">
        <w:t xml:space="preserve"> </w:t>
      </w:r>
      <w:r w:rsidR="00BC5810" w:rsidRPr="00BC5810">
        <w:t xml:space="preserve">in base alle </w:t>
      </w:r>
      <w:proofErr w:type="spellStart"/>
      <w:r w:rsidR="00BC5810" w:rsidRPr="003B67C8">
        <w:rPr>
          <w:b/>
          <w:bCs/>
        </w:rPr>
        <w:t>TTPs</w:t>
      </w:r>
      <w:proofErr w:type="spellEnd"/>
      <w:r w:rsidR="00F36661">
        <w:t xml:space="preserve"> </w:t>
      </w:r>
      <w:r w:rsidR="00BC5810" w:rsidRPr="00BC5810">
        <w:t>note</w:t>
      </w:r>
      <w:r w:rsidR="00F36661">
        <w:t xml:space="preserve"> e riportare nei framework utilizzati</w:t>
      </w:r>
      <w:r>
        <w:t>, tramite ricerca manuale o inserimento di un</w:t>
      </w:r>
      <w:r w:rsidR="00D241E8">
        <w:t xml:space="preserve"> CTI</w:t>
      </w:r>
      <w:r>
        <w:t xml:space="preserve"> report che le fornisca</w:t>
      </w:r>
      <w:r w:rsidR="00F36661">
        <w:t>;</w:t>
      </w:r>
    </w:p>
    <w:p w14:paraId="127EAA26" w14:textId="3DC23BAB" w:rsidR="0015006D" w:rsidRDefault="007003D4" w:rsidP="00F36661">
      <w:pPr>
        <w:pStyle w:val="Paragrafoelenco"/>
        <w:numPr>
          <w:ilvl w:val="0"/>
          <w:numId w:val="35"/>
        </w:numPr>
      </w:pPr>
      <w:r>
        <w:t>studiare le</w:t>
      </w:r>
      <w:r w:rsidR="00BC5810">
        <w:t xml:space="preserve"> </w:t>
      </w:r>
      <w:r w:rsidR="00BC5810" w:rsidRPr="003B67C8">
        <w:rPr>
          <w:b/>
          <w:bCs/>
        </w:rPr>
        <w:t>conseguenti</w:t>
      </w:r>
      <w:r w:rsidR="00BC5810">
        <w:t xml:space="preserve"> </w:t>
      </w:r>
      <w:r w:rsidR="00BC5810" w:rsidRPr="003B67C8">
        <w:rPr>
          <w:b/>
          <w:bCs/>
        </w:rPr>
        <w:t>tecniche</w:t>
      </w:r>
      <w:r w:rsidR="00BC5810" w:rsidRPr="00BC5810">
        <w:t xml:space="preserve"> che potrebbero essere state </w:t>
      </w:r>
      <w:r w:rsidR="00BC5810" w:rsidRPr="003B67C8">
        <w:rPr>
          <w:b/>
          <w:bCs/>
        </w:rPr>
        <w:t>impiegate</w:t>
      </w:r>
      <w:r w:rsidR="00BC5810" w:rsidRPr="00BC5810">
        <w:t xml:space="preserve"> o che </w:t>
      </w:r>
      <w:r w:rsidR="00BC5810" w:rsidRPr="003B67C8">
        <w:rPr>
          <w:b/>
          <w:bCs/>
        </w:rPr>
        <w:t>potrebbero</w:t>
      </w:r>
      <w:r w:rsidR="00BC5810" w:rsidRPr="00BC5810">
        <w:t xml:space="preserve"> </w:t>
      </w:r>
      <w:r w:rsidR="00BC5810" w:rsidRPr="003B67C8">
        <w:rPr>
          <w:b/>
          <w:bCs/>
        </w:rPr>
        <w:t>manifestarsi</w:t>
      </w:r>
      <w:r w:rsidR="00BC5810" w:rsidRPr="00BC5810">
        <w:t xml:space="preserve"> in futuro</w:t>
      </w:r>
      <w:r w:rsidR="002A4CA3">
        <w:t xml:space="preserve"> </w:t>
      </w:r>
      <w:r w:rsidR="0020083C">
        <w:t xml:space="preserve">sulla successione </w:t>
      </w:r>
      <w:r w:rsidR="002A4CA3">
        <w:t>cronologic</w:t>
      </w:r>
      <w:r w:rsidR="0020083C">
        <w:t xml:space="preserve">a </w:t>
      </w:r>
      <w:r w:rsidR="002A4CA3">
        <w:t xml:space="preserve">della </w:t>
      </w:r>
      <w:r w:rsidR="0020083C" w:rsidRPr="003B67C8">
        <w:rPr>
          <w:b/>
          <w:bCs/>
        </w:rPr>
        <w:t>CKC</w:t>
      </w:r>
      <w:r w:rsidR="00FD5073">
        <w:t>, in modo da assicurare e prevenire la sicurezza nella propria organizzazione</w:t>
      </w:r>
      <w:r w:rsidR="00F36661">
        <w:t>;</w:t>
      </w:r>
    </w:p>
    <w:p w14:paraId="7146E29D" w14:textId="2FE32916" w:rsidR="0043592C" w:rsidRDefault="007003D4" w:rsidP="0043592C">
      <w:pPr>
        <w:pStyle w:val="Paragrafoelenco"/>
        <w:numPr>
          <w:ilvl w:val="0"/>
          <w:numId w:val="35"/>
        </w:numPr>
      </w:pPr>
      <w:r w:rsidRPr="007003D4">
        <w:t xml:space="preserve">offrire la </w:t>
      </w:r>
      <w:r w:rsidRPr="003B67C8">
        <w:rPr>
          <w:b/>
          <w:bCs/>
        </w:rPr>
        <w:t>reportistica</w:t>
      </w:r>
      <w:r w:rsidRPr="007003D4">
        <w:t xml:space="preserve"> necessaria per condurre un'analisi più approfondita del rischio associato ai vari </w:t>
      </w:r>
      <w:r w:rsidRPr="003B67C8">
        <w:rPr>
          <w:b/>
          <w:bCs/>
        </w:rPr>
        <w:t>gruppi</w:t>
      </w:r>
      <w:r w:rsidRPr="007003D4">
        <w:t xml:space="preserve"> e </w:t>
      </w:r>
      <w:r w:rsidRPr="003B67C8">
        <w:rPr>
          <w:b/>
          <w:bCs/>
        </w:rPr>
        <w:t>agenti</w:t>
      </w:r>
      <w:r w:rsidRPr="007003D4">
        <w:t xml:space="preserve"> </w:t>
      </w:r>
      <w:r w:rsidRPr="003B67C8">
        <w:rPr>
          <w:b/>
          <w:bCs/>
        </w:rPr>
        <w:t>di</w:t>
      </w:r>
      <w:r w:rsidRPr="007003D4">
        <w:t xml:space="preserve"> </w:t>
      </w:r>
      <w:r w:rsidRPr="003B67C8">
        <w:rPr>
          <w:b/>
          <w:bCs/>
        </w:rPr>
        <w:t>minaccia</w:t>
      </w:r>
      <w:r w:rsidRPr="007003D4">
        <w:t xml:space="preserve"> noti, basandosi sulle </w:t>
      </w:r>
      <w:proofErr w:type="spellStart"/>
      <w:r w:rsidRPr="007003D4">
        <w:t>TTPs</w:t>
      </w:r>
      <w:proofErr w:type="spellEnd"/>
      <w:r w:rsidRPr="007003D4">
        <w:t xml:space="preserve"> precedentemente identificate.</w:t>
      </w:r>
    </w:p>
    <w:p w14:paraId="073FA4F9" w14:textId="5D9FA869" w:rsidR="0043592C" w:rsidRPr="0043592C" w:rsidRDefault="00255D24" w:rsidP="0043592C">
      <w:pPr>
        <w:pStyle w:val="Titolo2"/>
      </w:pPr>
      <w:bookmarkStart w:id="160" w:name="_Toc169085236"/>
      <w:bookmarkStart w:id="161" w:name="_Toc170557802"/>
      <w:bookmarkEnd w:id="160"/>
      <w:r>
        <w:t xml:space="preserve">Tecnologie </w:t>
      </w:r>
      <w:r w:rsidR="007D7E88">
        <w:t>utilizzate</w:t>
      </w:r>
      <w:bookmarkEnd w:id="161"/>
    </w:p>
    <w:p w14:paraId="7C3D63FC" w14:textId="305D79E5" w:rsidR="00CE67A9" w:rsidRDefault="00BC5810" w:rsidP="00A329E5">
      <w:r w:rsidRPr="00BC5810">
        <w:t xml:space="preserve">Durante la </w:t>
      </w:r>
      <w:r w:rsidRPr="00234E19">
        <w:rPr>
          <w:b/>
          <w:bCs/>
        </w:rPr>
        <w:t>fase iniziale</w:t>
      </w:r>
      <w:r w:rsidRPr="00BC5810">
        <w:t xml:space="preserve"> dello sviluppo, è stato intrapreso il processo di definizione e strutturazione de</w:t>
      </w:r>
      <w:r w:rsidR="001B3406">
        <w:t xml:space="preserve">l </w:t>
      </w:r>
      <w:r w:rsidR="00FD5073">
        <w:t>modulo</w:t>
      </w:r>
      <w:r w:rsidR="001B3406">
        <w:t xml:space="preserve"> che definisce i dati base del sistema</w:t>
      </w:r>
      <w:r w:rsidRPr="00BC5810">
        <w:t xml:space="preserve">. Questo passo fondamentale ha comportato l'identificazione delle </w:t>
      </w:r>
      <w:r w:rsidRPr="00FD5073">
        <w:rPr>
          <w:b/>
          <w:bCs/>
        </w:rPr>
        <w:t xml:space="preserve">aree chiave </w:t>
      </w:r>
      <w:r w:rsidRPr="00FD5073">
        <w:t>di</w:t>
      </w:r>
      <w:r w:rsidRPr="00FD5073">
        <w:rPr>
          <w:b/>
          <w:bCs/>
        </w:rPr>
        <w:t xml:space="preserve"> </w:t>
      </w:r>
      <w:r w:rsidRPr="00FD5073">
        <w:t>interesse</w:t>
      </w:r>
      <w:r w:rsidRPr="00BC5810">
        <w:t>, l'</w:t>
      </w:r>
      <w:r w:rsidRPr="00FD5073">
        <w:rPr>
          <w:b/>
          <w:bCs/>
        </w:rPr>
        <w:t>analisi</w:t>
      </w:r>
      <w:r w:rsidRPr="00BC5810">
        <w:t xml:space="preserve"> </w:t>
      </w:r>
      <w:r w:rsidRPr="00FD5073">
        <w:rPr>
          <w:b/>
          <w:bCs/>
        </w:rPr>
        <w:t>delle</w:t>
      </w:r>
      <w:r w:rsidRPr="00BC5810">
        <w:t xml:space="preserve"> </w:t>
      </w:r>
      <w:r w:rsidRPr="00FD5073">
        <w:rPr>
          <w:b/>
          <w:bCs/>
        </w:rPr>
        <w:t>esigenze</w:t>
      </w:r>
      <w:r w:rsidRPr="00BC5810">
        <w:t xml:space="preserve"> </w:t>
      </w:r>
      <w:r w:rsidRPr="00357E65">
        <w:t>specifiche</w:t>
      </w:r>
      <w:r w:rsidRPr="00BC5810">
        <w:t xml:space="preserve"> e la </w:t>
      </w:r>
      <w:r w:rsidRPr="00FD5073">
        <w:rPr>
          <w:b/>
          <w:bCs/>
        </w:rPr>
        <w:t>mappatura</w:t>
      </w:r>
      <w:r w:rsidRPr="00BC5810">
        <w:t xml:space="preserve"> </w:t>
      </w:r>
      <w:r w:rsidRPr="00FD5073">
        <w:rPr>
          <w:b/>
          <w:bCs/>
        </w:rPr>
        <w:t>delle</w:t>
      </w:r>
      <w:r w:rsidRPr="00BC5810">
        <w:t xml:space="preserve"> </w:t>
      </w:r>
      <w:r w:rsidRPr="00FD5073">
        <w:rPr>
          <w:b/>
          <w:bCs/>
        </w:rPr>
        <w:t>relazioni</w:t>
      </w:r>
      <w:r w:rsidRPr="00BC5810">
        <w:t xml:space="preserve"> tra i vari elementi e funzionalità che costituiranno il sistema.</w:t>
      </w:r>
    </w:p>
    <w:p w14:paraId="3E4023F3" w14:textId="3A1E57C0" w:rsidR="00CE67A9" w:rsidRDefault="00CE67A9" w:rsidP="00A329E5">
      <w:r>
        <w:lastRenderedPageBreak/>
        <w:t xml:space="preserve">Data la presenza di diversi framework implementati in </w:t>
      </w:r>
      <w:r w:rsidRPr="00CE67A9">
        <w:rPr>
          <w:b/>
          <w:bCs/>
        </w:rPr>
        <w:t>Python</w:t>
      </w:r>
      <w:r>
        <w:t xml:space="preserve">, la scelta si è orientata verso l'utilizzo di questo linguaggio, 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11B0B778" w:rsidR="001E1D1C" w:rsidRDefault="001E1D1C" w:rsidP="00A329E5">
      <w:pPr>
        <w:pStyle w:val="Titolo3"/>
      </w:pPr>
      <w:bookmarkStart w:id="162" w:name="_Toc170557803"/>
      <w:r>
        <w:t>Framework</w:t>
      </w:r>
      <w:r w:rsidR="00E32B04">
        <w:t xml:space="preserve">, librerie e </w:t>
      </w:r>
      <w:r w:rsidR="00426FFD">
        <w:t>LLM</w:t>
      </w:r>
      <w:r>
        <w:t xml:space="preserve"> utilizzati</w:t>
      </w:r>
      <w:bookmarkEnd w:id="162"/>
      <w:r>
        <w:t xml:space="preserve"> </w:t>
      </w:r>
    </w:p>
    <w:p w14:paraId="72CA8C55" w14:textId="0E1A8743" w:rsidR="001E1D1C" w:rsidRDefault="001E1D1C" w:rsidP="00A329E5">
      <w:r>
        <w:t>I framework</w:t>
      </w:r>
      <w:r w:rsidR="0048061B">
        <w:t xml:space="preserve"> </w:t>
      </w:r>
      <w:r>
        <w:t>utilizzati durante lo sviluppo dell’applica</w:t>
      </w:r>
      <w:r w:rsidR="0048061B">
        <w:t>tivo</w:t>
      </w:r>
      <w:r>
        <w:t xml:space="preserve"> in questione sono:</w:t>
      </w:r>
    </w:p>
    <w:p w14:paraId="00C1E5A1" w14:textId="48A3DD33" w:rsidR="001E1D1C" w:rsidRPr="00A329E5" w:rsidRDefault="001E1D1C" w:rsidP="00A329E5">
      <w:pPr>
        <w:pStyle w:val="Paragrafoelenco"/>
        <w:numPr>
          <w:ilvl w:val="0"/>
          <w:numId w:val="21"/>
        </w:numPr>
      </w:pPr>
      <w:r w:rsidRPr="00A329E5">
        <w:rPr>
          <w:b/>
          <w:bCs/>
        </w:rPr>
        <w:t>MITRE ATT&amp;CK</w:t>
      </w:r>
      <w:r w:rsidRPr="00A329E5">
        <w:t xml:space="preserve">: fornisce una libreria Python, disponibile tramite il gestore di pacchetti </w:t>
      </w:r>
      <w:proofErr w:type="spellStart"/>
      <w:r w:rsidRPr="00A329E5">
        <w:t>pip</w:t>
      </w:r>
      <w:proofErr w:type="spellEnd"/>
      <w:r w:rsidR="0019075F" w:rsidRPr="00A329E5">
        <w:t xml:space="preserve"> o repository </w:t>
      </w:r>
      <w:proofErr w:type="spellStart"/>
      <w:r w:rsidR="0019075F" w:rsidRPr="00A329E5">
        <w:t>github</w:t>
      </w:r>
      <w:proofErr w:type="spellEnd"/>
      <w:r w:rsidR="0019075F" w:rsidRPr="00A329E5">
        <w:t xml:space="preserve"> [</w:t>
      </w:r>
      <w:r w:rsidR="00675145" w:rsidRPr="00A329E5">
        <w:t>18</w:t>
      </w:r>
      <w:r w:rsidR="0019075F" w:rsidRPr="00A329E5">
        <w:t>]</w:t>
      </w:r>
      <w:r w:rsidRPr="00A329E5">
        <w:t>, la quale permette di catalogare e relazionare le entità presenti nel framework, cioè: tattiche, tecniche, campagne, gruppi, software e assets.</w:t>
      </w:r>
    </w:p>
    <w:p w14:paraId="553545E0" w14:textId="04CE04DB" w:rsidR="001E1D1C" w:rsidRPr="00A329E5" w:rsidRDefault="001E1D1C" w:rsidP="00A329E5">
      <w:pPr>
        <w:pStyle w:val="Paragrafoelenco"/>
        <w:numPr>
          <w:ilvl w:val="0"/>
          <w:numId w:val="21"/>
        </w:numPr>
      </w:pPr>
      <w:r w:rsidRPr="00A329E5">
        <w:rPr>
          <w:b/>
          <w:bCs/>
        </w:rPr>
        <w:t>MITRE ATLAS</w:t>
      </w:r>
      <w:r w:rsidRPr="00A329E5">
        <w:t xml:space="preserve">: </w:t>
      </w:r>
      <w:r w:rsidR="00357E65" w:rsidRPr="00A329E5">
        <w:t>essendo una tecnologia ancora in fase di evoluzione e introdotta solamente due anni fa, al momento attuale non esiste una libreria pubblica per l'impiego del framework, pertanto verrà sviluppata autonomamente nell'ambito di questa tesi.</w:t>
      </w:r>
    </w:p>
    <w:p w14:paraId="6908F7AD" w14:textId="1E80399E" w:rsidR="005F4790" w:rsidRPr="00A329E5" w:rsidRDefault="00492537" w:rsidP="00A329E5">
      <w:pPr>
        <w:pStyle w:val="Paragrafoelenco"/>
        <w:numPr>
          <w:ilvl w:val="0"/>
          <w:numId w:val="21"/>
        </w:numPr>
        <w:rPr>
          <w:b/>
          <w:bCs/>
        </w:rPr>
      </w:pPr>
      <w:r w:rsidRPr="00A329E5">
        <w:rPr>
          <w:b/>
          <w:bCs/>
        </w:rPr>
        <w:t>MAPPINGS EXPLORER</w:t>
      </w:r>
      <w:r w:rsidR="001E1D1C" w:rsidRPr="00A329E5">
        <w:t>:</w:t>
      </w:r>
      <w:r w:rsidR="00357E65" w:rsidRPr="00A329E5">
        <w:t xml:space="preserve"> </w:t>
      </w:r>
      <w:r w:rsidR="008C7183" w:rsidRPr="00A329E5">
        <w:t xml:space="preserve">mette a disposizione un mapping tra </w:t>
      </w:r>
      <w:r w:rsidR="00E848BF" w:rsidRPr="00A329E5">
        <w:t xml:space="preserve">le tecniche del dominio </w:t>
      </w:r>
      <w:r w:rsidR="00E848BF" w:rsidRPr="00A329E5">
        <w:rPr>
          <w:i/>
          <w:iCs/>
        </w:rPr>
        <w:t xml:space="preserve">Enterprise </w:t>
      </w:r>
      <w:r w:rsidR="00E848BF" w:rsidRPr="00A329E5">
        <w:t>del primo framework e le CVE conosciute fino al 2021 (limite dato dagli studi esistenti al momento della creazione del sistema in questione).</w:t>
      </w:r>
    </w:p>
    <w:p w14:paraId="0B93440C" w14:textId="2AF5B331" w:rsidR="00213643" w:rsidRPr="00213643" w:rsidRDefault="008E07BE" w:rsidP="00A329E5">
      <w:r>
        <w:t>Al contempo l</w:t>
      </w:r>
      <w:r w:rsidR="00213643">
        <w:t>e API utilizzate nella produzione del sistema sono:</w:t>
      </w:r>
    </w:p>
    <w:p w14:paraId="068D9FFA" w14:textId="297F0355" w:rsidR="00AD463F" w:rsidRPr="00A329E5" w:rsidRDefault="00AD463F" w:rsidP="00A329E5">
      <w:pPr>
        <w:pStyle w:val="Paragrafoelenco"/>
        <w:numPr>
          <w:ilvl w:val="0"/>
          <w:numId w:val="21"/>
        </w:numPr>
        <w:rPr>
          <w:b/>
          <w:bCs/>
        </w:rPr>
      </w:pPr>
      <w:r w:rsidRPr="00A329E5">
        <w:rPr>
          <w:b/>
          <w:bCs/>
        </w:rPr>
        <w:lastRenderedPageBreak/>
        <w:t>GPT</w:t>
      </w:r>
      <w:r w:rsidR="00EC0718">
        <w:rPr>
          <w:b/>
          <w:bCs/>
        </w:rPr>
        <w:t xml:space="preserve">-4o </w:t>
      </w:r>
      <w:r w:rsidRPr="00A329E5">
        <w:rPr>
          <w:b/>
          <w:bCs/>
        </w:rPr>
        <w:t>API</w:t>
      </w:r>
      <w:r w:rsidR="00213643" w:rsidRPr="00A329E5">
        <w:rPr>
          <w:b/>
          <w:bCs/>
        </w:rPr>
        <w:t xml:space="preserve"> from Azure</w:t>
      </w:r>
      <w:r w:rsidRPr="00A329E5">
        <w:t>:</w:t>
      </w:r>
      <w:r w:rsidR="008E07BE" w:rsidRPr="00A329E5">
        <w:t xml:space="preserve"> Microsoft</w:t>
      </w:r>
      <w:r w:rsidRPr="00A329E5">
        <w:t xml:space="preserve"> </w:t>
      </w:r>
      <w:r w:rsidR="008E07BE" w:rsidRPr="00A329E5">
        <w:t>Azure</w:t>
      </w:r>
      <w:r w:rsidR="008E07BE" w:rsidRPr="00A329E5">
        <w:rPr>
          <w:rStyle w:val="Rimandonotaapidipagina"/>
        </w:rPr>
        <w:footnoteReference w:id="21"/>
      </w:r>
      <w:r w:rsidR="008E07BE" w:rsidRPr="00A329E5">
        <w:t xml:space="preserve"> mette a disposizione le API di </w:t>
      </w:r>
      <w:proofErr w:type="spellStart"/>
      <w:r w:rsidR="008E07BE" w:rsidRPr="00A329E5">
        <w:t>OpenAI</w:t>
      </w:r>
      <w:proofErr w:type="spellEnd"/>
      <w:r w:rsidR="008E07BE" w:rsidRPr="00A329E5">
        <w:t xml:space="preserve"> per interrogare determinate versioni di modelli di deep learning basati su GPT di cui </w:t>
      </w:r>
      <w:r w:rsidR="001D69CC">
        <w:t xml:space="preserve">è possibile </w:t>
      </w:r>
      <w:r w:rsidR="008E07BE" w:rsidRPr="00A329E5">
        <w:t>effettua</w:t>
      </w:r>
      <w:r w:rsidR="001D69CC">
        <w:t>re</w:t>
      </w:r>
      <w:r w:rsidR="008E07BE" w:rsidRPr="00A329E5">
        <w:t xml:space="preserve"> il </w:t>
      </w:r>
      <w:proofErr w:type="spellStart"/>
      <w:r w:rsidR="008E07BE" w:rsidRPr="00A329E5">
        <w:t>deploy</w:t>
      </w:r>
      <w:proofErr w:type="spellEnd"/>
      <w:r w:rsidR="008E07BE" w:rsidRPr="00A329E5">
        <w:t xml:space="preserve"> tramite la </w:t>
      </w:r>
      <w:r w:rsidR="001D2642">
        <w:t xml:space="preserve">medesima </w:t>
      </w:r>
      <w:r w:rsidR="008E07BE" w:rsidRPr="00A329E5">
        <w:t>piattaforma.</w:t>
      </w:r>
    </w:p>
    <w:p w14:paraId="550B3F60" w14:textId="0460CC34" w:rsidR="00AD463F" w:rsidRPr="00426FFD" w:rsidRDefault="00AD463F" w:rsidP="00A329E5">
      <w:pPr>
        <w:pStyle w:val="Paragrafoelenco"/>
        <w:numPr>
          <w:ilvl w:val="0"/>
          <w:numId w:val="21"/>
        </w:numPr>
        <w:rPr>
          <w:b/>
          <w:bCs/>
        </w:rPr>
      </w:pPr>
      <w:proofErr w:type="spellStart"/>
      <w:r w:rsidRPr="00A329E5">
        <w:rPr>
          <w:b/>
          <w:bCs/>
        </w:rPr>
        <w:t>cvwelib</w:t>
      </w:r>
      <w:proofErr w:type="spellEnd"/>
      <w:r w:rsidRPr="00A329E5">
        <w:t xml:space="preserve">: </w:t>
      </w:r>
      <w:r w:rsidR="00213643" w:rsidRPr="00A329E5">
        <w:t xml:space="preserve">libreria </w:t>
      </w:r>
      <w:proofErr w:type="spellStart"/>
      <w:r w:rsidR="00213643" w:rsidRPr="00A329E5">
        <w:t>pyhton</w:t>
      </w:r>
      <w:proofErr w:type="spellEnd"/>
      <w:r w:rsidR="00213643" w:rsidRPr="00A329E5">
        <w:t xml:space="preserve"> [35] che fornisce, replica ed estende le API del NIST per ottenere le informazioni relative alle </w:t>
      </w:r>
      <w:proofErr w:type="spellStart"/>
      <w:r w:rsidR="00213643" w:rsidRPr="00A329E5">
        <w:t>CVE</w:t>
      </w:r>
      <w:r w:rsidR="00426FFD">
        <w:t>s</w:t>
      </w:r>
      <w:proofErr w:type="spellEnd"/>
      <w:r w:rsidR="00213643" w:rsidRPr="00A329E5">
        <w:t xml:space="preserve"> e aggiunge API per ottenere informazioni sulle </w:t>
      </w:r>
      <w:proofErr w:type="spellStart"/>
      <w:r w:rsidR="00213643" w:rsidRPr="00A329E5">
        <w:t>CWE</w:t>
      </w:r>
      <w:r w:rsidR="00426FFD">
        <w:t>s</w:t>
      </w:r>
      <w:proofErr w:type="spellEnd"/>
      <w:r w:rsidR="00213643" w:rsidRPr="00A329E5">
        <w:t>.</w:t>
      </w:r>
    </w:p>
    <w:p w14:paraId="3A9F0219" w14:textId="1F3CFB5B" w:rsidR="00426FFD" w:rsidRPr="00426FFD" w:rsidRDefault="00426FFD" w:rsidP="00A329E5">
      <w:pPr>
        <w:pStyle w:val="Paragrafoelenco"/>
        <w:numPr>
          <w:ilvl w:val="0"/>
          <w:numId w:val="21"/>
        </w:numPr>
      </w:pPr>
      <w:proofErr w:type="spellStart"/>
      <w:r>
        <w:rPr>
          <w:b/>
          <w:bCs/>
        </w:rPr>
        <w:t>capeclib</w:t>
      </w:r>
      <w:proofErr w:type="spellEnd"/>
      <w:r w:rsidRPr="00426FFD">
        <w:t xml:space="preserve">: creata durante lo sviluppo del </w:t>
      </w:r>
      <w:r w:rsidR="00FD5073" w:rsidRPr="00426FFD">
        <w:t>medesimo</w:t>
      </w:r>
      <w:r w:rsidRPr="00426FFD">
        <w:t xml:space="preserve"> sistema</w:t>
      </w:r>
      <w:r>
        <w:t xml:space="preserve">, fornisce le API per il ritrovamento delle informazioni relative ai </w:t>
      </w:r>
      <w:proofErr w:type="spellStart"/>
      <w:r>
        <w:t>CAPECs</w:t>
      </w:r>
      <w:proofErr w:type="spellEnd"/>
      <w:r w:rsidR="00FD5073">
        <w:t xml:space="preserve"> tramite il proprio identificativo</w:t>
      </w:r>
      <w:r>
        <w:t>.</w:t>
      </w:r>
    </w:p>
    <w:p w14:paraId="73855738" w14:textId="607189BC" w:rsidR="0089123C" w:rsidRDefault="0089123C" w:rsidP="00A329E5">
      <w:pPr>
        <w:pStyle w:val="Titolo3"/>
      </w:pPr>
      <w:bookmarkStart w:id="163" w:name="_Toc170557804"/>
      <w:r>
        <w:t xml:space="preserve">Tipo di dati manipolato </w:t>
      </w:r>
      <w:r w:rsidRPr="007E4D82">
        <w:t>–</w:t>
      </w:r>
      <w:r>
        <w:t xml:space="preserve"> STIX Object</w:t>
      </w:r>
      <w:r w:rsidR="009B26F3">
        <w:t xml:space="preserve"> e</w:t>
      </w:r>
      <w:r w:rsidR="00F36661">
        <w:t xml:space="preserve"> </w:t>
      </w:r>
      <w:proofErr w:type="spellStart"/>
      <w:r w:rsidR="00F36661">
        <w:t>dict</w:t>
      </w:r>
      <w:bookmarkEnd w:id="163"/>
      <w:proofErr w:type="spellEnd"/>
    </w:p>
    <w:p w14:paraId="1EBB3B7A" w14:textId="2975219A" w:rsidR="009012C1" w:rsidRPr="00A329E5" w:rsidRDefault="009012C1" w:rsidP="00A329E5">
      <w:r w:rsidRPr="00A329E5">
        <w:t xml:space="preserve">Per gestire e armonizzare efficacemente i dati provenienti da fonti diverse all'interno dello studio, è importante riconoscere la natura degli oggetti restituiti dal framework ATT&amp;CK, rispetto ai dati estratti dai file JSON relativi alla matrice ATLAS e al </w:t>
      </w:r>
      <w:r w:rsidR="00FD5073">
        <w:t>MAPPING EXPLORER</w:t>
      </w:r>
      <w:r w:rsidRPr="00A329E5">
        <w:t xml:space="preserve">. Gli oggetti forniti dal framework ATT&amp;CK sono degli oggetti </w:t>
      </w:r>
      <w:r w:rsidRPr="00A329E5">
        <w:rPr>
          <w:b/>
          <w:bCs/>
        </w:rPr>
        <w:t>STIX</w:t>
      </w:r>
      <w:r w:rsidRPr="00A329E5">
        <w:t xml:space="preserve"> (</w:t>
      </w:r>
      <w:proofErr w:type="spellStart"/>
      <w:r w:rsidRPr="00A329E5">
        <w:t>Structured</w:t>
      </w:r>
      <w:proofErr w:type="spellEnd"/>
      <w:r w:rsidRPr="00A329E5">
        <w:t xml:space="preserve"> </w:t>
      </w:r>
      <w:proofErr w:type="spellStart"/>
      <w:r w:rsidRPr="00A329E5">
        <w:t>Threat</w:t>
      </w:r>
      <w:proofErr w:type="spellEnd"/>
      <w:r w:rsidRPr="00A329E5">
        <w:t xml:space="preserve"> Information </w:t>
      </w:r>
      <w:proofErr w:type="spellStart"/>
      <w:r w:rsidRPr="00A329E5">
        <w:t>eXpression</w:t>
      </w:r>
      <w:proofErr w:type="spellEnd"/>
      <w:r w:rsidRPr="00A329E5">
        <w:t xml:space="preserve">), che rappresentano un modo standardizzato per esprimere informazioni di intelligence sulle minacce informatiche. Gli oggetti STIX, espansi con altri attributi, che permettono di descrivere </w:t>
      </w:r>
      <w:r w:rsidRPr="00A329E5">
        <w:lastRenderedPageBreak/>
        <w:t>dettagliatamente e in maniera strutturata le informazioni su minacce</w:t>
      </w:r>
      <w:r w:rsidR="00FD5073">
        <w:t xml:space="preserve"> e </w:t>
      </w:r>
      <w:proofErr w:type="spellStart"/>
      <w:r w:rsidRPr="00A329E5">
        <w:t>TTP</w:t>
      </w:r>
      <w:r w:rsidR="00FD5073">
        <w:t>s</w:t>
      </w:r>
      <w:proofErr w:type="spellEnd"/>
      <w:r w:rsidRPr="00A329E5">
        <w:t>, facilitando così lo scambio di informazioni di sicurezza tra sistemi e tra esperti del settore.</w:t>
      </w:r>
    </w:p>
    <w:p w14:paraId="2052193E" w14:textId="3B30EC0E" w:rsidR="00501418" w:rsidRDefault="009012C1" w:rsidP="00A329E5">
      <w:r w:rsidRPr="009012C1">
        <w:t xml:space="preserve">D'altro canto, i dati ottenuti dai file JSON relativi alla matrice ATLAS e al mapping </w:t>
      </w:r>
      <w:proofErr w:type="spellStart"/>
      <w:r w:rsidRPr="009012C1">
        <w:t>explorer</w:t>
      </w:r>
      <w:proofErr w:type="spellEnd"/>
      <w:r w:rsidRPr="009012C1">
        <w:t xml:space="preserve"> sono rappresentati sotto forma di semplici </w:t>
      </w:r>
      <w:r w:rsidRPr="009012C1">
        <w:rPr>
          <w:b/>
          <w:bCs/>
        </w:rPr>
        <w:t>dizionari</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26755C3D" w:rsidR="0089123C" w:rsidRPr="009012C1" w:rsidRDefault="00501418" w:rsidP="00A329E5">
      <w:r>
        <w:t>L'obiettivo è fondere i dati sugli attacchi delle matrici ATT&amp;CK e ATLAS per una manipolazione uniforme, trasformando i dizionari in oggetti STIX per un accesso rapido ed efficiente ai dati, mantenendo le</w:t>
      </w:r>
      <w:r w:rsidR="00AD463F">
        <w:t xml:space="preserve"> </w:t>
      </w:r>
      <w:proofErr w:type="spellStart"/>
      <w:r w:rsidR="00AD463F">
        <w:t>CVE</w:t>
      </w:r>
      <w:r w:rsidR="00FD5073">
        <w:t>s</w:t>
      </w:r>
      <w:proofErr w:type="spellEnd"/>
      <w:r w:rsidR="00FD5073">
        <w:t xml:space="preserve">, </w:t>
      </w:r>
      <w:proofErr w:type="spellStart"/>
      <w:r w:rsidR="00AD463F">
        <w:t>CWE</w:t>
      </w:r>
      <w:r w:rsidR="00FD5073">
        <w:t>s</w:t>
      </w:r>
      <w:proofErr w:type="spellEnd"/>
      <w:r w:rsidR="00FD5073">
        <w:t xml:space="preserve"> e </w:t>
      </w:r>
      <w:proofErr w:type="spellStart"/>
      <w:r w:rsidR="00FD5073">
        <w:t>CAPECs</w:t>
      </w:r>
      <w:proofErr w:type="spellEnd"/>
      <w:r>
        <w:t xml:space="preserve"> come dizionari a causa del loro grande volume</w:t>
      </w:r>
      <w:r w:rsidR="009012C1">
        <w:t>.</w:t>
      </w:r>
      <w:r w:rsidR="0089123C" w:rsidRPr="009012C1">
        <w:br w:type="page"/>
      </w:r>
    </w:p>
    <w:p w14:paraId="73A978D6" w14:textId="74D111D8" w:rsidR="00D030DD" w:rsidRDefault="00D030DD" w:rsidP="00A329E5">
      <w:pPr>
        <w:pStyle w:val="Sottotitolo"/>
      </w:pPr>
      <w:bookmarkStart w:id="164" w:name="_Toc170557805"/>
      <w:r>
        <w:lastRenderedPageBreak/>
        <w:t>Struttura package</w:t>
      </w:r>
      <w:r w:rsidR="00234E19">
        <w:t xml:space="preserve"> e directory</w:t>
      </w:r>
      <w:bookmarkEnd w:id="164"/>
    </w:p>
    <w:p w14:paraId="15605382" w14:textId="322002FF" w:rsidR="00521C6E" w:rsidRDefault="00521C6E" w:rsidP="00521C6E">
      <w:pPr>
        <w:pStyle w:val="Titolo2"/>
      </w:pPr>
      <w:bookmarkStart w:id="165" w:name="_Toc170557806"/>
      <w:r>
        <w:t>Architettura</w:t>
      </w:r>
      <w:bookmarkEnd w:id="165"/>
    </w:p>
    <w:p w14:paraId="2B7051A8" w14:textId="358B7D29" w:rsidR="00521C6E" w:rsidRDefault="00521C6E" w:rsidP="00521C6E">
      <w:r>
        <w:t xml:space="preserve">L'architettura scelta per lo sviluppo dell'applicativo </w:t>
      </w:r>
      <w:proofErr w:type="spellStart"/>
      <w:r>
        <w:t>DetectiveAttack</w:t>
      </w:r>
      <w:r w:rsidR="00F870E2">
        <w:t>s</w:t>
      </w:r>
      <w:proofErr w:type="spellEnd"/>
      <w:r>
        <w:t xml:space="preserve"> è un'architettura a </w:t>
      </w:r>
      <w:proofErr w:type="spellStart"/>
      <w:r w:rsidRPr="00374B4F">
        <w:rPr>
          <w:b/>
          <w:bCs/>
        </w:rPr>
        <w:t>microservizi</w:t>
      </w:r>
      <w:proofErr w:type="spellEnd"/>
      <w:r w:rsidR="00D620F7">
        <w:rPr>
          <w:b/>
          <w:bCs/>
        </w:rPr>
        <w:t xml:space="preserve"> </w:t>
      </w:r>
      <w:r w:rsidR="008F76DC">
        <w:t>(figura 9)</w:t>
      </w:r>
      <w:r>
        <w:t>. Questa scelta è stata fatta per diversi motivi:</w:t>
      </w:r>
    </w:p>
    <w:p w14:paraId="0EF9730D" w14:textId="77777777" w:rsidR="00521C6E" w:rsidRDefault="00521C6E" w:rsidP="00521C6E">
      <w:pPr>
        <w:pStyle w:val="Paragrafoelenco"/>
        <w:numPr>
          <w:ilvl w:val="0"/>
          <w:numId w:val="37"/>
        </w:numPr>
      </w:pPr>
      <w:r w:rsidRPr="00374B4F">
        <w:rPr>
          <w:b/>
          <w:bCs/>
        </w:rPr>
        <w:t>Scalabilità</w:t>
      </w:r>
      <w:r>
        <w:t xml:space="preserve">: L'architettura a </w:t>
      </w:r>
      <w:proofErr w:type="spellStart"/>
      <w:r>
        <w:t>microservizi</w:t>
      </w:r>
      <w:proofErr w:type="spellEnd"/>
      <w:r>
        <w:t xml:space="preserve"> consente di scalare individualmente i singoli componenti dell'applicazione in base alle esigenze. Questo significa che se una parte specifica dell'applicativo necessita di maggiori risorse, può essere scalata senza dover modificare o ridistribuire l'intera applicazione.</w:t>
      </w:r>
    </w:p>
    <w:p w14:paraId="12BF651C" w14:textId="77777777" w:rsidR="00521C6E" w:rsidRDefault="00521C6E" w:rsidP="00521C6E">
      <w:pPr>
        <w:pStyle w:val="Paragrafoelenco"/>
        <w:numPr>
          <w:ilvl w:val="0"/>
          <w:numId w:val="37"/>
        </w:numPr>
      </w:pPr>
      <w:r w:rsidRPr="00374B4F">
        <w:rPr>
          <w:b/>
          <w:bCs/>
        </w:rPr>
        <w:t>Manutenibilità</w:t>
      </w:r>
      <w:r>
        <w:t xml:space="preserve">: Ogni </w:t>
      </w:r>
      <w:proofErr w:type="spellStart"/>
      <w:r>
        <w:t>microservizio</w:t>
      </w:r>
      <w:proofErr w:type="spellEnd"/>
      <w:r>
        <w:t xml:space="preserve"> è indipendente e isolato, il che rende il codice più gestibile e più facile da mantenere.</w:t>
      </w:r>
    </w:p>
    <w:p w14:paraId="53969D2A" w14:textId="77777777" w:rsidR="00521C6E" w:rsidRDefault="00521C6E" w:rsidP="00521C6E">
      <w:pPr>
        <w:pStyle w:val="Paragrafoelenco"/>
        <w:numPr>
          <w:ilvl w:val="0"/>
          <w:numId w:val="37"/>
        </w:numPr>
      </w:pPr>
      <w:r w:rsidRPr="00374B4F">
        <w:rPr>
          <w:b/>
          <w:bCs/>
        </w:rPr>
        <w:t>Flessibilità</w:t>
      </w:r>
      <w:r>
        <w:t xml:space="preserve"> </w:t>
      </w:r>
      <w:r w:rsidRPr="00374B4F">
        <w:rPr>
          <w:b/>
          <w:bCs/>
        </w:rPr>
        <w:t>tecnologica</w:t>
      </w:r>
      <w:r>
        <w:t xml:space="preserve">: I </w:t>
      </w:r>
      <w:proofErr w:type="spellStart"/>
      <w:r>
        <w:t>microservizi</w:t>
      </w:r>
      <w:proofErr w:type="spellEnd"/>
      <w:r>
        <w:t xml:space="preserve"> possono essere sviluppati utilizzando tecnologie diverse, a seconda delle necessità di ciascun servizio. Questo permette di utilizzare gli strumenti e i linguaggi di programmazione più adatti per ogni specifico compito.</w:t>
      </w:r>
    </w:p>
    <w:p w14:paraId="541844B9" w14:textId="77777777" w:rsidR="00521C6E" w:rsidRDefault="00521C6E" w:rsidP="00521C6E">
      <w:pPr>
        <w:pStyle w:val="Paragrafoelenco"/>
        <w:numPr>
          <w:ilvl w:val="0"/>
          <w:numId w:val="37"/>
        </w:numPr>
      </w:pPr>
      <w:r w:rsidRPr="00374B4F">
        <w:rPr>
          <w:b/>
          <w:bCs/>
        </w:rPr>
        <w:t>Risoluzione</w:t>
      </w:r>
      <w:r>
        <w:t xml:space="preserve"> </w:t>
      </w:r>
      <w:r w:rsidRPr="00374B4F">
        <w:rPr>
          <w:b/>
          <w:bCs/>
        </w:rPr>
        <w:t>dei</w:t>
      </w:r>
      <w:r>
        <w:t xml:space="preserve"> </w:t>
      </w:r>
      <w:r w:rsidRPr="00374B4F">
        <w:rPr>
          <w:b/>
          <w:bCs/>
        </w:rPr>
        <w:t>problemi</w:t>
      </w:r>
      <w:r>
        <w:t xml:space="preserve">: L'isolamento dei </w:t>
      </w:r>
      <w:proofErr w:type="spellStart"/>
      <w:r>
        <w:t>microservizi</w:t>
      </w:r>
      <w:proofErr w:type="spellEnd"/>
      <w:r>
        <w:t xml:space="preserve"> facilita l'individuazione e la risoluzione dei problemi. Se un </w:t>
      </w:r>
      <w:proofErr w:type="spellStart"/>
      <w:r>
        <w:t>microservizio</w:t>
      </w:r>
      <w:proofErr w:type="spellEnd"/>
      <w:r>
        <w:t xml:space="preserve"> ha un problema, è possibile intervenire direttamente su di esso senza impattare sugli altri componenti dell'applicazione.</w:t>
      </w:r>
    </w:p>
    <w:p w14:paraId="42115FB3" w14:textId="77777777" w:rsidR="00521C6E" w:rsidRDefault="00521C6E" w:rsidP="00521C6E">
      <w:pPr>
        <w:pStyle w:val="Paragrafoelenco"/>
        <w:numPr>
          <w:ilvl w:val="0"/>
          <w:numId w:val="37"/>
        </w:numPr>
      </w:pPr>
      <w:r w:rsidRPr="00374B4F">
        <w:rPr>
          <w:b/>
          <w:bCs/>
        </w:rPr>
        <w:t>Resilienza</w:t>
      </w:r>
      <w:r>
        <w:t xml:space="preserve">: I </w:t>
      </w:r>
      <w:proofErr w:type="spellStart"/>
      <w:r>
        <w:t>microservizi</w:t>
      </w:r>
      <w:proofErr w:type="spellEnd"/>
      <w:r>
        <w:t xml:space="preserve"> possono essere progettati per essere più resilienti, in quanto l'isolamento dei servizi riduce il rischio che un </w:t>
      </w:r>
      <w:r>
        <w:lastRenderedPageBreak/>
        <w:t xml:space="preserve">guasto in un componente comprometta l'intera applicazione. In caso di errore in un </w:t>
      </w:r>
      <w:proofErr w:type="spellStart"/>
      <w:r>
        <w:t>microservizio</w:t>
      </w:r>
      <w:proofErr w:type="spellEnd"/>
      <w:r>
        <w:t>, gli altri possono continuare a funzionare normalmente, anche se in certi casi con funzionalità limitate, a meno di duplicazione di essi;</w:t>
      </w:r>
    </w:p>
    <w:p w14:paraId="2F911E7C" w14:textId="10FA2C89" w:rsidR="00521C6E" w:rsidRDefault="00521C6E" w:rsidP="00521C6E">
      <w:pPr>
        <w:pStyle w:val="Paragrafoelenco"/>
        <w:numPr>
          <w:ilvl w:val="0"/>
          <w:numId w:val="37"/>
        </w:numPr>
      </w:pPr>
      <w:r>
        <w:rPr>
          <w:b/>
          <w:bCs/>
        </w:rPr>
        <w:t xml:space="preserve">Macchine </w:t>
      </w:r>
      <w:r w:rsidR="001D69CC">
        <w:rPr>
          <w:b/>
          <w:bCs/>
        </w:rPr>
        <w:t>indipendenti</w:t>
      </w:r>
      <w:r w:rsidRPr="00EA120B">
        <w:t>:</w:t>
      </w:r>
      <w:r>
        <w:t xml:space="preserve"> Questo tipo di architettura permette anche di creare un’applicazione dove le varie parti di essa possano essere anche su macchine differenti.</w:t>
      </w:r>
    </w:p>
    <w:p w14:paraId="6D4B4752" w14:textId="1C61C587" w:rsidR="00521C6E" w:rsidRDefault="00521C6E" w:rsidP="00521C6E">
      <w:r>
        <w:t xml:space="preserve">Questi vantaggi rendono l'architettura a </w:t>
      </w:r>
      <w:proofErr w:type="spellStart"/>
      <w:r>
        <w:t>microservizi</w:t>
      </w:r>
      <w:proofErr w:type="spellEnd"/>
      <w:r>
        <w:t xml:space="preserve"> una scelta ideale per lo sviluppo di applicazioni complesse e che manipolano dati continuamente aggiornati, come </w:t>
      </w:r>
      <w:proofErr w:type="spellStart"/>
      <w:r>
        <w:t>DetectiveAttack</w:t>
      </w:r>
      <w:r w:rsidR="00F870E2">
        <w:t>s</w:t>
      </w:r>
      <w:proofErr w:type="spellEnd"/>
      <w:r>
        <w:t xml:space="preserve">, garantendo una maggiore efficienza, flessibilità e robustezza in casi in cui vengano inserite nuove sorgenti di dati della CTI o nuovi framework possibilmente utili che estendano le funzionalità del sistema. </w:t>
      </w:r>
    </w:p>
    <w:p w14:paraId="7BFC118B" w14:textId="1F759ACC" w:rsidR="00521C6E" w:rsidRDefault="00521C6E" w:rsidP="00521C6E">
      <w:r>
        <w:t xml:space="preserve">L’architettura descritta verrà implementata tramite l’utilizzo di </w:t>
      </w:r>
      <w:r w:rsidRPr="00B730C4">
        <w:rPr>
          <w:b/>
          <w:bCs/>
        </w:rPr>
        <w:t>container</w:t>
      </w:r>
      <w:r>
        <w:rPr>
          <w:rStyle w:val="Rimandonotaapidipagina"/>
          <w:b/>
          <w:bCs/>
        </w:rPr>
        <w:footnoteReference w:id="22"/>
      </w:r>
      <w:r>
        <w:t xml:space="preserve"> e della piattaforma </w:t>
      </w:r>
      <w:r w:rsidRPr="00B730C4">
        <w:rPr>
          <w:b/>
          <w:bCs/>
        </w:rPr>
        <w:t>Docker</w:t>
      </w:r>
      <w:r>
        <w:rPr>
          <w:rStyle w:val="Rimandonotaapidipagina"/>
          <w:b/>
          <w:bCs/>
        </w:rPr>
        <w:footnoteReference w:id="23"/>
      </w:r>
      <w:r>
        <w:t>.</w:t>
      </w:r>
    </w:p>
    <w:p w14:paraId="7DC049B7" w14:textId="7003AD91" w:rsidR="00D620F7" w:rsidRDefault="00681606" w:rsidP="00D620F7">
      <w:pPr>
        <w:jc w:val="center"/>
      </w:pPr>
      <w:r>
        <w:rPr>
          <w:noProof/>
        </w:rPr>
        <w:lastRenderedPageBreak/>
        <w:drawing>
          <wp:inline distT="0" distB="0" distL="0" distR="0" wp14:anchorId="49ADD0CD" wp14:editId="4DD8D8DE">
            <wp:extent cx="4262507" cy="261597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919" t="7025" r="11225" b="8151"/>
                    <a:stretch/>
                  </pic:blipFill>
                  <pic:spPr bwMode="auto">
                    <a:xfrm>
                      <a:off x="0" y="0"/>
                      <a:ext cx="4272588" cy="2622166"/>
                    </a:xfrm>
                    <a:prstGeom prst="rect">
                      <a:avLst/>
                    </a:prstGeom>
                    <a:noFill/>
                    <a:ln>
                      <a:noFill/>
                    </a:ln>
                    <a:extLst>
                      <a:ext uri="{53640926-AAD7-44D8-BBD7-CCE9431645EC}">
                        <a14:shadowObscured xmlns:a14="http://schemas.microsoft.com/office/drawing/2010/main"/>
                      </a:ext>
                    </a:extLst>
                  </pic:spPr>
                </pic:pic>
              </a:graphicData>
            </a:graphic>
          </wp:inline>
        </w:drawing>
      </w:r>
      <w:r w:rsidR="00EA0635">
        <w:br/>
      </w:r>
      <w:r w:rsidR="00D620F7">
        <w:t>Figura 9: Architettura del software</w:t>
      </w:r>
    </w:p>
    <w:p w14:paraId="1039EBF9" w14:textId="70B4FB68" w:rsidR="00521C6E" w:rsidRDefault="00521C6E" w:rsidP="00521C6E">
      <w:pPr>
        <w:pStyle w:val="Titolo3"/>
      </w:pPr>
      <w:bookmarkStart w:id="166" w:name="_Toc170557807"/>
      <w:r>
        <w:t>Componenti dell’architettura</w:t>
      </w:r>
      <w:bookmarkEnd w:id="166"/>
    </w:p>
    <w:p w14:paraId="191E6748" w14:textId="000F46A6" w:rsidR="00521C6E" w:rsidRDefault="00521C6E" w:rsidP="00521C6E">
      <w:r>
        <w:t>Le componenti presenti nel sistema attualmente sono 5:</w:t>
      </w:r>
    </w:p>
    <w:p w14:paraId="6515FA6F" w14:textId="0338463C" w:rsidR="00F870E2" w:rsidRPr="00F870E2" w:rsidRDefault="00F870E2" w:rsidP="00521C6E">
      <w:pPr>
        <w:pStyle w:val="Paragrafoelenco"/>
        <w:numPr>
          <w:ilvl w:val="0"/>
          <w:numId w:val="38"/>
        </w:numPr>
        <w:rPr>
          <w:b/>
          <w:bCs/>
        </w:rPr>
      </w:pPr>
      <w:proofErr w:type="spellStart"/>
      <w:r w:rsidRPr="00160BFC">
        <w:rPr>
          <w:b/>
          <w:bCs/>
        </w:rPr>
        <w:t>nginx</w:t>
      </w:r>
      <w:proofErr w:type="spellEnd"/>
      <w:r w:rsidRPr="00160BFC">
        <w:rPr>
          <w:b/>
          <w:bCs/>
        </w:rPr>
        <w:t xml:space="preserve">: </w:t>
      </w:r>
      <w:r w:rsidRPr="00160BFC">
        <w:t>Un web server utilizz</w:t>
      </w:r>
      <w:r>
        <w:t>ato nel sistema come reverse proxy al fine di ridirezionare tutto il traffico generato, mettendo a disposizione tutte le componenti tramite un’unica porta.</w:t>
      </w:r>
    </w:p>
    <w:p w14:paraId="3E6CF4FF" w14:textId="33EBF01E" w:rsidR="00521C6E" w:rsidRPr="00B730C4" w:rsidRDefault="00521C6E" w:rsidP="00521C6E">
      <w:pPr>
        <w:pStyle w:val="Paragrafoelenco"/>
        <w:numPr>
          <w:ilvl w:val="0"/>
          <w:numId w:val="38"/>
        </w:numPr>
      </w:pPr>
      <w:proofErr w:type="spellStart"/>
      <w:r>
        <w:rPr>
          <w:b/>
          <w:bCs/>
        </w:rPr>
        <w:t>stix&amp;vulnerability</w:t>
      </w:r>
      <w:proofErr w:type="spellEnd"/>
      <w:r>
        <w:rPr>
          <w:b/>
          <w:bCs/>
        </w:rPr>
        <w:t xml:space="preserve">: </w:t>
      </w:r>
      <w:r>
        <w:t xml:space="preserve">Fornisce e manipola i dati relativi agli STIX </w:t>
      </w:r>
      <w:proofErr w:type="spellStart"/>
      <w:r>
        <w:t>object</w:t>
      </w:r>
      <w:r w:rsidR="00F870E2">
        <w:t>s</w:t>
      </w:r>
      <w:proofErr w:type="spellEnd"/>
      <w:r>
        <w:t xml:space="preserve"> e le loro relazioni conosciute con le Vulnerabilità</w:t>
      </w:r>
      <w:r w:rsidR="00F870E2">
        <w:t>,</w:t>
      </w:r>
      <w:r w:rsidR="00B734C5">
        <w:t xml:space="preserve"> in questo container vi è anche l’interfaccia di accesso per </w:t>
      </w:r>
      <w:proofErr w:type="spellStart"/>
      <w:r w:rsidR="00B734C5" w:rsidRPr="00B734C5">
        <w:rPr>
          <w:b/>
          <w:bCs/>
        </w:rPr>
        <w:t>gptAPI</w:t>
      </w:r>
      <w:proofErr w:type="spellEnd"/>
      <w:r w:rsidR="00B734C5">
        <w:t xml:space="preserve">. Tuttavia, quest'ultima non verrà implementata come un server </w:t>
      </w:r>
      <w:proofErr w:type="spellStart"/>
      <w:r w:rsidR="00B734C5">
        <w:t>Flask</w:t>
      </w:r>
      <w:proofErr w:type="spellEnd"/>
      <w:r w:rsidR="00B734C5">
        <w:t xml:space="preserve"> collegato a</w:t>
      </w:r>
      <w:r w:rsidR="00F870E2">
        <w:t>l</w:t>
      </w:r>
      <w:r w:rsidR="00B734C5">
        <w:t xml:space="preserve"> proxy</w:t>
      </w:r>
      <w:r w:rsidR="00F870E2">
        <w:t xml:space="preserve"> server</w:t>
      </w:r>
      <w:r w:rsidR="00B734C5">
        <w:t xml:space="preserve"> </w:t>
      </w:r>
      <w:proofErr w:type="spellStart"/>
      <w:r w:rsidR="00B734C5">
        <w:t>Nginx</w:t>
      </w:r>
      <w:proofErr w:type="spellEnd"/>
      <w:r w:rsidR="00B734C5">
        <w:t xml:space="preserve">, poiché le tecnologie che permettono di mettere in comunicazione una componente con un server Python sono limitate dal massimo di 2048 caratteri per </w:t>
      </w:r>
      <w:r w:rsidR="00B734C5">
        <w:lastRenderedPageBreak/>
        <w:t>l'URL. Al contrario, GPT accetta fino</w:t>
      </w:r>
      <w:r w:rsidR="0065461B">
        <w:t xml:space="preserve"> a 50000 token</w:t>
      </w:r>
      <w:r w:rsidR="0065461B">
        <w:rPr>
          <w:rStyle w:val="Rimandonotaapidipagina"/>
        </w:rPr>
        <w:footnoteReference w:id="24"/>
      </w:r>
      <w:r w:rsidR="0065461B">
        <w:t xml:space="preserve"> per i limiti</w:t>
      </w:r>
      <w:r w:rsidR="00F870E2">
        <w:t xml:space="preserve"> concessi e</w:t>
      </w:r>
      <w:r w:rsidR="0065461B">
        <w:t xml:space="preserve"> utilizzati nel seguente studio</w:t>
      </w:r>
      <w:r w:rsidR="00B734C5">
        <w:t>, quindi nel passaggio di parametri al server si potrebbe superare il limite massimo e perdere</w:t>
      </w:r>
      <w:r w:rsidR="0065461B">
        <w:t xml:space="preserve"> un numero di</w:t>
      </w:r>
      <w:r w:rsidR="00B734C5">
        <w:t xml:space="preserve"> informazioni </w:t>
      </w:r>
      <w:r w:rsidR="0065461B">
        <w:t xml:space="preserve">molto </w:t>
      </w:r>
      <w:r w:rsidR="00B734C5">
        <w:t>important</w:t>
      </w:r>
      <w:r w:rsidR="0065461B">
        <w:t>e</w:t>
      </w:r>
      <w:r w:rsidR="00B734C5">
        <w:t>.</w:t>
      </w:r>
    </w:p>
    <w:p w14:paraId="74FFAB2F" w14:textId="2A58805B" w:rsidR="00521C6E" w:rsidRDefault="00521C6E" w:rsidP="00521C6E">
      <w:pPr>
        <w:pStyle w:val="Paragrafoelenco"/>
        <w:numPr>
          <w:ilvl w:val="0"/>
          <w:numId w:val="38"/>
        </w:numPr>
      </w:pPr>
      <w:proofErr w:type="spellStart"/>
      <w:r>
        <w:rPr>
          <w:b/>
          <w:bCs/>
        </w:rPr>
        <w:t>cvwelib</w:t>
      </w:r>
      <w:proofErr w:type="spellEnd"/>
      <w:r>
        <w:rPr>
          <w:b/>
          <w:bCs/>
        </w:rPr>
        <w:t>:</w:t>
      </w:r>
      <w:r w:rsidR="00681606">
        <w:rPr>
          <w:b/>
          <w:bCs/>
        </w:rPr>
        <w:t xml:space="preserve"> </w:t>
      </w:r>
      <w:r w:rsidR="00681606">
        <w:t>Container</w:t>
      </w:r>
      <w:r>
        <w:rPr>
          <w:b/>
          <w:bCs/>
        </w:rPr>
        <w:t xml:space="preserve"> </w:t>
      </w:r>
      <w:r w:rsidR="00681606">
        <w:t>che ospita la l</w:t>
      </w:r>
      <w:r>
        <w:t xml:space="preserve">ibreria che permette di cercare ed ottenere le informazioni sulle </w:t>
      </w:r>
      <w:proofErr w:type="spellStart"/>
      <w:r>
        <w:t>CVE</w:t>
      </w:r>
      <w:r w:rsidR="00426FFD">
        <w:t>s</w:t>
      </w:r>
      <w:proofErr w:type="spellEnd"/>
      <w:r>
        <w:t xml:space="preserve">, </w:t>
      </w:r>
      <w:proofErr w:type="spellStart"/>
      <w:r>
        <w:t>CWE</w:t>
      </w:r>
      <w:r w:rsidR="00426FFD">
        <w:t>s</w:t>
      </w:r>
      <w:proofErr w:type="spellEnd"/>
      <w:r>
        <w:t xml:space="preserve"> e relazioni tra loro, in base a chiavi di ricerca</w:t>
      </w:r>
      <w:r w:rsidR="00B734C5">
        <w:t>.</w:t>
      </w:r>
    </w:p>
    <w:p w14:paraId="1625080F" w14:textId="528722F2" w:rsidR="00681606" w:rsidRDefault="00681606" w:rsidP="00521C6E">
      <w:pPr>
        <w:pStyle w:val="Paragrafoelenco"/>
        <w:numPr>
          <w:ilvl w:val="0"/>
          <w:numId w:val="38"/>
        </w:numPr>
      </w:pPr>
      <w:proofErr w:type="spellStart"/>
      <w:r>
        <w:rPr>
          <w:b/>
          <w:bCs/>
        </w:rPr>
        <w:t>capeclib</w:t>
      </w:r>
      <w:proofErr w:type="spellEnd"/>
      <w:r>
        <w:rPr>
          <w:b/>
          <w:bCs/>
        </w:rPr>
        <w:t>:</w:t>
      </w:r>
      <w:r>
        <w:t xml:space="preserve"> Container che permette di ottenere le informazioni riguardanti i </w:t>
      </w:r>
      <w:proofErr w:type="spellStart"/>
      <w:r>
        <w:t>CAPEC</w:t>
      </w:r>
      <w:r w:rsidR="00F870E2">
        <w:t>s</w:t>
      </w:r>
      <w:proofErr w:type="spellEnd"/>
      <w:r>
        <w:t xml:space="preserve"> e relazioni con </w:t>
      </w:r>
      <w:proofErr w:type="spellStart"/>
      <w:r>
        <w:t>CVE</w:t>
      </w:r>
      <w:r w:rsidR="00426FFD">
        <w:t>s</w:t>
      </w:r>
      <w:proofErr w:type="spellEnd"/>
      <w:r>
        <w:t xml:space="preserve">, </w:t>
      </w:r>
      <w:proofErr w:type="spellStart"/>
      <w:r>
        <w:t>CWE</w:t>
      </w:r>
      <w:r w:rsidR="00426FFD">
        <w:t>s</w:t>
      </w:r>
      <w:proofErr w:type="spellEnd"/>
      <w:r>
        <w:t xml:space="preserve"> e tecniche MITRE. </w:t>
      </w:r>
    </w:p>
    <w:p w14:paraId="0F570E08" w14:textId="7F16E55D" w:rsidR="00521C6E" w:rsidRPr="00B730C4" w:rsidRDefault="00521C6E" w:rsidP="00521C6E">
      <w:pPr>
        <w:pStyle w:val="Paragrafoelenco"/>
        <w:numPr>
          <w:ilvl w:val="0"/>
          <w:numId w:val="38"/>
        </w:numPr>
      </w:pPr>
      <w:proofErr w:type="spellStart"/>
      <w:r>
        <w:rPr>
          <w:b/>
          <w:bCs/>
        </w:rPr>
        <w:t>webInterface</w:t>
      </w:r>
      <w:proofErr w:type="spellEnd"/>
      <w:r>
        <w:t xml:space="preserve">: È il container si occupa di fornire l’interfaccia web dell’applicazione, sviluppato in </w:t>
      </w:r>
      <w:proofErr w:type="spellStart"/>
      <w:r>
        <w:rPr>
          <w:b/>
          <w:bCs/>
        </w:rPr>
        <w:t>react</w:t>
      </w:r>
      <w:proofErr w:type="spellEnd"/>
      <w:r>
        <w:t xml:space="preserve"> </w:t>
      </w:r>
      <w:proofErr w:type="spellStart"/>
      <w:r>
        <w:rPr>
          <w:b/>
          <w:bCs/>
        </w:rPr>
        <w:t>js</w:t>
      </w:r>
      <w:proofErr w:type="spellEnd"/>
      <w:r>
        <w:rPr>
          <w:b/>
          <w:bCs/>
        </w:rPr>
        <w:t xml:space="preserve"> </w:t>
      </w:r>
      <w:r>
        <w:t xml:space="preserve">con l’ausilio dei framework </w:t>
      </w:r>
      <w:r w:rsidRPr="00681606">
        <w:rPr>
          <w:b/>
          <w:bCs/>
        </w:rPr>
        <w:t>bootstrap</w:t>
      </w:r>
      <w:r>
        <w:t xml:space="preserve">, </w:t>
      </w:r>
      <w:proofErr w:type="spellStart"/>
      <w:r w:rsidRPr="00681606">
        <w:rPr>
          <w:b/>
          <w:bCs/>
        </w:rPr>
        <w:t>react</w:t>
      </w:r>
      <w:proofErr w:type="spellEnd"/>
      <w:r w:rsidRPr="00681606">
        <w:rPr>
          <w:b/>
          <w:bCs/>
        </w:rPr>
        <w:t>-bootstrap</w:t>
      </w:r>
      <w:r>
        <w:t xml:space="preserve"> e </w:t>
      </w:r>
      <w:r w:rsidRPr="00681606">
        <w:rPr>
          <w:b/>
          <w:bCs/>
        </w:rPr>
        <w:t>MUI Core</w:t>
      </w:r>
      <w:r w:rsidR="00B734C5">
        <w:t>.</w:t>
      </w:r>
    </w:p>
    <w:p w14:paraId="7721BFDC" w14:textId="4628068D" w:rsidR="001D69CC" w:rsidRDefault="001D69CC" w:rsidP="001D69CC">
      <w:pPr>
        <w:pStyle w:val="Titolo2"/>
      </w:pPr>
      <w:bookmarkStart w:id="167" w:name="_Toc170557808"/>
      <w:proofErr w:type="spellStart"/>
      <w:r>
        <w:t>stix&amp;vulnerability</w:t>
      </w:r>
      <w:bookmarkEnd w:id="167"/>
      <w:proofErr w:type="spellEnd"/>
    </w:p>
    <w:p w14:paraId="3E0E82EA" w14:textId="66C3A719" w:rsidR="001D69CC" w:rsidRDefault="001D69CC" w:rsidP="001D69CC">
      <w:r w:rsidRPr="001D69CC">
        <w:t>Fornisce e manipola i dati relativi agli oggetti STIX e alle loro relazioni conosciute con le vulnerabilità. Questa attività include la raccolta, l'analisi</w:t>
      </w:r>
      <w:r>
        <w:t>,</w:t>
      </w:r>
      <w:r w:rsidRPr="001D69CC">
        <w:t xml:space="preserve"> l'organizzazione di informazioni dettagliate sugli oggetti STIX</w:t>
      </w:r>
      <w:r>
        <w:t xml:space="preserve"> e la ricerca, creazione e salvataggio di relazioni tra le Vulnerabilità</w:t>
      </w:r>
      <w:r w:rsidR="00255D24">
        <w:t xml:space="preserve"> con le relative </w:t>
      </w:r>
      <w:proofErr w:type="spellStart"/>
      <w:r w:rsidR="00255D24">
        <w:t>TTPs</w:t>
      </w:r>
      <w:proofErr w:type="spellEnd"/>
      <w:r>
        <w:t>.</w:t>
      </w:r>
    </w:p>
    <w:p w14:paraId="2AA6EFF7" w14:textId="42E6F352" w:rsidR="00FD05A5" w:rsidRDefault="001D69CC" w:rsidP="001D69CC">
      <w:r>
        <w:lastRenderedPageBreak/>
        <w:t xml:space="preserve">Il </w:t>
      </w:r>
      <w:proofErr w:type="spellStart"/>
      <w:r>
        <w:t>microservizio</w:t>
      </w:r>
      <w:proofErr w:type="spellEnd"/>
      <w:r>
        <w:t xml:space="preserve"> in questione è interamente sviluppato in </w:t>
      </w:r>
      <w:r w:rsidR="00FD05A5">
        <w:t>P</w:t>
      </w:r>
      <w:r>
        <w:t>ython</w:t>
      </w:r>
      <w:r w:rsidR="00FD05A5">
        <w:t xml:space="preserve"> e mette a disposizione 2 moduli principali:</w:t>
      </w:r>
    </w:p>
    <w:p w14:paraId="31115FEA" w14:textId="64EA2C61" w:rsidR="00FD05A5" w:rsidRDefault="00FD05A5" w:rsidP="00FD05A5">
      <w:pPr>
        <w:pStyle w:val="Paragrafoelenco"/>
        <w:numPr>
          <w:ilvl w:val="0"/>
          <w:numId w:val="41"/>
        </w:numPr>
      </w:pPr>
      <w:proofErr w:type="spellStart"/>
      <w:r>
        <w:rPr>
          <w:b/>
          <w:bCs/>
        </w:rPr>
        <w:t>dataProvider</w:t>
      </w:r>
      <w:proofErr w:type="spellEnd"/>
      <w:r>
        <w:t>: che definisce le classi, i dati che verranno utilizzati</w:t>
      </w:r>
      <w:r w:rsidR="00316E5A">
        <w:t>,</w:t>
      </w:r>
      <w:r>
        <w:t xml:space="preserve"> i metodi di </w:t>
      </w:r>
      <w:r w:rsidR="00316E5A">
        <w:t>elaborazione</w:t>
      </w:r>
      <w:r>
        <w:t xml:space="preserve"> e quelli per il recupero delle informazioni dalla macchina;</w:t>
      </w:r>
    </w:p>
    <w:p w14:paraId="0DFC135D" w14:textId="2F465094" w:rsidR="00FD05A5" w:rsidRDefault="00FD05A5" w:rsidP="00FD05A5">
      <w:pPr>
        <w:pStyle w:val="Paragrafoelenco"/>
        <w:numPr>
          <w:ilvl w:val="0"/>
          <w:numId w:val="41"/>
        </w:numPr>
      </w:pPr>
      <w:proofErr w:type="spellStart"/>
      <w:r>
        <w:rPr>
          <w:b/>
          <w:bCs/>
        </w:rPr>
        <w:t>dataAccesAPI</w:t>
      </w:r>
      <w:proofErr w:type="spellEnd"/>
      <w:r>
        <w:t xml:space="preserve">: che definisce il formato di condivisione dei dati ottenibili dal server </w:t>
      </w:r>
      <w:proofErr w:type="spellStart"/>
      <w:r w:rsidR="006B4432">
        <w:t>F</w:t>
      </w:r>
      <w:r>
        <w:t>lask</w:t>
      </w:r>
      <w:proofErr w:type="spellEnd"/>
      <w:r>
        <w:t>.</w:t>
      </w:r>
    </w:p>
    <w:p w14:paraId="5F015BD0" w14:textId="11EC7304" w:rsidR="00FD05A5" w:rsidRDefault="00FD05A5" w:rsidP="00FD05A5">
      <w:pPr>
        <w:pStyle w:val="Titolo3"/>
      </w:pPr>
      <w:bookmarkStart w:id="168" w:name="_Toc170557809"/>
      <w:r>
        <w:t>Data Provider</w:t>
      </w:r>
      <w:bookmarkEnd w:id="168"/>
    </w:p>
    <w:p w14:paraId="28647A99" w14:textId="538B28D8" w:rsidR="00FD05A5" w:rsidRDefault="00FD05A5" w:rsidP="00FD05A5">
      <w:r>
        <w:t xml:space="preserve">Di seguito viene illustrato il funzionamento del modulo </w:t>
      </w:r>
      <w:proofErr w:type="spellStart"/>
      <w:r w:rsidRPr="00FD05A5">
        <w:rPr>
          <w:b/>
          <w:bCs/>
        </w:rPr>
        <w:t>dataProvider</w:t>
      </w:r>
      <w:proofErr w:type="spellEnd"/>
      <w:r w:rsidR="00681606">
        <w:rPr>
          <w:b/>
          <w:bCs/>
        </w:rPr>
        <w:t xml:space="preserve"> </w:t>
      </w:r>
      <w:r w:rsidR="00681606">
        <w:t>(</w:t>
      </w:r>
      <w:r w:rsidR="00316E5A">
        <w:t>figura</w:t>
      </w:r>
      <w:r w:rsidR="00681606">
        <w:t xml:space="preserve"> 10)</w:t>
      </w:r>
      <w:r>
        <w:t xml:space="preserve">, il quale ha il compito di definire e gestire i dati relativi ai </w:t>
      </w:r>
      <w:proofErr w:type="spellStart"/>
      <w:r w:rsidRPr="00FD05A5">
        <w:rPr>
          <w:b/>
          <w:bCs/>
        </w:rPr>
        <w:t>threats</w:t>
      </w:r>
      <w:proofErr w:type="spellEnd"/>
      <w:r>
        <w:t xml:space="preserve"> e </w:t>
      </w:r>
      <w:r w:rsidRPr="00FD05A5">
        <w:rPr>
          <w:b/>
          <w:bCs/>
        </w:rPr>
        <w:t>relazione</w:t>
      </w:r>
      <w:r>
        <w:t xml:space="preserve"> </w:t>
      </w:r>
      <w:r w:rsidRPr="00FD05A5">
        <w:rPr>
          <w:b/>
          <w:bCs/>
        </w:rPr>
        <w:t>con le</w:t>
      </w:r>
      <w:r>
        <w:t xml:space="preserve"> </w:t>
      </w:r>
      <w:r w:rsidRPr="00FD05A5">
        <w:rPr>
          <w:b/>
          <w:bCs/>
        </w:rPr>
        <w:t>vulnerabilità</w:t>
      </w:r>
      <w:r>
        <w:t>.</w:t>
      </w:r>
    </w:p>
    <w:p w14:paraId="2A2816CF" w14:textId="0BFA61F0" w:rsidR="00681606" w:rsidRPr="00B574B1" w:rsidRDefault="00681606" w:rsidP="00681606">
      <w:pPr>
        <w:jc w:val="center"/>
        <w:rPr>
          <w:i/>
          <w:iCs/>
        </w:rPr>
      </w:pPr>
      <w:r w:rsidRPr="00681606">
        <w:rPr>
          <w:noProof/>
        </w:rPr>
        <w:drawing>
          <wp:inline distT="0" distB="0" distL="0" distR="0" wp14:anchorId="1B684319" wp14:editId="30738B96">
            <wp:extent cx="2584544" cy="173338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2593816" cy="1739604"/>
                    </a:xfrm>
                    <a:prstGeom prst="rect">
                      <a:avLst/>
                    </a:prstGeom>
                  </pic:spPr>
                </pic:pic>
              </a:graphicData>
            </a:graphic>
          </wp:inline>
        </w:drawing>
      </w:r>
      <w:r>
        <w:br/>
        <w:t xml:space="preserve">Figura 10: </w:t>
      </w:r>
      <w:r w:rsidR="00463C64">
        <w:t xml:space="preserve">Struttura </w:t>
      </w:r>
      <w:r w:rsidRPr="00B574B1">
        <w:t xml:space="preserve">package </w:t>
      </w:r>
      <w:r>
        <w:br/>
      </w:r>
      <w:r w:rsidRPr="00780237">
        <w:rPr>
          <w:i/>
          <w:iCs/>
        </w:rPr>
        <w:t>/</w:t>
      </w:r>
      <w:proofErr w:type="spellStart"/>
      <w:r w:rsidRPr="00780237">
        <w:rPr>
          <w:i/>
          <w:iCs/>
        </w:rPr>
        <w:t>stix&amp;vulnerability</w:t>
      </w:r>
      <w:proofErr w:type="spellEnd"/>
      <w:r w:rsidRPr="00B574B1">
        <w:rPr>
          <w:i/>
          <w:iCs/>
        </w:rPr>
        <w:t>/</w:t>
      </w:r>
      <w:proofErr w:type="spellStart"/>
      <w:r w:rsidRPr="00B574B1">
        <w:rPr>
          <w:i/>
          <w:iCs/>
        </w:rPr>
        <w:t>src</w:t>
      </w:r>
      <w:proofErr w:type="spellEnd"/>
      <w:r w:rsidRPr="00B574B1">
        <w:rPr>
          <w:i/>
          <w:iCs/>
        </w:rPr>
        <w:t>/</w:t>
      </w:r>
      <w:proofErr w:type="spellStart"/>
      <w:r>
        <w:rPr>
          <w:i/>
          <w:iCs/>
        </w:rPr>
        <w:t>dataProvider</w:t>
      </w:r>
      <w:proofErr w:type="spellEnd"/>
    </w:p>
    <w:p w14:paraId="5D9C99E0" w14:textId="5EFFD5EB" w:rsidR="00681606" w:rsidRPr="00FD05A5" w:rsidRDefault="00681606" w:rsidP="00681606">
      <w:pPr>
        <w:jc w:val="center"/>
      </w:pPr>
    </w:p>
    <w:p w14:paraId="355BE823" w14:textId="528DF7A9" w:rsidR="0089123C" w:rsidRDefault="0089123C" w:rsidP="00FD05A5">
      <w:pPr>
        <w:pStyle w:val="Titolo4"/>
      </w:pPr>
      <w:r>
        <w:lastRenderedPageBreak/>
        <w:t>Singleton</w:t>
      </w:r>
    </w:p>
    <w:p w14:paraId="0D509E11" w14:textId="0D499510" w:rsidR="00DA4AF7" w:rsidRDefault="00DA4AF7" w:rsidP="00A329E5">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8F76DC">
        <w:t>1</w:t>
      </w:r>
      <w:r w:rsidR="00681606">
        <w:t>1</w:t>
      </w:r>
      <w:r>
        <w:t>)</w:t>
      </w:r>
      <w:r w:rsidRPr="00DA4AF7">
        <w:t>.</w:t>
      </w:r>
    </w:p>
    <w:p w14:paraId="4482351E" w14:textId="2336EDE1" w:rsidR="00FC52E2" w:rsidRDefault="00FC52E2" w:rsidP="00A329E5">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06BC4F09" w:rsidR="00FC52E2" w:rsidRDefault="00FC52E2" w:rsidP="001D69CC">
      <w:pPr>
        <w:jc w:val="center"/>
      </w:pPr>
      <w:r w:rsidRPr="00FC52E2">
        <w:rPr>
          <w:noProof/>
        </w:rPr>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9052" cy="1804037"/>
                    </a:xfrm>
                    <a:prstGeom prst="rect">
                      <a:avLst/>
                    </a:prstGeom>
                  </pic:spPr>
                </pic:pic>
              </a:graphicData>
            </a:graphic>
          </wp:inline>
        </w:drawing>
      </w:r>
      <w:r>
        <w:br/>
        <w:t xml:space="preserve">Figura </w:t>
      </w:r>
      <w:r w:rsidR="008F76DC">
        <w:t>1</w:t>
      </w:r>
      <w:r w:rsidR="00681606">
        <w:t>1</w:t>
      </w:r>
      <w:r>
        <w:t xml:space="preserve">: </w:t>
      </w:r>
      <w:r w:rsidR="00A10688">
        <w:t>I</w:t>
      </w:r>
      <w:r>
        <w:t>mplementazione del pattern Singleton</w:t>
      </w:r>
    </w:p>
    <w:p w14:paraId="66922769" w14:textId="0434B029" w:rsidR="00B75024" w:rsidRPr="00DF697F" w:rsidRDefault="00B75024" w:rsidP="00FD05A5">
      <w:pPr>
        <w:pStyle w:val="Titolo4"/>
      </w:pPr>
      <w:r>
        <w:lastRenderedPageBreak/>
        <w:t xml:space="preserve">Interfaccia per </w:t>
      </w:r>
      <w:r w:rsidR="005338D5">
        <w:t>CTI</w:t>
      </w:r>
      <w:r>
        <w:t xml:space="preserve"> data</w:t>
      </w:r>
    </w:p>
    <w:p w14:paraId="6E6D7B83" w14:textId="5A62F84A" w:rsidR="001E1D1C" w:rsidRDefault="001E1D1C" w:rsidP="00A329E5">
      <w:r w:rsidRPr="001E1D1C">
        <w:t>Per incapsulare efficacemente le funzionalità fornite dalle librerie sviluppate da MITRE</w:t>
      </w:r>
      <w:r w:rsidR="008D61F1">
        <w:t xml:space="preserve"> e gestire la provenienza dei dati</w:t>
      </w:r>
      <w:r w:rsidR="005338D5">
        <w:t xml:space="preserve"> della CTI</w:t>
      </w:r>
      <w:r w:rsidRPr="001E1D1C">
        <w:t xml:space="preserve">, </w:t>
      </w:r>
      <w:r>
        <w:t>è stat</w:t>
      </w:r>
      <w:r w:rsidR="00F36661">
        <w:t xml:space="preserve">o </w:t>
      </w:r>
      <w:r>
        <w:t>creato un package dedicato</w:t>
      </w:r>
      <w:r w:rsidR="00D030DD">
        <w:t xml:space="preserve"> (figura </w:t>
      </w:r>
      <w:r w:rsidR="0048782A">
        <w:t>1</w:t>
      </w:r>
      <w:r w:rsidR="00681606">
        <w:t>2</w:t>
      </w:r>
      <w:r w:rsidR="00D030DD">
        <w:t>)</w:t>
      </w:r>
      <w:r w:rsidR="008D61F1">
        <w:t xml:space="preserve">, </w:t>
      </w:r>
      <w:r w:rsidRPr="001E1D1C">
        <w:t xml:space="preserve">migliorando al contempo </w:t>
      </w:r>
      <w:r w:rsidRPr="0043592C">
        <w:rPr>
          <w:b/>
          <w:bCs/>
        </w:rPr>
        <w:t>l'indipendenza del codice</w:t>
      </w:r>
      <w:r w:rsidRPr="001E1D1C">
        <w:t xml:space="preserve">, la </w:t>
      </w:r>
      <w:r w:rsidRPr="0043592C">
        <w:rPr>
          <w:b/>
          <w:bCs/>
        </w:rPr>
        <w:t>coerenza</w:t>
      </w:r>
      <w:r w:rsidRPr="001E1D1C">
        <w:t xml:space="preserve"> nell'utilizzo, la </w:t>
      </w:r>
      <w:r w:rsidRPr="0043592C">
        <w:rPr>
          <w:b/>
          <w:bCs/>
        </w:rPr>
        <w:t>facilità</w:t>
      </w:r>
      <w:r w:rsidRPr="001E1D1C">
        <w:t xml:space="preserve"> di </w:t>
      </w:r>
      <w:r w:rsidRPr="0043592C">
        <w:rPr>
          <w:b/>
          <w:bCs/>
        </w:rPr>
        <w:t>sostituzione</w:t>
      </w:r>
      <w:r w:rsidR="00E32B04">
        <w:t xml:space="preserve">, la semplicità di </w:t>
      </w:r>
      <w:r w:rsidR="00E32B04" w:rsidRPr="0043592C">
        <w:rPr>
          <w:b/>
          <w:bCs/>
        </w:rPr>
        <w:t>manutenzione</w:t>
      </w:r>
      <w:r w:rsidRPr="001E1D1C">
        <w:t xml:space="preserve"> e la capacità di eseguire </w:t>
      </w:r>
      <w:r w:rsidRPr="0043592C">
        <w:rPr>
          <w:b/>
          <w:bCs/>
        </w:rPr>
        <w:t>test</w:t>
      </w:r>
      <w:r w:rsidRPr="001E1D1C">
        <w:t xml:space="preserve"> in modo </w:t>
      </w:r>
      <w:r w:rsidRPr="0043592C">
        <w:rPr>
          <w:b/>
          <w:bCs/>
        </w:rPr>
        <w:t>efficace</w:t>
      </w:r>
      <w:r w:rsidRPr="001E1D1C">
        <w:t>.</w:t>
      </w:r>
    </w:p>
    <w:p w14:paraId="2A35C11E" w14:textId="3C597E9A" w:rsidR="00D030DD" w:rsidRPr="00B574B1" w:rsidRDefault="00681606" w:rsidP="0043592C">
      <w:pPr>
        <w:jc w:val="center"/>
        <w:rPr>
          <w:i/>
          <w:iCs/>
        </w:rPr>
      </w:pPr>
      <w:r w:rsidRPr="00681606">
        <w:rPr>
          <w:noProof/>
        </w:rPr>
        <w:drawing>
          <wp:inline distT="0" distB="0" distL="0" distR="0" wp14:anchorId="698A24D8" wp14:editId="1D979F65">
            <wp:extent cx="2480807" cy="1610469"/>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Lst>
                    </a:blip>
                    <a:stretch>
                      <a:fillRect/>
                    </a:stretch>
                  </pic:blipFill>
                  <pic:spPr>
                    <a:xfrm>
                      <a:off x="0" y="0"/>
                      <a:ext cx="2494252" cy="1619197"/>
                    </a:xfrm>
                    <a:prstGeom prst="rect">
                      <a:avLst/>
                    </a:prstGeom>
                  </pic:spPr>
                </pic:pic>
              </a:graphicData>
            </a:graphic>
          </wp:inline>
        </w:drawing>
      </w:r>
      <w:r w:rsidR="00D030DD" w:rsidRPr="00B574B1">
        <w:br/>
        <w:t xml:space="preserve">Figura </w:t>
      </w:r>
      <w:r w:rsidR="0048782A">
        <w:t>1</w:t>
      </w:r>
      <w:r>
        <w:t>2</w:t>
      </w:r>
      <w:r w:rsidR="00D030DD" w:rsidRPr="00B574B1">
        <w:t xml:space="preserve">: </w:t>
      </w:r>
      <w:r w:rsidR="00463C64">
        <w:t xml:space="preserve">Struttura </w:t>
      </w:r>
      <w:r w:rsidR="00D030DD" w:rsidRPr="00B574B1">
        <w:t xml:space="preserve">package </w:t>
      </w:r>
      <w:r w:rsidR="00780237">
        <w:br/>
      </w:r>
      <w:r w:rsidR="00780237" w:rsidRPr="00780237">
        <w:rPr>
          <w:i/>
          <w:iCs/>
        </w:rPr>
        <w:t>/</w:t>
      </w:r>
      <w:proofErr w:type="spellStart"/>
      <w:r w:rsidR="00780237" w:rsidRPr="00780237">
        <w:rPr>
          <w:i/>
          <w:iCs/>
        </w:rPr>
        <w:t>stix&amp;vulnerability</w:t>
      </w:r>
      <w:proofErr w:type="spellEnd"/>
      <w:r w:rsidR="00B574B1" w:rsidRPr="00B574B1">
        <w:rPr>
          <w:i/>
          <w:iCs/>
        </w:rPr>
        <w:t>/</w:t>
      </w:r>
      <w:proofErr w:type="spellStart"/>
      <w:r w:rsidR="00B574B1" w:rsidRPr="00B574B1">
        <w:rPr>
          <w:i/>
          <w:iCs/>
        </w:rPr>
        <w:t>src</w:t>
      </w:r>
      <w:proofErr w:type="spellEnd"/>
      <w:r w:rsidR="00B574B1" w:rsidRPr="00B574B1">
        <w:rPr>
          <w:i/>
          <w:iCs/>
        </w:rPr>
        <w:t>/</w:t>
      </w:r>
      <w:proofErr w:type="spellStart"/>
      <w:r w:rsidR="00FD05A5">
        <w:rPr>
          <w:i/>
          <w:iCs/>
        </w:rPr>
        <w:t>dataProvider</w:t>
      </w:r>
      <w:proofErr w:type="spellEnd"/>
      <w:r w:rsidR="00780237" w:rsidRPr="00B574B1">
        <w:rPr>
          <w:i/>
          <w:iCs/>
        </w:rPr>
        <w:t xml:space="preserve"> </w:t>
      </w:r>
      <w:r w:rsidR="00B574B1" w:rsidRPr="00B574B1">
        <w:rPr>
          <w:i/>
          <w:iCs/>
        </w:rPr>
        <w:t>/</w:t>
      </w:r>
      <w:proofErr w:type="spellStart"/>
      <w:r w:rsidR="00D030DD" w:rsidRPr="00B574B1">
        <w:rPr>
          <w:i/>
          <w:iCs/>
        </w:rPr>
        <w:t>InterfaceTo</w:t>
      </w:r>
      <w:r w:rsidR="00064160">
        <w:rPr>
          <w:i/>
          <w:iCs/>
        </w:rPr>
        <w:t>CTI</w:t>
      </w:r>
      <w:proofErr w:type="spellEnd"/>
    </w:p>
    <w:p w14:paraId="67CC2467" w14:textId="23729DAD" w:rsidR="00D030DD" w:rsidRDefault="00064160" w:rsidP="00FD05A5">
      <w:pPr>
        <w:pStyle w:val="Titolo5"/>
      </w:pPr>
      <w:r>
        <w:t>Files</w:t>
      </w:r>
    </w:p>
    <w:p w14:paraId="712047C7" w14:textId="3569896E" w:rsidR="00B05E5D" w:rsidRDefault="00B05E5D" w:rsidP="00B05E5D">
      <w:r w:rsidRPr="00B05E5D">
        <w:t xml:space="preserve">Il package files contiene l’intero database utilizzato per ottenere gli STIX </w:t>
      </w:r>
      <w:proofErr w:type="spellStart"/>
      <w:r w:rsidRPr="00B05E5D">
        <w:t>objects</w:t>
      </w:r>
      <w:proofErr w:type="spellEnd"/>
      <w:r w:rsidRPr="00B05E5D">
        <w:t xml:space="preserve"> e le relazioni di questi con le vulnerabilità (figura 1</w:t>
      </w:r>
      <w:r w:rsidR="00681606">
        <w:t>3</w:t>
      </w:r>
      <w:r w:rsidRPr="00B05E5D">
        <w:t xml:space="preserve">). Questo database è fondamentale per il funzionamento del sistema, poiché include tutte le informazioni necessarie per correlare gli oggetti STIX con le varie minacce e vulnerabilità. </w:t>
      </w:r>
    </w:p>
    <w:p w14:paraId="544283AA" w14:textId="34E72498" w:rsidR="007A0B84" w:rsidRPr="00D030DD" w:rsidRDefault="00681606" w:rsidP="00B05E5D">
      <w:pPr>
        <w:jc w:val="center"/>
      </w:pPr>
      <w:r w:rsidRPr="00681606">
        <w:rPr>
          <w:noProof/>
        </w:rPr>
        <w:lastRenderedPageBreak/>
        <w:drawing>
          <wp:inline distT="0" distB="0" distL="0" distR="0" wp14:anchorId="30042100" wp14:editId="2360B80B">
            <wp:extent cx="2655736" cy="2072597"/>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2661097" cy="2076781"/>
                    </a:xfrm>
                    <a:prstGeom prst="rect">
                      <a:avLst/>
                    </a:prstGeom>
                  </pic:spPr>
                </pic:pic>
              </a:graphicData>
            </a:graphic>
          </wp:inline>
        </w:drawing>
      </w:r>
      <w:r w:rsidR="007A0B84">
        <w:br/>
        <w:t>Figura 1</w:t>
      </w:r>
      <w:r>
        <w:t>3</w:t>
      </w:r>
      <w:r w:rsidR="007A0B84">
        <w:t xml:space="preserve">: </w:t>
      </w:r>
      <w:r w:rsidR="00064160">
        <w:t>File per salvare ed ottenere i dati</w:t>
      </w:r>
      <w:r w:rsidR="007A0B84" w:rsidRPr="00B574B1">
        <w:t xml:space="preserve"> </w:t>
      </w:r>
      <w:r w:rsidR="00780237">
        <w:br/>
      </w:r>
      <w:r w:rsidR="00780237" w:rsidRPr="00780237">
        <w:rPr>
          <w:i/>
          <w:iCs/>
        </w:rPr>
        <w:t>/</w:t>
      </w:r>
      <w:proofErr w:type="spellStart"/>
      <w:r w:rsidR="00780237" w:rsidRPr="00780237">
        <w:rPr>
          <w:i/>
          <w:iCs/>
        </w:rPr>
        <w:t>stix&amp;vulnerability</w:t>
      </w:r>
      <w:proofErr w:type="spellEnd"/>
      <w:r w:rsidR="00780237" w:rsidRPr="00B574B1">
        <w:rPr>
          <w:i/>
          <w:iCs/>
        </w:rPr>
        <w:t>/</w:t>
      </w:r>
      <w:proofErr w:type="spellStart"/>
      <w:r w:rsidR="00780237" w:rsidRPr="00B574B1">
        <w:rPr>
          <w:i/>
          <w:iCs/>
        </w:rPr>
        <w:t>src</w:t>
      </w:r>
      <w:proofErr w:type="spellEnd"/>
      <w:r w:rsidR="00780237" w:rsidRPr="00B574B1">
        <w:rPr>
          <w:i/>
          <w:iCs/>
        </w:rPr>
        <w:t>/</w:t>
      </w:r>
      <w:proofErr w:type="spellStart"/>
      <w:r w:rsidR="00FD05A5">
        <w:rPr>
          <w:i/>
          <w:iCs/>
        </w:rPr>
        <w:t>dataProvider</w:t>
      </w:r>
      <w:proofErr w:type="spellEnd"/>
      <w:r w:rsidR="00780237" w:rsidRPr="00B574B1">
        <w:rPr>
          <w:i/>
          <w:iCs/>
        </w:rPr>
        <w:t xml:space="preserve"> /</w:t>
      </w:r>
      <w:proofErr w:type="spellStart"/>
      <w:r w:rsidR="00780237" w:rsidRPr="00B574B1">
        <w:rPr>
          <w:i/>
          <w:iCs/>
        </w:rPr>
        <w:t>InterfaceTo</w:t>
      </w:r>
      <w:r w:rsidR="00064160">
        <w:rPr>
          <w:i/>
          <w:iCs/>
        </w:rPr>
        <w:t>CTI</w:t>
      </w:r>
      <w:proofErr w:type="spellEnd"/>
      <w:r w:rsidR="00780237">
        <w:rPr>
          <w:i/>
          <w:iCs/>
        </w:rPr>
        <w:t>/</w:t>
      </w:r>
      <w:r w:rsidR="00064160">
        <w:rPr>
          <w:i/>
          <w:iCs/>
        </w:rPr>
        <w:t>files</w:t>
      </w:r>
    </w:p>
    <w:p w14:paraId="47A03B23" w14:textId="2E476178" w:rsidR="00797862" w:rsidRPr="00E9364E" w:rsidRDefault="00B75024" w:rsidP="00B05E5D">
      <w:pPr>
        <w:pStyle w:val="Titolo5"/>
      </w:pPr>
      <w:r w:rsidRPr="00E9364E">
        <w:t>Fetch Data</w:t>
      </w:r>
    </w:p>
    <w:p w14:paraId="475500B2" w14:textId="74F3182D" w:rsidR="00797862" w:rsidRPr="00797862" w:rsidRDefault="00E1533A" w:rsidP="00A329E5">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xml:space="preserve">. Questa verifica procede attraverso il confronto del codice hash dell'ultima </w:t>
      </w:r>
      <w:proofErr w:type="spellStart"/>
      <w:r w:rsidRPr="00797862">
        <w:t>commit</w:t>
      </w:r>
      <w:proofErr w:type="spellEnd"/>
      <w:r w:rsidRPr="00797862">
        <w:t xml:space="preserve"> realizzata sul </w:t>
      </w:r>
      <w:proofErr w:type="spellStart"/>
      <w:r w:rsidRPr="00797862">
        <w:t>branch</w:t>
      </w:r>
      <w:proofErr w:type="spellEnd"/>
      <w:r w:rsidRPr="00797862">
        <w:t xml:space="preserve"> principale del repository GitHub da cui i dati originano, con il codice hash memorizzato al momento del download nel file </w:t>
      </w:r>
      <w:proofErr w:type="spellStart"/>
      <w:r w:rsidRPr="00797862">
        <w:rPr>
          <w:i/>
          <w:iCs/>
        </w:rPr>
        <w:t>local-hashes</w:t>
      </w:r>
      <w:r w:rsidR="00316E5A">
        <w:rPr>
          <w:i/>
          <w:iCs/>
        </w:rPr>
        <w:t>.json</w:t>
      </w:r>
      <w:proofErr w:type="spellEnd"/>
      <w:r w:rsidRPr="00797862">
        <w:t>, per ogni sorgente di dati.</w:t>
      </w:r>
    </w:p>
    <w:p w14:paraId="4EDCC498" w14:textId="549DF796" w:rsidR="00797862" w:rsidRDefault="00797862" w:rsidP="00A329E5">
      <w:r w:rsidRPr="00797862">
        <w:t>Nel caso in cui il dispositivo in uso non disponga di una connessione Internet, il software rimarrà operativo purché i dati siano stati precedentemente scaricati almeno una volta.</w:t>
      </w:r>
    </w:p>
    <w:p w14:paraId="70B44D83" w14:textId="432DD285" w:rsidR="008100FB" w:rsidRDefault="008100FB" w:rsidP="00B05E5D">
      <w:pPr>
        <w:pStyle w:val="Titolo5"/>
      </w:pPr>
      <w:r>
        <w:t>Mitre Atlas Data</w:t>
      </w:r>
    </w:p>
    <w:p w14:paraId="09EFABC1" w14:textId="402D936B" w:rsidR="008100FB" w:rsidRDefault="007A0B84" w:rsidP="00A329E5">
      <w:r>
        <w:t xml:space="preserve">Il package </w:t>
      </w:r>
      <w:proofErr w:type="spellStart"/>
      <w:r>
        <w:rPr>
          <w:i/>
          <w:iCs/>
        </w:rPr>
        <w:t>mitreAtlasData</w:t>
      </w:r>
      <w:proofErr w:type="spellEnd"/>
      <w:r>
        <w:rPr>
          <w:i/>
          <w:iCs/>
        </w:rPr>
        <w:t xml:space="preserve"> </w:t>
      </w:r>
      <w:r>
        <w:t>(figura 1</w:t>
      </w:r>
      <w:r w:rsidR="00681606">
        <w:t>4</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 xml:space="preserve">progettata specificamente per estrarre e rendere disponibili i dati contenuti nel file </w:t>
      </w:r>
      <w:r w:rsidR="00EB52F4" w:rsidRPr="00EB52F4">
        <w:lastRenderedPageBreak/>
        <w:t>"</w:t>
      </w:r>
      <w:proofErr w:type="spellStart"/>
      <w:r w:rsidR="00EB52F4" w:rsidRPr="00B574B1">
        <w:rPr>
          <w:i/>
          <w:iCs/>
        </w:rPr>
        <w:t>atlas.json</w:t>
      </w:r>
      <w:proofErr w:type="spellEnd"/>
      <w:r w:rsidR="00EB52F4" w:rsidRPr="00EB52F4">
        <w:t xml:space="preserve">", consentendo la loro manipolazione in tempo reale. Questa classe è stata sviluppata su misura per questo sistema, ispirandosi alla struttura e alla funzionalità della classe preesistente </w:t>
      </w:r>
      <w:proofErr w:type="spellStart"/>
      <w:r w:rsidR="00EB52F4" w:rsidRPr="00EB52F4">
        <w:rPr>
          <w:b/>
          <w:bCs/>
        </w:rPr>
        <w:t>MitreAttackData</w:t>
      </w:r>
      <w:proofErr w:type="spellEnd"/>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A329E5">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54E8942B" w:rsidR="00B574B1" w:rsidRPr="00BF74C8" w:rsidRDefault="00BF74C8" w:rsidP="00BF74C8">
      <w:pPr>
        <w:jc w:val="center"/>
      </w:pPr>
      <w:r w:rsidRPr="00BF74C8">
        <w:rPr>
          <w:noProof/>
        </w:rPr>
        <w:drawing>
          <wp:inline distT="0" distB="0" distL="0" distR="0" wp14:anchorId="08069F8A" wp14:editId="4F89A636">
            <wp:extent cx="2807855" cy="1828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2820387" cy="1836962"/>
                    </a:xfrm>
                    <a:prstGeom prst="rect">
                      <a:avLst/>
                    </a:prstGeom>
                  </pic:spPr>
                </pic:pic>
              </a:graphicData>
            </a:graphic>
          </wp:inline>
        </w:drawing>
      </w:r>
      <w:r w:rsidR="00B574B1">
        <w:br/>
      </w:r>
      <w:r w:rsidR="00B574B1" w:rsidRPr="00CC5CEF">
        <w:t>Figura 1</w:t>
      </w:r>
      <w:r w:rsidR="00681606">
        <w:t>4</w:t>
      </w:r>
      <w:r w:rsidR="00B574B1" w:rsidRPr="00CC5CEF">
        <w:t>:</w:t>
      </w:r>
      <w:r w:rsidR="00B574B1" w:rsidRPr="00BF74C8">
        <w:rPr>
          <w:i/>
          <w:iCs/>
        </w:rPr>
        <w:t xml:space="preserve"> </w:t>
      </w:r>
      <w:r w:rsidR="00463C64">
        <w:t xml:space="preserve">Struttura </w:t>
      </w:r>
      <w:r w:rsidR="00B574B1" w:rsidRPr="00CC5CEF">
        <w:t>package</w:t>
      </w:r>
      <w:r w:rsidR="007A0B84" w:rsidRPr="00BF74C8">
        <w:rPr>
          <w:i/>
          <w:iCs/>
        </w:rPr>
        <w:br/>
      </w:r>
      <w:r w:rsidRPr="00780237">
        <w:rPr>
          <w:i/>
          <w:iCs/>
        </w:rPr>
        <w:t>/stix&amp;vulnerability</w:t>
      </w:r>
      <w:r w:rsidRPr="00B574B1">
        <w:rPr>
          <w:i/>
          <w:iCs/>
        </w:rPr>
        <w:t>/src/</w:t>
      </w:r>
      <w:r w:rsidR="00FD05A5">
        <w:rPr>
          <w:i/>
          <w:iCs/>
        </w:rPr>
        <w:t>dataProvider</w:t>
      </w:r>
      <w:r w:rsidR="00B574B1" w:rsidRPr="00BF74C8">
        <w:rPr>
          <w:i/>
          <w:iCs/>
        </w:rPr>
        <w:t>/</w:t>
      </w:r>
      <w:r w:rsidR="00B05E5D">
        <w:rPr>
          <w:i/>
          <w:iCs/>
        </w:rPr>
        <w:t>interfaceToCTI</w:t>
      </w:r>
      <w:r w:rsidR="00B574B1" w:rsidRPr="00BF74C8">
        <w:rPr>
          <w:i/>
          <w:iCs/>
        </w:rPr>
        <w:t>/</w:t>
      </w:r>
      <w:r w:rsidR="006B2D65" w:rsidRPr="00BF74C8">
        <w:rPr>
          <w:i/>
          <w:iCs/>
        </w:rPr>
        <w:t>mitreAtlasData</w:t>
      </w:r>
    </w:p>
    <w:p w14:paraId="2A9E2C1C" w14:textId="4C601B5F" w:rsidR="00843C1C" w:rsidRDefault="00843C1C" w:rsidP="00843C1C">
      <w:pPr>
        <w:pStyle w:val="Titolo5"/>
      </w:pPr>
      <w:r>
        <w:lastRenderedPageBreak/>
        <w:t>MAPPING EXPLORER Data</w:t>
      </w:r>
    </w:p>
    <w:p w14:paraId="1E06DF82" w14:textId="2738216F" w:rsidR="0032246D" w:rsidRPr="0032246D" w:rsidRDefault="0032246D" w:rsidP="0032246D">
      <w:r>
        <w:t xml:space="preserve">La classe nel package </w:t>
      </w:r>
      <w:proofErr w:type="spellStart"/>
      <w:r>
        <w:rPr>
          <w:i/>
          <w:iCs/>
        </w:rPr>
        <w:t>mappingExplorerData</w:t>
      </w:r>
      <w:proofErr w:type="spellEnd"/>
      <w:r>
        <w:t xml:space="preserve"> permette di recuperare </w:t>
      </w:r>
      <w:r w:rsidR="00593812">
        <w:t>le informazioni fornite dal framework MAPPING EXPLORER,</w:t>
      </w:r>
      <w:r w:rsidR="00757586">
        <w:t xml:space="preserve"> incapsulando il suo </w:t>
      </w:r>
      <w:r w:rsidR="00316E5A">
        <w:t>funzionamento</w:t>
      </w:r>
      <w:r w:rsidR="00757586">
        <w:t xml:space="preserve"> in un unico modulo,</w:t>
      </w:r>
      <w:r w:rsidR="00593812">
        <w:t xml:space="preserve"> al fine di integrare questa </w:t>
      </w:r>
      <w:r w:rsidR="00316E5A">
        <w:t>funzionalità</w:t>
      </w:r>
      <w:r w:rsidR="00593812">
        <w:t xml:space="preserve"> con le altre per riuscire ad ottenere l</w:t>
      </w:r>
      <w:r w:rsidR="00757586">
        <w:t xml:space="preserve">a relazione diretta tra CVE e </w:t>
      </w:r>
      <w:proofErr w:type="spellStart"/>
      <w:r w:rsidR="00757586">
        <w:t>attack</w:t>
      </w:r>
      <w:proofErr w:type="spellEnd"/>
      <w:r w:rsidR="00757586">
        <w:t xml:space="preserve"> patterns MITRE</w:t>
      </w:r>
      <w:r w:rsidR="00593812">
        <w:t>.</w:t>
      </w:r>
    </w:p>
    <w:p w14:paraId="0488646E" w14:textId="4B1FD9C4" w:rsidR="00EC0718" w:rsidRPr="00EC0718" w:rsidRDefault="00EC0718" w:rsidP="00EC0718">
      <w:pPr>
        <w:jc w:val="center"/>
        <w:rPr>
          <w:i/>
          <w:iCs/>
        </w:rPr>
      </w:pPr>
      <w:r w:rsidRPr="00EC0718">
        <w:rPr>
          <w:noProof/>
        </w:rPr>
        <w:drawing>
          <wp:inline distT="0" distB="0" distL="0" distR="0" wp14:anchorId="1FF20C19" wp14:editId="33638506">
            <wp:extent cx="2447055" cy="461176"/>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Lst>
                    </a:blip>
                    <a:stretch>
                      <a:fillRect/>
                    </a:stretch>
                  </pic:blipFill>
                  <pic:spPr>
                    <a:xfrm>
                      <a:off x="0" y="0"/>
                      <a:ext cx="2470739" cy="465640"/>
                    </a:xfrm>
                    <a:prstGeom prst="rect">
                      <a:avLst/>
                    </a:prstGeom>
                  </pic:spPr>
                </pic:pic>
              </a:graphicData>
            </a:graphic>
          </wp:inline>
        </w:drawing>
      </w:r>
      <w:r w:rsidRPr="0048782A">
        <w:br/>
        <w:t xml:space="preserve">Figura </w:t>
      </w:r>
      <w:r>
        <w:t>14</w:t>
      </w:r>
      <w:r w:rsidRPr="0048782A">
        <w:t xml:space="preserve">: Struttura del package </w:t>
      </w:r>
      <w:r w:rsidRPr="00780237">
        <w:rPr>
          <w:i/>
          <w:iCs/>
        </w:rPr>
        <w:t>/stix&amp;vulnerability</w:t>
      </w:r>
      <w:r w:rsidRPr="00B574B1">
        <w:rPr>
          <w:i/>
          <w:iCs/>
        </w:rPr>
        <w:t>/src/</w:t>
      </w:r>
      <w:r>
        <w:rPr>
          <w:i/>
          <w:iCs/>
        </w:rPr>
        <w:t>dataProvider</w:t>
      </w:r>
      <w:r w:rsidRPr="00BF74C8">
        <w:rPr>
          <w:i/>
          <w:iCs/>
        </w:rPr>
        <w:t>/InterfaceTo</w:t>
      </w:r>
      <w:r>
        <w:rPr>
          <w:i/>
          <w:iCs/>
        </w:rPr>
        <w:t>CTI</w:t>
      </w:r>
      <w:r w:rsidRPr="00BF74C8">
        <w:rPr>
          <w:i/>
          <w:iCs/>
        </w:rPr>
        <w:t>/</w:t>
      </w:r>
      <w:r>
        <w:rPr>
          <w:i/>
          <w:iCs/>
        </w:rPr>
        <w:t>mappingExplorerData</w:t>
      </w:r>
    </w:p>
    <w:p w14:paraId="607A8186" w14:textId="04298624" w:rsidR="0048782A" w:rsidRDefault="00237C22" w:rsidP="00E9364E">
      <w:pPr>
        <w:pStyle w:val="Titolo5"/>
      </w:pPr>
      <w:r>
        <w:t>STIX d</w:t>
      </w:r>
      <w:r w:rsidR="00B05E5D">
        <w:t>ata</w:t>
      </w:r>
    </w:p>
    <w:p w14:paraId="399DFA53" w14:textId="3C73B641" w:rsidR="0048782A" w:rsidRPr="00DF258E" w:rsidRDefault="00DF258E" w:rsidP="00A329E5">
      <w:pPr>
        <w:rPr>
          <w:i/>
          <w:iCs/>
        </w:rPr>
      </w:pPr>
      <w:r>
        <w:t>È un insieme di moduli (figura 1</w:t>
      </w:r>
      <w:r w:rsidR="008F76DC">
        <w:t>7</w:t>
      </w:r>
      <w:r>
        <w:t>) che richiamano le interfacce di comunicazione con i framework</w:t>
      </w:r>
      <w:r w:rsidR="00B05E5D">
        <w:t xml:space="preserve"> ATT&amp;CK e ATLAS</w:t>
      </w:r>
      <w:r w:rsidR="00237C22">
        <w:t xml:space="preserve">, </w:t>
      </w:r>
      <w:r>
        <w:t xml:space="preserve">in modo da gestire e modificare il formato dei “dati </w:t>
      </w:r>
      <w:proofErr w:type="spellStart"/>
      <w:r>
        <w:t>raw</w:t>
      </w:r>
      <w:proofErr w:type="spellEnd"/>
      <w:r>
        <w:t>” qualora necessario</w:t>
      </w:r>
      <w:r w:rsidR="00903540">
        <w:t xml:space="preserve">. </w:t>
      </w:r>
      <w:r w:rsidR="00903540" w:rsidRPr="00903540">
        <w:t>Utilizzando questo approccio, si migliora anche la facilità di manipolazione dei dataset,</w:t>
      </w:r>
      <w:r w:rsidR="00757586">
        <w:t xml:space="preserve"> </w:t>
      </w:r>
      <w:r w:rsidR="00903540" w:rsidRPr="00903540">
        <w:t xml:space="preserve">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w:t>
      </w:r>
      <w:r w:rsidR="00463C64">
        <w:t xml:space="preserve">struttura </w:t>
      </w:r>
      <w:r w:rsidR="00903540" w:rsidRPr="00903540">
        <w:t xml:space="preserve">più diretta e accessibile dei dati contribuisce a </w:t>
      </w:r>
      <w:r w:rsidR="00903540" w:rsidRPr="00903540">
        <w:lastRenderedPageBreak/>
        <w:t>ridurre gli errori e a facilitare le future estensioni e modifiche del codice</w:t>
      </w:r>
      <w:r>
        <w:t xml:space="preserve">. </w:t>
      </w:r>
    </w:p>
    <w:p w14:paraId="1C0C494E" w14:textId="17978340" w:rsidR="0048782A" w:rsidRDefault="00F163A0" w:rsidP="000C44F4">
      <w:pPr>
        <w:jc w:val="center"/>
      </w:pPr>
      <w:r w:rsidRPr="00F163A0">
        <w:rPr>
          <w:noProof/>
        </w:rPr>
        <w:drawing>
          <wp:inline distT="0" distB="0" distL="0" distR="0" wp14:anchorId="2A92DF1B" wp14:editId="034E1E63">
            <wp:extent cx="3713259" cy="2166722"/>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bright="20000" contrast="-40000"/>
                              </a14:imgEffect>
                            </a14:imgLayer>
                          </a14:imgProps>
                        </a:ext>
                      </a:extLst>
                    </a:blip>
                    <a:stretch>
                      <a:fillRect/>
                    </a:stretch>
                  </pic:blipFill>
                  <pic:spPr>
                    <a:xfrm>
                      <a:off x="0" y="0"/>
                      <a:ext cx="3720381" cy="2170878"/>
                    </a:xfrm>
                    <a:prstGeom prst="rect">
                      <a:avLst/>
                    </a:prstGeom>
                  </pic:spPr>
                </pic:pic>
              </a:graphicData>
            </a:graphic>
          </wp:inline>
        </w:drawing>
      </w:r>
      <w:r w:rsidR="0048782A">
        <w:br/>
      </w:r>
      <w:r w:rsidR="0048782A" w:rsidRPr="0048782A">
        <w:t>Figura 1</w:t>
      </w:r>
      <w:r w:rsidR="008F76DC">
        <w:t>7</w:t>
      </w:r>
      <w:r w:rsidR="0048782A" w:rsidRPr="0048782A">
        <w:t>: Struttura del package</w:t>
      </w:r>
      <w:r w:rsidR="0048782A" w:rsidRPr="0048782A">
        <w:br/>
      </w:r>
      <w:r w:rsidR="000C44F4" w:rsidRPr="00780237">
        <w:rPr>
          <w:i/>
          <w:iCs/>
        </w:rPr>
        <w:t>/</w:t>
      </w:r>
      <w:proofErr w:type="spellStart"/>
      <w:r w:rsidR="000C44F4" w:rsidRPr="00780237">
        <w:rPr>
          <w:i/>
          <w:iCs/>
        </w:rPr>
        <w:t>stix&amp;vulnerability</w:t>
      </w:r>
      <w:proofErr w:type="spellEnd"/>
      <w:r w:rsidR="000C44F4" w:rsidRPr="00B574B1">
        <w:rPr>
          <w:i/>
          <w:iCs/>
        </w:rPr>
        <w:t>/</w:t>
      </w:r>
      <w:proofErr w:type="spellStart"/>
      <w:r w:rsidR="000C44F4" w:rsidRPr="00B574B1">
        <w:rPr>
          <w:i/>
          <w:iCs/>
        </w:rPr>
        <w:t>src</w:t>
      </w:r>
      <w:proofErr w:type="spellEnd"/>
      <w:r w:rsidR="000C44F4" w:rsidRPr="00B574B1">
        <w:rPr>
          <w:i/>
          <w:iCs/>
        </w:rPr>
        <w:t>/</w:t>
      </w:r>
      <w:proofErr w:type="spellStart"/>
      <w:r w:rsidR="00FD05A5">
        <w:rPr>
          <w:i/>
          <w:iCs/>
        </w:rPr>
        <w:t>dataProvider</w:t>
      </w:r>
      <w:proofErr w:type="spellEnd"/>
      <w:r w:rsidR="000C44F4" w:rsidRPr="00BF74C8">
        <w:rPr>
          <w:i/>
          <w:iCs/>
        </w:rPr>
        <w:t>/</w:t>
      </w:r>
      <w:proofErr w:type="spellStart"/>
      <w:r w:rsidR="000C44F4" w:rsidRPr="00BF74C8">
        <w:rPr>
          <w:i/>
          <w:iCs/>
        </w:rPr>
        <w:t>InterfaceTo</w:t>
      </w:r>
      <w:r w:rsidR="00B05E5D">
        <w:rPr>
          <w:i/>
          <w:iCs/>
        </w:rPr>
        <w:t>CTI</w:t>
      </w:r>
      <w:proofErr w:type="spellEnd"/>
      <w:r w:rsidR="000C44F4" w:rsidRPr="00BF74C8">
        <w:rPr>
          <w:i/>
          <w:iCs/>
        </w:rPr>
        <w:t>/</w:t>
      </w:r>
      <w:proofErr w:type="spellStart"/>
      <w:r w:rsidR="00B05E5D">
        <w:t>stixData</w:t>
      </w:r>
      <w:proofErr w:type="spellEnd"/>
    </w:p>
    <w:p w14:paraId="16486A2B" w14:textId="480D0341" w:rsidR="00DF258E" w:rsidRDefault="00237C22" w:rsidP="00E9364E">
      <w:pPr>
        <w:pStyle w:val="Titolo6"/>
      </w:pPr>
      <w:r>
        <w:t>STIX retriever</w:t>
      </w:r>
    </w:p>
    <w:p w14:paraId="56BD9A6A" w14:textId="4651DFBC" w:rsidR="00DF258E" w:rsidRDefault="0077174B" w:rsidP="00A329E5">
      <w:r>
        <w:t xml:space="preserve">È il modulo che si occupa di recuperare gli oggetti STIX espansi, tramite le interfacce </w:t>
      </w:r>
      <w:r w:rsidRPr="00367AEA">
        <w:rPr>
          <w:b/>
          <w:bCs/>
        </w:rPr>
        <w:t>MITRE_ATTACK_ENTERPRISE_DATA</w:t>
      </w:r>
      <w:r>
        <w:t xml:space="preserve">, </w:t>
      </w:r>
      <w:r w:rsidRPr="00367AEA">
        <w:rPr>
          <w:b/>
          <w:bCs/>
        </w:rPr>
        <w:t>MITRE_ATTACK_MOBILE_DATA</w:t>
      </w:r>
      <w:r>
        <w:t xml:space="preserve">, </w:t>
      </w:r>
      <w:r w:rsidRPr="00367AEA">
        <w:rPr>
          <w:b/>
          <w:bCs/>
        </w:rPr>
        <w:t>MITRE_ATTACK_ICS_DATA</w:t>
      </w:r>
      <w:r>
        <w:t xml:space="preserve"> e </w:t>
      </w:r>
      <w:r w:rsidRPr="00367AEA">
        <w:rPr>
          <w:b/>
          <w:bCs/>
        </w:rPr>
        <w:t>MITRE_ATLAS_DATA</w:t>
      </w:r>
      <w:r>
        <w:rPr>
          <w:b/>
          <w:bCs/>
        </w:rPr>
        <w:t xml:space="preserve"> </w:t>
      </w:r>
      <w:r>
        <w:t xml:space="preserve">e convertirli in oggetti </w:t>
      </w:r>
      <w:proofErr w:type="spellStart"/>
      <w:r w:rsidRPr="00046308">
        <w:rPr>
          <w:b/>
          <w:bCs/>
        </w:rPr>
        <w:t>MySTIXObject</w:t>
      </w:r>
      <w:proofErr w:type="spellEnd"/>
      <w:r>
        <w:t xml:space="preserve"> definiti nell’ambito di questo studio, al fine di mantenere a </w:t>
      </w:r>
      <w:proofErr w:type="spellStart"/>
      <w:r>
        <w:t>run</w:t>
      </w:r>
      <w:proofErr w:type="spellEnd"/>
      <w:r>
        <w:t>-time la</w:t>
      </w:r>
      <w:r w:rsidR="006818F2">
        <w:t xml:space="preserve"> c</w:t>
      </w:r>
      <w:r>
        <w:t xml:space="preserve">orrelazione tra gli oggetti </w:t>
      </w:r>
      <w:proofErr w:type="spellStart"/>
      <w:r w:rsidRPr="0077174B">
        <w:rPr>
          <w:b/>
          <w:bCs/>
        </w:rPr>
        <w:t>AttackPattern</w:t>
      </w:r>
      <w:proofErr w:type="spellEnd"/>
      <w:r>
        <w:rPr>
          <w:rStyle w:val="Rimandonotaapidipagina"/>
          <w:rFonts w:cs="Arial"/>
        </w:rPr>
        <w:footnoteReference w:id="25"/>
      </w:r>
      <w:r>
        <w:t xml:space="preserve">, </w:t>
      </w:r>
      <w:proofErr w:type="spellStart"/>
      <w:r w:rsidRPr="0077174B">
        <w:rPr>
          <w:b/>
          <w:bCs/>
        </w:rPr>
        <w:t>Campaign</w:t>
      </w:r>
      <w:proofErr w:type="spellEnd"/>
      <w:r>
        <w:rPr>
          <w:rStyle w:val="Rimandonotaapidipagina"/>
          <w:rFonts w:cs="Arial"/>
        </w:rPr>
        <w:footnoteReference w:id="26"/>
      </w:r>
      <w:r>
        <w:t xml:space="preserve">, </w:t>
      </w:r>
      <w:proofErr w:type="spellStart"/>
      <w:r w:rsidRPr="0077174B">
        <w:rPr>
          <w:b/>
          <w:bCs/>
        </w:rPr>
        <w:lastRenderedPageBreak/>
        <w:t>CourseOfAction</w:t>
      </w:r>
      <w:proofErr w:type="spellEnd"/>
      <w:r>
        <w:rPr>
          <w:rStyle w:val="Rimandonotaapidipagina"/>
          <w:rFonts w:cs="Arial"/>
        </w:rPr>
        <w:footnoteReference w:id="27"/>
      </w:r>
      <w:r w:rsidR="00FC585D">
        <w:t>,</w:t>
      </w:r>
      <w:r>
        <w:t xml:space="preserve"> </w:t>
      </w:r>
      <w:r w:rsidR="005E441E">
        <w:rPr>
          <w:b/>
          <w:bCs/>
        </w:rPr>
        <w:t>Tool</w:t>
      </w:r>
      <w:r>
        <w:rPr>
          <w:rStyle w:val="Rimandonotaapidipagina"/>
          <w:rFonts w:cs="Arial"/>
        </w:rPr>
        <w:footnoteReference w:id="28"/>
      </w:r>
      <w:r w:rsidR="00FC585D">
        <w:t>,</w:t>
      </w:r>
      <w:r w:rsidR="00FC585D">
        <w:rPr>
          <w:b/>
          <w:bCs/>
        </w:rPr>
        <w:t xml:space="preserve"> </w:t>
      </w:r>
      <w:r w:rsidR="005E441E">
        <w:rPr>
          <w:b/>
          <w:bCs/>
        </w:rPr>
        <w:t>Malware</w:t>
      </w:r>
      <w:r w:rsidR="005E441E" w:rsidRPr="000D363A">
        <w:rPr>
          <w:rStyle w:val="Rimandonotaapidipagina"/>
          <w:rFonts w:cs="Arial"/>
        </w:rPr>
        <w:footnoteReference w:id="29"/>
      </w:r>
      <w:r w:rsidR="00FC585D">
        <w:t xml:space="preserve">, </w:t>
      </w:r>
      <w:r w:rsidR="00FC585D">
        <w:rPr>
          <w:b/>
          <w:bCs/>
        </w:rPr>
        <w:t>Asset</w:t>
      </w:r>
      <w:r w:rsidR="00FC585D" w:rsidRPr="00FC585D">
        <w:rPr>
          <w:rStyle w:val="Rimandonotaapidipagina"/>
        </w:rPr>
        <w:footnoteReference w:id="30"/>
      </w:r>
      <w:r w:rsidR="00B734C5">
        <w:rPr>
          <w:b/>
          <w:bCs/>
        </w:rPr>
        <w:t xml:space="preserve"> </w:t>
      </w:r>
      <w:r w:rsidR="00B734C5">
        <w:t xml:space="preserve">(i precedenti due oggetti non vengono distinti nei framework MITRE e prendono il nome di </w:t>
      </w:r>
      <w:r w:rsidR="00B734C5" w:rsidRPr="000D363A">
        <w:rPr>
          <w:b/>
          <w:bCs/>
        </w:rPr>
        <w:t>Software</w:t>
      </w:r>
      <w:r w:rsidR="00B734C5" w:rsidRPr="0062770A">
        <w:t>)</w:t>
      </w:r>
      <w:r w:rsidR="00FC585D">
        <w:t xml:space="preserve"> e </w:t>
      </w:r>
      <w:proofErr w:type="spellStart"/>
      <w:r w:rsidR="00FC585D">
        <w:rPr>
          <w:b/>
          <w:bCs/>
        </w:rPr>
        <w:t>IntrusionSet</w:t>
      </w:r>
      <w:proofErr w:type="spellEnd"/>
      <w:r w:rsidR="00FC585D" w:rsidRPr="00FC585D">
        <w:rPr>
          <w:rStyle w:val="Rimandonotaapidipagina"/>
        </w:rPr>
        <w:footnoteReference w:id="31"/>
      </w:r>
      <w:r>
        <w:t>, senza dover effettuare molteplici ricerche per ottenere la relazione tra essi.</w:t>
      </w:r>
    </w:p>
    <w:p w14:paraId="2B9809C8" w14:textId="77777777" w:rsidR="00DF1C2F" w:rsidRDefault="00DF1C2F" w:rsidP="00DF1C2F">
      <w:pPr>
        <w:pStyle w:val="Titolo5"/>
      </w:pPr>
      <w:r>
        <w:t>CTI Data</w:t>
      </w:r>
    </w:p>
    <w:p w14:paraId="02BC0AB0" w14:textId="7A2FEEB1" w:rsidR="00DF1C2F" w:rsidRDefault="00DF1C2F" w:rsidP="00DF1C2F">
      <w:pPr>
        <w:rPr>
          <w:b/>
        </w:rPr>
      </w:pPr>
      <w:r w:rsidRPr="00367AEA">
        <w:t>Si tratta di un componente del software</w:t>
      </w:r>
      <w:r>
        <w:t xml:space="preserve"> che svolge il ruolo di </w:t>
      </w:r>
      <w:r w:rsidRPr="008100FB">
        <w:rPr>
          <w:b/>
          <w:bCs/>
        </w:rPr>
        <w:t>interfaccia</w:t>
      </w:r>
      <w:r>
        <w:t xml:space="preserve"> ai “</w:t>
      </w:r>
      <w:r w:rsidRPr="008100FB">
        <w:rPr>
          <w:b/>
          <w:bCs/>
        </w:rPr>
        <w:t>dati</w:t>
      </w:r>
      <w:r>
        <w:t xml:space="preserve"> </w:t>
      </w:r>
      <w:proofErr w:type="spellStart"/>
      <w:r w:rsidRPr="008100FB">
        <w:rPr>
          <w:b/>
          <w:bCs/>
        </w:rPr>
        <w:t>raw</w:t>
      </w:r>
      <w:proofErr w:type="spellEnd"/>
      <w:r w:rsidRPr="00DF1C2F">
        <w:t>”</w:t>
      </w:r>
      <w:r>
        <w:t xml:space="preserve"> (figura 1</w:t>
      </w:r>
      <w:r>
        <w:rPr>
          <w:spacing w:val="0"/>
        </w:rPr>
        <w:t>6</w:t>
      </w:r>
      <w:r>
        <w:t xml:space="preserve">) provenienti dai file </w:t>
      </w:r>
      <w:r w:rsidRPr="00367AEA">
        <w:t>JSON</w:t>
      </w:r>
      <w:r>
        <w:t>. M</w:t>
      </w:r>
      <w:r w:rsidRPr="00367AEA">
        <w:t xml:space="preserve">ette a disposizione quattro variabili statiche </w:t>
      </w:r>
      <w:r>
        <w:t>che</w:t>
      </w:r>
      <w:r w:rsidRPr="00367AEA">
        <w:t xml:space="preserve"> rappresentano i diversi dataset </w:t>
      </w:r>
      <w:r>
        <w:t xml:space="preserve">utilizzati </w:t>
      </w:r>
      <w:r w:rsidRPr="00367AEA">
        <w:t>relativi al dominio della sicurezza informatica, come specificato di seguito:</w:t>
      </w:r>
    </w:p>
    <w:p w14:paraId="02F2AAED" w14:textId="77777777" w:rsidR="00DF1C2F" w:rsidRPr="00A329E5" w:rsidRDefault="00DF1C2F" w:rsidP="00DF1C2F">
      <w:pPr>
        <w:pStyle w:val="Paragrafoelenco"/>
        <w:numPr>
          <w:ilvl w:val="0"/>
          <w:numId w:val="25"/>
        </w:numPr>
      </w:pPr>
      <w:r w:rsidRPr="00A329E5">
        <w:rPr>
          <w:b/>
          <w:bCs/>
        </w:rPr>
        <w:t>MITRE_ATTACK_ENTERPRISE_DATA</w:t>
      </w:r>
      <w:r w:rsidRPr="00A329E5">
        <w:t>: carica i dati d</w:t>
      </w:r>
      <w:r>
        <w:t xml:space="preserve">i </w:t>
      </w:r>
      <w:r w:rsidRPr="00A329E5">
        <w:t>ATT&amp;CK Enterprise da file JSON.</w:t>
      </w:r>
    </w:p>
    <w:p w14:paraId="3294074A" w14:textId="77777777" w:rsidR="00DF1C2F" w:rsidRPr="00A329E5" w:rsidRDefault="00DF1C2F" w:rsidP="00DF1C2F">
      <w:pPr>
        <w:pStyle w:val="Paragrafoelenco"/>
        <w:numPr>
          <w:ilvl w:val="0"/>
          <w:numId w:val="25"/>
        </w:numPr>
      </w:pPr>
      <w:r w:rsidRPr="00A329E5">
        <w:rPr>
          <w:b/>
          <w:bCs/>
        </w:rPr>
        <w:t>MITRE_ATTACK_MOBILE_DATA</w:t>
      </w:r>
      <w:r w:rsidRPr="00A329E5">
        <w:t>: fornisce l'accesso ai dati d</w:t>
      </w:r>
      <w:r>
        <w:t>i A</w:t>
      </w:r>
      <w:r w:rsidRPr="00A329E5">
        <w:t>TT&amp;CK per il contesto mobile.</w:t>
      </w:r>
    </w:p>
    <w:p w14:paraId="73E86D67" w14:textId="77777777" w:rsidR="00DF1C2F" w:rsidRPr="00A329E5" w:rsidRDefault="00DF1C2F" w:rsidP="00DF1C2F">
      <w:pPr>
        <w:pStyle w:val="Paragrafoelenco"/>
        <w:numPr>
          <w:ilvl w:val="0"/>
          <w:numId w:val="25"/>
        </w:numPr>
      </w:pPr>
      <w:r w:rsidRPr="00A329E5">
        <w:rPr>
          <w:b/>
          <w:bCs/>
        </w:rPr>
        <w:t>MITRE_ATTACK_ICS_DATA</w:t>
      </w:r>
      <w:r w:rsidRPr="00A329E5">
        <w:t>: rende disponibili i dati d</w:t>
      </w:r>
      <w:r>
        <w:t xml:space="preserve">i </w:t>
      </w:r>
      <w:r w:rsidRPr="00A329E5">
        <w:t>ATT&amp;CK per i sistemi di controllo industriale (ICS).</w:t>
      </w:r>
    </w:p>
    <w:p w14:paraId="36BA0493" w14:textId="77777777" w:rsidR="00DF1C2F" w:rsidRPr="00A329E5" w:rsidRDefault="00DF1C2F" w:rsidP="00DF1C2F">
      <w:pPr>
        <w:pStyle w:val="Paragrafoelenco"/>
        <w:numPr>
          <w:ilvl w:val="0"/>
          <w:numId w:val="25"/>
        </w:numPr>
      </w:pPr>
      <w:r w:rsidRPr="00A329E5">
        <w:rPr>
          <w:b/>
          <w:bCs/>
        </w:rPr>
        <w:lastRenderedPageBreak/>
        <w:t>MITRE_ATLAS_DATA</w:t>
      </w:r>
      <w:r w:rsidRPr="00A329E5">
        <w:t>: fornisce i dati della matrice ATLAS per sistemi in cui è presente una componente di AI.</w:t>
      </w:r>
    </w:p>
    <w:p w14:paraId="194E547F" w14:textId="77777777" w:rsidR="00DF1C2F" w:rsidRPr="00A329E5" w:rsidRDefault="00DF1C2F" w:rsidP="00DF1C2F">
      <w:pPr>
        <w:pStyle w:val="Paragrafoelenco"/>
        <w:numPr>
          <w:ilvl w:val="0"/>
          <w:numId w:val="25"/>
        </w:numPr>
      </w:pPr>
      <w:r>
        <w:rPr>
          <w:b/>
          <w:bCs/>
        </w:rPr>
        <w:t>MAPPING_EXPLORER_DATA</w:t>
      </w:r>
      <w:r>
        <w:t xml:space="preserve">: rende disponibili le relazioni tra </w:t>
      </w:r>
      <w:proofErr w:type="spellStart"/>
      <w:r>
        <w:t>CVEs</w:t>
      </w:r>
      <w:proofErr w:type="spellEnd"/>
      <w:r>
        <w:t xml:space="preserve"> e </w:t>
      </w:r>
      <w:proofErr w:type="spellStart"/>
      <w:r>
        <w:t>attack</w:t>
      </w:r>
      <w:proofErr w:type="spellEnd"/>
      <w:r>
        <w:t xml:space="preserve"> patterns del framework MAPPING EXPLORER.</w:t>
      </w:r>
    </w:p>
    <w:p w14:paraId="4E010D08" w14:textId="5FE84B96" w:rsidR="00DF1C2F" w:rsidRPr="0077174B" w:rsidRDefault="00DF1C2F" w:rsidP="00DF1C2F">
      <w:pPr>
        <w:jc w:val="center"/>
      </w:pPr>
      <w:r w:rsidRPr="004451BA">
        <w:rPr>
          <w:noProof/>
          <w:spacing w:val="0"/>
        </w:rPr>
        <w:drawing>
          <wp:inline distT="0" distB="0" distL="0" distR="0" wp14:anchorId="09C61DA7" wp14:editId="106C33DD">
            <wp:extent cx="5040630" cy="67246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672465"/>
                    </a:xfrm>
                    <a:prstGeom prst="rect">
                      <a:avLst/>
                    </a:prstGeom>
                  </pic:spPr>
                </pic:pic>
              </a:graphicData>
            </a:graphic>
          </wp:inline>
        </w:drawing>
      </w:r>
      <w:r w:rsidRPr="000C44F4">
        <w:rPr>
          <w:noProof/>
          <w:spacing w:val="0"/>
        </w:rPr>
        <w:t xml:space="preserve"> </w:t>
      </w:r>
      <w:r>
        <w:rPr>
          <w:noProof/>
          <w:spacing w:val="0"/>
        </w:rPr>
        <w:br/>
      </w:r>
      <w:r w:rsidRPr="0048782A">
        <w:rPr>
          <w:spacing w:val="0"/>
        </w:rPr>
        <w:t>Figura 1</w:t>
      </w:r>
      <w:r>
        <w:rPr>
          <w:spacing w:val="0"/>
        </w:rPr>
        <w:t>6:</w:t>
      </w:r>
      <w:r w:rsidRPr="0048782A">
        <w:t xml:space="preserve"> Contenuto del modulo</w:t>
      </w:r>
      <w:r w:rsidRPr="0048782A">
        <w:rPr>
          <w:spacing w:val="0"/>
        </w:rPr>
        <w:t xml:space="preserve"> </w:t>
      </w:r>
      <w:r w:rsidRPr="00780237">
        <w:rPr>
          <w:i/>
          <w:iCs/>
        </w:rPr>
        <w:t>/</w:t>
      </w:r>
      <w:proofErr w:type="spellStart"/>
      <w:r w:rsidRPr="00780237">
        <w:rPr>
          <w:i/>
          <w:iCs/>
        </w:rPr>
        <w:t>stix&amp;vulnerability</w:t>
      </w:r>
      <w:proofErr w:type="spellEnd"/>
      <w:r w:rsidRPr="00B574B1">
        <w:rPr>
          <w:i/>
          <w:iCs/>
        </w:rPr>
        <w:t>/</w:t>
      </w:r>
      <w:proofErr w:type="spellStart"/>
      <w:r w:rsidRPr="00B574B1">
        <w:rPr>
          <w:i/>
          <w:iCs/>
        </w:rPr>
        <w:t>src</w:t>
      </w:r>
      <w:proofErr w:type="spellEnd"/>
      <w:r w:rsidRPr="00B574B1">
        <w:rPr>
          <w:i/>
          <w:iCs/>
        </w:rPr>
        <w:t>/</w:t>
      </w:r>
      <w:proofErr w:type="spellStart"/>
      <w:r>
        <w:rPr>
          <w:i/>
          <w:iCs/>
        </w:rPr>
        <w:t>dataProvider</w:t>
      </w:r>
      <w:proofErr w:type="spellEnd"/>
      <w:r w:rsidRPr="00BF74C8">
        <w:rPr>
          <w:i/>
          <w:iCs/>
        </w:rPr>
        <w:t>/</w:t>
      </w:r>
      <w:proofErr w:type="spellStart"/>
      <w:r w:rsidRPr="00BF74C8">
        <w:rPr>
          <w:i/>
          <w:iCs/>
        </w:rPr>
        <w:t>InterfaceTo</w:t>
      </w:r>
      <w:r>
        <w:rPr>
          <w:i/>
          <w:iCs/>
        </w:rPr>
        <w:t>CTI</w:t>
      </w:r>
      <w:proofErr w:type="spellEnd"/>
      <w:r w:rsidRPr="00BF74C8">
        <w:rPr>
          <w:i/>
          <w:iCs/>
        </w:rPr>
        <w:t>/</w:t>
      </w:r>
      <w:proofErr w:type="spellStart"/>
      <w:r>
        <w:rPr>
          <w:i/>
          <w:iCs/>
        </w:rPr>
        <w:t>CTIdata</w:t>
      </w:r>
      <w:proofErr w:type="spellEnd"/>
    </w:p>
    <w:p w14:paraId="2610D304" w14:textId="3CBADFDD" w:rsidR="0089123C" w:rsidRDefault="00FC585D" w:rsidP="00E9364E">
      <w:pPr>
        <w:pStyle w:val="Titolo4"/>
      </w:pPr>
      <w:r>
        <w:t>Domain</w:t>
      </w:r>
    </w:p>
    <w:p w14:paraId="454B4437" w14:textId="4F216747" w:rsidR="005E441E" w:rsidRDefault="005E441E" w:rsidP="00A329E5">
      <w:r w:rsidRPr="005E441E">
        <w:t xml:space="preserve">Il modulo </w:t>
      </w:r>
      <w:r w:rsidR="00FC585D">
        <w:t>domain</w:t>
      </w:r>
      <w:r w:rsidRPr="005E441E">
        <w:t xml:space="preserve"> del</w:t>
      </w:r>
      <w:r w:rsidR="00FC585D">
        <w:t xml:space="preserve"> </w:t>
      </w:r>
      <w:r w:rsidR="0062770A">
        <w:t xml:space="preserve">package </w:t>
      </w:r>
      <w:proofErr w:type="spellStart"/>
      <w:r w:rsidR="0062770A">
        <w:t>dataProvider</w:t>
      </w:r>
      <w:proofErr w:type="spellEnd"/>
      <w:r w:rsidR="0062770A">
        <w:t xml:space="preserve"> n</w:t>
      </w:r>
      <w:r w:rsidR="00FC585D">
        <w:t xml:space="preserve">el container </w:t>
      </w:r>
      <w:proofErr w:type="spellStart"/>
      <w:r w:rsidR="00FC585D">
        <w:t>stix&amp;vulnerability</w:t>
      </w:r>
      <w:proofErr w:type="spellEnd"/>
      <w:r w:rsidR="00FC585D">
        <w:t xml:space="preserve"> </w:t>
      </w:r>
      <w:r w:rsidRPr="005E441E">
        <w:t xml:space="preserve">è progettato per stabilire e gestire gli oggetti che saranno impiegati nella memorizzazione e nel trattamento in tempo reale delle informazioni legate ad </w:t>
      </w:r>
      <w:proofErr w:type="spellStart"/>
      <w:r w:rsidRPr="005E441E">
        <w:t>AttackPattern</w:t>
      </w:r>
      <w:proofErr w:type="spellEnd"/>
      <w:r w:rsidRPr="005E441E">
        <w:t xml:space="preserve">, </w:t>
      </w:r>
      <w:proofErr w:type="spellStart"/>
      <w:r w:rsidRPr="005E441E">
        <w:t>Campaign</w:t>
      </w:r>
      <w:proofErr w:type="spellEnd"/>
      <w:r w:rsidRPr="005E441E">
        <w:t xml:space="preserve">, </w:t>
      </w:r>
      <w:r>
        <w:t>Tool, Malware</w:t>
      </w:r>
      <w:r w:rsidRPr="005E441E">
        <w:t>, Asset</w:t>
      </w:r>
      <w:r w:rsidR="00FC585D">
        <w:t xml:space="preserve">, </w:t>
      </w:r>
      <w:proofErr w:type="spellStart"/>
      <w:r w:rsidR="00FC585D">
        <w:t>IntrusionSet</w:t>
      </w:r>
      <w:proofErr w:type="spellEnd"/>
      <w:r w:rsidRPr="005E441E">
        <w:t xml:space="preserve"> e </w:t>
      </w:r>
      <w:proofErr w:type="spellStart"/>
      <w:r w:rsidRPr="005E441E">
        <w:t>CourseOfAction</w:t>
      </w:r>
      <w:proofErr w:type="spellEnd"/>
      <w:r w:rsidRPr="005E441E">
        <w:t>, secondo quanto delineato dai vari framework MITRE</w:t>
      </w:r>
      <w:r>
        <w:t>, mantenendo</w:t>
      </w:r>
      <w:r w:rsidR="00FC585D">
        <w:t xml:space="preserve"> </w:t>
      </w:r>
      <w:r>
        <w:t xml:space="preserve">le </w:t>
      </w:r>
      <w:r w:rsidRPr="00FC585D">
        <w:t>correlazioni</w:t>
      </w:r>
      <w:r>
        <w:t xml:space="preserve"> tra gli oggetti</w:t>
      </w:r>
      <w:r w:rsidRPr="005E441E">
        <w:t>.</w:t>
      </w:r>
    </w:p>
    <w:p w14:paraId="1DB1E9E0" w14:textId="0911D5BC" w:rsidR="005E441E" w:rsidRDefault="005E441E" w:rsidP="00E9364E">
      <w:pPr>
        <w:pStyle w:val="Titolo5"/>
      </w:pPr>
      <w:proofErr w:type="spellStart"/>
      <w:r>
        <w:t>MySTIXObject</w:t>
      </w:r>
      <w:proofErr w:type="spellEnd"/>
      <w:r w:rsidR="00B16255">
        <w:t xml:space="preserve"> </w:t>
      </w:r>
    </w:p>
    <w:p w14:paraId="1AB3735D" w14:textId="7F602803" w:rsidR="005E441E" w:rsidRDefault="00BA57A1" w:rsidP="00A329E5">
      <w:r w:rsidRPr="00BA57A1">
        <w:t>Il modulo include una ridefinizione degli oggetti STIX</w:t>
      </w:r>
      <w:r w:rsidR="00B16255">
        <w:t xml:space="preserve"> (figura 1</w:t>
      </w:r>
      <w:r w:rsidR="004F26E2">
        <w:t>8</w:t>
      </w:r>
      <w:r w:rsidR="00B16255">
        <w:t>)</w:t>
      </w:r>
      <w:r w:rsidRPr="00BA57A1">
        <w:t xml:space="preserve"> per preservare, durante l'esecuzione, le relazioni tra </w:t>
      </w:r>
      <w:proofErr w:type="spellStart"/>
      <w:r w:rsidRPr="00BA57A1">
        <w:t>AttackPattern</w:t>
      </w:r>
      <w:proofErr w:type="spellEnd"/>
      <w:r w:rsidRPr="00BA57A1">
        <w:t xml:space="preserve"> e </w:t>
      </w:r>
      <w:proofErr w:type="spellStart"/>
      <w:r w:rsidRPr="00BA57A1">
        <w:t>CourseOfAction</w:t>
      </w:r>
      <w:proofErr w:type="spellEnd"/>
      <w:r>
        <w:t xml:space="preserve"> e </w:t>
      </w:r>
      <w:r w:rsidRPr="00BA57A1">
        <w:t xml:space="preserve">le associazioni tra </w:t>
      </w:r>
      <w:proofErr w:type="spellStart"/>
      <w:r w:rsidRPr="00BA57A1">
        <w:t>Campaign</w:t>
      </w:r>
      <w:proofErr w:type="spellEnd"/>
      <w:r w:rsidRPr="00BA57A1">
        <w:t xml:space="preserve">, Tool, Malware, Asset </w:t>
      </w:r>
      <w:r>
        <w:t xml:space="preserve">i relativi </w:t>
      </w:r>
      <w:proofErr w:type="spellStart"/>
      <w:r w:rsidRPr="00BA57A1">
        <w:t>AttackPattern</w:t>
      </w:r>
      <w:proofErr w:type="spellEnd"/>
      <w:r>
        <w:t xml:space="preserve"> di riferimento</w:t>
      </w:r>
      <w:r w:rsidR="00E837CF">
        <w:t>.</w:t>
      </w:r>
    </w:p>
    <w:p w14:paraId="0C31AA91" w14:textId="0C1CC0A4" w:rsidR="00B16255" w:rsidRPr="00F14A5E" w:rsidRDefault="00D620F7" w:rsidP="00D620F7">
      <w:pPr>
        <w:jc w:val="center"/>
      </w:pPr>
      <w:r>
        <w:rPr>
          <w:noProof/>
        </w:rPr>
        <w:lastRenderedPageBreak/>
        <w:drawing>
          <wp:inline distT="0" distB="0" distL="0" distR="0" wp14:anchorId="27F53C48" wp14:editId="3773D9D5">
            <wp:extent cx="4179449" cy="248080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890" cy="2493534"/>
                    </a:xfrm>
                    <a:prstGeom prst="rect">
                      <a:avLst/>
                    </a:prstGeom>
                    <a:noFill/>
                    <a:ln>
                      <a:noFill/>
                    </a:ln>
                  </pic:spPr>
                </pic:pic>
              </a:graphicData>
            </a:graphic>
          </wp:inline>
        </w:drawing>
      </w:r>
      <w:r w:rsidR="00B16255" w:rsidRPr="00F14A5E">
        <w:br/>
        <w:t>Figura 1</w:t>
      </w:r>
      <w:r w:rsidR="004F26E2">
        <w:t>8</w:t>
      </w:r>
      <w:r w:rsidR="00B16255" w:rsidRPr="00F14A5E">
        <w:t xml:space="preserve">: Ereditarietà delle classi </w:t>
      </w:r>
      <w:proofErr w:type="spellStart"/>
      <w:r w:rsidR="00B16255" w:rsidRPr="00F14A5E">
        <w:t>MySTIX</w:t>
      </w:r>
      <w:proofErr w:type="spellEnd"/>
    </w:p>
    <w:p w14:paraId="77CC27AB" w14:textId="258BD4DD" w:rsidR="00891F3B" w:rsidRDefault="00891F3B" w:rsidP="00E9364E">
      <w:pPr>
        <w:pStyle w:val="Titolo6"/>
      </w:pPr>
      <w:r>
        <w:t>Ottimizzazione della memoria e tempi di accesso</w:t>
      </w:r>
    </w:p>
    <w:p w14:paraId="7F82E657" w14:textId="17222106" w:rsidR="00891F3B" w:rsidRPr="00891F3B" w:rsidRDefault="00891F3B" w:rsidP="00A329E5">
      <w:r>
        <w:t xml:space="preserve">Data l'ampia quantità di oggetti gestiti in tempo reale e con l'obiettivo di ottimizzare l'uso della memoria e ridurre i tempi di accesso alle strutture dati, è stato adottato l'uso delle </w:t>
      </w:r>
      <w:proofErr w:type="spellStart"/>
      <w:r w:rsidRPr="00891F3B">
        <w:rPr>
          <w:b/>
          <w:bCs/>
        </w:rPr>
        <w:t>dataclass</w:t>
      </w:r>
      <w:proofErr w:type="spellEnd"/>
      <w:r>
        <w:t xml:space="preserve"> di Python. Queste strumentazioni offrono un modo efficace per implementare oggetti immutabili, mediante l'attributo </w:t>
      </w:r>
      <w:proofErr w:type="spellStart"/>
      <w:r w:rsidRPr="00891F3B">
        <w:rPr>
          <w:i/>
          <w:iCs/>
        </w:rPr>
        <w:t>frozen</w:t>
      </w:r>
      <w:proofErr w:type="spellEnd"/>
      <w:r>
        <w:t xml:space="preserve">, e per ottimizzare l'utilizzo della memoria attraverso l'attributo </w:t>
      </w:r>
      <w:r w:rsidRPr="00891F3B">
        <w:rPr>
          <w:i/>
          <w:iCs/>
        </w:rPr>
        <w:t>slots</w:t>
      </w:r>
      <w:r>
        <w:t xml:space="preserve">. L'impiego delle </w:t>
      </w:r>
      <w:proofErr w:type="spellStart"/>
      <w:r>
        <w:t>dataclass</w:t>
      </w:r>
      <w:proofErr w:type="spellEnd"/>
      <w:r>
        <w:t xml:space="preserve"> consente di definire classi con una sintassi più semplice 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E9364E">
      <w:pPr>
        <w:pStyle w:val="Titolo5"/>
      </w:pPr>
      <w:r>
        <w:t xml:space="preserve">Attack </w:t>
      </w:r>
      <w:proofErr w:type="spellStart"/>
      <w:r>
        <w:t>Phase</w:t>
      </w:r>
      <w:proofErr w:type="spellEnd"/>
    </w:p>
    <w:p w14:paraId="560F6304" w14:textId="77777777" w:rsidR="00136045" w:rsidRDefault="004F267B" w:rsidP="00A329E5">
      <w:r>
        <w:t xml:space="preserve">Si tratta di un'enumerazione progettata per amalgamare e stabilire </w:t>
      </w:r>
      <w:r w:rsidR="00136045">
        <w:t>la</w:t>
      </w:r>
      <w:r>
        <w:t xml:space="preserve"> sequenza di esecuzione per le tattiche delineate nei framework </w:t>
      </w:r>
      <w:r>
        <w:lastRenderedPageBreak/>
        <w:t>ATT&amp;CK e ATLAS. L'obiettivo è di delineare una successione logica nell'esecuzione degli attacchi, basandosi sul</w:t>
      </w:r>
      <w:r w:rsidR="00136045">
        <w:t xml:space="preserve">la </w:t>
      </w:r>
      <w:r w:rsidR="00DF1C2F">
        <w:t>C</w:t>
      </w:r>
      <w:r>
        <w:t xml:space="preserve">yber </w:t>
      </w:r>
      <w:proofErr w:type="spellStart"/>
      <w:r w:rsidR="00DF1C2F">
        <w:t>K</w:t>
      </w:r>
      <w:r>
        <w:t>ill</w:t>
      </w:r>
      <w:proofErr w:type="spellEnd"/>
      <w:r>
        <w:t xml:space="preserve"> </w:t>
      </w:r>
      <w:r w:rsidR="00136045">
        <w:t>C</w:t>
      </w:r>
      <w:r>
        <w:t xml:space="preserve">hain. Attraverso l'analisi dell'ordine in cui le tattiche si manifestano nei suddetti framework, è stata ricreata la </w:t>
      </w:r>
      <w:r w:rsidR="00136045">
        <w:t>CKC</w:t>
      </w:r>
      <w:r>
        <w:t>, riflettendo così una strutturazione meticolosa delle fasi dell'attacco in relazione alle metodologie cyber</w:t>
      </w:r>
      <w:r w:rsidR="00136045">
        <w:t>.</w:t>
      </w:r>
    </w:p>
    <w:p w14:paraId="3AA76CD4" w14:textId="101A9EDC" w:rsidR="00B16255" w:rsidRDefault="00136045" w:rsidP="00A329E5">
      <w:r>
        <w:t>Di seguito è riportata la successione cronologia delle tattiche riportate nei 2 framework riorganizzate secondo la CKC</w:t>
      </w:r>
      <w:r w:rsidR="00B16255">
        <w:t>:</w:t>
      </w:r>
    </w:p>
    <w:p w14:paraId="11045505" w14:textId="77777777" w:rsidR="001E7612" w:rsidRPr="00A329E5" w:rsidRDefault="00B16255" w:rsidP="00A329E5">
      <w:pPr>
        <w:pStyle w:val="Paragrafoelenco"/>
        <w:numPr>
          <w:ilvl w:val="0"/>
          <w:numId w:val="28"/>
        </w:numPr>
      </w:pPr>
      <w:proofErr w:type="spellStart"/>
      <w:r w:rsidRPr="00185C2B">
        <w:rPr>
          <w:b/>
          <w:bCs/>
        </w:rPr>
        <w:t>Reconnaissance</w:t>
      </w:r>
      <w:proofErr w:type="spellEnd"/>
      <w:r w:rsidRPr="00A329E5">
        <w:t>:</w:t>
      </w:r>
      <w:r w:rsidRPr="00A329E5">
        <w:tab/>
      </w:r>
    </w:p>
    <w:p w14:paraId="694B8178" w14:textId="60275734" w:rsidR="001E7612" w:rsidRPr="00A329E5" w:rsidRDefault="00B16255" w:rsidP="00A329E5">
      <w:pPr>
        <w:pStyle w:val="Paragrafoelenco"/>
        <w:numPr>
          <w:ilvl w:val="1"/>
          <w:numId w:val="28"/>
        </w:numPr>
      </w:pPr>
      <w:proofErr w:type="spellStart"/>
      <w:r w:rsidRPr="00A329E5">
        <w:t>Reconnaissance</w:t>
      </w:r>
      <w:proofErr w:type="spellEnd"/>
      <w:r w:rsidR="001E7612" w:rsidRPr="00A329E5">
        <w:t xml:space="preserve"> </w:t>
      </w:r>
      <w:r w:rsidRPr="00A329E5">
        <w:t>(Enterprise, Atlas)</w:t>
      </w:r>
    </w:p>
    <w:p w14:paraId="43AC178A" w14:textId="77777777" w:rsidR="001E7612" w:rsidRPr="00A329E5" w:rsidRDefault="00B16255" w:rsidP="00A329E5">
      <w:pPr>
        <w:pStyle w:val="Paragrafoelenco"/>
        <w:numPr>
          <w:ilvl w:val="0"/>
          <w:numId w:val="28"/>
        </w:numPr>
      </w:pPr>
      <w:proofErr w:type="spellStart"/>
      <w:r w:rsidRPr="00185C2B">
        <w:rPr>
          <w:b/>
          <w:bCs/>
        </w:rPr>
        <w:t>Weaponization</w:t>
      </w:r>
      <w:proofErr w:type="spellEnd"/>
      <w:r w:rsidRPr="00A329E5">
        <w:t>:</w:t>
      </w:r>
    </w:p>
    <w:p w14:paraId="1F057364" w14:textId="41A88E85" w:rsidR="001E7612" w:rsidRPr="00A329E5" w:rsidRDefault="00B16255" w:rsidP="00A329E5">
      <w:pPr>
        <w:pStyle w:val="Paragrafoelenco"/>
        <w:numPr>
          <w:ilvl w:val="1"/>
          <w:numId w:val="28"/>
        </w:numPr>
      </w:pPr>
      <w:r w:rsidRPr="00A329E5">
        <w:t>Resource Development</w:t>
      </w:r>
      <w:r w:rsidR="001E7612" w:rsidRPr="00A329E5">
        <w:t xml:space="preserve"> (Enterprise, Atlas)</w:t>
      </w:r>
    </w:p>
    <w:p w14:paraId="0BFD775F" w14:textId="77777777" w:rsidR="001E7612" w:rsidRPr="00A329E5" w:rsidRDefault="00B16255" w:rsidP="00A329E5">
      <w:pPr>
        <w:pStyle w:val="Paragrafoelenco"/>
        <w:numPr>
          <w:ilvl w:val="0"/>
          <w:numId w:val="28"/>
        </w:numPr>
      </w:pPr>
      <w:r w:rsidRPr="00185C2B">
        <w:rPr>
          <w:b/>
          <w:bCs/>
        </w:rPr>
        <w:t>Delivery</w:t>
      </w:r>
      <w:r w:rsidRPr="00A329E5">
        <w:t>:</w:t>
      </w:r>
    </w:p>
    <w:p w14:paraId="3015A552" w14:textId="7C0CA137" w:rsidR="001E7612" w:rsidRPr="00A329E5" w:rsidRDefault="00B16255" w:rsidP="00A329E5">
      <w:pPr>
        <w:pStyle w:val="Paragrafoelenco"/>
        <w:numPr>
          <w:ilvl w:val="1"/>
          <w:numId w:val="28"/>
        </w:numPr>
        <w:rPr>
          <w:lang w:val="en-US"/>
        </w:rPr>
      </w:pPr>
      <w:r w:rsidRPr="00A329E5">
        <w:rPr>
          <w:lang w:val="en-US"/>
        </w:rPr>
        <w:t>Initial Access</w:t>
      </w:r>
      <w:r w:rsidR="001E7612" w:rsidRPr="00A329E5">
        <w:rPr>
          <w:lang w:val="en-US"/>
        </w:rPr>
        <w:t xml:space="preserve"> (Enterprise, Mobile, ICS, Atlas)</w:t>
      </w:r>
    </w:p>
    <w:p w14:paraId="60CF3BB8" w14:textId="49547421" w:rsidR="001E7612" w:rsidRPr="00A329E5" w:rsidRDefault="00B16255" w:rsidP="00A329E5">
      <w:pPr>
        <w:pStyle w:val="Paragrafoelenco"/>
        <w:numPr>
          <w:ilvl w:val="1"/>
          <w:numId w:val="28"/>
        </w:numPr>
      </w:pPr>
      <w:r w:rsidRPr="00A329E5">
        <w:t xml:space="preserve">ML Model Access </w:t>
      </w:r>
      <w:r w:rsidR="001E7612" w:rsidRPr="00A329E5">
        <w:t>(Atlas)</w:t>
      </w:r>
    </w:p>
    <w:p w14:paraId="1728BE15" w14:textId="77777777" w:rsidR="001E7612" w:rsidRPr="00A329E5" w:rsidRDefault="00B16255" w:rsidP="00A329E5">
      <w:pPr>
        <w:pStyle w:val="Paragrafoelenco"/>
        <w:numPr>
          <w:ilvl w:val="0"/>
          <w:numId w:val="28"/>
        </w:numPr>
      </w:pPr>
      <w:r w:rsidRPr="00185C2B">
        <w:rPr>
          <w:b/>
          <w:bCs/>
        </w:rPr>
        <w:t>Exploitation</w:t>
      </w:r>
      <w:r w:rsidRPr="00A329E5">
        <w:t>:</w:t>
      </w:r>
    </w:p>
    <w:p w14:paraId="42AAA2ED" w14:textId="4C24E185" w:rsidR="001E7612" w:rsidRPr="00A329E5" w:rsidRDefault="00B16255" w:rsidP="00A329E5">
      <w:pPr>
        <w:pStyle w:val="Paragrafoelenco"/>
        <w:numPr>
          <w:ilvl w:val="1"/>
          <w:numId w:val="28"/>
        </w:numPr>
        <w:rPr>
          <w:lang w:val="en-US"/>
        </w:rPr>
      </w:pPr>
      <w:r w:rsidRPr="00A329E5">
        <w:rPr>
          <w:lang w:val="en-US"/>
        </w:rPr>
        <w:t>Execution</w:t>
      </w:r>
      <w:r w:rsidR="001E7612" w:rsidRPr="00A329E5">
        <w:rPr>
          <w:lang w:val="en-US"/>
        </w:rPr>
        <w:t xml:space="preserve"> (Enterprise, Mobile, ICS, Atlas)</w:t>
      </w:r>
    </w:p>
    <w:p w14:paraId="1FEBA4BC" w14:textId="77777777" w:rsidR="001E7612" w:rsidRPr="00A329E5" w:rsidRDefault="00B16255" w:rsidP="00A329E5">
      <w:pPr>
        <w:pStyle w:val="Paragrafoelenco"/>
        <w:numPr>
          <w:ilvl w:val="0"/>
          <w:numId w:val="28"/>
        </w:numPr>
      </w:pPr>
      <w:r w:rsidRPr="00185C2B">
        <w:rPr>
          <w:b/>
          <w:bCs/>
        </w:rPr>
        <w:t>Installation</w:t>
      </w:r>
      <w:r w:rsidRPr="00A329E5">
        <w:t>:</w:t>
      </w:r>
    </w:p>
    <w:p w14:paraId="1E4C7E21" w14:textId="797FF8C3" w:rsidR="001E7612" w:rsidRPr="00A329E5" w:rsidRDefault="00B16255" w:rsidP="00A329E5">
      <w:pPr>
        <w:pStyle w:val="Paragrafoelenco"/>
        <w:numPr>
          <w:ilvl w:val="1"/>
          <w:numId w:val="28"/>
        </w:numPr>
        <w:rPr>
          <w:lang w:val="en-US"/>
        </w:rPr>
      </w:pPr>
      <w:r w:rsidRPr="00A329E5">
        <w:rPr>
          <w:lang w:val="en-US"/>
        </w:rPr>
        <w:t>Persistence</w:t>
      </w:r>
      <w:r w:rsidR="001E7612" w:rsidRPr="00A329E5">
        <w:rPr>
          <w:lang w:val="en-US"/>
        </w:rPr>
        <w:t xml:space="preserve"> (Enterprise, Mobile, ICS, Atlas)</w:t>
      </w:r>
    </w:p>
    <w:p w14:paraId="4DBA72B0" w14:textId="6AD8A91A" w:rsidR="001E7612" w:rsidRPr="00A329E5" w:rsidRDefault="00B16255" w:rsidP="00A329E5">
      <w:pPr>
        <w:pStyle w:val="Paragrafoelenco"/>
        <w:numPr>
          <w:ilvl w:val="1"/>
          <w:numId w:val="28"/>
        </w:numPr>
        <w:rPr>
          <w:lang w:val="en-US"/>
        </w:rPr>
      </w:pPr>
      <w:r w:rsidRPr="00A329E5">
        <w:rPr>
          <w:lang w:val="en-US"/>
        </w:rPr>
        <w:t>Privilege Escalation</w:t>
      </w:r>
      <w:r w:rsidR="001E7612" w:rsidRPr="00A329E5">
        <w:rPr>
          <w:lang w:val="en-US"/>
        </w:rPr>
        <w:t xml:space="preserve"> (Enterprise, Mobile, ICS, Atlas)</w:t>
      </w:r>
    </w:p>
    <w:p w14:paraId="399CD619" w14:textId="7AFB2B0C" w:rsidR="001E7612" w:rsidRPr="00A329E5" w:rsidRDefault="00B16255" w:rsidP="00A329E5">
      <w:pPr>
        <w:pStyle w:val="Paragrafoelenco"/>
        <w:numPr>
          <w:ilvl w:val="1"/>
          <w:numId w:val="28"/>
        </w:numPr>
        <w:rPr>
          <w:lang w:val="en-US"/>
        </w:rPr>
      </w:pPr>
      <w:r w:rsidRPr="00A329E5">
        <w:rPr>
          <w:lang w:val="en-US"/>
        </w:rPr>
        <w:t>Defense Evasion</w:t>
      </w:r>
      <w:r w:rsidR="001E7612" w:rsidRPr="00A329E5">
        <w:rPr>
          <w:lang w:val="en-US"/>
        </w:rPr>
        <w:t xml:space="preserve"> (Enterprise, Mobile, Atlas)</w:t>
      </w:r>
    </w:p>
    <w:p w14:paraId="00D61435" w14:textId="51578739" w:rsidR="001E7612" w:rsidRPr="00A329E5" w:rsidRDefault="00B16255" w:rsidP="00A329E5">
      <w:pPr>
        <w:pStyle w:val="Paragrafoelenco"/>
        <w:numPr>
          <w:ilvl w:val="1"/>
          <w:numId w:val="28"/>
        </w:numPr>
      </w:pPr>
      <w:proofErr w:type="spellStart"/>
      <w:r w:rsidRPr="00A329E5">
        <w:t>Evasion</w:t>
      </w:r>
      <w:proofErr w:type="spellEnd"/>
      <w:r w:rsidRPr="00A329E5">
        <w:t xml:space="preserve"> (</w:t>
      </w:r>
      <w:r w:rsidR="00415785" w:rsidRPr="00A329E5">
        <w:t>ICS</w:t>
      </w:r>
      <w:r w:rsidRPr="00A329E5">
        <w:t>)</w:t>
      </w:r>
    </w:p>
    <w:p w14:paraId="3CB08596" w14:textId="77777777" w:rsidR="001E7612" w:rsidRPr="00A329E5" w:rsidRDefault="00B16255" w:rsidP="00A329E5">
      <w:pPr>
        <w:pStyle w:val="Paragrafoelenco"/>
        <w:numPr>
          <w:ilvl w:val="0"/>
          <w:numId w:val="28"/>
        </w:numPr>
      </w:pPr>
      <w:proofErr w:type="spellStart"/>
      <w:r w:rsidRPr="00185C2B">
        <w:rPr>
          <w:b/>
          <w:bCs/>
        </w:rPr>
        <w:lastRenderedPageBreak/>
        <w:t>Command</w:t>
      </w:r>
      <w:proofErr w:type="spellEnd"/>
      <w:r w:rsidRPr="00185C2B">
        <w:rPr>
          <w:b/>
          <w:bCs/>
        </w:rPr>
        <w:t xml:space="preserve"> &amp; Control</w:t>
      </w:r>
      <w:r w:rsidRPr="00A329E5">
        <w:t>:</w:t>
      </w:r>
    </w:p>
    <w:p w14:paraId="6A13D5CB" w14:textId="77777777" w:rsidR="001E7612" w:rsidRPr="00A329E5" w:rsidRDefault="00B16255" w:rsidP="00A329E5">
      <w:pPr>
        <w:pStyle w:val="Paragrafoelenco"/>
        <w:numPr>
          <w:ilvl w:val="1"/>
          <w:numId w:val="28"/>
        </w:numPr>
        <w:rPr>
          <w:lang w:val="en-US"/>
        </w:rPr>
      </w:pPr>
      <w:r w:rsidRPr="00A329E5">
        <w:rPr>
          <w:lang w:val="en-US"/>
        </w:rPr>
        <w:t>Credential Access (Enterprise, Mobile, Atlas)</w:t>
      </w:r>
    </w:p>
    <w:p w14:paraId="5A9775D3" w14:textId="4EAAA7F3" w:rsidR="001E7612" w:rsidRPr="00A329E5" w:rsidRDefault="00B16255" w:rsidP="00A329E5">
      <w:pPr>
        <w:pStyle w:val="Paragrafoelenco"/>
        <w:numPr>
          <w:ilvl w:val="1"/>
          <w:numId w:val="28"/>
        </w:numPr>
        <w:rPr>
          <w:lang w:val="en-US"/>
        </w:rPr>
      </w:pPr>
      <w:r w:rsidRPr="00A329E5">
        <w:rPr>
          <w:lang w:val="en-US"/>
        </w:rPr>
        <w:t>Discovery</w:t>
      </w:r>
      <w:r w:rsidR="00415785" w:rsidRPr="00A329E5">
        <w:rPr>
          <w:lang w:val="en-US"/>
        </w:rPr>
        <w:t xml:space="preserve"> (Enterprise, Mobile, ICS, Atlas)</w:t>
      </w:r>
    </w:p>
    <w:p w14:paraId="3E8D9CE3" w14:textId="10C68787" w:rsidR="001E7612" w:rsidRPr="00A329E5" w:rsidRDefault="00B16255" w:rsidP="00A329E5">
      <w:pPr>
        <w:pStyle w:val="Paragrafoelenco"/>
        <w:numPr>
          <w:ilvl w:val="1"/>
          <w:numId w:val="28"/>
        </w:numPr>
        <w:rPr>
          <w:lang w:val="en-US"/>
        </w:rPr>
      </w:pPr>
      <w:r w:rsidRPr="00A329E5">
        <w:rPr>
          <w:lang w:val="en-US"/>
        </w:rPr>
        <w:t>Lateral Movement</w:t>
      </w:r>
      <w:r w:rsidR="00415785" w:rsidRPr="00A329E5">
        <w:rPr>
          <w:lang w:val="en-US"/>
        </w:rPr>
        <w:t xml:space="preserve"> (Enterprise, Mobile, ICS)</w:t>
      </w:r>
    </w:p>
    <w:p w14:paraId="3A600FDB" w14:textId="35CEA5A7" w:rsidR="001E7612" w:rsidRPr="00A329E5" w:rsidRDefault="00B16255" w:rsidP="00A329E5">
      <w:pPr>
        <w:pStyle w:val="Paragrafoelenco"/>
        <w:numPr>
          <w:ilvl w:val="1"/>
          <w:numId w:val="28"/>
        </w:numPr>
        <w:rPr>
          <w:lang w:val="en-US"/>
        </w:rPr>
      </w:pPr>
      <w:r w:rsidRPr="00A329E5">
        <w:rPr>
          <w:lang w:val="en-US"/>
        </w:rPr>
        <w:t>Command and Control</w:t>
      </w:r>
      <w:r w:rsidR="00415785" w:rsidRPr="00A329E5">
        <w:rPr>
          <w:lang w:val="en-US"/>
        </w:rPr>
        <w:t xml:space="preserve"> (Enterprise, Mobile, ICS)</w:t>
      </w:r>
    </w:p>
    <w:p w14:paraId="7BDE60BC" w14:textId="317A7256" w:rsidR="001E7612" w:rsidRPr="00A329E5" w:rsidRDefault="00B16255" w:rsidP="00A329E5">
      <w:pPr>
        <w:pStyle w:val="Paragrafoelenco"/>
        <w:numPr>
          <w:ilvl w:val="1"/>
          <w:numId w:val="28"/>
        </w:numPr>
        <w:rPr>
          <w:lang w:val="en-US"/>
        </w:rPr>
      </w:pPr>
      <w:r w:rsidRPr="00A329E5">
        <w:rPr>
          <w:lang w:val="en-US"/>
        </w:rPr>
        <w:t>Collection</w:t>
      </w:r>
      <w:r w:rsidR="00415785" w:rsidRPr="00A329E5">
        <w:rPr>
          <w:lang w:val="en-US"/>
        </w:rPr>
        <w:t xml:space="preserve"> (Enterprise, Mobile, ICS, Atlas)</w:t>
      </w:r>
    </w:p>
    <w:p w14:paraId="083ACFB8" w14:textId="3968806F" w:rsidR="001E7612" w:rsidRPr="00A329E5" w:rsidRDefault="00B16255" w:rsidP="00A329E5">
      <w:pPr>
        <w:pStyle w:val="Paragrafoelenco"/>
        <w:numPr>
          <w:ilvl w:val="1"/>
          <w:numId w:val="28"/>
        </w:numPr>
      </w:pPr>
      <w:proofErr w:type="spellStart"/>
      <w:r w:rsidRPr="00A329E5">
        <w:t>Inhibit</w:t>
      </w:r>
      <w:proofErr w:type="spellEnd"/>
      <w:r w:rsidRPr="00A329E5">
        <w:t xml:space="preserve"> </w:t>
      </w:r>
      <w:proofErr w:type="spellStart"/>
      <w:r w:rsidRPr="00A329E5">
        <w:t>Response</w:t>
      </w:r>
      <w:proofErr w:type="spellEnd"/>
      <w:r w:rsidRPr="00A329E5">
        <w:t xml:space="preserve"> </w:t>
      </w:r>
      <w:proofErr w:type="spellStart"/>
      <w:r w:rsidRPr="00A329E5">
        <w:t>Function</w:t>
      </w:r>
      <w:proofErr w:type="spellEnd"/>
      <w:r w:rsidR="00415785" w:rsidRPr="00A329E5">
        <w:t xml:space="preserve"> (ICS)</w:t>
      </w:r>
    </w:p>
    <w:p w14:paraId="306974B1" w14:textId="2DCD39C3" w:rsidR="001E7612" w:rsidRPr="00A329E5" w:rsidRDefault="00B16255" w:rsidP="00A329E5">
      <w:pPr>
        <w:pStyle w:val="Paragrafoelenco"/>
        <w:numPr>
          <w:ilvl w:val="0"/>
          <w:numId w:val="28"/>
        </w:numPr>
      </w:pPr>
      <w:r w:rsidRPr="00185C2B">
        <w:rPr>
          <w:b/>
          <w:bCs/>
        </w:rPr>
        <w:t>Action</w:t>
      </w:r>
      <w:r w:rsidR="006A5161" w:rsidRPr="00185C2B">
        <w:rPr>
          <w:b/>
          <w:bCs/>
        </w:rPr>
        <w:t xml:space="preserve"> on </w:t>
      </w:r>
      <w:proofErr w:type="spellStart"/>
      <w:r w:rsidR="006A5161" w:rsidRPr="00185C2B">
        <w:rPr>
          <w:b/>
          <w:bCs/>
        </w:rPr>
        <w:t>Objectives</w:t>
      </w:r>
      <w:proofErr w:type="spellEnd"/>
      <w:r w:rsidRPr="00A329E5">
        <w:t>:</w:t>
      </w:r>
    </w:p>
    <w:p w14:paraId="07C1FB9B" w14:textId="5AF1B8FD" w:rsidR="001E7612" w:rsidRPr="00A329E5" w:rsidRDefault="00B16255" w:rsidP="00A329E5">
      <w:pPr>
        <w:pStyle w:val="Paragrafoelenco"/>
        <w:numPr>
          <w:ilvl w:val="1"/>
          <w:numId w:val="28"/>
        </w:numPr>
      </w:pPr>
      <w:proofErr w:type="spellStart"/>
      <w:r w:rsidRPr="00A329E5">
        <w:t>Impair</w:t>
      </w:r>
      <w:proofErr w:type="spellEnd"/>
      <w:r w:rsidRPr="00A329E5">
        <w:t xml:space="preserve"> </w:t>
      </w:r>
      <w:proofErr w:type="spellStart"/>
      <w:r w:rsidRPr="00A329E5">
        <w:t>Process</w:t>
      </w:r>
      <w:proofErr w:type="spellEnd"/>
      <w:r w:rsidRPr="00A329E5">
        <w:t xml:space="preserve"> Control</w:t>
      </w:r>
      <w:r w:rsidR="00415785" w:rsidRPr="00A329E5">
        <w:t xml:space="preserve"> (ICS)</w:t>
      </w:r>
    </w:p>
    <w:p w14:paraId="3265C44C" w14:textId="4CE4E847" w:rsidR="001E7612" w:rsidRPr="00A329E5" w:rsidRDefault="00B16255" w:rsidP="00A329E5">
      <w:pPr>
        <w:pStyle w:val="Paragrafoelenco"/>
        <w:numPr>
          <w:ilvl w:val="1"/>
          <w:numId w:val="28"/>
        </w:numPr>
      </w:pPr>
      <w:r w:rsidRPr="00A329E5">
        <w:t xml:space="preserve">ML Attack </w:t>
      </w:r>
      <w:proofErr w:type="spellStart"/>
      <w:r w:rsidRPr="00A329E5">
        <w:t>Staging</w:t>
      </w:r>
      <w:proofErr w:type="spellEnd"/>
      <w:r w:rsidR="00415785" w:rsidRPr="00A329E5">
        <w:t xml:space="preserve"> (Atlas)</w:t>
      </w:r>
    </w:p>
    <w:p w14:paraId="2C15DA57" w14:textId="442C3AFE" w:rsidR="001E7612" w:rsidRPr="00A329E5" w:rsidRDefault="00B16255" w:rsidP="00A329E5">
      <w:pPr>
        <w:pStyle w:val="Paragrafoelenco"/>
        <w:numPr>
          <w:ilvl w:val="1"/>
          <w:numId w:val="28"/>
        </w:numPr>
      </w:pPr>
      <w:proofErr w:type="spellStart"/>
      <w:r w:rsidRPr="00A329E5">
        <w:t>Exfiltration</w:t>
      </w:r>
      <w:proofErr w:type="spellEnd"/>
      <w:r w:rsidR="00415785" w:rsidRPr="00A329E5">
        <w:t xml:space="preserve"> (Enterprise, Mobile, Atlas)</w:t>
      </w:r>
    </w:p>
    <w:p w14:paraId="433DBE3C" w14:textId="449425AC" w:rsidR="00891F3B" w:rsidRPr="00A329E5" w:rsidRDefault="00B16255" w:rsidP="00A329E5">
      <w:pPr>
        <w:pStyle w:val="Paragrafoelenco"/>
        <w:numPr>
          <w:ilvl w:val="1"/>
          <w:numId w:val="28"/>
        </w:numPr>
        <w:rPr>
          <w:lang w:val="en-US"/>
        </w:rPr>
      </w:pPr>
      <w:r w:rsidRPr="00A329E5">
        <w:rPr>
          <w:lang w:val="en-US"/>
        </w:rPr>
        <w:t>Impact</w:t>
      </w:r>
      <w:r w:rsidR="00415785" w:rsidRPr="00A329E5">
        <w:rPr>
          <w:lang w:val="en-US"/>
        </w:rPr>
        <w:t xml:space="preserve"> (Enterprise, Mobile, ICS, Atlas)</w:t>
      </w:r>
    </w:p>
    <w:p w14:paraId="27E4799F" w14:textId="2F193044" w:rsidR="0089123C" w:rsidRDefault="0089123C" w:rsidP="00974B29">
      <w:pPr>
        <w:pStyle w:val="Titolo4"/>
      </w:pPr>
      <w:r w:rsidRPr="00CD4C02">
        <w:t>Container</w:t>
      </w:r>
    </w:p>
    <w:p w14:paraId="43672728" w14:textId="7D46FBA4" w:rsidR="00F14A5E" w:rsidRDefault="00891F3B" w:rsidP="00A329E5">
      <w:r>
        <w:t xml:space="preserve">Questo </w:t>
      </w:r>
      <w:r w:rsidR="00BB3D34">
        <w:t xml:space="preserve">package contiene le classi singoletto utilizzate per accedere ai dati </w:t>
      </w:r>
      <w:proofErr w:type="spellStart"/>
      <w:r w:rsidR="00BB3D34">
        <w:t>MySTIX</w:t>
      </w:r>
      <w:proofErr w:type="spellEnd"/>
      <w:r w:rsidR="00BB3D34">
        <w:t xml:space="preserve"> e </w:t>
      </w:r>
      <w:r w:rsidR="00F14A5E">
        <w:t xml:space="preserve">alla relazione tra </w:t>
      </w:r>
      <w:r w:rsidR="00774E0E">
        <w:t>vulnerabilità</w:t>
      </w:r>
      <w:r w:rsidR="00F14A5E">
        <w:t xml:space="preserve"> e gli oggetti </w:t>
      </w:r>
      <w:proofErr w:type="spellStart"/>
      <w:r w:rsidR="00F14A5E">
        <w:t>MyAttackPattern</w:t>
      </w:r>
      <w:proofErr w:type="spellEnd"/>
      <w:r w:rsidR="00F14A5E">
        <w:t>.</w:t>
      </w:r>
    </w:p>
    <w:p w14:paraId="2FA5BF8E" w14:textId="41484439" w:rsidR="00EE1586" w:rsidRDefault="00F14A5E" w:rsidP="00E9364E">
      <w:pPr>
        <w:pStyle w:val="Titolo5"/>
      </w:pPr>
      <w:r>
        <w:t>My STIX Container</w:t>
      </w:r>
    </w:p>
    <w:p w14:paraId="04B27F2F" w14:textId="59F24EBC" w:rsidR="00EE1586" w:rsidRDefault="00EE1586" w:rsidP="00A329E5">
      <w:r>
        <w:t>Il modulo in questione include la definizione di classi singleton progettate per agevolare l'accesso a oggetti ampiamente utilizzati all'interno del sistema (figura 1</w:t>
      </w:r>
      <w:r w:rsidR="004F26E2">
        <w:t>9</w:t>
      </w:r>
      <w:r>
        <w:t xml:space="preserve">). Queste classi giocano un ruolo fondamentale nell'organizzazione e nella gestione delle </w:t>
      </w:r>
      <w:r>
        <w:lastRenderedPageBreak/>
        <w:t>informazioni derivate dai framework ATT&amp;CK e ATLAS, attraverso l'implementazione di meccanismi specifici:</w:t>
      </w:r>
    </w:p>
    <w:p w14:paraId="4EC5E452" w14:textId="1C9D64C0" w:rsidR="00EE1586" w:rsidRPr="00A329E5" w:rsidRDefault="00EE1586" w:rsidP="00A329E5">
      <w:pPr>
        <w:pStyle w:val="Paragrafoelenco"/>
        <w:numPr>
          <w:ilvl w:val="0"/>
          <w:numId w:val="30"/>
        </w:numPr>
      </w:pPr>
      <w:r w:rsidRPr="00A329E5">
        <w:rPr>
          <w:b/>
          <w:bCs/>
        </w:rPr>
        <w:t>Ricerca degli Oggetti</w:t>
      </w:r>
      <w:r w:rsidRPr="00A329E5">
        <w:t>: Le classi consentono il ritrovamento di oggetti</w:t>
      </w:r>
      <w:r w:rsidR="00185C2B">
        <w:t xml:space="preserve"> </w:t>
      </w:r>
      <w:r w:rsidR="00185C2B" w:rsidRPr="00A329E5">
        <w:t>presenti nei framework ATT&amp;CK e ATLAS</w:t>
      </w:r>
      <w:r w:rsidR="00185C2B">
        <w:t>,</w:t>
      </w:r>
      <w:r w:rsidRPr="00A329E5">
        <w:t xml:space="preserve"> basat</w:t>
      </w:r>
      <w:r w:rsidR="00185C2B">
        <w:t>o</w:t>
      </w:r>
      <w:r w:rsidRPr="00A329E5">
        <w:t xml:space="preserve"> sui loro identificativi unici</w:t>
      </w:r>
      <w:r w:rsidR="00774E0E">
        <w:t xml:space="preserve"> o non unici</w:t>
      </w:r>
      <w:r w:rsidR="00185C2B">
        <w:t xml:space="preserve"> </w:t>
      </w:r>
      <w:r w:rsidRPr="00A329E5">
        <w:t>sia esso un STIX ID, un MITRE ID o semplicemente il nome. Questa funzionalità è essenziale per navigare efficacemente all'interno della vasta quantità di dati e per recuperare informazioni specifiche con precisione.</w:t>
      </w:r>
    </w:p>
    <w:p w14:paraId="18D50B1D" w14:textId="33850B70" w:rsidR="00EE1586" w:rsidRPr="00A329E5" w:rsidRDefault="00EE1586" w:rsidP="00A329E5">
      <w:pPr>
        <w:pStyle w:val="Paragrafoelenco"/>
        <w:numPr>
          <w:ilvl w:val="0"/>
          <w:numId w:val="30"/>
        </w:numPr>
      </w:pPr>
      <w:r w:rsidRPr="00A329E5">
        <w:rPr>
          <w:b/>
          <w:bCs/>
        </w:rPr>
        <w:t>Esplorazione delle Relazioni</w:t>
      </w:r>
      <w:r w:rsidRPr="00A329E5">
        <w:t xml:space="preserve">: È stato sviluppato un approccio per analizzare le connessioni tra gli </w:t>
      </w:r>
      <w:proofErr w:type="spellStart"/>
      <w:r w:rsidRPr="00A329E5">
        <w:t>attack</w:t>
      </w:r>
      <w:proofErr w:type="spellEnd"/>
      <w:r w:rsidRPr="00A329E5">
        <w:t xml:space="preserve"> pattern e identificare potenziali tecniche correlate a una di queste. In particolare, è stato introdotto il metodo </w:t>
      </w:r>
      <w:proofErr w:type="spellStart"/>
      <w:r w:rsidRPr="00A329E5">
        <w:rPr>
          <w:i/>
          <w:iCs/>
        </w:rPr>
        <w:t>get_related_attack_patterns_by_attack_pattern_id</w:t>
      </w:r>
      <w:proofErr w:type="spellEnd"/>
      <w:r w:rsidRPr="00A329E5">
        <w:t xml:space="preserve"> nella classe </w:t>
      </w:r>
      <w:proofErr w:type="spellStart"/>
      <w:r w:rsidRPr="00A329E5">
        <w:rPr>
          <w:i/>
          <w:iCs/>
        </w:rPr>
        <w:t>AttackPatternsContainer</w:t>
      </w:r>
      <w:proofErr w:type="spellEnd"/>
      <w:r w:rsidRPr="00A329E5">
        <w:t xml:space="preserve">. Questo metodo si focalizza sull'identificazione degli </w:t>
      </w:r>
      <w:proofErr w:type="spellStart"/>
      <w:r w:rsidRPr="00A329E5">
        <w:t>attack</w:t>
      </w:r>
      <w:proofErr w:type="spellEnd"/>
      <w:r w:rsidRPr="00A329E5">
        <w:t xml:space="preserve"> pattern coinvolti in campagne o software noti, assumendo che le tecniche legate a queste entità siano connesse </w:t>
      </w:r>
      <w:proofErr w:type="spellStart"/>
      <w:r w:rsidRPr="00A329E5">
        <w:t>all'attack</w:t>
      </w:r>
      <w:proofErr w:type="spellEnd"/>
      <w:r w:rsidRPr="00A329E5">
        <w:t xml:space="preserve"> pattern di interesse. Implementando una verifica incrociata tra le diverse entità, il sistema è in grado di delineare un quadro complesso delle interrelazioni tra le tecniche di attacco</w:t>
      </w:r>
      <w:r w:rsidR="0066111F" w:rsidRPr="00A329E5">
        <w:t>.</w:t>
      </w:r>
    </w:p>
    <w:p w14:paraId="24C71FD9" w14:textId="0889758A" w:rsidR="00EE1586" w:rsidRPr="00A329E5" w:rsidRDefault="0066111F" w:rsidP="00A329E5">
      <w:pPr>
        <w:pStyle w:val="Paragrafoelenco"/>
      </w:pPr>
      <w:r w:rsidRPr="00A329E5">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A329E5">
        <w:rPr>
          <w:b/>
          <w:bCs/>
        </w:rPr>
        <w:t xml:space="preserve">i possibili </w:t>
      </w:r>
      <w:proofErr w:type="spellStart"/>
      <w:r w:rsidRPr="00A329E5">
        <w:rPr>
          <w:b/>
          <w:bCs/>
        </w:rPr>
        <w:t>attack</w:t>
      </w:r>
      <w:proofErr w:type="spellEnd"/>
      <w:r w:rsidRPr="00A329E5">
        <w:rPr>
          <w:b/>
          <w:bCs/>
        </w:rPr>
        <w:t xml:space="preserve"> pattern che potrebbero manifestarsi in futuro </w:t>
      </w:r>
      <w:r w:rsidRPr="00A329E5">
        <w:lastRenderedPageBreak/>
        <w:t>(</w:t>
      </w:r>
      <w:proofErr w:type="spellStart"/>
      <w:r w:rsidR="00D82911" w:rsidRPr="00A329E5">
        <w:rPr>
          <w:i/>
          <w:iCs/>
        </w:rPr>
        <w:t>get_futured_attack_patterns_grouped_by_phase</w:t>
      </w:r>
      <w:proofErr w:type="spellEnd"/>
      <w:r w:rsidRPr="00A329E5">
        <w:t xml:space="preserve">) e </w:t>
      </w:r>
      <w:r w:rsidRPr="00A329E5">
        <w:rPr>
          <w:b/>
          <w:bCs/>
        </w:rPr>
        <w:t>quelli</w:t>
      </w:r>
      <w:r w:rsidRPr="00A329E5">
        <w:t xml:space="preserve"> </w:t>
      </w:r>
      <w:r w:rsidRPr="00A329E5">
        <w:rPr>
          <w:b/>
          <w:bCs/>
        </w:rPr>
        <w:t xml:space="preserve">che potrebbero già essere stati attuati in passato </w:t>
      </w:r>
      <w:r w:rsidRPr="00A329E5">
        <w:t>(</w:t>
      </w:r>
      <w:proofErr w:type="spellStart"/>
      <w:r w:rsidRPr="00A329E5">
        <w:rPr>
          <w:i/>
          <w:iCs/>
        </w:rPr>
        <w:t>get_probably_happened_attack_patterns_grouped_by_phase</w:t>
      </w:r>
      <w:proofErr w:type="spellEnd"/>
      <w:r w:rsidRPr="00A329E5">
        <w:t>),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arricchendo la comprensione delle minacce e fornendo insight preziosi per la pianificazione di strategie di difesa ottimali.</w:t>
      </w:r>
    </w:p>
    <w:p w14:paraId="374EE43C" w14:textId="0927363F" w:rsidR="00F14A5E" w:rsidRDefault="00EE1586" w:rsidP="00D620F7">
      <w:pPr>
        <w:jc w:val="center"/>
      </w:pPr>
      <w:r>
        <w:rPr>
          <w:noProof/>
        </w:rPr>
        <w:drawing>
          <wp:inline distT="0" distB="0" distL="0" distR="0" wp14:anchorId="0BE8848B" wp14:editId="5489AC50">
            <wp:extent cx="4249125" cy="2091193"/>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312780" cy="2122521"/>
                    </a:xfrm>
                    <a:prstGeom prst="rect">
                      <a:avLst/>
                    </a:prstGeom>
                    <a:noFill/>
                    <a:ln>
                      <a:noFill/>
                    </a:ln>
                  </pic:spPr>
                </pic:pic>
              </a:graphicData>
            </a:graphic>
          </wp:inline>
        </w:drawing>
      </w:r>
      <w:r w:rsidR="00F14A5E" w:rsidRPr="00F14A5E">
        <w:br/>
        <w:t>Figura 1</w:t>
      </w:r>
      <w:r w:rsidR="004F26E2">
        <w:t>9</w:t>
      </w:r>
      <w:r w:rsidR="00F14A5E" w:rsidRPr="00F14A5E">
        <w:t>: Ereditarietà delle classi container</w:t>
      </w:r>
    </w:p>
    <w:p w14:paraId="3EC4DACC" w14:textId="1E8981D8" w:rsidR="00D82911" w:rsidRDefault="0062770A" w:rsidP="00876EDC">
      <w:pPr>
        <w:pStyle w:val="Titolo5"/>
      </w:pPr>
      <w:r>
        <w:t xml:space="preserve">Mitre to </w:t>
      </w:r>
      <w:proofErr w:type="spellStart"/>
      <w:r>
        <w:t>V</w:t>
      </w:r>
      <w:r w:rsidR="00A9659F">
        <w:t>ulnerability</w:t>
      </w:r>
      <w:proofErr w:type="spellEnd"/>
      <w:r w:rsidR="00A9659F">
        <w:t xml:space="preserve"> Container</w:t>
      </w:r>
    </w:p>
    <w:p w14:paraId="7353E5DF" w14:textId="042E9496" w:rsidR="00CB2598" w:rsidRDefault="00CB2598" w:rsidP="00A329E5">
      <w:r>
        <w:t xml:space="preserve">Questo package (figura </w:t>
      </w:r>
      <w:r w:rsidR="004F26E2">
        <w:t>20</w:t>
      </w:r>
      <w:r>
        <w:t xml:space="preserve">) contiene </w:t>
      </w:r>
      <w:r w:rsidR="0062770A">
        <w:t xml:space="preserve">la classe </w:t>
      </w:r>
      <w:proofErr w:type="spellStart"/>
      <w:r w:rsidR="0062770A" w:rsidRPr="0062770A">
        <w:rPr>
          <w:b/>
          <w:bCs/>
        </w:rPr>
        <w:t>MitreToVulnerabiltyContainer</w:t>
      </w:r>
      <w:proofErr w:type="spellEnd"/>
      <w:r w:rsidR="0062770A">
        <w:t>, la quale ha il compito di recuperare il mapping tra la vulnerabilità e i MITRE</w:t>
      </w:r>
      <w:r w:rsidR="00A517CF">
        <w:t xml:space="preserve"> </w:t>
      </w:r>
      <w:proofErr w:type="spellStart"/>
      <w:r w:rsidR="0062770A">
        <w:t>attack</w:t>
      </w:r>
      <w:proofErr w:type="spellEnd"/>
      <w:r w:rsidR="0062770A">
        <w:t xml:space="preserve"> patterns.</w:t>
      </w:r>
    </w:p>
    <w:p w14:paraId="0A06FBF0" w14:textId="5912E372" w:rsidR="0062770A" w:rsidRDefault="0062770A" w:rsidP="00A329E5">
      <w:r>
        <w:lastRenderedPageBreak/>
        <w:t xml:space="preserve">Per ottenere la relazione in questione </w:t>
      </w:r>
      <w:r w:rsidR="007110D0">
        <w:t xml:space="preserve">viene seguito un approccio </w:t>
      </w:r>
      <w:r w:rsidR="007F4FDC">
        <w:t>condizionale</w:t>
      </w:r>
      <w:r w:rsidR="007110D0">
        <w:t xml:space="preserve"> complesso (figura </w:t>
      </w:r>
      <w:r w:rsidR="00045351">
        <w:t>2</w:t>
      </w:r>
      <w:r w:rsidR="00FD64A4">
        <w:t>1</w:t>
      </w:r>
      <w:r w:rsidR="007110D0">
        <w:t>)</w:t>
      </w:r>
      <w:r w:rsidR="0048380B">
        <w:t>.</w:t>
      </w:r>
    </w:p>
    <w:p w14:paraId="1261834B" w14:textId="77777777" w:rsidR="00582412" w:rsidRDefault="00130BC0" w:rsidP="00CB2598">
      <w:r>
        <w:t xml:space="preserve"> </w:t>
      </w:r>
      <w:r w:rsidR="00582412">
        <w:t xml:space="preserve">Nel caso in cui la vulnerabilità cercata sia una </w:t>
      </w:r>
      <w:r w:rsidR="00582412" w:rsidRPr="00BB5FD5">
        <w:rPr>
          <w:b/>
          <w:bCs/>
        </w:rPr>
        <w:t>CWE</w:t>
      </w:r>
      <w:r w:rsidR="00582412">
        <w:t>:</w:t>
      </w:r>
    </w:p>
    <w:p w14:paraId="064F608F" w14:textId="3756AB10" w:rsidR="00130BC0" w:rsidRDefault="00582412" w:rsidP="00582412">
      <w:pPr>
        <w:pStyle w:val="Paragrafoelenco"/>
        <w:numPr>
          <w:ilvl w:val="0"/>
          <w:numId w:val="43"/>
        </w:numPr>
      </w:pPr>
      <w:r>
        <w:t xml:space="preserve">viene verificata la presenza della mappatura di </w:t>
      </w:r>
      <w:r w:rsidR="007F4FDC">
        <w:t>quest’ultima</w:t>
      </w:r>
      <w:r>
        <w:t xml:space="preserve"> all’interno del file </w:t>
      </w:r>
      <w:proofErr w:type="spellStart"/>
      <w:r w:rsidRPr="00C40508">
        <w:rPr>
          <w:b/>
          <w:bCs/>
          <w:i/>
          <w:iCs/>
        </w:rPr>
        <w:t>mapped-cwe.json</w:t>
      </w:r>
      <w:proofErr w:type="spellEnd"/>
      <w:r w:rsidRPr="00582412">
        <w:rPr>
          <w:i/>
          <w:iCs/>
        </w:rPr>
        <w:t xml:space="preserve"> </w:t>
      </w:r>
      <w:r>
        <w:t>(figura 1</w:t>
      </w:r>
      <w:r w:rsidR="00681606">
        <w:t>3</w:t>
      </w:r>
      <w:r>
        <w:t xml:space="preserve">), in cui vengono salvate le relazioni </w:t>
      </w:r>
      <w:r w:rsidR="007F4FDC">
        <w:t>precedentemente</w:t>
      </w:r>
      <w:r>
        <w:t xml:space="preserve"> cercate al fine di minimizzare il tempo di risposta del sistema</w:t>
      </w:r>
      <w:r w:rsidR="00C40508">
        <w:t>.</w:t>
      </w:r>
    </w:p>
    <w:p w14:paraId="5A807921" w14:textId="796069AE" w:rsidR="00582412" w:rsidRDefault="00C40508" w:rsidP="00582412">
      <w:pPr>
        <w:pStyle w:val="Paragrafoelenco"/>
        <w:numPr>
          <w:ilvl w:val="0"/>
          <w:numId w:val="43"/>
        </w:numPr>
      </w:pPr>
      <w:r>
        <w:t>S</w:t>
      </w:r>
      <w:r w:rsidR="00582412">
        <w:t xml:space="preserve">e il mapping è presente nel file che contiene le history allora viene </w:t>
      </w:r>
      <w:r w:rsidR="00582412" w:rsidRPr="00C40508">
        <w:rPr>
          <w:b/>
          <w:bCs/>
        </w:rPr>
        <w:t>restituita la relazione</w:t>
      </w:r>
      <w:r w:rsidR="00582412">
        <w:t>,</w:t>
      </w:r>
    </w:p>
    <w:p w14:paraId="713CC688" w14:textId="2573202D" w:rsidR="00582412" w:rsidRDefault="00582412" w:rsidP="00582412">
      <w:pPr>
        <w:pStyle w:val="Paragrafoelenco"/>
        <w:numPr>
          <w:ilvl w:val="0"/>
          <w:numId w:val="43"/>
        </w:numPr>
      </w:pPr>
      <w:r>
        <w:t xml:space="preserve">altrimenti si cercano i </w:t>
      </w:r>
      <w:r w:rsidRPr="00C40508">
        <w:rPr>
          <w:b/>
          <w:bCs/>
        </w:rPr>
        <w:t xml:space="preserve">CAPEC </w:t>
      </w:r>
      <w:proofErr w:type="spellStart"/>
      <w:r w:rsidRPr="00C40508">
        <w:rPr>
          <w:b/>
          <w:bCs/>
        </w:rPr>
        <w:t>ids</w:t>
      </w:r>
      <w:proofErr w:type="spellEnd"/>
      <w:r>
        <w:t xml:space="preserve"> relativi alla CWE:</w:t>
      </w:r>
    </w:p>
    <w:p w14:paraId="4CA61DF6" w14:textId="1D94A1D5" w:rsidR="00582412" w:rsidRDefault="00BB5FD5" w:rsidP="00582412">
      <w:pPr>
        <w:pStyle w:val="Paragrafoelenco"/>
        <w:numPr>
          <w:ilvl w:val="1"/>
          <w:numId w:val="43"/>
        </w:numPr>
      </w:pPr>
      <w:r>
        <w:t>S</w:t>
      </w:r>
      <w:r w:rsidR="00582412">
        <w:t xml:space="preserve">e </w:t>
      </w:r>
      <w:r w:rsidR="00582412" w:rsidRPr="00C40508">
        <w:rPr>
          <w:b/>
          <w:bCs/>
        </w:rPr>
        <w:t>esistono</w:t>
      </w:r>
      <w:r w:rsidR="00582412">
        <w:t xml:space="preserve"> </w:t>
      </w:r>
      <w:r w:rsidR="00582412" w:rsidRPr="00C40508">
        <w:rPr>
          <w:b/>
          <w:bCs/>
        </w:rPr>
        <w:t xml:space="preserve">CAPEC </w:t>
      </w:r>
      <w:proofErr w:type="spellStart"/>
      <w:r w:rsidR="00582412" w:rsidRPr="00C40508">
        <w:rPr>
          <w:b/>
          <w:bCs/>
        </w:rPr>
        <w:t>ids</w:t>
      </w:r>
      <w:proofErr w:type="spellEnd"/>
      <w:r w:rsidR="00582412">
        <w:t xml:space="preserve"> relativi alla CWE viene cercata la </w:t>
      </w:r>
      <w:r w:rsidR="00582412" w:rsidRPr="00C40508">
        <w:rPr>
          <w:b/>
          <w:bCs/>
        </w:rPr>
        <w:t>relazione</w:t>
      </w:r>
      <w:r w:rsidR="00582412">
        <w:t xml:space="preserve"> tra questi e gli </w:t>
      </w:r>
      <w:proofErr w:type="spellStart"/>
      <w:r w:rsidR="00582412">
        <w:t>attack</w:t>
      </w:r>
      <w:proofErr w:type="spellEnd"/>
      <w:r w:rsidR="00582412">
        <w:t xml:space="preserve"> patterns del </w:t>
      </w:r>
      <w:r w:rsidR="00582412" w:rsidRPr="00C40508">
        <w:rPr>
          <w:b/>
          <w:bCs/>
        </w:rPr>
        <w:t>framework ATT&amp;CK</w:t>
      </w:r>
      <w:r w:rsidR="00774E0E">
        <w:rPr>
          <w:b/>
          <w:bCs/>
        </w:rPr>
        <w:t xml:space="preserve"> </w:t>
      </w:r>
      <w:r w:rsidR="00774E0E">
        <w:t xml:space="preserve">all’interno del file </w:t>
      </w:r>
      <w:proofErr w:type="spellStart"/>
      <w:r w:rsidR="00774E0E" w:rsidRPr="00774E0E">
        <w:rPr>
          <w:i/>
          <w:iCs/>
        </w:rPr>
        <w:t>mapped-capec.json</w:t>
      </w:r>
      <w:proofErr w:type="spellEnd"/>
      <w:r w:rsidR="00774E0E">
        <w:t xml:space="preserve"> (figura 13) e restituita se trovata</w:t>
      </w:r>
      <w:r w:rsidR="00582412">
        <w:t>,</w:t>
      </w:r>
    </w:p>
    <w:p w14:paraId="7D69D4FD" w14:textId="743A2E42" w:rsidR="00C40508" w:rsidRDefault="00582412" w:rsidP="00582412">
      <w:pPr>
        <w:pStyle w:val="Paragrafoelenco"/>
        <w:numPr>
          <w:ilvl w:val="2"/>
          <w:numId w:val="43"/>
        </w:numPr>
      </w:pPr>
      <w:r>
        <w:t xml:space="preserve">se l’ultima relazione </w:t>
      </w:r>
      <w:r w:rsidRPr="00C40508">
        <w:rPr>
          <w:b/>
          <w:bCs/>
        </w:rPr>
        <w:t>non è presente</w:t>
      </w:r>
      <w:r w:rsidR="00774E0E">
        <w:rPr>
          <w:b/>
          <w:bCs/>
        </w:rPr>
        <w:t xml:space="preserve"> </w:t>
      </w:r>
      <w:r w:rsidR="00774E0E">
        <w:t>nel relativo file history</w:t>
      </w:r>
      <w:r w:rsidR="00C40508">
        <w:t>,</w:t>
      </w:r>
    </w:p>
    <w:p w14:paraId="63A51DD3" w14:textId="509D68F4" w:rsidR="00582412" w:rsidRDefault="00582412" w:rsidP="00C40508">
      <w:pPr>
        <w:pStyle w:val="Paragrafoelenco"/>
        <w:numPr>
          <w:ilvl w:val="3"/>
          <w:numId w:val="43"/>
        </w:numPr>
      </w:pPr>
      <w:r>
        <w:t xml:space="preserve">viene effettua una </w:t>
      </w:r>
      <w:r w:rsidRPr="00B8518B">
        <w:rPr>
          <w:b/>
          <w:bCs/>
        </w:rPr>
        <w:t>query</w:t>
      </w:r>
      <w:r>
        <w:t xml:space="preserve"> </w:t>
      </w:r>
      <w:r w:rsidR="00B8518B" w:rsidRPr="00B8518B">
        <w:rPr>
          <w:b/>
          <w:bCs/>
        </w:rPr>
        <w:t>ad un LLM</w:t>
      </w:r>
      <w:r w:rsidR="00C40508">
        <w:t>,</w:t>
      </w:r>
      <w:r>
        <w:t xml:space="preserve"> per creare il mapping</w:t>
      </w:r>
      <w:r w:rsidR="00C40508">
        <w:t xml:space="preserve"> con i CAPEC </w:t>
      </w:r>
      <w:proofErr w:type="spellStart"/>
      <w:r w:rsidR="00C40508">
        <w:t>ids</w:t>
      </w:r>
      <w:proofErr w:type="spellEnd"/>
      <w:r>
        <w:t xml:space="preserve"> e salvarlo in </w:t>
      </w:r>
      <w:proofErr w:type="spellStart"/>
      <w:r w:rsidRPr="00582412">
        <w:rPr>
          <w:i/>
          <w:iCs/>
        </w:rPr>
        <w:t>mapped-capec.json</w:t>
      </w:r>
      <w:proofErr w:type="spellEnd"/>
      <w:r>
        <w:rPr>
          <w:i/>
          <w:iCs/>
        </w:rPr>
        <w:t xml:space="preserve"> </w:t>
      </w:r>
      <w:r>
        <w:t>(figura 1</w:t>
      </w:r>
      <w:r w:rsidR="00681606">
        <w:t>3</w:t>
      </w:r>
      <w:r>
        <w:t>)</w:t>
      </w:r>
      <w:r w:rsidR="00C40508">
        <w:t>.</w:t>
      </w:r>
    </w:p>
    <w:p w14:paraId="293325FA" w14:textId="5D7BD251" w:rsidR="00BB5FD5" w:rsidRDefault="00C40508" w:rsidP="00BB5FD5">
      <w:pPr>
        <w:pStyle w:val="Paragrafoelenco"/>
        <w:numPr>
          <w:ilvl w:val="1"/>
          <w:numId w:val="43"/>
        </w:numPr>
      </w:pPr>
      <w:r>
        <w:t xml:space="preserve">Se </w:t>
      </w:r>
      <w:r w:rsidRPr="00C40508">
        <w:rPr>
          <w:b/>
          <w:bCs/>
        </w:rPr>
        <w:t>non</w:t>
      </w:r>
      <w:r>
        <w:t xml:space="preserve"> </w:t>
      </w:r>
      <w:r w:rsidRPr="00C40508">
        <w:rPr>
          <w:b/>
          <w:bCs/>
        </w:rPr>
        <w:t xml:space="preserve">vi sono CAPEC </w:t>
      </w:r>
      <w:proofErr w:type="spellStart"/>
      <w:r w:rsidRPr="00C40508">
        <w:rPr>
          <w:b/>
          <w:bCs/>
        </w:rPr>
        <w:t>ids</w:t>
      </w:r>
      <w:proofErr w:type="spellEnd"/>
      <w:r>
        <w:t xml:space="preserve"> relativi alla vulnerabilità allora viene effettuata una </w:t>
      </w:r>
      <w:r w:rsidRPr="00B8518B">
        <w:rPr>
          <w:b/>
          <w:bCs/>
        </w:rPr>
        <w:t>richiesta</w:t>
      </w:r>
      <w:r>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rsidR="00B8518B">
        <w:t xml:space="preserve"> </w:t>
      </w:r>
      <w:r>
        <w:t xml:space="preserve">al fine di ottenere la relazione tra la CWE e gli </w:t>
      </w:r>
      <w:proofErr w:type="spellStart"/>
      <w:r>
        <w:t>attack</w:t>
      </w:r>
      <w:proofErr w:type="spellEnd"/>
      <w:r>
        <w:t xml:space="preserve"> patterns MITRE, successivamente salvata nel file </w:t>
      </w:r>
      <w:proofErr w:type="spellStart"/>
      <w:r w:rsidRPr="00C40508">
        <w:rPr>
          <w:i/>
          <w:iCs/>
        </w:rPr>
        <w:t>mapped-cwe.json</w:t>
      </w:r>
      <w:proofErr w:type="spellEnd"/>
      <w:r w:rsidR="00BB5FD5">
        <w:rPr>
          <w:i/>
          <w:iCs/>
        </w:rPr>
        <w:t xml:space="preserve"> </w:t>
      </w:r>
      <w:r w:rsidR="00BB5FD5">
        <w:t>(figura 1</w:t>
      </w:r>
      <w:r w:rsidR="00681606">
        <w:t>3</w:t>
      </w:r>
      <w:r w:rsidR="00BB5FD5">
        <w:t>)</w:t>
      </w:r>
      <w:r>
        <w:t>.</w:t>
      </w:r>
    </w:p>
    <w:p w14:paraId="566DB134" w14:textId="337D9930" w:rsidR="00BB5FD5" w:rsidRDefault="00BB5FD5" w:rsidP="00BB5FD5">
      <w:r>
        <w:lastRenderedPageBreak/>
        <w:t xml:space="preserve">Nel caso in cui la vulnerabilità cercata sia una </w:t>
      </w:r>
      <w:r w:rsidRPr="00BB5FD5">
        <w:rPr>
          <w:b/>
          <w:bCs/>
        </w:rPr>
        <w:t>CVE</w:t>
      </w:r>
      <w:r>
        <w:t>:</w:t>
      </w:r>
    </w:p>
    <w:p w14:paraId="746A99FB" w14:textId="3E9870B7" w:rsidR="00BB5FD5" w:rsidRDefault="00BB5FD5" w:rsidP="00BB5FD5">
      <w:pPr>
        <w:pStyle w:val="Paragrafoelenco"/>
        <w:numPr>
          <w:ilvl w:val="0"/>
          <w:numId w:val="44"/>
        </w:numPr>
      </w:pPr>
      <w:r>
        <w:t xml:space="preserve">Viene verificata la presenza di quest’ultima all’interno del file </w:t>
      </w:r>
      <w:proofErr w:type="spellStart"/>
      <w:r w:rsidRPr="00BB5FD5">
        <w:rPr>
          <w:b/>
          <w:bCs/>
          <w:i/>
          <w:iCs/>
        </w:rPr>
        <w:t>mapped-cve.json</w:t>
      </w:r>
      <w:proofErr w:type="spellEnd"/>
      <w:r>
        <w:rPr>
          <w:i/>
          <w:iCs/>
        </w:rPr>
        <w:t xml:space="preserve"> </w:t>
      </w:r>
      <w:r>
        <w:t>(figura 1</w:t>
      </w:r>
      <w:r w:rsidR="00681606">
        <w:t>3</w:t>
      </w:r>
      <w:r>
        <w:t xml:space="preserve">), in cui vengono salvate le relazioni </w:t>
      </w:r>
      <w:r w:rsidR="007F4FDC">
        <w:t>precedentemente</w:t>
      </w:r>
      <w:r>
        <w:t xml:space="preserve"> cercate al fine di minimizzare il tempo di risposta del sistema.</w:t>
      </w:r>
    </w:p>
    <w:p w14:paraId="020C5CE6" w14:textId="1CD1F77E" w:rsidR="00BB5FD5" w:rsidRDefault="00BB5FD5" w:rsidP="00BB5FD5">
      <w:pPr>
        <w:pStyle w:val="Paragrafoelenco"/>
        <w:numPr>
          <w:ilvl w:val="0"/>
          <w:numId w:val="44"/>
        </w:numPr>
      </w:pPr>
      <w:r>
        <w:t xml:space="preserve">Se la relazione è presente viene </w:t>
      </w:r>
      <w:r w:rsidRPr="00B8518B">
        <w:rPr>
          <w:b/>
          <w:bCs/>
        </w:rPr>
        <w:t>restituita</w:t>
      </w:r>
      <w:r>
        <w:t xml:space="preserve"> </w:t>
      </w:r>
      <w:r w:rsidR="007F4FDC">
        <w:t>immediatamente</w:t>
      </w:r>
      <w:r>
        <w:t>,</w:t>
      </w:r>
    </w:p>
    <w:p w14:paraId="126FCE1D" w14:textId="7ED54893" w:rsidR="00BB5FD5" w:rsidRDefault="00BB5FD5" w:rsidP="00BB5FD5">
      <w:pPr>
        <w:pStyle w:val="Paragrafoelenco"/>
        <w:numPr>
          <w:ilvl w:val="0"/>
          <w:numId w:val="44"/>
        </w:numPr>
      </w:pPr>
      <w:r>
        <w:t xml:space="preserve">altrimenti se </w:t>
      </w:r>
      <w:r w:rsidRPr="00B8518B">
        <w:rPr>
          <w:b/>
          <w:bCs/>
        </w:rPr>
        <w:t>non è presente</w:t>
      </w:r>
      <w:r>
        <w:t xml:space="preserve">, viene effettuata la ricerca della CVE all’interno del framework </w:t>
      </w:r>
      <w:r w:rsidRPr="00B8518B">
        <w:rPr>
          <w:b/>
          <w:bCs/>
        </w:rPr>
        <w:t>MAPPING</w:t>
      </w:r>
      <w:r>
        <w:t xml:space="preserve"> </w:t>
      </w:r>
      <w:r w:rsidRPr="00B8518B">
        <w:rPr>
          <w:b/>
          <w:bCs/>
        </w:rPr>
        <w:t>EXPLORER</w:t>
      </w:r>
      <w:r>
        <w:t>.</w:t>
      </w:r>
    </w:p>
    <w:p w14:paraId="574E35E6" w14:textId="36C615EF" w:rsidR="00BB5FD5" w:rsidRDefault="00AA1837" w:rsidP="00BB5FD5">
      <w:pPr>
        <w:pStyle w:val="Paragrafoelenco"/>
        <w:numPr>
          <w:ilvl w:val="1"/>
          <w:numId w:val="44"/>
        </w:numPr>
      </w:pPr>
      <w:r>
        <w:t>Qual ora</w:t>
      </w:r>
      <w:r w:rsidR="00BB5FD5">
        <w:t xml:space="preserve"> la relazione sia </w:t>
      </w:r>
      <w:r w:rsidR="00BB5FD5" w:rsidRPr="00B8518B">
        <w:rPr>
          <w:b/>
          <w:bCs/>
        </w:rPr>
        <w:t>presente</w:t>
      </w:r>
      <w:r w:rsidR="00BB5FD5">
        <w:t xml:space="preserve"> all’interno del framework, viene </w:t>
      </w:r>
      <w:r w:rsidR="00BB4FAA">
        <w:t xml:space="preserve">salvata nel file </w:t>
      </w:r>
      <w:proofErr w:type="spellStart"/>
      <w:r w:rsidR="00BB4FAA">
        <w:rPr>
          <w:i/>
          <w:iCs/>
        </w:rPr>
        <w:t>mapped-cve.json</w:t>
      </w:r>
      <w:proofErr w:type="spellEnd"/>
      <w:r w:rsidR="00BB4FAA">
        <w:rPr>
          <w:i/>
          <w:iCs/>
        </w:rPr>
        <w:t xml:space="preserve"> </w:t>
      </w:r>
      <w:r w:rsidR="00BB4FAA">
        <w:t>(figura 1</w:t>
      </w:r>
      <w:r w:rsidR="00681606">
        <w:t>3</w:t>
      </w:r>
      <w:r w:rsidR="00BB4FAA">
        <w:t>), diminuendo i tempi di risposta per la medesima ricerca e successivamente</w:t>
      </w:r>
      <w:r w:rsidR="00BB5FD5">
        <w:t xml:space="preserve"> </w:t>
      </w:r>
      <w:r w:rsidR="00BB5FD5" w:rsidRPr="00B8518B">
        <w:rPr>
          <w:b/>
          <w:bCs/>
        </w:rPr>
        <w:t>restituita</w:t>
      </w:r>
      <w:r w:rsidR="00BB5FD5">
        <w:t>,</w:t>
      </w:r>
    </w:p>
    <w:p w14:paraId="6E051551" w14:textId="002679CA" w:rsidR="00BB5FD5" w:rsidRDefault="00BB4FAA" w:rsidP="00BB5FD5">
      <w:pPr>
        <w:pStyle w:val="Paragrafoelenco"/>
        <w:numPr>
          <w:ilvl w:val="1"/>
          <w:numId w:val="44"/>
        </w:numPr>
      </w:pPr>
      <w:r>
        <w:t>a</w:t>
      </w:r>
      <w:r w:rsidR="00BB5FD5">
        <w:t xml:space="preserve">ltrimenti vengono </w:t>
      </w:r>
      <w:r w:rsidR="00BB5FD5" w:rsidRPr="00B8518B">
        <w:rPr>
          <w:b/>
          <w:bCs/>
        </w:rPr>
        <w:t>cercate</w:t>
      </w:r>
      <w:r w:rsidR="00BB5FD5">
        <w:t xml:space="preserve"> le </w:t>
      </w:r>
      <w:proofErr w:type="spellStart"/>
      <w:r w:rsidR="00BB5FD5" w:rsidRPr="00B8518B">
        <w:rPr>
          <w:b/>
          <w:bCs/>
        </w:rPr>
        <w:t>CWEs</w:t>
      </w:r>
      <w:proofErr w:type="spellEnd"/>
      <w:r w:rsidR="00BB5FD5">
        <w:t xml:space="preserve"> relative alla CVE</w:t>
      </w:r>
      <w:r>
        <w:t>.</w:t>
      </w:r>
    </w:p>
    <w:p w14:paraId="3FA9CF98" w14:textId="3E1C9EED" w:rsidR="00BB5FD5" w:rsidRDefault="00BB4FAA" w:rsidP="00BB5FD5">
      <w:pPr>
        <w:pStyle w:val="Paragrafoelenco"/>
        <w:numPr>
          <w:ilvl w:val="2"/>
          <w:numId w:val="44"/>
        </w:numPr>
      </w:pPr>
      <w:r>
        <w:t>S</w:t>
      </w:r>
      <w:r w:rsidR="00BB5FD5">
        <w:t xml:space="preserve">e quest’ultima relazione è presente viene ripreso il </w:t>
      </w:r>
      <w:r w:rsidR="00BB5FD5" w:rsidRPr="00B8518B">
        <w:rPr>
          <w:b/>
          <w:bCs/>
        </w:rPr>
        <w:t>percorso</w:t>
      </w:r>
      <w:r w:rsidR="00BB5FD5">
        <w:t xml:space="preserve"> di mapping di una CWE </w:t>
      </w:r>
      <w:r w:rsidR="00BB5FD5" w:rsidRPr="00B8518B">
        <w:rPr>
          <w:b/>
          <w:bCs/>
        </w:rPr>
        <w:t>precedentemente</w:t>
      </w:r>
      <w:r w:rsidR="00BB5FD5">
        <w:t xml:space="preserve"> descritto</w:t>
      </w:r>
      <w:r>
        <w:t xml:space="preserve">, salvando la nuova relazione in </w:t>
      </w:r>
      <w:proofErr w:type="spellStart"/>
      <w:r>
        <w:rPr>
          <w:i/>
          <w:iCs/>
        </w:rPr>
        <w:t>mapped-cve.json</w:t>
      </w:r>
      <w:proofErr w:type="spellEnd"/>
      <w:r>
        <w:t xml:space="preserve"> (figura 1</w:t>
      </w:r>
      <w:r w:rsidR="00681606">
        <w:t>3</w:t>
      </w:r>
      <w:r>
        <w:t>).</w:t>
      </w:r>
    </w:p>
    <w:p w14:paraId="1F50A642" w14:textId="33B6B41E" w:rsidR="00BB4FAA" w:rsidRDefault="00BB4FAA" w:rsidP="00BB4FAA">
      <w:pPr>
        <w:pStyle w:val="Paragrafoelenco"/>
        <w:numPr>
          <w:ilvl w:val="1"/>
          <w:numId w:val="44"/>
        </w:numPr>
        <w:jc w:val="left"/>
      </w:pPr>
      <w:r>
        <w:t xml:space="preserve">Tuttavia </w:t>
      </w:r>
      <w:r w:rsidRPr="00B8518B">
        <w:rPr>
          <w:b/>
          <w:bCs/>
        </w:rPr>
        <w:t xml:space="preserve">se non vi sono </w:t>
      </w:r>
      <w:proofErr w:type="spellStart"/>
      <w:r w:rsidRPr="00B8518B">
        <w:rPr>
          <w:b/>
          <w:bCs/>
        </w:rPr>
        <w:t>CWEs</w:t>
      </w:r>
      <w:proofErr w:type="spellEnd"/>
      <w:r>
        <w:t xml:space="preserve"> relative alla CVE, viene effettuata una </w:t>
      </w:r>
      <w:r w:rsidRPr="00B8518B">
        <w:rPr>
          <w:b/>
          <w:bCs/>
        </w:rPr>
        <w:t>richiesta</w:t>
      </w:r>
      <w:r w:rsidR="00B8518B" w:rsidRPr="00B8518B">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t xml:space="preserve">, </w:t>
      </w:r>
      <w:r w:rsidR="00774E0E">
        <w:t>ottenendo</w:t>
      </w:r>
      <w:r>
        <w:t xml:space="preserve"> gli </w:t>
      </w:r>
      <w:proofErr w:type="spellStart"/>
      <w:r>
        <w:t>attack</w:t>
      </w:r>
      <w:proofErr w:type="spellEnd"/>
      <w:r>
        <w:t xml:space="preserve"> patterns MITRE relativi alla vulnerabilità in questione, salvando il mapping in </w:t>
      </w:r>
      <w:proofErr w:type="spellStart"/>
      <w:r>
        <w:rPr>
          <w:i/>
          <w:iCs/>
        </w:rPr>
        <w:t>mapped-cve.json</w:t>
      </w:r>
      <w:proofErr w:type="spellEnd"/>
      <w:r>
        <w:rPr>
          <w:i/>
          <w:iCs/>
        </w:rPr>
        <w:t xml:space="preserve"> </w:t>
      </w:r>
      <w:r>
        <w:t>(figura 1</w:t>
      </w:r>
      <w:r w:rsidR="00681606">
        <w:t>3</w:t>
      </w:r>
      <w:r>
        <w:t xml:space="preserve">) </w:t>
      </w:r>
      <w:r w:rsidR="00774E0E">
        <w:t xml:space="preserve">e </w:t>
      </w:r>
      <w:r w:rsidR="00F663FE">
        <w:t>successivamente</w:t>
      </w:r>
      <w:r>
        <w:t xml:space="preserve"> restituito.</w:t>
      </w:r>
    </w:p>
    <w:p w14:paraId="3EE03777" w14:textId="357173FB" w:rsidR="00BB5FD5" w:rsidRDefault="00BB4FAA" w:rsidP="00BB5FD5">
      <w:r>
        <w:t>Riassumendo, viene effettuata prima la ricerca negli appositi file di history</w:t>
      </w:r>
      <w:r w:rsidR="00774E0E">
        <w:t xml:space="preserve"> (figura 13)</w:t>
      </w:r>
      <w:r>
        <w:t xml:space="preserve">, </w:t>
      </w:r>
      <w:r w:rsidR="007F4FDC">
        <w:t>qual ora</w:t>
      </w:r>
      <w:r>
        <w:t xml:space="preserve"> la relazione non fosse presente </w:t>
      </w:r>
      <w:r>
        <w:lastRenderedPageBreak/>
        <w:t xml:space="preserve">vengono verificate le relazioni tra le vulnerabilità e </w:t>
      </w:r>
      <w:proofErr w:type="spellStart"/>
      <w:r>
        <w:t>TTPs</w:t>
      </w:r>
      <w:proofErr w:type="spellEnd"/>
      <w:r>
        <w:t xml:space="preserve"> precedentemente mappate dalla CTI, salvate e restituite. Inoltre ad</w:t>
      </w:r>
      <w:r w:rsidR="00BB5FD5">
        <w:t xml:space="preserve"> ogni nuovo mapping riscontrato il </w:t>
      </w:r>
      <w:r w:rsidR="007F4FDC">
        <w:t>sistema</w:t>
      </w:r>
      <w:r w:rsidR="00BB5FD5">
        <w:t xml:space="preserve"> memorizza negli appositi file JSON sia le singole relazioni, che servono ad ottenere la relazione finale con la vulnerabilità, come nel caso dei </w:t>
      </w:r>
      <w:proofErr w:type="spellStart"/>
      <w:r w:rsidR="00BB5FD5">
        <w:t>CAPECs</w:t>
      </w:r>
      <w:proofErr w:type="spellEnd"/>
      <w:r w:rsidR="00BB5FD5">
        <w:t xml:space="preserve">, sia la </w:t>
      </w:r>
      <w:r>
        <w:t xml:space="preserve">stessa </w:t>
      </w:r>
      <w:r w:rsidR="00BB5FD5">
        <w:t xml:space="preserve">relazione </w:t>
      </w:r>
      <w:r w:rsidR="00774E0E">
        <w:t>iniziale</w:t>
      </w:r>
      <w:r w:rsidR="00BB5FD5">
        <w:t xml:space="preserve"> cercata.</w:t>
      </w:r>
      <w:r>
        <w:t xml:space="preserve"> </w:t>
      </w:r>
    </w:p>
    <w:p w14:paraId="7D989F82" w14:textId="00A55507" w:rsidR="000001EB" w:rsidRDefault="00BB4FAA" w:rsidP="00BB5FD5">
      <w:r>
        <w:t>Le relazioni tra CVE/CWE</w:t>
      </w:r>
      <w:r w:rsidR="005B5186">
        <w:t>/CAPEC</w:t>
      </w:r>
      <w:r>
        <w:t xml:space="preserve"> con le </w:t>
      </w:r>
      <w:proofErr w:type="spellStart"/>
      <w:r>
        <w:t>TTPs</w:t>
      </w:r>
      <w:proofErr w:type="spellEnd"/>
      <w:r>
        <w:t xml:space="preserve"> di ATT&amp;CK e ATLAS</w:t>
      </w:r>
      <w:r w:rsidR="000001EB">
        <w:t xml:space="preserve"> vengono salvate seguendo lo stesso approccio del framework MAPPING EXPLORER ma inserendo le tecniche</w:t>
      </w:r>
      <w:r w:rsidR="00426FFD">
        <w:t xml:space="preserve"> sempre</w:t>
      </w:r>
      <w:r w:rsidR="000001EB">
        <w:t xml:space="preserve"> nella classe “</w:t>
      </w:r>
      <w:proofErr w:type="spellStart"/>
      <w:r w:rsidR="000001EB">
        <w:rPr>
          <w:i/>
          <w:iCs/>
        </w:rPr>
        <w:t>uncategorized</w:t>
      </w:r>
      <w:proofErr w:type="spellEnd"/>
      <w:r w:rsidR="000001EB">
        <w:rPr>
          <w:i/>
          <w:iCs/>
        </w:rPr>
        <w:t>”</w:t>
      </w:r>
      <w:r w:rsidR="005B5186">
        <w:t xml:space="preserve"> (nel caso di CVE o CWE)</w:t>
      </w:r>
      <w:r w:rsidR="000001EB">
        <w:rPr>
          <w:i/>
          <w:iCs/>
        </w:rPr>
        <w:t xml:space="preserve"> </w:t>
      </w:r>
      <w:r w:rsidR="000001EB">
        <w:t xml:space="preserve">e salvando la fonte da cui proviene la relazione ottenuta (figura </w:t>
      </w:r>
      <w:r w:rsidR="00075848">
        <w:t>2</w:t>
      </w:r>
      <w:r w:rsidR="00FD64A4">
        <w:t>2</w:t>
      </w:r>
      <w:r w:rsidR="000001EB">
        <w:t>).</w:t>
      </w:r>
    </w:p>
    <w:p w14:paraId="616018EF" w14:textId="05232F82" w:rsidR="000001EB" w:rsidRDefault="000001EB" w:rsidP="00BB5FD5">
      <w:r>
        <w:t>Le possibili fonti dipendono da come viene ottenuta la relazione e sono:</w:t>
      </w:r>
    </w:p>
    <w:p w14:paraId="31E24CF1" w14:textId="548BFA06" w:rsidR="000001EB" w:rsidRDefault="000001EB" w:rsidP="000001EB">
      <w:pPr>
        <w:pStyle w:val="Paragrafoelenco"/>
        <w:numPr>
          <w:ilvl w:val="0"/>
          <w:numId w:val="45"/>
        </w:numPr>
      </w:pPr>
      <w:r w:rsidRPr="000001EB">
        <w:rPr>
          <w:b/>
          <w:bCs/>
        </w:rPr>
        <w:t>MAPPING_EXPLORER</w:t>
      </w:r>
      <w:r>
        <w:t>, se provengono dal medesimo framework;</w:t>
      </w:r>
    </w:p>
    <w:p w14:paraId="190389EE" w14:textId="4342275D" w:rsidR="000001EB" w:rsidRDefault="000001EB" w:rsidP="000001EB">
      <w:pPr>
        <w:pStyle w:val="Paragrafoelenco"/>
        <w:numPr>
          <w:ilvl w:val="0"/>
          <w:numId w:val="45"/>
        </w:numPr>
      </w:pPr>
      <w:r w:rsidRPr="000001EB">
        <w:rPr>
          <w:b/>
          <w:bCs/>
        </w:rPr>
        <w:t>CAPEC</w:t>
      </w:r>
      <w:r>
        <w:t>, se sono ottenute tramite la relazione tra CWE e CAPEC id;</w:t>
      </w:r>
    </w:p>
    <w:p w14:paraId="69C9420E" w14:textId="17A5BFFB" w:rsidR="000001EB" w:rsidRDefault="000001EB" w:rsidP="000001EB">
      <w:pPr>
        <w:pStyle w:val="Paragrafoelenco"/>
        <w:numPr>
          <w:ilvl w:val="0"/>
          <w:numId w:val="45"/>
        </w:numPr>
      </w:pPr>
      <w:r w:rsidRPr="000001EB">
        <w:rPr>
          <w:b/>
          <w:bCs/>
        </w:rPr>
        <w:t>REQUEST_CAPEC</w:t>
      </w:r>
      <w:r>
        <w:t xml:space="preserve">, </w:t>
      </w:r>
      <w:r w:rsidR="007F4FDC">
        <w:t>qual ora</w:t>
      </w:r>
      <w:r>
        <w:t xml:space="preserve"> la relazione sia ottenuta tramite la richiesta </w:t>
      </w:r>
      <w:r w:rsidR="00B8518B">
        <w:t>ad un LLM</w:t>
      </w:r>
      <w:r>
        <w:t xml:space="preserve"> delle </w:t>
      </w:r>
      <w:proofErr w:type="spellStart"/>
      <w:r>
        <w:t>TTPs</w:t>
      </w:r>
      <w:proofErr w:type="spellEnd"/>
      <w:r>
        <w:t xml:space="preserve"> relative ad un CAPEC;</w:t>
      </w:r>
    </w:p>
    <w:p w14:paraId="39009CDD" w14:textId="5C3E9BD5" w:rsidR="000001EB" w:rsidRDefault="000001EB" w:rsidP="000001EB">
      <w:pPr>
        <w:pStyle w:val="Paragrafoelenco"/>
        <w:numPr>
          <w:ilvl w:val="0"/>
          <w:numId w:val="45"/>
        </w:numPr>
      </w:pPr>
      <w:r w:rsidRPr="000001EB">
        <w:rPr>
          <w:b/>
          <w:bCs/>
        </w:rPr>
        <w:t>REQUEST_CWE</w:t>
      </w:r>
      <w:r>
        <w:t xml:space="preserve">, </w:t>
      </w:r>
      <w:r w:rsidR="007F4FDC">
        <w:t>qual ora</w:t>
      </w:r>
      <w:r>
        <w:t xml:space="preserve"> la relazione sia ottenuta tramite la richiesta </w:t>
      </w:r>
      <w:r w:rsidR="00B8518B">
        <w:t>ad un LLM</w:t>
      </w:r>
      <w:r>
        <w:t xml:space="preserve"> delle </w:t>
      </w:r>
      <w:proofErr w:type="spellStart"/>
      <w:r>
        <w:t>TTPs</w:t>
      </w:r>
      <w:proofErr w:type="spellEnd"/>
      <w:r>
        <w:t xml:space="preserve"> relative ad una CWE;</w:t>
      </w:r>
    </w:p>
    <w:p w14:paraId="1D7309DC" w14:textId="557EFD62" w:rsidR="000001EB" w:rsidRDefault="000001EB" w:rsidP="000001EB">
      <w:pPr>
        <w:pStyle w:val="Paragrafoelenco"/>
        <w:numPr>
          <w:ilvl w:val="0"/>
          <w:numId w:val="45"/>
        </w:numPr>
      </w:pPr>
      <w:r w:rsidRPr="000001EB">
        <w:rPr>
          <w:b/>
          <w:bCs/>
        </w:rPr>
        <w:t>REQUEST_CVE</w:t>
      </w:r>
      <w:r>
        <w:t xml:space="preserve">, </w:t>
      </w:r>
      <w:r w:rsidR="007F4FDC">
        <w:t>qual ora</w:t>
      </w:r>
      <w:r>
        <w:t xml:space="preserve"> la relazione sia ottenuta tramite la richiesta </w:t>
      </w:r>
      <w:r w:rsidR="00B8518B">
        <w:t xml:space="preserve">ad un LLM </w:t>
      </w:r>
      <w:r>
        <w:t xml:space="preserve">delle </w:t>
      </w:r>
      <w:proofErr w:type="spellStart"/>
      <w:r>
        <w:t>TTPs</w:t>
      </w:r>
      <w:proofErr w:type="spellEnd"/>
      <w:r>
        <w:t xml:space="preserve"> relative ad una CVE.</w:t>
      </w:r>
    </w:p>
    <w:p w14:paraId="03CB712C" w14:textId="77777777" w:rsidR="00774E0E" w:rsidRDefault="00774E0E" w:rsidP="00774E0E"/>
    <w:p w14:paraId="0A28FB37" w14:textId="7F286EF0" w:rsidR="00FD64A4" w:rsidRDefault="00FD64A4" w:rsidP="00FD64A4">
      <w:pPr>
        <w:pStyle w:val="Paragrafoelenco"/>
        <w:jc w:val="center"/>
      </w:pPr>
      <w:r w:rsidRPr="0062770A">
        <w:rPr>
          <w:noProof/>
        </w:rPr>
        <w:lastRenderedPageBreak/>
        <w:drawing>
          <wp:inline distT="0" distB="0" distL="0" distR="0" wp14:anchorId="67683D06" wp14:editId="66CE2DA0">
            <wp:extent cx="2480807" cy="35440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Lst>
                    </a:blip>
                    <a:stretch>
                      <a:fillRect/>
                    </a:stretch>
                  </pic:blipFill>
                  <pic:spPr>
                    <a:xfrm>
                      <a:off x="0" y="0"/>
                      <a:ext cx="2579814" cy="368545"/>
                    </a:xfrm>
                    <a:prstGeom prst="rect">
                      <a:avLst/>
                    </a:prstGeom>
                  </pic:spPr>
                </pic:pic>
              </a:graphicData>
            </a:graphic>
          </wp:inline>
        </w:drawing>
      </w:r>
      <w:r>
        <w:br/>
        <w:t xml:space="preserve">Figura 20: </w:t>
      </w:r>
      <w:r w:rsidRPr="0048782A">
        <w:t>Struttura del package</w:t>
      </w:r>
      <w:r w:rsidRPr="0048782A">
        <w:br/>
      </w:r>
      <w:r w:rsidRPr="00FD64A4">
        <w:rPr>
          <w:i/>
          <w:iCs/>
        </w:rPr>
        <w:t>/stix&amp;vulnerability/src/dataProvider/container/</w:t>
      </w:r>
      <w:r>
        <w:rPr>
          <w:i/>
          <w:iCs/>
        </w:rPr>
        <w:t>mitreToV</w:t>
      </w:r>
      <w:r w:rsidRPr="00FD64A4">
        <w:rPr>
          <w:i/>
          <w:iCs/>
        </w:rPr>
        <w:t>ulnerabilityContainer</w:t>
      </w:r>
    </w:p>
    <w:p w14:paraId="69EFE055" w14:textId="77777777" w:rsidR="00E73A85" w:rsidRDefault="00E73A85" w:rsidP="00531F81">
      <w:pPr>
        <w:jc w:val="center"/>
      </w:pPr>
      <w:r>
        <w:rPr>
          <w:noProof/>
        </w:rPr>
        <w:drawing>
          <wp:inline distT="0" distB="0" distL="0" distR="0" wp14:anchorId="26C8A9B9" wp14:editId="39BC6D5C">
            <wp:extent cx="4912988" cy="32607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360" r="7928"/>
                    <a:stretch/>
                  </pic:blipFill>
                  <pic:spPr bwMode="auto">
                    <a:xfrm>
                      <a:off x="0" y="0"/>
                      <a:ext cx="4944932" cy="3281926"/>
                    </a:xfrm>
                    <a:prstGeom prst="rect">
                      <a:avLst/>
                    </a:prstGeom>
                    <a:noFill/>
                    <a:ln>
                      <a:noFill/>
                    </a:ln>
                    <a:extLst>
                      <a:ext uri="{53640926-AAD7-44D8-BBD7-CCE9431645EC}">
                        <a14:shadowObscured xmlns:a14="http://schemas.microsoft.com/office/drawing/2010/main"/>
                      </a:ext>
                    </a:extLst>
                  </pic:spPr>
                </pic:pic>
              </a:graphicData>
            </a:graphic>
          </wp:inline>
        </w:drawing>
      </w:r>
    </w:p>
    <w:p w14:paraId="075C6E63" w14:textId="73630A67" w:rsidR="00E73A85" w:rsidRDefault="00E73A85" w:rsidP="00531F81">
      <w:pPr>
        <w:jc w:val="center"/>
      </w:pPr>
      <w:r>
        <w:t>Figura 2</w:t>
      </w:r>
      <w:r w:rsidR="00FD64A4">
        <w:t>1</w:t>
      </w:r>
      <w:r>
        <w:t xml:space="preserve">: </w:t>
      </w:r>
      <w:r w:rsidR="00075848">
        <w:t xml:space="preserve">Approccio condizionale per il recupero della relazione tra vulnerabilità e MITRE </w:t>
      </w:r>
      <w:proofErr w:type="spellStart"/>
      <w:r w:rsidR="00075848">
        <w:t>TTPs</w:t>
      </w:r>
      <w:proofErr w:type="spellEnd"/>
    </w:p>
    <w:p w14:paraId="19B10B68" w14:textId="77777777" w:rsidR="00075848" w:rsidRDefault="00075848" w:rsidP="00531F81">
      <w:pPr>
        <w:jc w:val="center"/>
      </w:pPr>
    </w:p>
    <w:p w14:paraId="669FD391" w14:textId="1C22E843" w:rsidR="005B4546" w:rsidRDefault="005B4546" w:rsidP="00531F81">
      <w:pPr>
        <w:jc w:val="center"/>
      </w:pPr>
      <w:r w:rsidRPr="005B4546">
        <w:rPr>
          <w:noProof/>
        </w:rPr>
        <w:drawing>
          <wp:inline distT="0" distB="0" distL="0" distR="0" wp14:anchorId="4FE5C8A6" wp14:editId="0F4D50C8">
            <wp:extent cx="2721998" cy="15505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3364" cy="1562676"/>
                    </a:xfrm>
                    <a:prstGeom prst="rect">
                      <a:avLst/>
                    </a:prstGeom>
                  </pic:spPr>
                </pic:pic>
              </a:graphicData>
            </a:graphic>
          </wp:inline>
        </w:drawing>
      </w:r>
      <w:r w:rsidR="00531F81">
        <w:br/>
        <w:t>Figura 2</w:t>
      </w:r>
      <w:r w:rsidR="00FD64A4">
        <w:t>2</w:t>
      </w:r>
      <w:r w:rsidR="00531F81">
        <w:t xml:space="preserve">: Esempio di salvataggio del mapping </w:t>
      </w:r>
      <w:r w:rsidR="00534B3A">
        <w:t>ottenuto tramite una richiesta al modello scelto</w:t>
      </w:r>
    </w:p>
    <w:p w14:paraId="58711498" w14:textId="0E7ED0B3" w:rsidR="00130BC0" w:rsidRDefault="00130BC0" w:rsidP="00876EDC">
      <w:pPr>
        <w:pStyle w:val="Titolo6"/>
      </w:pPr>
      <w:r>
        <w:lastRenderedPageBreak/>
        <w:t>Prima strada intrapresa –</w:t>
      </w:r>
      <w:r w:rsidR="002D32C5">
        <w:t xml:space="preserve"> Modelli </w:t>
      </w:r>
      <w:proofErr w:type="spellStart"/>
      <w:r w:rsidR="002D32C5">
        <w:t>preaddestrati</w:t>
      </w:r>
      <w:proofErr w:type="spellEnd"/>
    </w:p>
    <w:p w14:paraId="4A548ADF" w14:textId="5444E2AB" w:rsidR="008D1ED7" w:rsidRDefault="00130BC0" w:rsidP="00CB2598">
      <w:r>
        <w:t xml:space="preserve">La prima strada intrapresa è stata quella di </w:t>
      </w:r>
      <w:r w:rsidR="0048380B">
        <w:t>testare</w:t>
      </w:r>
      <w:r>
        <w:t xml:space="preserve"> </w:t>
      </w:r>
      <w:r w:rsidR="00B8518B">
        <w:t xml:space="preserve">come LLM </w:t>
      </w:r>
      <w:r>
        <w:t>i modelli di machine learning descritti a stato dell’arte.</w:t>
      </w:r>
      <w:r w:rsidR="00CB2598" w:rsidRPr="006E13B2">
        <w:t xml:space="preserve"> </w:t>
      </w:r>
    </w:p>
    <w:p w14:paraId="0F46216A" w14:textId="5725244A" w:rsidR="00CB2598" w:rsidRDefault="00130BC0" w:rsidP="00CB2598">
      <w:r>
        <w:t>Tuttavia,</w:t>
      </w:r>
      <w:r w:rsidR="00CB2598">
        <w:t xml:space="preserve"> come precedentemente spiegato le loro limitazioni non permettono il </w:t>
      </w:r>
      <w:r w:rsidR="00F163A0">
        <w:t>medesimo</w:t>
      </w:r>
      <w:r w:rsidR="00CB2598">
        <w:t xml:space="preserve"> utilizzo nello sviluppo di questo applicativo. Infatti </w:t>
      </w:r>
      <w:r w:rsidR="001C3AB2">
        <w:t>in fase di testing,</w:t>
      </w:r>
      <w:r w:rsidR="00055890">
        <w:t xml:space="preserve"> ad una singola </w:t>
      </w:r>
      <w:proofErr w:type="spellStart"/>
      <w:r w:rsidR="00055890">
        <w:t>vulnerabiltà</w:t>
      </w:r>
      <w:proofErr w:type="spellEnd"/>
      <w:r w:rsidR="00055890">
        <w:t xml:space="preserve"> veniva</w:t>
      </w:r>
      <w:r w:rsidR="00F163A0">
        <w:t>no</w:t>
      </w:r>
      <w:r w:rsidR="00055890">
        <w:t xml:space="preserve"> correlat</w:t>
      </w:r>
      <w:r w:rsidR="00F163A0">
        <w:t>e</w:t>
      </w:r>
      <w:r w:rsidR="00055890">
        <w:t xml:space="preserve"> un numero troppo elevato di tecniche MITRE</w:t>
      </w:r>
      <w:r w:rsidR="00D44EC2">
        <w:t>, confermando gli svantaggi presentati</w:t>
      </w:r>
      <w:r w:rsidR="00CB2598">
        <w:t>.</w:t>
      </w:r>
    </w:p>
    <w:p w14:paraId="68D669E7" w14:textId="4242EE98" w:rsidR="001C3AB2" w:rsidRDefault="001C3AB2" w:rsidP="00CB2598">
      <w:r>
        <w:t>Il problema principale nell’utilizzo di questi LLM è che sono addestrati su dataset ridott</w:t>
      </w:r>
      <w:r w:rsidR="0048380B">
        <w:t>i</w:t>
      </w:r>
      <w:r>
        <w:t xml:space="preserve">, vista la grande </w:t>
      </w:r>
      <w:r w:rsidR="00D44EC2">
        <w:t>vastità</w:t>
      </w:r>
      <w:r>
        <w:t xml:space="preserve"> di dati dell</w:t>
      </w:r>
      <w:r w:rsidR="00F163A0">
        <w:t>e informazioni riguardanti la</w:t>
      </w:r>
      <w:r>
        <w:t xml:space="preserve"> CTI</w:t>
      </w:r>
      <w:r w:rsidR="00F163A0">
        <w:t xml:space="preserve"> e i termini specifici</w:t>
      </w:r>
      <w:r>
        <w:t>, il che li rende inutilizzabili poiché incapaci di generalizzare correttamente sui dati di apprendimento. Inoltre il framework ATT&amp;CK come ATLAS sono in continua evoluzione e questo rende i modelli in quesitone obsoleti già in poco tempo, senza un corretto e continuo aggiornamento.</w:t>
      </w:r>
    </w:p>
    <w:p w14:paraId="05A9F74A" w14:textId="2C30B43F" w:rsidR="001C3AB2" w:rsidRDefault="000A68DF" w:rsidP="00CB2598">
      <w:r>
        <w:t xml:space="preserve">Per ovviare a queste problematiche, </w:t>
      </w:r>
      <w:r w:rsidR="0048380B">
        <w:t>si è pensato di utilizzare un</w:t>
      </w:r>
      <w:r w:rsidR="00050CB1">
        <w:t xml:space="preserve">a </w:t>
      </w:r>
      <w:r>
        <w:t>IA generativa</w:t>
      </w:r>
      <w:r w:rsidR="00F163A0">
        <w:t xml:space="preserve"> </w:t>
      </w:r>
      <w:r>
        <w:t>in grado di elaborare e apprendere perfettamente qualsiasi tipo di testo. Questa funzionalità è cruciale, in quanto</w:t>
      </w:r>
      <w:r w:rsidR="00F163A0">
        <w:t xml:space="preserve">, ricevendo tramite prompt le </w:t>
      </w:r>
      <w:proofErr w:type="spellStart"/>
      <w:r w:rsidR="00F163A0">
        <w:t>TT</w:t>
      </w:r>
      <w:r w:rsidR="0048380B">
        <w:t>P</w:t>
      </w:r>
      <w:r w:rsidR="00F163A0">
        <w:t>s</w:t>
      </w:r>
      <w:proofErr w:type="spellEnd"/>
      <w:r w:rsidR="00F163A0">
        <w:t xml:space="preserve"> più recenti dei framework ATT&amp;CK e ATLAS,</w:t>
      </w:r>
      <w:r>
        <w:t xml:space="preserve"> permette al modello di rimanere aggiornato</w:t>
      </w:r>
      <w:r w:rsidR="00D44EC2">
        <w:t>. In questo modo</w:t>
      </w:r>
      <w:r>
        <w:t xml:space="preserve"> </w:t>
      </w:r>
      <w:r w:rsidR="00050CB1">
        <w:t>si possono ottenere</w:t>
      </w:r>
      <w:r>
        <w:t xml:space="preserve"> risposte attuali e precise</w:t>
      </w:r>
      <w:r w:rsidR="00D44EC2">
        <w:t xml:space="preserve"> e</w:t>
      </w:r>
      <w:r w:rsidR="00F163A0">
        <w:t xml:space="preserve"> si </w:t>
      </w:r>
      <w:r>
        <w:t xml:space="preserve">riesce a gestire efficacemente le informazioni del dominio della </w:t>
      </w:r>
      <w:r>
        <w:lastRenderedPageBreak/>
        <w:t>CTI, superando il problema dei dati obsoleti e garantendo un'accurata interpretazione e correlazione dei dati.</w:t>
      </w:r>
    </w:p>
    <w:p w14:paraId="29B5EACF" w14:textId="023E38B4" w:rsidR="00130BC0" w:rsidRDefault="00130BC0" w:rsidP="00876EDC">
      <w:pPr>
        <w:pStyle w:val="Titolo6"/>
      </w:pPr>
      <w:r>
        <w:t>Seconda strada intrapresa – Utilizzo di generative AI</w:t>
      </w:r>
    </w:p>
    <w:p w14:paraId="42FF2A44" w14:textId="4B0AFC98" w:rsidR="00182917" w:rsidRDefault="00182917" w:rsidP="00CB2598">
      <w:r>
        <w:t>La seconda soluzione</w:t>
      </w:r>
      <w:r w:rsidR="000A68DF">
        <w:t>, come preannunciato,</w:t>
      </w:r>
      <w:r>
        <w:t xml:space="preserve"> prevede l’utilizzo di una IA</w:t>
      </w:r>
      <w:r>
        <w:rPr>
          <w:rStyle w:val="Rimandonotaapidipagina"/>
        </w:rPr>
        <w:footnoteReference w:id="32"/>
      </w:r>
      <w:r>
        <w:t xml:space="preserve"> generativa, tra quelle esistenti è stata scelta </w:t>
      </w:r>
      <w:r w:rsidRPr="00B8518B">
        <w:rPr>
          <w:b/>
          <w:bCs/>
        </w:rPr>
        <w:t>GPT</w:t>
      </w:r>
      <w:r w:rsidR="00B8518B" w:rsidRPr="00B8518B">
        <w:rPr>
          <w:b/>
          <w:bCs/>
        </w:rPr>
        <w:t>4o</w:t>
      </w:r>
      <w:r>
        <w:t xml:space="preserve"> di OPENAI, ottenuta</w:t>
      </w:r>
      <w:r w:rsidR="00B8518B">
        <w:t xml:space="preserve"> e distribuita</w:t>
      </w:r>
      <w:r>
        <w:t xml:space="preserve"> tramite Microsoft Azure.</w:t>
      </w:r>
    </w:p>
    <w:p w14:paraId="6A39DEFA" w14:textId="2DFDBAE1" w:rsidR="00182917" w:rsidRDefault="00182917" w:rsidP="00CB2598">
      <w:r>
        <w:t xml:space="preserve">Per ottenere le relazioni tra </w:t>
      </w:r>
      <w:proofErr w:type="spellStart"/>
      <w:r>
        <w:t>TTPs</w:t>
      </w:r>
      <w:proofErr w:type="spellEnd"/>
      <w:r>
        <w:t xml:space="preserve"> e CVE/CWE per ogni </w:t>
      </w:r>
      <w:r w:rsidR="00AA1837">
        <w:t>mappatura</w:t>
      </w:r>
      <w:r>
        <w:t xml:space="preserve"> vengono effettuate 2 richieste a</w:t>
      </w:r>
      <w:r w:rsidR="00B8518B">
        <w:t>ll’IA generativa</w:t>
      </w:r>
      <w:r>
        <w:t>:</w:t>
      </w:r>
    </w:p>
    <w:p w14:paraId="69120BF0" w14:textId="797D879E" w:rsidR="00182917" w:rsidRDefault="00182917" w:rsidP="00182917">
      <w:pPr>
        <w:pStyle w:val="Paragrafoelenco"/>
        <w:numPr>
          <w:ilvl w:val="0"/>
          <w:numId w:val="39"/>
        </w:numPr>
      </w:pPr>
      <w:r>
        <w:t xml:space="preserve">La </w:t>
      </w:r>
      <w:r w:rsidRPr="00854E32">
        <w:rPr>
          <w:b/>
          <w:bCs/>
        </w:rPr>
        <w:t>prima</w:t>
      </w:r>
      <w:r w:rsidR="002A1A7B">
        <w:rPr>
          <w:b/>
          <w:bCs/>
        </w:rPr>
        <w:t xml:space="preserve"> richiesta</w:t>
      </w:r>
      <w:r>
        <w:t xml:space="preserve"> permette di determinare il dominio a cui la </w:t>
      </w:r>
      <w:r w:rsidR="00AA1837">
        <w:t>vulnerabilità</w:t>
      </w:r>
      <w:r>
        <w:t xml:space="preserve"> si riferisce tra i seguenti: </w:t>
      </w:r>
      <w:r w:rsidRPr="00D44EC2">
        <w:rPr>
          <w:b/>
          <w:bCs/>
        </w:rPr>
        <w:t>Enterprise</w:t>
      </w:r>
      <w:r>
        <w:t xml:space="preserve">, </w:t>
      </w:r>
      <w:r w:rsidRPr="00D44EC2">
        <w:rPr>
          <w:b/>
          <w:bCs/>
        </w:rPr>
        <w:t>ICS</w:t>
      </w:r>
      <w:r>
        <w:t xml:space="preserve">, </w:t>
      </w:r>
      <w:r w:rsidRPr="00D44EC2">
        <w:rPr>
          <w:b/>
          <w:bCs/>
        </w:rPr>
        <w:t>Mobile</w:t>
      </w:r>
      <w:r>
        <w:t xml:space="preserve"> e </w:t>
      </w:r>
      <w:proofErr w:type="spellStart"/>
      <w:r w:rsidR="00F163A0" w:rsidRPr="00D44EC2">
        <w:rPr>
          <w:b/>
          <w:bCs/>
        </w:rPr>
        <w:t>Artifical</w:t>
      </w:r>
      <w:proofErr w:type="spellEnd"/>
      <w:r w:rsidR="00F163A0">
        <w:t xml:space="preserve"> </w:t>
      </w:r>
      <w:r w:rsidR="00F163A0" w:rsidRPr="00D44EC2">
        <w:rPr>
          <w:b/>
          <w:bCs/>
        </w:rPr>
        <w:t>Intelligence</w:t>
      </w:r>
      <w:r w:rsidR="000A68DF">
        <w:t xml:space="preserve">, in modo da definire quali sono le </w:t>
      </w:r>
      <w:proofErr w:type="spellStart"/>
      <w:r w:rsidR="000A68DF">
        <w:t>TTPs</w:t>
      </w:r>
      <w:proofErr w:type="spellEnd"/>
      <w:r w:rsidR="000A68DF">
        <w:t xml:space="preserve"> su cui il modello dovrà ragionare per prendere la decisione </w:t>
      </w:r>
      <w:r w:rsidR="00D44EC2">
        <w:t>successivamente</w:t>
      </w:r>
      <w:r w:rsidR="000A68DF">
        <w:t xml:space="preserve"> richiesta</w:t>
      </w:r>
      <w:r w:rsidR="00EA090F">
        <w:t>.</w:t>
      </w:r>
    </w:p>
    <w:p w14:paraId="48718CB7" w14:textId="78F0B321" w:rsidR="00066D7B" w:rsidRDefault="00066D7B" w:rsidP="00066D7B">
      <w:pPr>
        <w:pStyle w:val="Paragrafoelenco"/>
        <w:numPr>
          <w:ilvl w:val="0"/>
          <w:numId w:val="39"/>
        </w:numPr>
      </w:pPr>
      <w:r>
        <w:t xml:space="preserve">La </w:t>
      </w:r>
      <w:r w:rsidRPr="00854E32">
        <w:rPr>
          <w:b/>
          <w:bCs/>
        </w:rPr>
        <w:t>seconda</w:t>
      </w:r>
      <w:r>
        <w:t xml:space="preserve"> </w:t>
      </w:r>
      <w:r w:rsidRPr="002A1A7B">
        <w:rPr>
          <w:b/>
          <w:bCs/>
        </w:rPr>
        <w:t>richiesta</w:t>
      </w:r>
      <w:r>
        <w:t xml:space="preserve"> utilizza la risposta ottenuta dal primo prompt per definire quale query effettuare. In base al dominio ottenuto precedentemente, viene fornito al modello un prompt che, </w:t>
      </w:r>
      <w:r w:rsidR="00B8518B">
        <w:t>tramite il ruolo di</w:t>
      </w:r>
      <w:r>
        <w:t xml:space="preserve"> "system", include tutt</w:t>
      </w:r>
      <w:r w:rsidR="00D44EC2">
        <w:t>e</w:t>
      </w:r>
      <w:r>
        <w:t xml:space="preserve"> </w:t>
      </w:r>
      <w:r w:rsidR="00E34040">
        <w:t xml:space="preserve">le tecniche </w:t>
      </w:r>
      <w:proofErr w:type="spellStart"/>
      <w:r w:rsidR="00E34040">
        <w:t>parent</w:t>
      </w:r>
      <w:proofErr w:type="spellEnd"/>
      <w:r w:rsidR="00E34040">
        <w:rPr>
          <w:rStyle w:val="Rimandonotaapidipagina"/>
        </w:rPr>
        <w:footnoteReference w:id="33"/>
      </w:r>
      <w:r>
        <w:t xml:space="preserve"> conosciut</w:t>
      </w:r>
      <w:r w:rsidR="00E34040">
        <w:t>e</w:t>
      </w:r>
      <w:r>
        <w:t xml:space="preserve"> </w:t>
      </w:r>
      <w:r>
        <w:lastRenderedPageBreak/>
        <w:t>per quel dominio</w:t>
      </w:r>
      <w:r w:rsidR="00B8518B">
        <w:t>, ognuno con il proprio ID, nome e primo paragrafo della descrizione in modo da fornire al modello le conoscenze necessarie per cercare la relazione</w:t>
      </w:r>
      <w:r>
        <w:t>. Contestualmente, come "user", viene fornita la descrizione della vulnerabilità, chiedendo al modello di restituire, in un formato JSON, la lista degli</w:t>
      </w:r>
      <w:r w:rsidR="000A68DF">
        <w:t xml:space="preserve"> id degli</w:t>
      </w:r>
      <w:r>
        <w:t xml:space="preserve"> </w:t>
      </w:r>
      <w:proofErr w:type="spellStart"/>
      <w:r>
        <w:t>attack</w:t>
      </w:r>
      <w:proofErr w:type="spellEnd"/>
      <w:r>
        <w:t>-patterns correlati.</w:t>
      </w:r>
    </w:p>
    <w:p w14:paraId="0309770A" w14:textId="03A05AAA" w:rsidR="003B5406" w:rsidRDefault="00066D7B" w:rsidP="00CB2598">
      <w:r>
        <w:t>Utilizzando quindi questi prompts</w:t>
      </w:r>
      <w:r w:rsidR="00050CB1">
        <w:t xml:space="preserve"> dalla dimensione totale di circa 18000 token</w:t>
      </w:r>
      <w:r w:rsidR="00EA090F">
        <w:t>, è possibile generare</w:t>
      </w:r>
      <w:r w:rsidR="00CB2598" w:rsidRPr="006E13B2">
        <w:t xml:space="preserve"> una nuova mappatura, la quale verrà successivamente </w:t>
      </w:r>
      <w:r w:rsidR="00CB2598" w:rsidRPr="00E0665B">
        <w:t>salvata</w:t>
      </w:r>
      <w:r w:rsidR="00CB2598" w:rsidRPr="006E13B2">
        <w:t xml:space="preserve"> nel</w:t>
      </w:r>
      <w:r w:rsidR="0065461B">
        <w:t>l’apposito file JSON in base all’approccio precedentemente descritto</w:t>
      </w:r>
      <w:r w:rsidR="00CB2598" w:rsidRPr="006E13B2">
        <w:t xml:space="preserve">. Di conseguenza, le ricerche future della stessa vulnerabilità risulteranno </w:t>
      </w:r>
      <w:r w:rsidR="0065461B">
        <w:t xml:space="preserve">meno </w:t>
      </w:r>
      <w:proofErr w:type="spellStart"/>
      <w:r w:rsidR="0065461B">
        <w:t>computazionalmente</w:t>
      </w:r>
      <w:proofErr w:type="spellEnd"/>
      <w:r w:rsidR="0065461B">
        <w:t xml:space="preserve"> </w:t>
      </w:r>
      <w:r w:rsidR="002A1A7B">
        <w:t>onerose</w:t>
      </w:r>
      <w:r w:rsidR="00CB2598" w:rsidRPr="006E13B2">
        <w:t>, grazie alla disponibilità immediata della correlazione precedentemente determinata.</w:t>
      </w:r>
    </w:p>
    <w:p w14:paraId="3510C48E" w14:textId="67EB1A5C" w:rsidR="00066D7B" w:rsidRDefault="00066D7B" w:rsidP="00E9364E">
      <w:pPr>
        <w:pStyle w:val="Titolo4"/>
      </w:pPr>
      <w:proofErr w:type="spellStart"/>
      <w:r>
        <w:t>gptAPI</w:t>
      </w:r>
      <w:proofErr w:type="spellEnd"/>
    </w:p>
    <w:p w14:paraId="6253370B" w14:textId="6522644A" w:rsidR="00ED4284" w:rsidRDefault="00ED4284" w:rsidP="00ED4284">
      <w:r>
        <w:t xml:space="preserve">Per ottenere una nuova relazione, come precedentemente descritto, viene utilizzato il modulo </w:t>
      </w:r>
      <w:proofErr w:type="spellStart"/>
      <w:r w:rsidRPr="00050CB1">
        <w:rPr>
          <w:b/>
          <w:bCs/>
        </w:rPr>
        <w:t>gptAPI</w:t>
      </w:r>
      <w:proofErr w:type="spellEnd"/>
      <w:r>
        <w:t xml:space="preserve">. </w:t>
      </w:r>
      <w:r w:rsidR="00050CB1">
        <w:t>Il presente modulo c</w:t>
      </w:r>
      <w:r>
        <w:t>onsente di comunicare con il modello distribuito tramite Microsoft Azure</w:t>
      </w:r>
      <w:r w:rsidR="00050CB1">
        <w:t xml:space="preserve">, attraverso la classe </w:t>
      </w:r>
      <w:r w:rsidRPr="00ED4284">
        <w:rPr>
          <w:b/>
          <w:bCs/>
        </w:rPr>
        <w:t>GPT_API</w:t>
      </w:r>
      <w:r w:rsidR="00050CB1">
        <w:t>, la quale</w:t>
      </w:r>
      <w:r>
        <w:t xml:space="preserve"> </w:t>
      </w:r>
      <w:r w:rsidR="00050CB1">
        <w:t>fornisce</w:t>
      </w:r>
      <w:r>
        <w:t xml:space="preserve"> le funzioni per effettuare </w:t>
      </w:r>
      <w:r w:rsidR="00050CB1">
        <w:t>richiesta</w:t>
      </w:r>
      <w:r>
        <w:t xml:space="preserve"> delle due query descritte in precedenza.</w:t>
      </w:r>
    </w:p>
    <w:p w14:paraId="4EA44E29" w14:textId="14CE0A74" w:rsidR="00C77CF1" w:rsidRDefault="00C77CF1" w:rsidP="00E9364E">
      <w:pPr>
        <w:pStyle w:val="Titolo4"/>
      </w:pPr>
      <w:r>
        <w:lastRenderedPageBreak/>
        <w:t xml:space="preserve">PDF </w:t>
      </w:r>
      <w:r w:rsidR="00AE24D3">
        <w:t>Utility</w:t>
      </w:r>
    </w:p>
    <w:p w14:paraId="0E81D0D0" w14:textId="1BFF1A1A" w:rsidR="00AE24D3" w:rsidRDefault="00C77CF1" w:rsidP="00C77CF1">
      <w:r>
        <w:t xml:space="preserve">Nel container </w:t>
      </w:r>
      <w:proofErr w:type="spellStart"/>
      <w:r w:rsidR="004B0234">
        <w:t>stix&amp;vulnerability</w:t>
      </w:r>
      <w:proofErr w:type="spellEnd"/>
      <w:r>
        <w:t xml:space="preserve"> vi è anche un </w:t>
      </w:r>
      <w:r w:rsidR="00C95B1D">
        <w:t xml:space="preserve">modulo </w:t>
      </w:r>
      <w:r>
        <w:t>che incapsula</w:t>
      </w:r>
      <w:r w:rsidR="00AE24D3">
        <w:t xml:space="preserve"> la manipolazione dei file in formato </w:t>
      </w:r>
      <w:r w:rsidR="009E19E8">
        <w:t>PDF</w:t>
      </w:r>
      <w:r w:rsidR="00AE24D3">
        <w:t>. In questo modulo vi sono 2 sotto moduli.</w:t>
      </w:r>
    </w:p>
    <w:p w14:paraId="6EA011FC" w14:textId="1B96EDE7" w:rsidR="00AE24D3" w:rsidRDefault="00AE24D3" w:rsidP="00AE24D3">
      <w:pPr>
        <w:pStyle w:val="Titolo5"/>
      </w:pPr>
      <w:r>
        <w:t>PDF Generation</w:t>
      </w:r>
    </w:p>
    <w:p w14:paraId="5E1B8061" w14:textId="58196F66" w:rsidR="00C77CF1" w:rsidRDefault="00062C24" w:rsidP="00C77CF1">
      <w:r w:rsidRPr="00062C24">
        <w:rPr>
          <w:b/>
          <w:bCs/>
        </w:rPr>
        <w:t xml:space="preserve">Pdf </w:t>
      </w:r>
      <w:r w:rsidR="00367BEA">
        <w:rPr>
          <w:b/>
          <w:bCs/>
        </w:rPr>
        <w:t>Ge</w:t>
      </w:r>
      <w:r w:rsidRPr="00062C24">
        <w:rPr>
          <w:b/>
          <w:bCs/>
        </w:rPr>
        <w:t>neration</w:t>
      </w:r>
      <w:r>
        <w:t xml:space="preserve"> incapsula il comportamento</w:t>
      </w:r>
      <w:r w:rsidR="00C77CF1">
        <w:t xml:space="preserve"> della libreria </w:t>
      </w:r>
      <w:proofErr w:type="spellStart"/>
      <w:r w:rsidR="00C77CF1" w:rsidRPr="00C77CF1">
        <w:rPr>
          <w:b/>
          <w:bCs/>
        </w:rPr>
        <w:t>pdfkit</w:t>
      </w:r>
      <w:proofErr w:type="spellEnd"/>
      <w:r w:rsidR="00C77CF1">
        <w:t>,</w:t>
      </w:r>
      <w:r w:rsidR="00AE24D3">
        <w:t xml:space="preserve"> </w:t>
      </w:r>
      <w:r w:rsidR="00C77CF1">
        <w:t>la quale</w:t>
      </w:r>
      <w:r>
        <w:t>,</w:t>
      </w:r>
      <w:r w:rsidR="00C77CF1">
        <w:t xml:space="preserve"> tramite l’utilizzo del package </w:t>
      </w:r>
      <w:proofErr w:type="spellStart"/>
      <w:r w:rsidR="00C77CF1" w:rsidRPr="00C77CF1">
        <w:rPr>
          <w:b/>
          <w:bCs/>
        </w:rPr>
        <w:t>wkhtmltopd</w:t>
      </w:r>
      <w:r>
        <w:rPr>
          <w:b/>
          <w:bCs/>
        </w:rPr>
        <w:t>f</w:t>
      </w:r>
      <w:proofErr w:type="spellEnd"/>
      <w:r>
        <w:t>, permette</w:t>
      </w:r>
      <w:r w:rsidRPr="00062C24">
        <w:t xml:space="preserve"> </w:t>
      </w:r>
      <w:r w:rsidR="00C77CF1">
        <w:t xml:space="preserve">di generare un file in formato .pdf partendo dal formato HTML. Questa funzionalità viene utilizzata per andare a generare un report che dato </w:t>
      </w:r>
      <w:r w:rsidR="004B0234">
        <w:t>un insieme</w:t>
      </w:r>
      <w:r w:rsidR="00C77CF1">
        <w:t xml:space="preserve"> di </w:t>
      </w:r>
      <w:proofErr w:type="spellStart"/>
      <w:r w:rsidR="00C77CF1">
        <w:t>attack</w:t>
      </w:r>
      <w:proofErr w:type="spellEnd"/>
      <w:r w:rsidR="00C77CF1">
        <w:t xml:space="preserve">-patterns riscontrati, </w:t>
      </w:r>
      <w:r w:rsidR="004B0234">
        <w:t>fornisce</w:t>
      </w:r>
      <w:r w:rsidR="00C77CF1">
        <w:t xml:space="preserve"> la probabilità con cui si sta subendo un attacco informatico da parte degli </w:t>
      </w:r>
      <w:proofErr w:type="spellStart"/>
      <w:r w:rsidR="00C77CF1">
        <w:t>Instrusion</w:t>
      </w:r>
      <w:proofErr w:type="spellEnd"/>
      <w:r w:rsidR="00C77CF1">
        <w:t xml:space="preserve"> Set conosciuti.</w:t>
      </w:r>
    </w:p>
    <w:p w14:paraId="57D61CEE" w14:textId="6BD9A237" w:rsidR="00062C24" w:rsidRDefault="00062C24" w:rsidP="00062C24">
      <w:pPr>
        <w:pStyle w:val="Titolo5"/>
      </w:pPr>
      <w:r>
        <w:t xml:space="preserve">PDF </w:t>
      </w:r>
      <w:proofErr w:type="spellStart"/>
      <w:r>
        <w:t>Extraction</w:t>
      </w:r>
      <w:proofErr w:type="spellEnd"/>
    </w:p>
    <w:p w14:paraId="1730FD83" w14:textId="388C31EA" w:rsidR="00062C24" w:rsidRPr="00367BEA" w:rsidRDefault="00367BEA" w:rsidP="00062C24">
      <w:r>
        <w:rPr>
          <w:b/>
          <w:bCs/>
        </w:rPr>
        <w:t xml:space="preserve">PDF </w:t>
      </w:r>
      <w:proofErr w:type="spellStart"/>
      <w:r>
        <w:rPr>
          <w:b/>
          <w:bCs/>
        </w:rPr>
        <w:t>Extraction</w:t>
      </w:r>
      <w:proofErr w:type="spellEnd"/>
      <w:r>
        <w:rPr>
          <w:b/>
          <w:bCs/>
        </w:rPr>
        <w:t xml:space="preserve"> </w:t>
      </w:r>
      <w:r>
        <w:t xml:space="preserve">integra il comportamento della libreria </w:t>
      </w:r>
      <w:proofErr w:type="spellStart"/>
      <w:r>
        <w:rPr>
          <w:b/>
          <w:bCs/>
        </w:rPr>
        <w:t>pypdf</w:t>
      </w:r>
      <w:proofErr w:type="spellEnd"/>
      <w:r>
        <w:t xml:space="preserve">. La libreria in </w:t>
      </w:r>
      <w:r w:rsidR="004B0234">
        <w:t>questione</w:t>
      </w:r>
      <w:r>
        <w:t xml:space="preserve"> viene utilizzata per andare a estrarre il testo da un file in formato PDF. Questa funzionalità permette di andare ad implementare la funzione</w:t>
      </w:r>
      <w:r w:rsidR="004B0234">
        <w:t xml:space="preserve"> di</w:t>
      </w:r>
      <w:r>
        <w:t xml:space="preserve"> lettura di un CTI report ed estrazione delle vulnerabilità in esso</w:t>
      </w:r>
      <w:r w:rsidR="004B0234">
        <w:t xml:space="preserve"> presenti</w:t>
      </w:r>
      <w:r>
        <w:t>.</w:t>
      </w:r>
    </w:p>
    <w:p w14:paraId="6A6F15EF" w14:textId="608C98E1" w:rsidR="00876EDC" w:rsidRDefault="00876EDC" w:rsidP="00876EDC">
      <w:pPr>
        <w:pStyle w:val="Titolo4"/>
      </w:pPr>
      <w:r>
        <w:t xml:space="preserve">Interfaccia per </w:t>
      </w:r>
      <w:proofErr w:type="spellStart"/>
      <w:r>
        <w:t>cvwelib</w:t>
      </w:r>
      <w:proofErr w:type="spellEnd"/>
    </w:p>
    <w:p w14:paraId="6D36FC8F" w14:textId="7193BB77" w:rsidR="00876EDC" w:rsidRPr="00876EDC" w:rsidRDefault="00876EDC" w:rsidP="00876EDC">
      <w:r>
        <w:t xml:space="preserve">All’interno di </w:t>
      </w:r>
      <w:proofErr w:type="spellStart"/>
      <w:r>
        <w:t>stix&amp;vulnerability</w:t>
      </w:r>
      <w:proofErr w:type="spellEnd"/>
      <w:r>
        <w:t xml:space="preserve"> è presente anche un modulo che ha il compito di fornire un’interfaccia per effettuare le query ed ottenere le vulnerabilità</w:t>
      </w:r>
      <w:r w:rsidR="004B0234">
        <w:t xml:space="preserve"> dal container che distribuisce la</w:t>
      </w:r>
      <w:r>
        <w:t xml:space="preserve"> libreria </w:t>
      </w:r>
      <w:proofErr w:type="spellStart"/>
      <w:r>
        <w:lastRenderedPageBreak/>
        <w:t>cvwelib</w:t>
      </w:r>
      <w:proofErr w:type="spellEnd"/>
      <w:r w:rsidR="006A2741">
        <w:t xml:space="preserve"> (figura 2</w:t>
      </w:r>
      <w:r w:rsidR="00FD64A4">
        <w:t>3</w:t>
      </w:r>
      <w:r w:rsidR="006A2741">
        <w:t>)</w:t>
      </w:r>
      <w:r>
        <w:t xml:space="preserve">, tramite i moduli </w:t>
      </w:r>
      <w:r w:rsidRPr="00876EDC">
        <w:rPr>
          <w:b/>
          <w:bCs/>
        </w:rPr>
        <w:t>CVE.py</w:t>
      </w:r>
      <w:r>
        <w:t xml:space="preserve"> e </w:t>
      </w:r>
      <w:r w:rsidRPr="00876EDC">
        <w:rPr>
          <w:b/>
          <w:bCs/>
        </w:rPr>
        <w:t>CWE.py</w:t>
      </w:r>
      <w:r>
        <w:t xml:space="preserve">. </w:t>
      </w:r>
      <w:r w:rsidRPr="00876EDC">
        <w:t xml:space="preserve">Questo approccio offre diversi vantaggi significativi. In primo luogo, centralizzando l'accesso alle informazioni sulle vulnerabilità, si semplifica notevolmente il processo di recupero dei dati, rendendo più efficiente l'interazione con il sistema. </w:t>
      </w:r>
      <w:r w:rsidR="00210C96">
        <w:t>Tramite ci</w:t>
      </w:r>
      <w:r w:rsidR="004B0234">
        <w:t>ò</w:t>
      </w:r>
      <w:r w:rsidR="00210C96">
        <w:t xml:space="preserve"> è</w:t>
      </w:r>
      <w:r w:rsidRPr="00876EDC">
        <w:t xml:space="preserve"> </w:t>
      </w:r>
      <w:r w:rsidR="004B0234">
        <w:t>facile effettuare</w:t>
      </w:r>
      <w:r w:rsidRPr="00876EDC">
        <w:t xml:space="preserve"> query specifiche senza dover comprendere la complessità interna del</w:t>
      </w:r>
      <w:r w:rsidR="004B0234">
        <w:t xml:space="preserve">la libreria </w:t>
      </w:r>
      <w:proofErr w:type="spellStart"/>
      <w:r w:rsidRPr="00876EDC">
        <w:t>cvwelib</w:t>
      </w:r>
      <w:proofErr w:type="spellEnd"/>
      <w:r w:rsidRPr="00876EDC">
        <w:t>.</w:t>
      </w:r>
    </w:p>
    <w:p w14:paraId="7183E086" w14:textId="7BBAD513" w:rsidR="00876EDC" w:rsidRPr="00876EDC" w:rsidRDefault="00876EDC" w:rsidP="00876EDC">
      <w:r w:rsidRPr="00876EDC">
        <w:t>Inoltre, quest</w:t>
      </w:r>
      <w:r w:rsidR="004B0234">
        <w:t xml:space="preserve">a </w:t>
      </w:r>
      <w:r w:rsidRPr="00876EDC">
        <w:t xml:space="preserve">interfaccia permette una maggiore flessibilità nell'aggiornamento e nella manutenzione del sistema. Qualsiasi cambiamento nella struttura dei dati o nelle fonti di aggiornamento può essere gestito all'interno del modulo </w:t>
      </w:r>
      <w:proofErr w:type="spellStart"/>
      <w:r w:rsidRPr="00876EDC">
        <w:t>cvwelib</w:t>
      </w:r>
      <w:proofErr w:type="spellEnd"/>
      <w:r w:rsidRPr="00876EDC">
        <w:t xml:space="preserve"> senza influenzare gli utenti finali o altre parti del sistema. Questo separa chiaramente le responsabilità e facilita la gestione del codice.</w:t>
      </w:r>
    </w:p>
    <w:p w14:paraId="6B4973AE" w14:textId="2BF44587" w:rsidR="00876EDC" w:rsidRDefault="00876EDC" w:rsidP="00876EDC">
      <w:r w:rsidRPr="00876EDC">
        <w:t>Un altro vantaggio è la possibilità di estendere le funzionalità del sistema. Con un modulo dedicato all'interfaccia delle query, diventa più semplice aggiungere nuove fonti di dati o implementare nuove funzionalità di ricerca e filtraggio senza dover riscrivere o modificare significativamente altre parti del sistema.</w:t>
      </w:r>
    </w:p>
    <w:p w14:paraId="551C16D2" w14:textId="0B6F230C" w:rsidR="00876EDC" w:rsidRDefault="00876EDC" w:rsidP="00876EDC">
      <w:r>
        <w:t>Pertanto questa organizzazione modulare migliora la scalabilità e la robustezza del sistema, consentendo di effettuare test e debug in modo più efficace.</w:t>
      </w:r>
    </w:p>
    <w:p w14:paraId="41A03629" w14:textId="5610C6B8" w:rsidR="00681606" w:rsidRDefault="00681606" w:rsidP="00681606">
      <w:pPr>
        <w:pStyle w:val="Titolo4"/>
      </w:pPr>
      <w:r>
        <w:lastRenderedPageBreak/>
        <w:t xml:space="preserve">Interfaccia per </w:t>
      </w:r>
      <w:proofErr w:type="spellStart"/>
      <w:r>
        <w:t>capeclib</w:t>
      </w:r>
      <w:proofErr w:type="spellEnd"/>
    </w:p>
    <w:p w14:paraId="3E9FA264" w14:textId="29307D47" w:rsidR="00210C96" w:rsidRDefault="00210C96" w:rsidP="00210C96">
      <w:r>
        <w:t>Il modulo</w:t>
      </w:r>
      <w:r w:rsidRPr="00210C96">
        <w:rPr>
          <w:i/>
          <w:iCs/>
        </w:rPr>
        <w:t xml:space="preserve"> </w:t>
      </w:r>
      <w:proofErr w:type="spellStart"/>
      <w:r w:rsidRPr="00210C96">
        <w:rPr>
          <w:i/>
          <w:iCs/>
        </w:rPr>
        <w:t>interfaceToCAPEC</w:t>
      </w:r>
      <w:proofErr w:type="spellEnd"/>
      <w:r>
        <w:t xml:space="preserve">, ha il compito di comunicare con il </w:t>
      </w:r>
      <w:proofErr w:type="spellStart"/>
      <w:r>
        <w:t>continer</w:t>
      </w:r>
      <w:proofErr w:type="spellEnd"/>
      <w:r>
        <w:t xml:space="preserve"> </w:t>
      </w:r>
      <w:proofErr w:type="spellStart"/>
      <w:r>
        <w:rPr>
          <w:i/>
          <w:iCs/>
        </w:rPr>
        <w:t>capeclib</w:t>
      </w:r>
      <w:proofErr w:type="spellEnd"/>
      <w:r>
        <w:t xml:space="preserve">, tramite </w:t>
      </w:r>
      <w:r w:rsidRPr="00210C96">
        <w:rPr>
          <w:b/>
          <w:bCs/>
        </w:rPr>
        <w:t>CAPEC.py</w:t>
      </w:r>
      <w:r>
        <w:t xml:space="preserve">, al fine di ottenere le informazioni </w:t>
      </w:r>
      <w:r w:rsidR="004C52A5">
        <w:t>necessarie</w:t>
      </w:r>
      <w:r>
        <w:t xml:space="preserve"> per effettuare il mapping tra vulnerabilità e tecniche di attacco. </w:t>
      </w:r>
    </w:p>
    <w:p w14:paraId="1ADA4239" w14:textId="18B3AB42" w:rsidR="00210C96" w:rsidRPr="00210C96" w:rsidRDefault="00210C96" w:rsidP="00210C96">
      <w:r>
        <w:t xml:space="preserve">I vantaggi, nell’utilizzo di un’interfaccia per contenere la comunicazione con il container esterno in questione, sono i medesimi spiegati al punto precedente per </w:t>
      </w:r>
      <w:proofErr w:type="spellStart"/>
      <w:r>
        <w:rPr>
          <w:i/>
          <w:iCs/>
        </w:rPr>
        <w:t>cvwelib</w:t>
      </w:r>
      <w:proofErr w:type="spellEnd"/>
      <w:r>
        <w:t>.</w:t>
      </w:r>
    </w:p>
    <w:p w14:paraId="2E89D464" w14:textId="21B765B4" w:rsidR="00E9364E" w:rsidRDefault="00E9364E" w:rsidP="00E9364E">
      <w:pPr>
        <w:pStyle w:val="Titolo3"/>
      </w:pPr>
      <w:bookmarkStart w:id="169" w:name="_Toc170557810"/>
      <w:r>
        <w:t xml:space="preserve">Data </w:t>
      </w:r>
      <w:proofErr w:type="spellStart"/>
      <w:r>
        <w:t>Acces</w:t>
      </w:r>
      <w:proofErr w:type="spellEnd"/>
      <w:r>
        <w:t xml:space="preserve"> API</w:t>
      </w:r>
      <w:bookmarkEnd w:id="169"/>
    </w:p>
    <w:p w14:paraId="21D30A80" w14:textId="6E59C395" w:rsidR="00A10688" w:rsidRPr="00A10688" w:rsidRDefault="00A10688" w:rsidP="008B2DF8">
      <w:r>
        <w:t xml:space="preserve">La struttura del package </w:t>
      </w:r>
      <w:proofErr w:type="spellStart"/>
      <w:r w:rsidRPr="008B2DF8">
        <w:rPr>
          <w:b/>
          <w:bCs/>
        </w:rPr>
        <w:t>dataAccessAPI</w:t>
      </w:r>
      <w:proofErr w:type="spellEnd"/>
      <w:r>
        <w:t xml:space="preserve"> </w:t>
      </w:r>
      <w:proofErr w:type="gramStart"/>
      <w:r>
        <w:t>è organizzat</w:t>
      </w:r>
      <w:r w:rsidR="008B2DF8">
        <w:t>o</w:t>
      </w:r>
      <w:proofErr w:type="gramEnd"/>
      <w:r>
        <w:t xml:space="preserve"> per facilitare l’accesso e la manipolazione dei dati, rendendoli più leggibili e facilmente utilizzabili dagli altri componenti del sistema.</w:t>
      </w:r>
    </w:p>
    <w:p w14:paraId="414DAD1E" w14:textId="5DF8B48D" w:rsidR="00A10688" w:rsidRPr="00A10688" w:rsidRDefault="00A10688" w:rsidP="00A10688">
      <w:pPr>
        <w:jc w:val="center"/>
      </w:pPr>
      <w:r w:rsidRPr="00A10688">
        <w:rPr>
          <w:noProof/>
        </w:rPr>
        <w:drawing>
          <wp:inline distT="0" distB="0" distL="0" distR="0" wp14:anchorId="52BD8D12" wp14:editId="76DDA714">
            <wp:extent cx="2619741" cy="243874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brightnessContrast bright="20000" contrast="-40000"/>
                              </a14:imgEffect>
                            </a14:imgLayer>
                          </a14:imgProps>
                        </a:ext>
                      </a:extLst>
                    </a:blip>
                    <a:stretch>
                      <a:fillRect/>
                    </a:stretch>
                  </pic:blipFill>
                  <pic:spPr>
                    <a:xfrm>
                      <a:off x="0" y="0"/>
                      <a:ext cx="2619741" cy="2438740"/>
                    </a:xfrm>
                    <a:prstGeom prst="rect">
                      <a:avLst/>
                    </a:prstGeom>
                  </pic:spPr>
                </pic:pic>
              </a:graphicData>
            </a:graphic>
          </wp:inline>
        </w:drawing>
      </w:r>
      <w:r>
        <w:br/>
        <w:t>Figura 2</w:t>
      </w:r>
      <w:r w:rsidR="00FD64A4">
        <w:t>3</w:t>
      </w:r>
      <w:r>
        <w:t>: Struttura del package</w:t>
      </w:r>
      <w:r>
        <w:br/>
      </w:r>
      <w:r w:rsidRPr="00780237">
        <w:rPr>
          <w:i/>
          <w:iCs/>
        </w:rPr>
        <w:t>/</w:t>
      </w:r>
      <w:proofErr w:type="spellStart"/>
      <w:r w:rsidRPr="00780237">
        <w:rPr>
          <w:i/>
          <w:iCs/>
        </w:rPr>
        <w:t>stix&amp;vulnerability</w:t>
      </w:r>
      <w:proofErr w:type="spellEnd"/>
      <w:r w:rsidRPr="00B574B1">
        <w:rPr>
          <w:i/>
          <w:iCs/>
        </w:rPr>
        <w:t>/</w:t>
      </w:r>
      <w:proofErr w:type="spellStart"/>
      <w:r w:rsidRPr="00B574B1">
        <w:rPr>
          <w:i/>
          <w:iCs/>
        </w:rPr>
        <w:t>src</w:t>
      </w:r>
      <w:proofErr w:type="spellEnd"/>
      <w:r w:rsidRPr="00B574B1">
        <w:rPr>
          <w:i/>
          <w:iCs/>
        </w:rPr>
        <w:t>/</w:t>
      </w:r>
      <w:proofErr w:type="spellStart"/>
      <w:r>
        <w:rPr>
          <w:i/>
          <w:iCs/>
        </w:rPr>
        <w:t>dataAccesAPI</w:t>
      </w:r>
      <w:proofErr w:type="spellEnd"/>
      <w:r>
        <w:rPr>
          <w:i/>
          <w:iCs/>
        </w:rPr>
        <w:t>/</w:t>
      </w:r>
    </w:p>
    <w:p w14:paraId="255279F9" w14:textId="39364716" w:rsidR="001E3861" w:rsidRDefault="001E3861" w:rsidP="00E9364E">
      <w:pPr>
        <w:pStyle w:val="Titolo2"/>
      </w:pPr>
      <w:bookmarkStart w:id="170" w:name="_Toc170557811"/>
      <w:proofErr w:type="spellStart"/>
      <w:r>
        <w:lastRenderedPageBreak/>
        <w:t>c</w:t>
      </w:r>
      <w:r w:rsidR="00ED4284">
        <w:t>vwelib</w:t>
      </w:r>
      <w:bookmarkEnd w:id="170"/>
      <w:proofErr w:type="spellEnd"/>
    </w:p>
    <w:p w14:paraId="237042D8" w14:textId="4B6C1EDD" w:rsidR="00066D7B" w:rsidRDefault="00255D24" w:rsidP="00255D24">
      <w:r>
        <w:t xml:space="preserve">Questo container fornisce le API per ottenere le informazioni delle vulnerabilità (CVE e CWE). Il container include un server </w:t>
      </w:r>
      <w:proofErr w:type="spellStart"/>
      <w:r w:rsidR="004C52A5">
        <w:t>F</w:t>
      </w:r>
      <w:r>
        <w:t>lask</w:t>
      </w:r>
      <w:proofErr w:type="spellEnd"/>
      <w:r>
        <w:t xml:space="preserve"> che mette a disposizione la libreria </w:t>
      </w:r>
      <w:proofErr w:type="spellStart"/>
      <w:r w:rsidRPr="00255D24">
        <w:rPr>
          <w:b/>
          <w:bCs/>
        </w:rPr>
        <w:t>cvwelib</w:t>
      </w:r>
      <w:proofErr w:type="spellEnd"/>
      <w:r>
        <w:rPr>
          <w:b/>
          <w:bCs/>
        </w:rPr>
        <w:t xml:space="preserve"> </w:t>
      </w:r>
      <w:r>
        <w:t>[</w:t>
      </w:r>
      <w:r w:rsidRPr="00213643">
        <w:t>35</w:t>
      </w:r>
      <w:r>
        <w:t xml:space="preserve">]. La libreria in quesitone, verifica </w:t>
      </w:r>
      <w:r w:rsidR="00496220">
        <w:t>ogni giorno all’orario 00:30</w:t>
      </w:r>
      <w:r>
        <w:t xml:space="preserve"> la presenza di </w:t>
      </w:r>
      <w:r w:rsidR="004C52A5">
        <w:t>aggiornamenti</w:t>
      </w:r>
      <w:r>
        <w:t xml:space="preserve"> dei dati riguardanti CVE e CWE</w:t>
      </w:r>
      <w:r w:rsidR="00603953">
        <w:t xml:space="preserve"> (ai seguenti repository </w:t>
      </w:r>
      <w:hyperlink r:id="rId39" w:history="1">
        <w:r w:rsidR="00603953" w:rsidRPr="00854E32">
          <w:rPr>
            <w:rStyle w:val="Collegamentoipertestuale"/>
            <w:color w:val="auto"/>
            <w:u w:val="none"/>
          </w:rPr>
          <w:t>https://cwe.mitre.org/data/xml/cwec_latest.xml.zip</w:t>
        </w:r>
      </w:hyperlink>
      <w:r w:rsidR="00603953">
        <w:t xml:space="preserve"> e </w:t>
      </w:r>
      <w:hyperlink r:id="rId40" w:history="1">
        <w:r w:rsidR="00603953" w:rsidRPr="00854E32">
          <w:rPr>
            <w:rStyle w:val="Collegamentoipertestuale"/>
            <w:color w:val="auto"/>
            <w:u w:val="none"/>
          </w:rPr>
          <w:t>https://github.com/fkie-cad/nvd-json-data-feeds/releases/latest/download/CVE-Modified.json.xz</w:t>
        </w:r>
      </w:hyperlink>
      <w:r w:rsidR="00603953">
        <w:t>)</w:t>
      </w:r>
      <w:r>
        <w:t>,</w:t>
      </w:r>
      <w:r w:rsidR="00496220">
        <w:t xml:space="preserve"> visto che dallo storico delle </w:t>
      </w:r>
      <w:proofErr w:type="spellStart"/>
      <w:r w:rsidR="00496220">
        <w:t>commit</w:t>
      </w:r>
      <w:proofErr w:type="spellEnd"/>
      <w:r w:rsidR="00496220">
        <w:t xml:space="preserve"> ai repository è visibile che i nuovi dati vengono caricati all’orario 00:00 di ogni giorno, facendo ciò è possibile </w:t>
      </w:r>
      <w:r>
        <w:t xml:space="preserve">aggiornare i dati locali secondo la nuova conoscenza della CTI community. </w:t>
      </w:r>
    </w:p>
    <w:p w14:paraId="03DD5F00" w14:textId="35ECEF7A" w:rsidR="009F0546" w:rsidRDefault="009F0546" w:rsidP="00E9364E">
      <w:pPr>
        <w:pStyle w:val="Titolo3"/>
      </w:pPr>
      <w:bookmarkStart w:id="171" w:name="_Toc170557812"/>
      <w:r>
        <w:t>Struttura della libreria</w:t>
      </w:r>
      <w:bookmarkEnd w:id="171"/>
    </w:p>
    <w:p w14:paraId="1FF76D4A" w14:textId="49944C01" w:rsidR="00A44E59" w:rsidRPr="00A44E59" w:rsidRDefault="00A44E59" w:rsidP="00A44E59">
      <w:r w:rsidRPr="00A44E59">
        <w:t>All'interno di ques</w:t>
      </w:r>
      <w:r>
        <w:t>ta libreria</w:t>
      </w:r>
      <w:r w:rsidR="009F0546">
        <w:t xml:space="preserve"> (figura 2</w:t>
      </w:r>
      <w:r w:rsidR="00FD64A4">
        <w:t>4</w:t>
      </w:r>
      <w:r w:rsidR="009F0546">
        <w:t>)</w:t>
      </w:r>
      <w:r w:rsidRPr="00A44E59">
        <w:t>, troviamo diversi moduli che svolgono funzioni specifiche:</w:t>
      </w:r>
    </w:p>
    <w:p w14:paraId="722870EB" w14:textId="5F6AE215" w:rsidR="00A44E59" w:rsidRPr="00A44E59" w:rsidRDefault="00A44E59" w:rsidP="00A44E59">
      <w:pPr>
        <w:numPr>
          <w:ilvl w:val="0"/>
          <w:numId w:val="40"/>
        </w:numPr>
      </w:pPr>
      <w:r w:rsidRPr="00A44E59">
        <w:t xml:space="preserve">Il modulo </w:t>
      </w:r>
      <w:r w:rsidRPr="00A44E59">
        <w:rPr>
          <w:b/>
          <w:bCs/>
        </w:rPr>
        <w:t>CWEHelper.py</w:t>
      </w:r>
      <w:r w:rsidRPr="00A44E59">
        <w:t xml:space="preserve"> nella directory </w:t>
      </w:r>
      <w:proofErr w:type="spellStart"/>
      <w:r w:rsidRPr="00A44E59">
        <w:t>cwelib</w:t>
      </w:r>
      <w:proofErr w:type="spellEnd"/>
      <w:r w:rsidRPr="00A44E59">
        <w:t>/ gestisce le operazioni relative alle</w:t>
      </w:r>
      <w:r>
        <w:t xml:space="preserve">  CWE</w:t>
      </w:r>
      <w:r w:rsidRPr="00A44E59">
        <w:t>, inclusa la verifica e il download dei dati dal repository CWE ufficiale.</w:t>
      </w:r>
    </w:p>
    <w:p w14:paraId="1480DAB0" w14:textId="77777777" w:rsidR="00A44E59" w:rsidRPr="00A44E59" w:rsidRDefault="00A44E59" w:rsidP="00A44E59">
      <w:pPr>
        <w:numPr>
          <w:ilvl w:val="0"/>
          <w:numId w:val="40"/>
        </w:numPr>
      </w:pPr>
      <w:r w:rsidRPr="00A44E59">
        <w:t xml:space="preserve">Il modulo </w:t>
      </w:r>
      <w:r w:rsidRPr="00A44E59">
        <w:rPr>
          <w:b/>
          <w:bCs/>
        </w:rPr>
        <w:t>NVDHelper.py</w:t>
      </w:r>
      <w:r w:rsidRPr="00A44E59">
        <w:t xml:space="preserve"> nella directory </w:t>
      </w:r>
      <w:proofErr w:type="spellStart"/>
      <w:r w:rsidRPr="00A44E59">
        <w:t>nvdlib</w:t>
      </w:r>
      <w:proofErr w:type="spellEnd"/>
      <w:r w:rsidRPr="00A44E59">
        <w:t xml:space="preserve">/ si occupa delle operazioni relative alle Common </w:t>
      </w:r>
      <w:proofErr w:type="spellStart"/>
      <w:r w:rsidRPr="00A44E59">
        <w:t>Vulnerabilities</w:t>
      </w:r>
      <w:proofErr w:type="spellEnd"/>
      <w:r w:rsidRPr="00A44E59">
        <w:t xml:space="preserve"> and </w:t>
      </w:r>
      <w:proofErr w:type="spellStart"/>
      <w:r w:rsidRPr="00A44E59">
        <w:t>Exposures</w:t>
      </w:r>
      <w:proofErr w:type="spellEnd"/>
      <w:r w:rsidRPr="00A44E59">
        <w:t xml:space="preserve"> (CVE), incluso il controllo e il download dei dati dal repository NVD (National </w:t>
      </w:r>
      <w:proofErr w:type="spellStart"/>
      <w:r w:rsidRPr="00A44E59">
        <w:t>Vulnerability</w:t>
      </w:r>
      <w:proofErr w:type="spellEnd"/>
      <w:r w:rsidRPr="00A44E59">
        <w:t xml:space="preserve"> Database).</w:t>
      </w:r>
    </w:p>
    <w:p w14:paraId="2E525A65" w14:textId="2D818F8B" w:rsidR="00A44E59" w:rsidRDefault="00A44E59" w:rsidP="00A44E59">
      <w:pPr>
        <w:numPr>
          <w:ilvl w:val="0"/>
          <w:numId w:val="40"/>
        </w:numPr>
      </w:pPr>
      <w:r w:rsidRPr="00A44E59">
        <w:lastRenderedPageBreak/>
        <w:t xml:space="preserve">Il modulo </w:t>
      </w:r>
      <w:r w:rsidRPr="00A44E59">
        <w:rPr>
          <w:b/>
          <w:bCs/>
        </w:rPr>
        <w:t>CWEPrettify.py</w:t>
      </w:r>
      <w:r w:rsidRPr="00A44E59">
        <w:t xml:space="preserve"> nella directory </w:t>
      </w:r>
      <w:proofErr w:type="spellStart"/>
      <w:r w:rsidRPr="00A44E59">
        <w:t>utils</w:t>
      </w:r>
      <w:proofErr w:type="spellEnd"/>
      <w:r w:rsidRPr="00A44E59">
        <w:t>/ è utilizzato per convertire i dati CWE dal formato XML al formato JSON, rendendoli più leggibili e facilmente utilizzabili.</w:t>
      </w:r>
    </w:p>
    <w:p w14:paraId="5E6C9A37" w14:textId="61B1BB24" w:rsidR="00A44E59" w:rsidRPr="00A44E59" w:rsidRDefault="00A44E59" w:rsidP="00A44E59">
      <w:pPr>
        <w:numPr>
          <w:ilvl w:val="0"/>
          <w:numId w:val="40"/>
        </w:numPr>
      </w:pPr>
      <w:r>
        <w:t xml:space="preserve">Infine il modulo </w:t>
      </w:r>
      <w:r w:rsidRPr="009F0546">
        <w:rPr>
          <w:b/>
          <w:bCs/>
        </w:rPr>
        <w:t>cvwelib.py</w:t>
      </w:r>
      <w:r>
        <w:t xml:space="preserve"> definisce le funzioni che svolgono il ruolo di interfaccia di accesso per effettuare le query al server </w:t>
      </w:r>
      <w:proofErr w:type="spellStart"/>
      <w:r>
        <w:t>flask</w:t>
      </w:r>
      <w:proofErr w:type="spellEnd"/>
      <w:r>
        <w:t>.</w:t>
      </w:r>
    </w:p>
    <w:p w14:paraId="1DE873F2" w14:textId="087557E6" w:rsidR="005B244A" w:rsidRDefault="005B244A" w:rsidP="00A44E59">
      <w:pPr>
        <w:jc w:val="center"/>
        <w:rPr>
          <w:i/>
          <w:iCs/>
        </w:rPr>
      </w:pPr>
      <w:r w:rsidRPr="005B244A">
        <w:rPr>
          <w:noProof/>
        </w:rPr>
        <w:drawing>
          <wp:inline distT="0" distB="0" distL="0" distR="0" wp14:anchorId="50A7086E" wp14:editId="14B8BF1E">
            <wp:extent cx="1956391" cy="1664152"/>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brightnessContrast bright="20000" contrast="-40000"/>
                              </a14:imgEffect>
                            </a14:imgLayer>
                          </a14:imgProps>
                        </a:ext>
                      </a:extLst>
                    </a:blip>
                    <a:stretch>
                      <a:fillRect/>
                    </a:stretch>
                  </pic:blipFill>
                  <pic:spPr>
                    <a:xfrm>
                      <a:off x="0" y="0"/>
                      <a:ext cx="1977976" cy="1682512"/>
                    </a:xfrm>
                    <a:prstGeom prst="rect">
                      <a:avLst/>
                    </a:prstGeom>
                  </pic:spPr>
                </pic:pic>
              </a:graphicData>
            </a:graphic>
          </wp:inline>
        </w:drawing>
      </w:r>
      <w:r>
        <w:br/>
        <w:t>Figura 2</w:t>
      </w:r>
      <w:r w:rsidR="00FD64A4">
        <w:t>4</w:t>
      </w:r>
      <w:r>
        <w:t xml:space="preserve">: Struttura del </w:t>
      </w:r>
      <w:r w:rsidRPr="005B244A">
        <w:t>package</w:t>
      </w:r>
      <w:r w:rsidR="00A44E59">
        <w:br/>
      </w:r>
      <w:r>
        <w:rPr>
          <w:i/>
          <w:iCs/>
        </w:rPr>
        <w:t>/</w:t>
      </w:r>
      <w:proofErr w:type="spellStart"/>
      <w:r>
        <w:rPr>
          <w:i/>
          <w:iCs/>
        </w:rPr>
        <w:t>cvwelib</w:t>
      </w:r>
      <w:proofErr w:type="spellEnd"/>
    </w:p>
    <w:p w14:paraId="13E178CA" w14:textId="79C12EEE" w:rsidR="009F0546" w:rsidRDefault="009F0546" w:rsidP="00E9364E">
      <w:pPr>
        <w:pStyle w:val="Titolo3"/>
      </w:pPr>
      <w:bookmarkStart w:id="172" w:name="_Toc170557813"/>
      <w:r>
        <w:t xml:space="preserve">Vantaggio rispetto </w:t>
      </w:r>
      <w:r w:rsidR="003B5406">
        <w:t xml:space="preserve">alle </w:t>
      </w:r>
      <w:r>
        <w:t>N</w:t>
      </w:r>
      <w:r w:rsidR="003B5406">
        <w:t>IST API</w:t>
      </w:r>
      <w:bookmarkEnd w:id="172"/>
    </w:p>
    <w:p w14:paraId="78ABD6EE" w14:textId="1BC41355" w:rsidR="009F0546" w:rsidRDefault="009F0546" w:rsidP="009F0546">
      <w:r>
        <w:t xml:space="preserve">Per sviluppare l’applicativo in </w:t>
      </w:r>
      <w:r w:rsidR="004C52A5">
        <w:t>questione</w:t>
      </w:r>
      <w:r>
        <w:t xml:space="preserve"> è stata utilizzata questa libreria e non quella ufficiale rilasciata dal NIST</w:t>
      </w:r>
      <w:r w:rsidR="003B5406">
        <w:t xml:space="preserve"> [36]</w:t>
      </w:r>
      <w:r>
        <w:t xml:space="preserve"> poiché, quest’ultima pone dei limiti di richiesta quando si effettuano ripetute query in lassi di tempi minimi e inoltre non permette di </w:t>
      </w:r>
      <w:r w:rsidR="004C52A5">
        <w:t>ottenere</w:t>
      </w:r>
      <w:r>
        <w:t xml:space="preserve"> le informazioni riguardanti le CWE, ma solo quelle relative alle CVE. Inoltre essendo un server locale permette dei tempi di risposta più che ridotti rispetto alle API rilasciate dal NIST.</w:t>
      </w:r>
    </w:p>
    <w:p w14:paraId="516EED28" w14:textId="78DACA42" w:rsidR="00210C96" w:rsidRDefault="00210C96" w:rsidP="00210C96">
      <w:pPr>
        <w:pStyle w:val="Titolo2"/>
      </w:pPr>
      <w:bookmarkStart w:id="173" w:name="_Toc170557814"/>
      <w:proofErr w:type="spellStart"/>
      <w:r>
        <w:lastRenderedPageBreak/>
        <w:t>capeclib</w:t>
      </w:r>
      <w:bookmarkEnd w:id="173"/>
      <w:proofErr w:type="spellEnd"/>
    </w:p>
    <w:p w14:paraId="5A6F020A" w14:textId="44AE195F" w:rsidR="002A1A7B" w:rsidRDefault="00210C96" w:rsidP="00210C96">
      <w:r>
        <w:t>In questa libreria contenuta in container che prende il suo stesso nome (figura 9),</w:t>
      </w:r>
      <w:r w:rsidR="002A1A7B">
        <w:t xml:space="preserve"> ospitando il medesimo server </w:t>
      </w:r>
      <w:proofErr w:type="spellStart"/>
      <w:r w:rsidR="002A1A7B">
        <w:t>Flask</w:t>
      </w:r>
      <w:proofErr w:type="spellEnd"/>
      <w:r w:rsidR="002A1A7B">
        <w:t>,</w:t>
      </w:r>
      <w:r>
        <w:t xml:space="preserve"> present</w:t>
      </w:r>
      <w:r w:rsidR="002A1A7B">
        <w:t>a</w:t>
      </w:r>
      <w:r>
        <w:t xml:space="preserve"> la logica di ritrovamento e aggiornamento dei dati </w:t>
      </w:r>
      <w:r w:rsidR="004C52A5">
        <w:t>riguardanti</w:t>
      </w:r>
      <w:r>
        <w:t xml:space="preserve"> i CAPEC. </w:t>
      </w:r>
    </w:p>
    <w:p w14:paraId="5471AFE3" w14:textId="0C9C8D06" w:rsidR="002A1A7B" w:rsidRDefault="002A1A7B" w:rsidP="002A1A7B">
      <w:pPr>
        <w:pStyle w:val="Titolo3"/>
      </w:pPr>
      <w:bookmarkStart w:id="174" w:name="_Toc170557815"/>
      <w:r>
        <w:t>Struttura della libreria</w:t>
      </w:r>
      <w:bookmarkEnd w:id="174"/>
    </w:p>
    <w:p w14:paraId="4DDFD12A" w14:textId="30EEF663" w:rsidR="00210C96" w:rsidRDefault="00210C96" w:rsidP="00210C96">
      <w:r>
        <w:t>La struttura della libreria (figura 25) è la seguente:</w:t>
      </w:r>
    </w:p>
    <w:p w14:paraId="21566298" w14:textId="77777777" w:rsidR="009A1541" w:rsidRPr="009A1541" w:rsidRDefault="009A1541" w:rsidP="009A1541">
      <w:pPr>
        <w:numPr>
          <w:ilvl w:val="0"/>
          <w:numId w:val="46"/>
        </w:numPr>
      </w:pPr>
      <w:r w:rsidRPr="009A1541">
        <w:rPr>
          <w:b/>
          <w:bCs/>
        </w:rPr>
        <w:t>app.py</w:t>
      </w:r>
      <w:r w:rsidRPr="009A1541">
        <w:t>: Questo file rappresenta il punto di ingresso dell'applicazione. Qui viene inizializzata e configurata l'applicazione, e vengono avviati i vari processi necessari.</w:t>
      </w:r>
    </w:p>
    <w:p w14:paraId="0A1121BC" w14:textId="77777777" w:rsidR="009A1541" w:rsidRPr="009A1541" w:rsidRDefault="009A1541" w:rsidP="009A1541">
      <w:pPr>
        <w:numPr>
          <w:ilvl w:val="0"/>
          <w:numId w:val="46"/>
        </w:numPr>
      </w:pPr>
      <w:proofErr w:type="spellStart"/>
      <w:r w:rsidRPr="009A1541">
        <w:rPr>
          <w:b/>
          <w:bCs/>
        </w:rPr>
        <w:t>src</w:t>
      </w:r>
      <w:proofErr w:type="spellEnd"/>
      <w:r w:rsidRPr="009A1541">
        <w:rPr>
          <w:b/>
          <w:bCs/>
        </w:rPr>
        <w:t>/</w:t>
      </w:r>
      <w:r w:rsidRPr="009A1541">
        <w:t xml:space="preserve">: La cartella </w:t>
      </w:r>
      <w:proofErr w:type="spellStart"/>
      <w:r w:rsidRPr="009A1541">
        <w:t>src</w:t>
      </w:r>
      <w:proofErr w:type="spellEnd"/>
      <w:r w:rsidRPr="009A1541">
        <w:t xml:space="preserve"> contiene il codice sorgente principale della libreria.</w:t>
      </w:r>
    </w:p>
    <w:p w14:paraId="0542365D" w14:textId="70F5B519" w:rsidR="009A1541" w:rsidRPr="009A1541" w:rsidRDefault="009A1541" w:rsidP="0049590C">
      <w:pPr>
        <w:numPr>
          <w:ilvl w:val="2"/>
          <w:numId w:val="46"/>
        </w:numPr>
        <w:tabs>
          <w:tab w:val="num" w:pos="1440"/>
          <w:tab w:val="num" w:pos="2160"/>
        </w:tabs>
      </w:pPr>
      <w:r w:rsidRPr="009A1541">
        <w:rPr>
          <w:b/>
          <w:bCs/>
        </w:rPr>
        <w:t>_data/</w:t>
      </w:r>
      <w:r w:rsidRPr="009A1541">
        <w:t>: Questa cartella contiene i dati utilizzati dalla libreria. In particolare,</w:t>
      </w:r>
      <w:r>
        <w:t xml:space="preserve"> tra cui </w:t>
      </w:r>
      <w:proofErr w:type="spellStart"/>
      <w:r w:rsidRPr="009A1541">
        <w:rPr>
          <w:b/>
          <w:bCs/>
        </w:rPr>
        <w:t>local-hashes.json</w:t>
      </w:r>
      <w:proofErr w:type="spellEnd"/>
      <w:r>
        <w:t>,</w:t>
      </w:r>
      <w:r w:rsidRPr="009A1541">
        <w:t xml:space="preserve"> che memorizza gli hash locali dei dati per determinare la necessità di aggiornamenti</w:t>
      </w:r>
      <w:r>
        <w:t xml:space="preserve"> e </w:t>
      </w:r>
      <w:proofErr w:type="spellStart"/>
      <w:r w:rsidRPr="009A1541">
        <w:rPr>
          <w:b/>
          <w:bCs/>
        </w:rPr>
        <w:t>stix-capec.json</w:t>
      </w:r>
      <w:proofErr w:type="spellEnd"/>
      <w:r>
        <w:t>,</w:t>
      </w:r>
      <w:r w:rsidRPr="009A1541">
        <w:t xml:space="preserve"> che contiene i dati CAPEC, utilizzati per correlare e analizzare</w:t>
      </w:r>
      <w:r>
        <w:t xml:space="preserve"> le tecniche di attacco</w:t>
      </w:r>
      <w:r w:rsidRPr="009A1541">
        <w:t>.</w:t>
      </w:r>
    </w:p>
    <w:p w14:paraId="582C3439" w14:textId="04ED2BD8" w:rsidR="009A1541" w:rsidRPr="009A1541" w:rsidRDefault="009A1541" w:rsidP="009A1541">
      <w:pPr>
        <w:numPr>
          <w:ilvl w:val="1"/>
          <w:numId w:val="46"/>
        </w:numPr>
        <w:tabs>
          <w:tab w:val="num" w:pos="1440"/>
        </w:tabs>
      </w:pPr>
      <w:r w:rsidRPr="009A1541">
        <w:rPr>
          <w:b/>
          <w:bCs/>
        </w:rPr>
        <w:t>CapecData.py</w:t>
      </w:r>
      <w:r w:rsidRPr="009A1541">
        <w:t xml:space="preserve">: Questo file contiene la logica principale per la gestione e l'elaborazione dei dati CAPEC. Qui vengono implementate le funzioni per il caricamento, l'aggiornamento e la manipolazione dei dati relativi ai </w:t>
      </w:r>
      <w:r w:rsidRPr="009A1541">
        <w:lastRenderedPageBreak/>
        <w:t xml:space="preserve">Common Attack Pattern </w:t>
      </w:r>
      <w:proofErr w:type="spellStart"/>
      <w:r w:rsidRPr="009A1541">
        <w:t>Enumeration</w:t>
      </w:r>
      <w:proofErr w:type="spellEnd"/>
      <w:r w:rsidRPr="009A1541">
        <w:t xml:space="preserve"> and </w:t>
      </w:r>
      <w:proofErr w:type="spellStart"/>
      <w:r w:rsidRPr="009A1541">
        <w:t>Classification</w:t>
      </w:r>
      <w:proofErr w:type="spellEnd"/>
      <w:r>
        <w:t>.</w:t>
      </w:r>
    </w:p>
    <w:p w14:paraId="48E34881" w14:textId="4E26EB85" w:rsidR="009A1541" w:rsidRPr="009A1541" w:rsidRDefault="009A1541" w:rsidP="000E7A47">
      <w:pPr>
        <w:numPr>
          <w:ilvl w:val="2"/>
          <w:numId w:val="46"/>
        </w:numPr>
        <w:tabs>
          <w:tab w:val="num" w:pos="1440"/>
          <w:tab w:val="num" w:pos="2160"/>
        </w:tabs>
      </w:pPr>
      <w:proofErr w:type="spellStart"/>
      <w:r w:rsidRPr="009A1541">
        <w:rPr>
          <w:b/>
          <w:bCs/>
        </w:rPr>
        <w:t>utils</w:t>
      </w:r>
      <w:proofErr w:type="spellEnd"/>
      <w:r w:rsidRPr="009A1541">
        <w:rPr>
          <w:b/>
          <w:bCs/>
        </w:rPr>
        <w:t>/</w:t>
      </w:r>
      <w:r w:rsidRPr="009A1541">
        <w:t>: Questa cartella contiene vari utility scripts che supportano le funzionalità principali della libreria. I</w:t>
      </w:r>
      <w:r>
        <w:t xml:space="preserve">l modulo più importante in essa è </w:t>
      </w:r>
      <w:r w:rsidRPr="009A1541">
        <w:rPr>
          <w:b/>
          <w:bCs/>
        </w:rPr>
        <w:t>FetchData.py</w:t>
      </w:r>
      <w:r>
        <w:rPr>
          <w:b/>
          <w:bCs/>
        </w:rPr>
        <w:t>,</w:t>
      </w:r>
      <w:r w:rsidRPr="009A1541">
        <w:t xml:space="preserve"> </w:t>
      </w:r>
      <w:r>
        <w:t>il quale si occupa</w:t>
      </w:r>
      <w:r w:rsidRPr="009A1541">
        <w:t xml:space="preserve"> </w:t>
      </w:r>
      <w:r>
        <w:t>de</w:t>
      </w:r>
      <w:r w:rsidRPr="009A1541">
        <w:t xml:space="preserve">l recupero dei </w:t>
      </w:r>
      <w:r>
        <w:t xml:space="preserve">CAPEC dalla fonte </w:t>
      </w:r>
      <w:r w:rsidRPr="009A1541">
        <w:t>https://raw.githubusercontent.com/mitre/cti/master/capec/2.1/stix-capec.json</w:t>
      </w:r>
      <w:r>
        <w:t xml:space="preserve">. </w:t>
      </w:r>
    </w:p>
    <w:p w14:paraId="02A2A6DB" w14:textId="2742FBEE" w:rsidR="009A1541" w:rsidRDefault="009A1541" w:rsidP="00210C96">
      <w:r w:rsidRPr="009A1541">
        <w:t xml:space="preserve">Questa struttura modulare e organizzata consente di mantenere il codice pulito, facilmente </w:t>
      </w:r>
      <w:proofErr w:type="spellStart"/>
      <w:r w:rsidRPr="009A1541">
        <w:t>manutenibile</w:t>
      </w:r>
      <w:proofErr w:type="spellEnd"/>
      <w:r w:rsidRPr="009A1541">
        <w:t xml:space="preserve"> e scalabile, facilitando l'integrazione e l'aggiornamento dei dati CAPEC nel sistema.</w:t>
      </w:r>
    </w:p>
    <w:p w14:paraId="50D34B62" w14:textId="08D09CC8" w:rsidR="00463C64" w:rsidRPr="00463C64" w:rsidRDefault="007632A8" w:rsidP="00463C64">
      <w:pPr>
        <w:jc w:val="center"/>
        <w:rPr>
          <w:i/>
          <w:iCs/>
        </w:rPr>
      </w:pPr>
      <w:r w:rsidRPr="007632A8">
        <w:rPr>
          <w:noProof/>
        </w:rPr>
        <w:drawing>
          <wp:inline distT="0" distB="0" distL="0" distR="0" wp14:anchorId="311029A4" wp14:editId="2C676337">
            <wp:extent cx="2130949" cy="1724689"/>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brightnessContrast bright="20000" contrast="-40000"/>
                              </a14:imgEffect>
                            </a14:imgLayer>
                          </a14:imgProps>
                        </a:ext>
                      </a:extLst>
                    </a:blip>
                    <a:stretch>
                      <a:fillRect/>
                    </a:stretch>
                  </pic:blipFill>
                  <pic:spPr>
                    <a:xfrm>
                      <a:off x="0" y="0"/>
                      <a:ext cx="2137066" cy="1729639"/>
                    </a:xfrm>
                    <a:prstGeom prst="rect">
                      <a:avLst/>
                    </a:prstGeom>
                  </pic:spPr>
                </pic:pic>
              </a:graphicData>
            </a:graphic>
          </wp:inline>
        </w:drawing>
      </w:r>
      <w:r>
        <w:br/>
      </w:r>
      <w:r w:rsidR="00463C64">
        <w:t>Figura 25: Struttura package</w:t>
      </w:r>
      <w:r w:rsidR="00463C64">
        <w:br/>
      </w:r>
      <w:r w:rsidR="00463C64">
        <w:rPr>
          <w:i/>
          <w:iCs/>
        </w:rPr>
        <w:t>/</w:t>
      </w:r>
      <w:proofErr w:type="spellStart"/>
      <w:r w:rsidR="00463C64">
        <w:rPr>
          <w:i/>
          <w:iCs/>
        </w:rPr>
        <w:t>capeclib</w:t>
      </w:r>
      <w:proofErr w:type="spellEnd"/>
    </w:p>
    <w:p w14:paraId="56E09D69" w14:textId="1B72FDD2" w:rsidR="003B5406" w:rsidRDefault="003B5406" w:rsidP="00E9364E">
      <w:pPr>
        <w:pStyle w:val="Titolo2"/>
      </w:pPr>
      <w:bookmarkStart w:id="175" w:name="_Toc170557816"/>
      <w:proofErr w:type="spellStart"/>
      <w:r>
        <w:t>webInterface</w:t>
      </w:r>
      <w:bookmarkEnd w:id="175"/>
      <w:proofErr w:type="spellEnd"/>
    </w:p>
    <w:p w14:paraId="7DEECC93" w14:textId="185FF83F" w:rsidR="003B5406" w:rsidRDefault="00E26D0C" w:rsidP="003B5406">
      <w:r w:rsidRPr="00E26D0C">
        <w:rPr>
          <w:b/>
          <w:bCs/>
        </w:rPr>
        <w:t>L'interfaccia</w:t>
      </w:r>
      <w:r>
        <w:t xml:space="preserve"> </w:t>
      </w:r>
      <w:r w:rsidRPr="002A1A7B">
        <w:rPr>
          <w:b/>
          <w:bCs/>
        </w:rPr>
        <w:t>utente</w:t>
      </w:r>
      <w:r>
        <w:t xml:space="preserve"> di </w:t>
      </w:r>
      <w:proofErr w:type="spellStart"/>
      <w:r>
        <w:t>DetectiveAttacks</w:t>
      </w:r>
      <w:proofErr w:type="spellEnd"/>
      <w:r>
        <w:t xml:space="preserve"> è stata sviluppata come applicazione web utilizzando </w:t>
      </w:r>
      <w:r w:rsidRPr="00E26D0C">
        <w:rPr>
          <w:b/>
          <w:bCs/>
        </w:rPr>
        <w:t>React.js</w:t>
      </w:r>
      <w:r>
        <w:t xml:space="preserve">, un framework JavaScript noto per la costruzione di interfacce interattive e dinamiche. </w:t>
      </w:r>
      <w:r>
        <w:lastRenderedPageBreak/>
        <w:t xml:space="preserve">React.js è stato scelto per la sua capacità di gestire componenti riutilizzabili e stati complessi, permettendo la creazione di un'interfaccia moderna ed efficiente. Per ottimizzare ulteriormente il processo di sviluppo, è stato impiegato </w:t>
      </w:r>
      <w:r w:rsidRPr="00E26D0C">
        <w:rPr>
          <w:b/>
          <w:bCs/>
        </w:rPr>
        <w:t>Vite</w:t>
      </w:r>
      <w:r>
        <w:t>, uno strumento di build che offre un ambiente di sviluppo rapido e una configurazione semplificata. Vite facilita l'uso delle funzionalità avanzate di JavaScript moderno e migliora il workflow degli sviluppatori, riducendo i tempi di build.</w:t>
      </w:r>
    </w:p>
    <w:p w14:paraId="34C34894" w14:textId="117E1B4B" w:rsidR="00E26D0C" w:rsidRDefault="00E26D0C" w:rsidP="003B5406">
      <w:r>
        <w:t xml:space="preserve">La web </w:t>
      </w:r>
      <w:proofErr w:type="spellStart"/>
      <w:r>
        <w:t>interface</w:t>
      </w:r>
      <w:proofErr w:type="spellEnd"/>
      <w:r>
        <w:t xml:space="preserve"> si compone di differenti pagine le quali permettono di utilizzare le diverse funzionalità del sistema.</w:t>
      </w:r>
    </w:p>
    <w:p w14:paraId="2DE9C425" w14:textId="241ED337" w:rsidR="00D012DC" w:rsidRDefault="00D012DC" w:rsidP="00D012DC">
      <w:pPr>
        <w:pStyle w:val="Titolo3"/>
      </w:pPr>
      <w:bookmarkStart w:id="176" w:name="_Toc170557817"/>
      <w:proofErr w:type="spellStart"/>
      <w:r>
        <w:t>Searching</w:t>
      </w:r>
      <w:proofErr w:type="spellEnd"/>
      <w:r>
        <w:t xml:space="preserve"> </w:t>
      </w:r>
      <w:proofErr w:type="spellStart"/>
      <w:r>
        <w:t>choices</w:t>
      </w:r>
      <w:bookmarkEnd w:id="176"/>
      <w:proofErr w:type="spellEnd"/>
    </w:p>
    <w:p w14:paraId="0098DD0B" w14:textId="767A5049" w:rsidR="00D012DC" w:rsidRDefault="00D012DC" w:rsidP="00D012DC">
      <w:r>
        <w:t xml:space="preserve">L’interfaccia di scelta della </w:t>
      </w:r>
      <w:r w:rsidR="004C52A5">
        <w:t>modalità</w:t>
      </w:r>
      <w:r>
        <w:t xml:space="preserve"> di ricerca (figura 2</w:t>
      </w:r>
      <w:r w:rsidR="00210C96">
        <w:t>6</w:t>
      </w:r>
      <w:r w:rsidR="00FD64A4">
        <w:t>)</w:t>
      </w:r>
      <w:r>
        <w:t xml:space="preserve"> permette di effettuare 2 operazioni, avviare il sistema in ricerca manuale o caricare un report in formato PDF o TXT in modo estrarre le vulnerabilità </w:t>
      </w:r>
      <w:r w:rsidR="004C52A5">
        <w:t>presenti</w:t>
      </w:r>
      <w:r>
        <w:t xml:space="preserve"> in esso.</w:t>
      </w:r>
      <w:r w:rsidR="001E0155">
        <w:t xml:space="preserve"> Se viene scelta la seconda opzione verranno mostrate all’utente la lista di vulnerabilità riscontrare </w:t>
      </w:r>
      <w:r w:rsidR="00011EFD">
        <w:t xml:space="preserve">e la possibilità di visualizzare le </w:t>
      </w:r>
      <w:r w:rsidR="004C52A5">
        <w:t>informazioni</w:t>
      </w:r>
      <w:r w:rsidR="00011EFD">
        <w:t xml:space="preserve"> che il sistema ha appreso su quelle vulnerabilità.</w:t>
      </w:r>
    </w:p>
    <w:p w14:paraId="60488FE1" w14:textId="2BB67F11" w:rsidR="00D012DC" w:rsidRPr="00D012DC" w:rsidRDefault="00D012DC" w:rsidP="00D012DC">
      <w:pPr>
        <w:jc w:val="center"/>
      </w:pPr>
      <w:r w:rsidRPr="00D012DC">
        <w:rPr>
          <w:noProof/>
        </w:rPr>
        <w:lastRenderedPageBreak/>
        <w:drawing>
          <wp:inline distT="0" distB="0" distL="0" distR="0" wp14:anchorId="3AFD3E41" wp14:editId="0FAD983B">
            <wp:extent cx="5040630" cy="283527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630" cy="2835275"/>
                    </a:xfrm>
                    <a:prstGeom prst="rect">
                      <a:avLst/>
                    </a:prstGeom>
                  </pic:spPr>
                </pic:pic>
              </a:graphicData>
            </a:graphic>
          </wp:inline>
        </w:drawing>
      </w:r>
      <w:r>
        <w:br/>
        <w:t>Figura 2</w:t>
      </w:r>
      <w:r w:rsidR="00210C96">
        <w:t>6</w:t>
      </w:r>
      <w:r>
        <w:t xml:space="preserve">: </w:t>
      </w:r>
      <w:proofErr w:type="spellStart"/>
      <w:r>
        <w:t>Searching</w:t>
      </w:r>
      <w:proofErr w:type="spellEnd"/>
      <w:r>
        <w:t xml:space="preserve"> </w:t>
      </w:r>
      <w:proofErr w:type="spellStart"/>
      <w:r>
        <w:t>choices</w:t>
      </w:r>
      <w:proofErr w:type="spellEnd"/>
      <w:r>
        <w:t xml:space="preserve"> page</w:t>
      </w:r>
    </w:p>
    <w:p w14:paraId="55B1EC96" w14:textId="2906FD65" w:rsidR="00E26D0C" w:rsidRDefault="00E26D0C" w:rsidP="00E26D0C">
      <w:pPr>
        <w:pStyle w:val="Titolo3"/>
      </w:pPr>
      <w:bookmarkStart w:id="177" w:name="_Toc170557818"/>
      <w:r>
        <w:t xml:space="preserve">Manual </w:t>
      </w:r>
      <w:proofErr w:type="spellStart"/>
      <w:r>
        <w:t>searching</w:t>
      </w:r>
      <w:proofErr w:type="spellEnd"/>
      <w:r>
        <w:t xml:space="preserve"> page</w:t>
      </w:r>
      <w:bookmarkEnd w:id="177"/>
    </w:p>
    <w:p w14:paraId="48033AEB" w14:textId="4BBEFA65" w:rsidR="00E26D0C" w:rsidRDefault="00E26D0C" w:rsidP="00E26D0C">
      <w:r>
        <w:t xml:space="preserve">La pagina di ricerca </w:t>
      </w:r>
      <w:r w:rsidR="004C52A5">
        <w:t>manuale</w:t>
      </w:r>
      <w:r>
        <w:t xml:space="preserve"> (</w:t>
      </w:r>
      <w:r w:rsidR="00FD64A4">
        <w:t>f</w:t>
      </w:r>
      <w:r>
        <w:t>igura 2</w:t>
      </w:r>
      <w:r w:rsidR="00210C96">
        <w:t>7</w:t>
      </w:r>
      <w:r>
        <w:t xml:space="preserve">) permette di esplorare l’intera </w:t>
      </w:r>
      <w:proofErr w:type="spellStart"/>
      <w:r>
        <w:t>knowloge</w:t>
      </w:r>
      <w:proofErr w:type="spellEnd"/>
      <w:r>
        <w:t xml:space="preserve"> base della CTI, tramite la barra di ricerca e i filtri che permettono di </w:t>
      </w:r>
      <w:r w:rsidR="004C52A5">
        <w:t>ottenere</w:t>
      </w:r>
      <w:r>
        <w:t xml:space="preserve"> più agevolmente gli oggetti cercati</w:t>
      </w:r>
      <w:r w:rsidR="007B4F54">
        <w:t xml:space="preserve"> e le relazioni con gli altri agenti di minaccia</w:t>
      </w:r>
      <w:r>
        <w:t xml:space="preserve"> </w:t>
      </w:r>
      <w:r w:rsidR="007B4F54">
        <w:t>e possibili azioni difensive, gli esperti</w:t>
      </w:r>
      <w:r>
        <w:t xml:space="preserve"> del settore possono esplorare velocemente le soluzioni da intraprendere per la propria organizzazione o le possibili minacce per essa.</w:t>
      </w:r>
    </w:p>
    <w:p w14:paraId="3FD45B4A" w14:textId="65808ECB" w:rsidR="00E26D0C" w:rsidRDefault="00E26D0C" w:rsidP="00E26D0C">
      <w:r>
        <w:t xml:space="preserve">Nella stessa schermata è anche presente l’opzione per poter </w:t>
      </w:r>
      <w:r w:rsidR="004C52A5">
        <w:t>effettuare</w:t>
      </w:r>
      <w:r>
        <w:t xml:space="preserve"> il mapping</w:t>
      </w:r>
      <w:r w:rsidR="004C52A5">
        <w:t xml:space="preserve"> di una vulnerabilità, tramite il suo id, con gli </w:t>
      </w:r>
      <w:proofErr w:type="spellStart"/>
      <w:r w:rsidR="004C52A5">
        <w:t>attack</w:t>
      </w:r>
      <w:proofErr w:type="spellEnd"/>
      <w:r w:rsidR="004C52A5">
        <w:t xml:space="preserve"> patterns MITRE conosciuti</w:t>
      </w:r>
      <w:r>
        <w:t xml:space="preserve"> </w:t>
      </w:r>
      <w:r w:rsidR="006B191D">
        <w:t>(figura 2</w:t>
      </w:r>
      <w:r w:rsidR="00210C96">
        <w:t>8</w:t>
      </w:r>
      <w:r w:rsidR="006B191D">
        <w:t>)</w:t>
      </w:r>
      <w:r>
        <w:t>, in modo da conoscerne i possibili pattern di attacco sfruttati.</w:t>
      </w:r>
    </w:p>
    <w:p w14:paraId="43BB7685" w14:textId="72CBD175" w:rsidR="00E26D0C" w:rsidRDefault="00E26D0C" w:rsidP="00E26D0C">
      <w:pPr>
        <w:jc w:val="center"/>
      </w:pPr>
      <w:r w:rsidRPr="00E26D0C">
        <w:rPr>
          <w:noProof/>
        </w:rPr>
        <w:lastRenderedPageBreak/>
        <w:drawing>
          <wp:inline distT="0" distB="0" distL="0" distR="0" wp14:anchorId="11DCA0CD" wp14:editId="5FAEFAA4">
            <wp:extent cx="5040630" cy="280352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630" cy="2803525"/>
                    </a:xfrm>
                    <a:prstGeom prst="rect">
                      <a:avLst/>
                    </a:prstGeom>
                  </pic:spPr>
                </pic:pic>
              </a:graphicData>
            </a:graphic>
          </wp:inline>
        </w:drawing>
      </w:r>
      <w:r>
        <w:br/>
        <w:t>Figura 2</w:t>
      </w:r>
      <w:r w:rsidR="00210C96">
        <w:t>7</w:t>
      </w:r>
      <w:r>
        <w:t xml:space="preserve">: Manual </w:t>
      </w:r>
      <w:proofErr w:type="spellStart"/>
      <w:r>
        <w:t>searching</w:t>
      </w:r>
      <w:proofErr w:type="spellEnd"/>
      <w:r>
        <w:t xml:space="preserve"> page</w:t>
      </w:r>
    </w:p>
    <w:p w14:paraId="118CACA7" w14:textId="573C0D91" w:rsidR="006B191D" w:rsidRDefault="006E1B24" w:rsidP="006B191D">
      <w:pPr>
        <w:jc w:val="center"/>
      </w:pPr>
      <w:r w:rsidRPr="006E1B24">
        <w:rPr>
          <w:noProof/>
        </w:rPr>
        <w:drawing>
          <wp:inline distT="0" distB="0" distL="0" distR="0" wp14:anchorId="5084D3EA" wp14:editId="2E6DFA21">
            <wp:extent cx="5040630" cy="27622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0630" cy="2762250"/>
                    </a:xfrm>
                    <a:prstGeom prst="rect">
                      <a:avLst/>
                    </a:prstGeom>
                  </pic:spPr>
                </pic:pic>
              </a:graphicData>
            </a:graphic>
          </wp:inline>
        </w:drawing>
      </w:r>
      <w:r w:rsidR="00E26D0C">
        <w:br/>
        <w:t>Figura 2</w:t>
      </w:r>
      <w:r w:rsidR="00210C96">
        <w:t>8</w:t>
      </w:r>
      <w:r w:rsidR="00E26D0C">
        <w:t xml:space="preserve">: </w:t>
      </w:r>
      <w:r w:rsidR="006B191D">
        <w:t>Mapping</w:t>
      </w:r>
      <w:r w:rsidR="00E26D0C">
        <w:t xml:space="preserve"> di una nuova vulnerabilità</w:t>
      </w:r>
    </w:p>
    <w:p w14:paraId="6FEC6C7B" w14:textId="29050290" w:rsidR="00E26D0C" w:rsidRDefault="00E26D0C" w:rsidP="00E26D0C">
      <w:pPr>
        <w:pStyle w:val="Titolo3"/>
      </w:pPr>
      <w:bookmarkStart w:id="178" w:name="_Toc170557819"/>
      <w:r>
        <w:t xml:space="preserve">Attack patterns by </w:t>
      </w:r>
      <w:proofErr w:type="spellStart"/>
      <w:r>
        <w:t>phase</w:t>
      </w:r>
      <w:bookmarkEnd w:id="178"/>
      <w:proofErr w:type="spellEnd"/>
    </w:p>
    <w:p w14:paraId="749754A2" w14:textId="63C9A9D5" w:rsidR="00E26D0C" w:rsidRDefault="006B191D" w:rsidP="00E26D0C">
      <w:r>
        <w:t>Nella schermata in questione si può visualizzare una matrice espansa</w:t>
      </w:r>
      <w:r w:rsidR="007B5819">
        <w:t xml:space="preserve"> (figura 2</w:t>
      </w:r>
      <w:r w:rsidR="00210C96">
        <w:t>9</w:t>
      </w:r>
      <w:r w:rsidR="007B5819">
        <w:t>)</w:t>
      </w:r>
      <w:r>
        <w:t xml:space="preserve">, la quale fornisce l’unione delle tecniche provenienti dai framework ATT&amp;CK e ATLAS, dando così un’altra </w:t>
      </w:r>
      <w:r>
        <w:lastRenderedPageBreak/>
        <w:t xml:space="preserve">forma di visualizzazione delle </w:t>
      </w:r>
      <w:r w:rsidR="004C52A5">
        <w:t>informazioni</w:t>
      </w:r>
      <w:r>
        <w:t xml:space="preserve"> e la possibilità di selezionare gli attacchi riscontrati tramite software di terze parti nella propria organizzazione al fine di generare un report</w:t>
      </w:r>
      <w:r w:rsidR="007B5819">
        <w:t xml:space="preserve"> (figura </w:t>
      </w:r>
      <w:r w:rsidR="00210C96">
        <w:t>30</w:t>
      </w:r>
      <w:r w:rsidR="007B5819">
        <w:t>)</w:t>
      </w:r>
      <w:r>
        <w:t xml:space="preserve"> che fornisca la probabilità con cui si sta subendo un attacco da parte dei </w:t>
      </w:r>
      <w:proofErr w:type="spellStart"/>
      <w:r>
        <w:t>threat</w:t>
      </w:r>
      <w:proofErr w:type="spellEnd"/>
      <w:r>
        <w:t xml:space="preserve"> agent/group conosciuti. </w:t>
      </w:r>
    </w:p>
    <w:p w14:paraId="1568A20A" w14:textId="6BAA9F17" w:rsidR="006B191D" w:rsidRDefault="007B5819" w:rsidP="00907810">
      <w:pPr>
        <w:jc w:val="center"/>
      </w:pPr>
      <w:r w:rsidRPr="007B5819">
        <w:rPr>
          <w:noProof/>
        </w:rPr>
        <w:drawing>
          <wp:inline distT="0" distB="0" distL="0" distR="0" wp14:anchorId="0BA61A96" wp14:editId="0C9FC2BC">
            <wp:extent cx="5040630" cy="278638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630" cy="2786380"/>
                    </a:xfrm>
                    <a:prstGeom prst="rect">
                      <a:avLst/>
                    </a:prstGeom>
                  </pic:spPr>
                </pic:pic>
              </a:graphicData>
            </a:graphic>
          </wp:inline>
        </w:drawing>
      </w:r>
    </w:p>
    <w:p w14:paraId="4096E181" w14:textId="5DA09254" w:rsidR="006B191D" w:rsidRDefault="006B191D" w:rsidP="006B191D">
      <w:pPr>
        <w:jc w:val="center"/>
      </w:pPr>
      <w:r>
        <w:t xml:space="preserve">Figura </w:t>
      </w:r>
      <w:r w:rsidR="00210C96">
        <w:t>29</w:t>
      </w:r>
      <w:r>
        <w:t>: Unione delle matrici ATT&amp;CK e ATLAS</w:t>
      </w:r>
    </w:p>
    <w:p w14:paraId="3008073E" w14:textId="47D36943" w:rsidR="006B191D" w:rsidRPr="00E26D0C" w:rsidRDefault="00907810" w:rsidP="00907810">
      <w:pPr>
        <w:jc w:val="center"/>
      </w:pPr>
      <w:r w:rsidRPr="00907810">
        <w:rPr>
          <w:noProof/>
        </w:rPr>
        <w:lastRenderedPageBreak/>
        <w:drawing>
          <wp:inline distT="0" distB="0" distL="0" distR="0" wp14:anchorId="51F83599" wp14:editId="470E8DC5">
            <wp:extent cx="4731488" cy="696192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49032" cy="6987741"/>
                    </a:xfrm>
                    <a:prstGeom prst="rect">
                      <a:avLst/>
                    </a:prstGeom>
                  </pic:spPr>
                </pic:pic>
              </a:graphicData>
            </a:graphic>
          </wp:inline>
        </w:drawing>
      </w:r>
      <w:r>
        <w:br/>
      </w:r>
      <w:r w:rsidR="006B191D">
        <w:t xml:space="preserve">Figura </w:t>
      </w:r>
      <w:r w:rsidR="00210C96">
        <w:t>30</w:t>
      </w:r>
      <w:r w:rsidR="006B191D">
        <w:t xml:space="preserve">: </w:t>
      </w:r>
      <w:r>
        <w:t xml:space="preserve">Pagina di esempio del report </w:t>
      </w:r>
      <w:r w:rsidR="006B191D">
        <w:t xml:space="preserve">che fornisce la probabilità di attacco da parte dei vari </w:t>
      </w:r>
      <w:proofErr w:type="spellStart"/>
      <w:r w:rsidR="006B191D">
        <w:t>threat</w:t>
      </w:r>
      <w:proofErr w:type="spellEnd"/>
      <w:r w:rsidR="006B191D">
        <w:t xml:space="preserve"> agent</w:t>
      </w:r>
      <w:r>
        <w:t>s</w:t>
      </w:r>
      <w:r w:rsidR="006B191D">
        <w:t>/group</w:t>
      </w:r>
      <w:r>
        <w:t>s</w:t>
      </w:r>
    </w:p>
    <w:p w14:paraId="20C9A98F" w14:textId="4B49FE35" w:rsidR="00695AA5" w:rsidRDefault="00695AA5" w:rsidP="00695AA5">
      <w:pPr>
        <w:pStyle w:val="Titolo2"/>
      </w:pPr>
      <w:bookmarkStart w:id="179" w:name="_Toc170557820"/>
      <w:proofErr w:type="spellStart"/>
      <w:r>
        <w:lastRenderedPageBreak/>
        <w:t>nginx</w:t>
      </w:r>
      <w:bookmarkEnd w:id="179"/>
      <w:proofErr w:type="spellEnd"/>
    </w:p>
    <w:p w14:paraId="7F0B645B" w14:textId="49A942E9" w:rsidR="00695AA5" w:rsidRPr="00695AA5" w:rsidRDefault="00695AA5" w:rsidP="00695AA5">
      <w:proofErr w:type="spellStart"/>
      <w:r w:rsidRPr="00695AA5">
        <w:rPr>
          <w:b/>
          <w:bCs/>
        </w:rPr>
        <w:t>Nginx</w:t>
      </w:r>
      <w:proofErr w:type="spellEnd"/>
      <w:r>
        <w:t xml:space="preserve"> è stato implementato come </w:t>
      </w:r>
      <w:r w:rsidRPr="00695AA5">
        <w:rPr>
          <w:b/>
          <w:bCs/>
        </w:rPr>
        <w:t>reverse server proxy</w:t>
      </w:r>
      <w:r w:rsidR="000655CE">
        <w:rPr>
          <w:b/>
          <w:bCs/>
        </w:rPr>
        <w:t xml:space="preserve"> </w:t>
      </w:r>
      <w:r w:rsidR="000655CE">
        <w:t>(figura 9)</w:t>
      </w:r>
      <w:r>
        <w:t xml:space="preserve"> all'interno del sistema per la distribuzione delle richieste HTTP tra diversi servizi contenuti nel progetto. La configurazione di </w:t>
      </w:r>
      <w:proofErr w:type="spellStart"/>
      <w:r>
        <w:t>Nginx</w:t>
      </w:r>
      <w:proofErr w:type="spellEnd"/>
      <w:r>
        <w:t xml:space="preserve"> utilizzata è progettata per inoltrare le richieste ricevute sulla porta 80 ai rispettivi servizi in base al percorso dell'URL. </w:t>
      </w:r>
      <w:r w:rsidRPr="00695AA5">
        <w:t>Questo approccio consente una distribuzione efficiente del traffico e assicura che le richieste vengano indirizzate al servizio appropriato in modo trasparente per gli utenti del sistema.</w:t>
      </w:r>
    </w:p>
    <w:p w14:paraId="487B5EE6" w14:textId="171FD208" w:rsidR="007B4F54" w:rsidRDefault="000655CE" w:rsidP="000655CE">
      <w:r w:rsidRPr="000655CE">
        <w:t xml:space="preserve">L'integrazione di </w:t>
      </w:r>
      <w:proofErr w:type="spellStart"/>
      <w:r w:rsidRPr="000655CE">
        <w:t>Nginx</w:t>
      </w:r>
      <w:proofErr w:type="spellEnd"/>
      <w:r w:rsidRPr="000655CE">
        <w:t xml:space="preserve"> come reverse proxy server nel sistema offre la </w:t>
      </w:r>
      <w:r w:rsidRPr="000655CE">
        <w:rPr>
          <w:b/>
          <w:bCs/>
        </w:rPr>
        <w:t>possibilità</w:t>
      </w:r>
      <w:r w:rsidRPr="000655CE">
        <w:t xml:space="preserve"> di implementare il </w:t>
      </w:r>
      <w:r w:rsidRPr="000655CE">
        <w:rPr>
          <w:b/>
          <w:bCs/>
        </w:rPr>
        <w:t>bilanciamento del carico</w:t>
      </w:r>
      <w:r w:rsidRPr="000655CE">
        <w:t xml:space="preserve">, il che diventa particolarmente vantaggioso se </w:t>
      </w:r>
      <w:proofErr w:type="spellStart"/>
      <w:r w:rsidRPr="000655CE">
        <w:t>DetectiveAttacks</w:t>
      </w:r>
      <w:proofErr w:type="spellEnd"/>
      <w:r w:rsidRPr="000655CE">
        <w:t xml:space="preserve"> verrà rilasciato su una piattaforma online. Con il load balancing, </w:t>
      </w:r>
      <w:proofErr w:type="spellStart"/>
      <w:r w:rsidRPr="000655CE">
        <w:t>Nginx</w:t>
      </w:r>
      <w:proofErr w:type="spellEnd"/>
      <w:r w:rsidRPr="000655CE">
        <w:t xml:space="preserve"> può distribuire le richieste tra più istanze del servizio </w:t>
      </w:r>
      <w:proofErr w:type="spellStart"/>
      <w:r w:rsidRPr="000655CE">
        <w:t>DetectiveAttacks</w:t>
      </w:r>
      <w:proofErr w:type="spellEnd"/>
      <w:r w:rsidRPr="000655CE">
        <w:t xml:space="preserve">, garantendo una </w:t>
      </w:r>
      <w:r w:rsidRPr="000655CE">
        <w:rPr>
          <w:b/>
          <w:bCs/>
        </w:rPr>
        <w:t>distribuzione</w:t>
      </w:r>
      <w:r w:rsidRPr="000655CE">
        <w:t xml:space="preserve"> </w:t>
      </w:r>
      <w:r w:rsidRPr="000655CE">
        <w:rPr>
          <w:b/>
          <w:bCs/>
        </w:rPr>
        <w:t>uniforme</w:t>
      </w:r>
      <w:r w:rsidRPr="000655CE">
        <w:t xml:space="preserve"> del carico e migliorando le prestazioni complessive del sistema. Questo è essenziale soprattutto in ambienti online ad alto traffico, dove il load balancing aiuta a mantenere la </w:t>
      </w:r>
      <w:r w:rsidRPr="000655CE">
        <w:rPr>
          <w:b/>
          <w:bCs/>
        </w:rPr>
        <w:t>stabilità</w:t>
      </w:r>
      <w:r w:rsidRPr="000655CE">
        <w:t xml:space="preserve"> e </w:t>
      </w:r>
      <w:r w:rsidRPr="000655CE">
        <w:rPr>
          <w:b/>
          <w:bCs/>
        </w:rPr>
        <w:t>l'affidabilità</w:t>
      </w:r>
      <w:r w:rsidRPr="000655CE">
        <w:t xml:space="preserve"> del servizio, consentendo una maggiore scalabilità per gestire un numero crescente di utenti e richieste. Inoltre, il load balancing può fornire una maggiore </w:t>
      </w:r>
      <w:r w:rsidRPr="000655CE">
        <w:rPr>
          <w:b/>
          <w:bCs/>
        </w:rPr>
        <w:t>tolleranza ai guasti</w:t>
      </w:r>
      <w:r w:rsidRPr="000655CE">
        <w:t>, in quanto se uno dei server fallisce, le richieste possono essere indirizzate automaticamente agli altri server disponibili, garantendo un'esperienza utente continua e affidabile.</w:t>
      </w:r>
    </w:p>
    <w:p w14:paraId="3AC947B0" w14:textId="18021753" w:rsidR="007B4F54" w:rsidRDefault="007B4F54" w:rsidP="008B15A0">
      <w:pPr>
        <w:pStyle w:val="Sottotitolo"/>
      </w:pPr>
      <w:bookmarkStart w:id="180" w:name="_Toc170557821"/>
      <w:r>
        <w:lastRenderedPageBreak/>
        <w:t>Sviluppi Futuri</w:t>
      </w:r>
      <w:bookmarkEnd w:id="180"/>
    </w:p>
    <w:p w14:paraId="38168647" w14:textId="7C5B3E37" w:rsidR="007B4F54" w:rsidRPr="007B4F54" w:rsidRDefault="007B4F54" w:rsidP="007B4F54">
      <w:pPr>
        <w:rPr>
          <w:lang w:eastAsia="it-IT"/>
        </w:rPr>
      </w:pPr>
      <w:r w:rsidRPr="007B4F54">
        <w:rPr>
          <w:lang w:eastAsia="it-IT"/>
        </w:rPr>
        <w:t xml:space="preserve">Per </w:t>
      </w:r>
      <w:r w:rsidRPr="007B4F54">
        <w:rPr>
          <w:b/>
          <w:bCs/>
          <w:lang w:eastAsia="it-IT"/>
        </w:rPr>
        <w:t>migliorare</w:t>
      </w:r>
      <w:r w:rsidRPr="007B4F54">
        <w:rPr>
          <w:lang w:eastAsia="it-IT"/>
        </w:rPr>
        <w:t xml:space="preserve"> e </w:t>
      </w:r>
      <w:r w:rsidRPr="007B4F54">
        <w:rPr>
          <w:b/>
          <w:bCs/>
          <w:lang w:eastAsia="it-IT"/>
        </w:rPr>
        <w:t>ampliare</w:t>
      </w:r>
      <w:r w:rsidRPr="007B4F54">
        <w:rPr>
          <w:lang w:eastAsia="it-IT"/>
        </w:rPr>
        <w:t xml:space="preserve"> le funzionalità di </w:t>
      </w:r>
      <w:proofErr w:type="spellStart"/>
      <w:r w:rsidRPr="007B4F54">
        <w:rPr>
          <w:b/>
          <w:bCs/>
          <w:lang w:eastAsia="it-IT"/>
        </w:rPr>
        <w:t>DetectiveAttacks</w:t>
      </w:r>
      <w:proofErr w:type="spellEnd"/>
      <w:r w:rsidRPr="007B4F54">
        <w:rPr>
          <w:lang w:eastAsia="it-IT"/>
        </w:rPr>
        <w:t xml:space="preserve">, si prevede di implementare nuove caratteristiche e tecnologie. Uno degli obiettivi principali è facilitare l'utilizzo delle tecnologie attuali all'interno del software, permettendo una gestione più agevole ed efficiente delle varie minacce rilevate. Questo includerà lo sviluppo di strumenti di automazione che </w:t>
      </w:r>
      <w:r w:rsidRPr="00923FBF">
        <w:rPr>
          <w:b/>
          <w:bCs/>
          <w:lang w:eastAsia="it-IT"/>
        </w:rPr>
        <w:t>riducano</w:t>
      </w:r>
      <w:r w:rsidRPr="007B4F54">
        <w:rPr>
          <w:lang w:eastAsia="it-IT"/>
        </w:rPr>
        <w:t xml:space="preserve"> la necessità di </w:t>
      </w:r>
      <w:r w:rsidRPr="00923FBF">
        <w:rPr>
          <w:b/>
          <w:bCs/>
          <w:lang w:eastAsia="it-IT"/>
        </w:rPr>
        <w:t>intervento</w:t>
      </w:r>
      <w:r w:rsidRPr="007B4F54">
        <w:rPr>
          <w:lang w:eastAsia="it-IT"/>
        </w:rPr>
        <w:t xml:space="preserve"> </w:t>
      </w:r>
      <w:r w:rsidRPr="00923FBF">
        <w:rPr>
          <w:b/>
          <w:bCs/>
          <w:lang w:eastAsia="it-IT"/>
        </w:rPr>
        <w:t>manuale</w:t>
      </w:r>
      <w:r w:rsidRPr="007B4F54">
        <w:rPr>
          <w:lang w:eastAsia="it-IT"/>
        </w:rPr>
        <w:t xml:space="preserve"> da parte degli operatori.</w:t>
      </w:r>
    </w:p>
    <w:p w14:paraId="532A1899" w14:textId="4158C8F1" w:rsidR="007B4F54" w:rsidRDefault="007B4F54" w:rsidP="007B4F54">
      <w:pPr>
        <w:rPr>
          <w:lang w:eastAsia="it-IT"/>
        </w:rPr>
      </w:pPr>
      <w:r w:rsidRPr="007B4F54">
        <w:rPr>
          <w:lang w:eastAsia="it-IT"/>
        </w:rPr>
        <w:t xml:space="preserve">Un altro importante sviluppo futuro sarà l'integrazione di </w:t>
      </w:r>
      <w:r w:rsidRPr="007B4F54">
        <w:rPr>
          <w:b/>
          <w:bCs/>
          <w:lang w:eastAsia="it-IT"/>
        </w:rPr>
        <w:t>tecnologie</w:t>
      </w:r>
      <w:r w:rsidRPr="007B4F54">
        <w:rPr>
          <w:lang w:eastAsia="it-IT"/>
        </w:rPr>
        <w:t xml:space="preserve"> avanzate per il </w:t>
      </w:r>
      <w:r w:rsidRPr="007B4F54">
        <w:rPr>
          <w:b/>
          <w:bCs/>
          <w:lang w:eastAsia="it-IT"/>
        </w:rPr>
        <w:t>riconoscimento</w:t>
      </w:r>
      <w:r w:rsidRPr="007B4F54">
        <w:rPr>
          <w:lang w:eastAsia="it-IT"/>
        </w:rPr>
        <w:t xml:space="preserve"> automatico degli indicatori di attacco (</w:t>
      </w:r>
      <w:proofErr w:type="spellStart"/>
      <w:r w:rsidRPr="007B4F54">
        <w:rPr>
          <w:b/>
          <w:bCs/>
          <w:lang w:eastAsia="it-IT"/>
        </w:rPr>
        <w:t>IoA</w:t>
      </w:r>
      <w:proofErr w:type="spellEnd"/>
      <w:r w:rsidRPr="007B4F54">
        <w:rPr>
          <w:lang w:eastAsia="it-IT"/>
        </w:rPr>
        <w:t>). Questo permetterà al sistema di identificare e analizzare rapidamente le attività sospette, migliorando la capacità di rilevare minacce emergenti e riducendo i tempi di risposta agli incidenti di sicurezza.</w:t>
      </w:r>
    </w:p>
    <w:p w14:paraId="0621A9F5" w14:textId="0A66C8EE" w:rsidR="00010460" w:rsidRDefault="00010460" w:rsidP="007B4F54">
      <w:pPr>
        <w:rPr>
          <w:lang w:eastAsia="it-IT"/>
        </w:rPr>
      </w:pPr>
    </w:p>
    <w:p w14:paraId="2436F7B4" w14:textId="77777777" w:rsidR="00010460" w:rsidRDefault="00010460">
      <w:pPr>
        <w:spacing w:before="0" w:after="0" w:line="240" w:lineRule="auto"/>
        <w:jc w:val="left"/>
        <w:rPr>
          <w:lang w:eastAsia="it-IT"/>
        </w:rPr>
      </w:pPr>
      <w:r>
        <w:rPr>
          <w:lang w:eastAsia="it-IT"/>
        </w:rPr>
        <w:br w:type="page"/>
      </w:r>
    </w:p>
    <w:p w14:paraId="12EF1DAA" w14:textId="353EB362" w:rsidR="00010460" w:rsidRDefault="00010460" w:rsidP="00010460">
      <w:pPr>
        <w:pStyle w:val="Titolo1"/>
        <w:rPr>
          <w:lang w:eastAsia="it-IT"/>
        </w:rPr>
      </w:pPr>
      <w:bookmarkStart w:id="181" w:name="_Toc170557822"/>
      <w:r>
        <w:rPr>
          <w:lang w:eastAsia="it-IT"/>
        </w:rPr>
        <w:lastRenderedPageBreak/>
        <w:t>Ringraziamenti</w:t>
      </w:r>
      <w:bookmarkEnd w:id="181"/>
    </w:p>
    <w:p w14:paraId="58889270" w14:textId="27777CE8" w:rsidR="00010460" w:rsidRPr="007B4F54" w:rsidRDefault="00010460" w:rsidP="007B4F54">
      <w:pPr>
        <w:rPr>
          <w:lang w:eastAsia="it-IT"/>
        </w:rPr>
      </w:pPr>
      <w:r>
        <w:rPr>
          <w:lang w:eastAsia="it-IT"/>
        </w:rPr>
        <w:t>x</w:t>
      </w:r>
    </w:p>
    <w:p w14:paraId="2A0BD967" w14:textId="52EA2CCB" w:rsidR="00CF5918" w:rsidRPr="007E4D82" w:rsidRDefault="002B6E90" w:rsidP="00A329E5">
      <w:pPr>
        <w:pStyle w:val="Titolo1"/>
      </w:pPr>
      <w:bookmarkStart w:id="182" w:name="_Toc170557823"/>
      <w:r w:rsidRPr="007E4D82">
        <w:lastRenderedPageBreak/>
        <w:t>Bibliografia</w:t>
      </w:r>
      <w:bookmarkEnd w:id="182"/>
    </w:p>
    <w:sdt>
      <w:sdtPr>
        <w:id w:val="111145805"/>
        <w:bibliography/>
      </w:sdtPr>
      <w:sdtContent>
        <w:p w14:paraId="26B3E50D" w14:textId="42CFC36B" w:rsidR="002B6E90" w:rsidRPr="007F4FDC" w:rsidRDefault="002B6E90" w:rsidP="00A329E5">
          <w:pPr>
            <w:rPr>
              <w:noProof/>
            </w:rPr>
          </w:pPr>
          <w:r w:rsidRPr="007F4FDC">
            <w:rPr>
              <w:noProof/>
            </w:rPr>
            <w:t xml:space="preserve">[1] </w:t>
          </w:r>
          <w:r w:rsidRPr="007E4D82">
            <w:fldChar w:fldCharType="begin"/>
          </w:r>
          <w:r w:rsidRPr="007F4FDC">
            <w:instrText>BIBLIOGRAPHY</w:instrText>
          </w:r>
          <w:r w:rsidRPr="007E4D82">
            <w:fldChar w:fldCharType="separate"/>
          </w:r>
          <w:r w:rsidRPr="007F4FDC">
            <w:rPr>
              <w:noProof/>
            </w:rPr>
            <w:t xml:space="preserve">Cisco (2022). </w:t>
          </w:r>
          <w:r w:rsidR="00E34A6F" w:rsidRPr="007F4FDC">
            <w:rPr>
              <w:noProof/>
            </w:rPr>
            <w:br/>
            <w:t>https://www.cisco.com/c/it_it/products/security/what-is-cybersecurity.html</w:t>
          </w:r>
        </w:p>
        <w:p w14:paraId="3F58C1E7" w14:textId="2FCE35F7" w:rsidR="002B6E90" w:rsidRPr="007E4D82" w:rsidRDefault="002B6E90" w:rsidP="00A329E5">
          <w:pPr>
            <w:rPr>
              <w:noProof/>
            </w:rPr>
          </w:pPr>
          <w:r w:rsidRPr="007E4D82">
            <w:rPr>
              <w:b/>
              <w:bCs/>
            </w:rPr>
            <w:fldChar w:fldCharType="end"/>
          </w:r>
          <w:r w:rsidRPr="007E4D82">
            <w:t xml:space="preserve">[2] </w:t>
          </w:r>
          <w:r w:rsidRPr="002D2711">
            <w:rPr>
              <w:noProof/>
            </w:rPr>
            <w:t>Wikipedia</w:t>
          </w:r>
          <w:r w:rsidRPr="007E4D82">
            <w:rPr>
              <w:noProof/>
            </w:rPr>
            <w:t xml:space="preserve"> (2024, </w:t>
          </w:r>
          <w:r w:rsidR="00036035">
            <w:rPr>
              <w:noProof/>
            </w:rPr>
            <w:t>M</w:t>
          </w:r>
          <w:r w:rsidRPr="007E4D82">
            <w:rPr>
              <w:noProof/>
            </w:rPr>
            <w:t>arzo 11). https://it.wikipedia.org/wiki/Internet_delle_cose</w:t>
          </w:r>
        </w:p>
        <w:p w14:paraId="753C4B28" w14:textId="49699431" w:rsidR="002B6E90" w:rsidRPr="002D424F" w:rsidRDefault="002B6E90" w:rsidP="00A329E5">
          <w:pPr>
            <w:rPr>
              <w:noProof/>
              <w:lang w:val="en-US"/>
            </w:rPr>
          </w:pPr>
          <w:r w:rsidRPr="002D424F">
            <w:rPr>
              <w:noProof/>
              <w:lang w:val="en-US"/>
            </w:rPr>
            <w:t xml:space="preserve">[3] </w:t>
          </w:r>
          <w:r w:rsidRPr="002D2711">
            <w:rPr>
              <w:noProof/>
              <w:lang w:val="en-US"/>
            </w:rPr>
            <w:t>Cisco</w:t>
          </w:r>
          <w:r w:rsidRPr="002D424F">
            <w:rPr>
              <w:noProof/>
              <w:lang w:val="en-US"/>
            </w:rPr>
            <w:t xml:space="preserve"> (2023). </w:t>
          </w:r>
          <w:r w:rsidR="00E34A6F" w:rsidRPr="002D424F">
            <w:rPr>
              <w:noProof/>
              <w:lang w:val="en-US"/>
            </w:rPr>
            <w:br/>
          </w:r>
          <w:r w:rsidRPr="002D424F">
            <w:rPr>
              <w:noProof/>
              <w:lang w:val="en-US"/>
            </w:rPr>
            <w:t>https://www.learncisco.net/courses/iins/common-security-threats/information-security-and-common-threats.html</w:t>
          </w:r>
        </w:p>
        <w:p w14:paraId="7E1F673A" w14:textId="76DB87BA" w:rsidR="002B6E90" w:rsidRPr="002D424F" w:rsidRDefault="00A15848" w:rsidP="00A329E5">
          <w:pPr>
            <w:rPr>
              <w:u w:val="single"/>
              <w:lang w:val="en-US"/>
            </w:rPr>
          </w:pPr>
          <w:r w:rsidRPr="002D424F">
            <w:rPr>
              <w:lang w:val="en-US"/>
            </w:rPr>
            <w:t xml:space="preserve">[4] </w:t>
          </w:r>
          <w:r w:rsidRPr="002D2711">
            <w:rPr>
              <w:lang w:val="en-US"/>
            </w:rPr>
            <w:t>Check</w:t>
          </w:r>
          <w:r w:rsidRPr="002D424F">
            <w:rPr>
              <w:i/>
              <w:iCs/>
              <w:lang w:val="en-US"/>
            </w:rPr>
            <w:t xml:space="preserve"> </w:t>
          </w:r>
          <w:r w:rsidRPr="002D2711">
            <w:rPr>
              <w:lang w:val="en-US"/>
            </w:rPr>
            <w:t>Point</w:t>
          </w:r>
          <w:r w:rsidRPr="002D424F">
            <w:rPr>
              <w:lang w:val="en-US"/>
            </w:rPr>
            <w:t xml:space="preserve"> (2023, </w:t>
          </w:r>
          <w:proofErr w:type="spellStart"/>
          <w:r w:rsidR="00036035">
            <w:rPr>
              <w:lang w:val="en-US"/>
            </w:rPr>
            <w:t>L</w:t>
          </w:r>
          <w:r w:rsidRPr="002D424F">
            <w:rPr>
              <w:lang w:val="en-US"/>
            </w:rPr>
            <w:t>uglio</w:t>
          </w:r>
          <w:proofErr w:type="spellEnd"/>
          <w:r w:rsidRPr="002D424F">
            <w:rPr>
              <w:lang w:val="en-US"/>
            </w:rPr>
            <w:t>).</w:t>
          </w:r>
          <w:r w:rsidRPr="002D424F">
            <w:rPr>
              <w:u w:val="single"/>
              <w:lang w:val="en-US"/>
            </w:rPr>
            <w:t xml:space="preserve"> </w:t>
          </w:r>
          <w:r w:rsidRPr="002D424F">
            <w:rPr>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A329E5">
          <w:r w:rsidRPr="007E4D82">
            <w:t xml:space="preserve">[5] </w:t>
          </w:r>
          <w:r w:rsidRPr="002D2711">
            <w:t>Statista</w:t>
          </w:r>
          <w:r w:rsidRPr="007E4D82">
            <w:t xml:space="preserve">  (2024, </w:t>
          </w:r>
          <w:r w:rsidR="00036035">
            <w:t>F</w:t>
          </w:r>
          <w:r w:rsidRPr="007E4D82">
            <w:t>ebbraio 23). https://www.statista.com/chart/31805/countries-responsible-for-the-largest-share-of-cyber-incidents/</w:t>
          </w:r>
        </w:p>
      </w:sdtContent>
    </w:sdt>
    <w:p w14:paraId="0CAD7D14" w14:textId="7F88B3ED" w:rsidR="00E82ECB" w:rsidRPr="007E4D82" w:rsidRDefault="00E82ECB" w:rsidP="00A329E5">
      <w:r w:rsidRPr="007E4D82">
        <w:t xml:space="preserve">[6] Statista  (2024, </w:t>
      </w:r>
      <w:r w:rsidR="00036035">
        <w:t>F</w:t>
      </w:r>
      <w:r w:rsidRPr="007E4D82">
        <w:t>ebbraio 22). https://www.statista.com/chart/28878/expected-cost-of-cybercrime-until-2027/</w:t>
      </w:r>
    </w:p>
    <w:p w14:paraId="7FD63049" w14:textId="02572CC6" w:rsidR="00E2474B" w:rsidRPr="002D424F" w:rsidRDefault="00E2474B" w:rsidP="00A329E5">
      <w:r w:rsidRPr="002D424F">
        <w:lastRenderedPageBreak/>
        <w:t xml:space="preserve">[7] </w:t>
      </w:r>
      <w:r w:rsidRPr="002D2711">
        <w:t>Agenda Digitale Eu</w:t>
      </w:r>
      <w:r w:rsidRPr="002D424F">
        <w:t xml:space="preserve"> (2024, </w:t>
      </w:r>
      <w:r w:rsidR="00036035">
        <w:t>G</w:t>
      </w:r>
      <w:r w:rsidRPr="002D424F">
        <w:t>ennaio 25). https://www.agendadigitale.eu/</w:t>
      </w:r>
      <w:r w:rsidRPr="007E4D82">
        <w:t>sicurezza</w:t>
      </w:r>
      <w:r w:rsidRPr="002D424F">
        <w:t>/</w:t>
      </w:r>
      <w:r w:rsidRPr="007E4D82">
        <w:t>obblighi</w:t>
      </w:r>
      <w:r w:rsidRPr="002D424F">
        <w:t>-di-cyber-sicurezza-come-adeguarsi-alla-direttiva-nis2/</w:t>
      </w:r>
    </w:p>
    <w:p w14:paraId="22B97A0A" w14:textId="77376803" w:rsidR="002D5AE1" w:rsidRDefault="002D5AE1" w:rsidP="00A329E5">
      <w:pPr>
        <w:rPr>
          <w:lang w:val="en-GB"/>
        </w:rPr>
      </w:pPr>
      <w:r w:rsidRPr="002D424F">
        <w:t xml:space="preserve">[8] </w:t>
      </w:r>
      <w:proofErr w:type="spellStart"/>
      <w:r w:rsidRPr="002D424F">
        <w:t>Tauran</w:t>
      </w:r>
      <w:proofErr w:type="spellEnd"/>
      <w:r w:rsidRPr="002D424F">
        <w:t xml:space="preserve"> Yadav, Rao Arvind </w:t>
      </w:r>
      <w:proofErr w:type="spellStart"/>
      <w:r w:rsidRPr="002D424F">
        <w:t>Mallari</w:t>
      </w:r>
      <w:proofErr w:type="spellEnd"/>
      <w:r w:rsidRPr="002D424F">
        <w:t xml:space="preserve"> (2016, </w:t>
      </w:r>
      <w:r w:rsidR="00036035">
        <w:t>G</w:t>
      </w:r>
      <w:r w:rsidRPr="002D424F">
        <w:t>iugno 10).</w:t>
      </w:r>
      <w:r w:rsidRPr="002D424F">
        <w:br/>
      </w:r>
      <w:r w:rsidRPr="007E4D82">
        <w:rPr>
          <w:lang w:val="en-GB"/>
        </w:rPr>
        <w:t>Technical Aspect of Cyber Kill Chain</w:t>
      </w:r>
    </w:p>
    <w:p w14:paraId="7BCD4210" w14:textId="67D7FBEF" w:rsidR="001C7060" w:rsidRDefault="001C7060" w:rsidP="00A329E5">
      <w:pPr>
        <w:rPr>
          <w:lang w:val="en-GB"/>
        </w:rPr>
      </w:pPr>
      <w:r>
        <w:rPr>
          <w:lang w:val="en-GB"/>
        </w:rPr>
        <w:t xml:space="preserve">[9] </w:t>
      </w:r>
      <w:proofErr w:type="spellStart"/>
      <w:r>
        <w:rPr>
          <w:lang w:val="en-GB"/>
        </w:rPr>
        <w:t>Erico</w:t>
      </w:r>
      <w:proofErr w:type="spellEnd"/>
      <w:r>
        <w:rPr>
          <w:lang w:val="en-GB"/>
        </w:rPr>
        <w:t xml:space="preserve"> M. Hutchins, Michael J. </w:t>
      </w:r>
      <w:proofErr w:type="spellStart"/>
      <w:r>
        <w:rPr>
          <w:lang w:val="en-GB"/>
        </w:rPr>
        <w:t>Cloppert</w:t>
      </w:r>
      <w:proofErr w:type="spellEnd"/>
      <w:r>
        <w:rPr>
          <w:lang w:val="en-GB"/>
        </w:rPr>
        <w:t xml:space="preserve">, Rohan M. Amin, Ph.D. Lockheed Martin </w:t>
      </w:r>
      <w:proofErr w:type="spellStart"/>
      <w:r>
        <w:rPr>
          <w:lang w:val="en-GB"/>
        </w:rPr>
        <w:t>Corportation</w:t>
      </w:r>
      <w:proofErr w:type="spellEnd"/>
      <w:r>
        <w:rPr>
          <w:lang w:val="en-GB"/>
        </w:rPr>
        <w:t xml:space="preserve"> (2015, </w:t>
      </w:r>
      <w:proofErr w:type="spellStart"/>
      <w:r w:rsidR="00036035">
        <w:rPr>
          <w:lang w:val="en-GB"/>
        </w:rPr>
        <w:t>S</w:t>
      </w:r>
      <w:r>
        <w:rPr>
          <w:lang w:val="en-GB"/>
        </w:rPr>
        <w:t>ettembre</w:t>
      </w:r>
      <w:proofErr w:type="spellEnd"/>
      <w:r>
        <w:rPr>
          <w:lang w:val="en-GB"/>
        </w:rPr>
        <w:t xml:space="preserve"> 12). </w:t>
      </w:r>
      <w:r>
        <w:rPr>
          <w:lang w:val="en-GB"/>
        </w:rPr>
        <w:br/>
        <w:t xml:space="preserve">Intelligence-Driven Computer Network </w:t>
      </w:r>
      <w:proofErr w:type="spellStart"/>
      <w:r>
        <w:rPr>
          <w:lang w:val="en-GB"/>
        </w:rPr>
        <w:t>Defense</w:t>
      </w:r>
      <w:proofErr w:type="spellEnd"/>
      <w:r>
        <w:rPr>
          <w:lang w:val="en-GB"/>
        </w:rPr>
        <w:t xml:space="preserve"> Informed by Analysis of Adversary Campaigns and Intrusion Kill Chain</w:t>
      </w:r>
    </w:p>
    <w:p w14:paraId="7F8E450C" w14:textId="1ED20C91" w:rsidR="00633B5A" w:rsidRDefault="00633B5A" w:rsidP="00A329E5">
      <w:pPr>
        <w:rPr>
          <w:lang w:val="en-GB"/>
        </w:rPr>
      </w:pPr>
      <w:r>
        <w:rPr>
          <w:lang w:val="en-GB"/>
        </w:rPr>
        <w:t xml:space="preserve">[10] Blake E. Storm, Joseph A. Battaglia, Michael S. Kemmerer, William </w:t>
      </w:r>
      <w:proofErr w:type="spellStart"/>
      <w:r>
        <w:rPr>
          <w:lang w:val="en-GB"/>
        </w:rPr>
        <w:t>Kupersanin</w:t>
      </w:r>
      <w:proofErr w:type="spellEnd"/>
      <w:r>
        <w:rPr>
          <w:lang w:val="en-GB"/>
        </w:rPr>
        <w:t xml:space="preserve">, Douglas P. Millar, Craig Wampler, Sean M. Whitley, Ross D. Wolf (2017, </w:t>
      </w:r>
      <w:proofErr w:type="spellStart"/>
      <w:r w:rsidR="00036035">
        <w:rPr>
          <w:lang w:val="en-GB"/>
        </w:rPr>
        <w:t>G</w:t>
      </w:r>
      <w:r>
        <w:rPr>
          <w:lang w:val="en-GB"/>
        </w:rPr>
        <w:t>iugno</w:t>
      </w:r>
      <w:proofErr w:type="spellEnd"/>
      <w:r>
        <w:rPr>
          <w:lang w:val="en-GB"/>
        </w:rPr>
        <w:t>).</w:t>
      </w:r>
      <w:r>
        <w:rPr>
          <w:lang w:val="en-GB"/>
        </w:rPr>
        <w:br/>
        <w:t>Finding Cyber Threats With ATT&amp;CK-Based Analytics</w:t>
      </w:r>
    </w:p>
    <w:p w14:paraId="0923A685" w14:textId="25996277" w:rsidR="004877A2" w:rsidRDefault="00FE77BA" w:rsidP="00A329E5">
      <w:pPr>
        <w:rPr>
          <w:lang w:val="en-GB"/>
        </w:rPr>
      </w:pPr>
      <w:r>
        <w:rPr>
          <w:lang w:val="en-GB"/>
        </w:rPr>
        <w:t xml:space="preserve">[11] Mitre ATLAS (2021, 17 </w:t>
      </w:r>
      <w:proofErr w:type="spellStart"/>
      <w:r w:rsidR="00036035">
        <w:rPr>
          <w:lang w:val="en-GB"/>
        </w:rPr>
        <w:t>F</w:t>
      </w:r>
      <w:r>
        <w:rPr>
          <w:lang w:val="en-GB"/>
        </w:rPr>
        <w:t>ebbraio</w:t>
      </w:r>
      <w:proofErr w:type="spellEnd"/>
      <w:r>
        <w:rPr>
          <w:lang w:val="en-GB"/>
        </w:rPr>
        <w:t>)</w:t>
      </w:r>
      <w:r>
        <w:rPr>
          <w:lang w:val="en-GB"/>
        </w:rPr>
        <w:br/>
      </w:r>
      <w:r w:rsidRPr="00FE77BA">
        <w:rPr>
          <w:lang w:val="en-GB"/>
        </w:rPr>
        <w:t>https://atlas.mitre.org</w:t>
      </w:r>
      <w:r w:rsidR="004877A2">
        <w:rPr>
          <w:lang w:val="en-GB"/>
        </w:rPr>
        <w:t>/</w:t>
      </w:r>
    </w:p>
    <w:p w14:paraId="69DCB86B" w14:textId="6F8AA1B6" w:rsidR="00FE77BA" w:rsidRDefault="004877A2" w:rsidP="00A329E5">
      <w:pPr>
        <w:rPr>
          <w:lang w:val="en-US"/>
        </w:rPr>
      </w:pPr>
      <w:r w:rsidRPr="004877A2">
        <w:rPr>
          <w:lang w:val="en-US"/>
        </w:rPr>
        <w:t xml:space="preserve">[12] </w:t>
      </w:r>
      <w:r w:rsidR="005D5C84">
        <w:rPr>
          <w:lang w:val="en-US"/>
        </w:rPr>
        <w:t xml:space="preserve">Cyber Conflict </w:t>
      </w:r>
      <w:proofErr w:type="spellStart"/>
      <w:r w:rsidR="005D5C84">
        <w:rPr>
          <w:lang w:val="en-US"/>
        </w:rPr>
        <w:t>Istitute</w:t>
      </w:r>
      <w:proofErr w:type="spellEnd"/>
      <w:r w:rsidR="005D5C84">
        <w:rPr>
          <w:lang w:val="en-US"/>
        </w:rPr>
        <w:t xml:space="preserve"> (2022 </w:t>
      </w:r>
      <w:proofErr w:type="spellStart"/>
      <w:r w:rsidR="00036035">
        <w:rPr>
          <w:lang w:val="en-US"/>
        </w:rPr>
        <w:t>G</w:t>
      </w:r>
      <w:r w:rsidR="005D5C84">
        <w:rPr>
          <w:lang w:val="en-US"/>
        </w:rPr>
        <w:t>iugno</w:t>
      </w:r>
      <w:proofErr w:type="spellEnd"/>
      <w:r w:rsidR="005D5C84">
        <w:rPr>
          <w:lang w:val="en-US"/>
        </w:rPr>
        <w:t>)</w:t>
      </w:r>
      <w:r w:rsidR="005D5C84">
        <w:rPr>
          <w:lang w:val="en-US"/>
        </w:rPr>
        <w:br/>
      </w:r>
      <w:r w:rsidR="005D5C84" w:rsidRPr="005D5C84">
        <w:rPr>
          <w:lang w:val="en-US"/>
        </w:rPr>
        <w:t>https://cyberconflicts.cyberpeaceinstitute.org/law-and-policy/cases/</w:t>
      </w:r>
      <w:r w:rsidR="00E34921">
        <w:rPr>
          <w:lang w:val="en-US"/>
        </w:rPr>
        <w:t>Viasat</w:t>
      </w:r>
    </w:p>
    <w:p w14:paraId="7376E03D" w14:textId="66FE507D" w:rsidR="004877A2" w:rsidRDefault="004877A2" w:rsidP="00A329E5">
      <w:pPr>
        <w:rPr>
          <w:lang w:val="en-US"/>
        </w:rPr>
      </w:pPr>
      <w:r>
        <w:rPr>
          <w:lang w:val="en-US"/>
        </w:rPr>
        <w:t>[13]</w:t>
      </w:r>
      <w:r w:rsidR="005D5C84" w:rsidRPr="005D5C84">
        <w:rPr>
          <w:lang w:val="en-US"/>
        </w:rPr>
        <w:t xml:space="preserve"> </w:t>
      </w:r>
      <w:proofErr w:type="spellStart"/>
      <w:r w:rsidR="005D5C84" w:rsidRPr="004877A2">
        <w:rPr>
          <w:lang w:val="en-US"/>
        </w:rPr>
        <w:t>Nicolò</w:t>
      </w:r>
      <w:proofErr w:type="spellEnd"/>
      <w:r w:rsidR="005D5C84" w:rsidRPr="004877A2">
        <w:rPr>
          <w:lang w:val="en-US"/>
        </w:rPr>
        <w:t xml:space="preserve"> </w:t>
      </w:r>
      <w:proofErr w:type="spellStart"/>
      <w:r w:rsidR="005D5C84" w:rsidRPr="004877A2">
        <w:rPr>
          <w:lang w:val="en-US"/>
        </w:rPr>
        <w:t>Boschetti</w:t>
      </w:r>
      <w:proofErr w:type="spellEnd"/>
      <w:r w:rsidR="005D5C84" w:rsidRPr="004877A2">
        <w:rPr>
          <w:lang w:val="en-US"/>
        </w:rPr>
        <w:t>, Nathaniel G. Gordon, Gregory Falco</w:t>
      </w:r>
      <w:r w:rsidR="005D5C84" w:rsidRPr="004877A2">
        <w:rPr>
          <w:lang w:val="en-US"/>
        </w:rPr>
        <w:br/>
        <w:t>Space Cybersecurity Lessons Learned from</w:t>
      </w:r>
      <w:r w:rsidR="005D5C84">
        <w:rPr>
          <w:lang w:val="en-US"/>
        </w:rPr>
        <w:t xml:space="preserve"> </w:t>
      </w:r>
      <w:r w:rsidR="005D5C84" w:rsidRPr="004877A2">
        <w:rPr>
          <w:lang w:val="en-US"/>
        </w:rPr>
        <w:t>The</w:t>
      </w:r>
      <w:r w:rsidR="005D5C84">
        <w:rPr>
          <w:lang w:val="en-US"/>
        </w:rPr>
        <w:t xml:space="preserve"> </w:t>
      </w:r>
      <w:proofErr w:type="spellStart"/>
      <w:r w:rsidR="00E34921">
        <w:rPr>
          <w:lang w:val="en-US"/>
        </w:rPr>
        <w:t>Viasat</w:t>
      </w:r>
      <w:proofErr w:type="spellEnd"/>
      <w:r w:rsidR="005D5C84" w:rsidRPr="004877A2">
        <w:rPr>
          <w:lang w:val="en-US"/>
        </w:rPr>
        <w:t xml:space="preserve"> Cyberattack</w:t>
      </w:r>
    </w:p>
    <w:p w14:paraId="4562A9D2" w14:textId="1C8A7BAF" w:rsidR="003459C0" w:rsidRPr="00563036" w:rsidRDefault="003459C0" w:rsidP="00A329E5">
      <w:r w:rsidRPr="00563036">
        <w:t>[14] Wikipedia (2024).</w:t>
      </w:r>
      <w:r w:rsidRPr="00563036">
        <w:br/>
        <w:t>https://en.wikipedia.org/wiki/Common_Vulnerabilities_and_Exposures</w:t>
      </w:r>
    </w:p>
    <w:p w14:paraId="02272D80" w14:textId="2931BAA0" w:rsidR="003459C0" w:rsidRPr="00563036" w:rsidRDefault="003459C0" w:rsidP="00A329E5">
      <w:r w:rsidRPr="00563036">
        <w:lastRenderedPageBreak/>
        <w:t>[15] Wikipedia (2024).</w:t>
      </w:r>
      <w:r w:rsidRPr="00563036">
        <w:br/>
        <w:t>https://en.wikipedia.org/wiki/Common_Weakness_Enumeration</w:t>
      </w:r>
    </w:p>
    <w:p w14:paraId="73D15362" w14:textId="5791B5C7" w:rsidR="00BB2D61" w:rsidRPr="007F4FDC" w:rsidRDefault="00BB2D61" w:rsidP="00A329E5">
      <w:pPr>
        <w:rPr>
          <w:lang w:val="en-US"/>
        </w:rPr>
      </w:pPr>
      <w:r w:rsidRPr="007F4FDC">
        <w:rPr>
          <w:lang w:val="en-US"/>
        </w:rPr>
        <w:t xml:space="preserve">[16] </w:t>
      </w:r>
      <w:r w:rsidR="00A32227" w:rsidRPr="007F4FDC">
        <w:rPr>
          <w:lang w:val="en-US"/>
        </w:rPr>
        <w:t xml:space="preserve">Michelangelo </w:t>
      </w:r>
      <w:proofErr w:type="spellStart"/>
      <w:r w:rsidR="00A32227" w:rsidRPr="007F4FDC">
        <w:rPr>
          <w:lang w:val="en-US"/>
        </w:rPr>
        <w:t>Sidagni</w:t>
      </w:r>
      <w:proofErr w:type="spellEnd"/>
      <w:r w:rsidR="00B53315" w:rsidRPr="007F4FDC">
        <w:rPr>
          <w:lang w:val="en-US"/>
        </w:rPr>
        <w:t>, (</w:t>
      </w:r>
      <w:r w:rsidR="00A32227" w:rsidRPr="007F4FDC">
        <w:rPr>
          <w:lang w:val="en-US"/>
        </w:rPr>
        <w:t xml:space="preserve">2022, 11 </w:t>
      </w:r>
      <w:proofErr w:type="spellStart"/>
      <w:r w:rsidR="00A32227" w:rsidRPr="007F4FDC">
        <w:rPr>
          <w:lang w:val="en-US"/>
        </w:rPr>
        <w:t>Ottobre</w:t>
      </w:r>
      <w:proofErr w:type="spellEnd"/>
      <w:r w:rsidR="00B53315" w:rsidRPr="007F4FDC">
        <w:rPr>
          <w:lang w:val="en-US"/>
        </w:rPr>
        <w:t>)</w:t>
      </w:r>
      <w:r w:rsidRPr="007F4FDC">
        <w:rPr>
          <w:lang w:val="en-US"/>
        </w:rPr>
        <w:br/>
      </w:r>
      <w:r w:rsidR="00A32227" w:rsidRPr="007F4FDC">
        <w:rPr>
          <w:lang w:val="en-US"/>
        </w:rPr>
        <w:t>Mapping CVEs and ATT&amp;CK Framework TTPs: An Empirical Approach</w:t>
      </w:r>
    </w:p>
    <w:p w14:paraId="49A15E8C" w14:textId="63DC910B" w:rsidR="00A73DAE" w:rsidRPr="00563036" w:rsidRDefault="00A73DAE" w:rsidP="00A329E5">
      <w:pPr>
        <w:rPr>
          <w:lang w:val="en-US"/>
        </w:rPr>
      </w:pPr>
      <w:r w:rsidRPr="00563036">
        <w:rPr>
          <w:lang w:val="en-US"/>
        </w:rPr>
        <w:t xml:space="preserve">[17] </w:t>
      </w:r>
      <w:r w:rsidR="008C7183" w:rsidRPr="00563036">
        <w:rPr>
          <w:lang w:val="en-US"/>
        </w:rPr>
        <w:t xml:space="preserve">Center for Threat-Informed Defense </w:t>
      </w:r>
      <w:r w:rsidRPr="00563036">
        <w:rPr>
          <w:lang w:val="en-US"/>
        </w:rPr>
        <w:t xml:space="preserve">(2012, </w:t>
      </w:r>
      <w:proofErr w:type="spellStart"/>
      <w:r w:rsidRPr="00563036">
        <w:rPr>
          <w:lang w:val="en-US"/>
        </w:rPr>
        <w:t>Ottobre</w:t>
      </w:r>
      <w:proofErr w:type="spellEnd"/>
      <w:r w:rsidRPr="00563036">
        <w:rPr>
          <w:lang w:val="en-US"/>
        </w:rPr>
        <w:t xml:space="preserve"> 21)</w:t>
      </w:r>
      <w:r w:rsidRPr="00563036">
        <w:rPr>
          <w:lang w:val="en-US"/>
        </w:rPr>
        <w:br/>
      </w:r>
      <w:r w:rsidR="008C7183" w:rsidRPr="00563036">
        <w:rPr>
          <w:lang w:val="en-US"/>
        </w:rPr>
        <w:t>https://center-for-threat-informed-defense.github.io/mappings-explorer/about/methodology/cve-methodology/</w:t>
      </w:r>
    </w:p>
    <w:p w14:paraId="14B1BEF2" w14:textId="7D4B9746" w:rsidR="00033A9E" w:rsidRPr="00563036" w:rsidRDefault="0019075F" w:rsidP="00A329E5">
      <w:pPr>
        <w:rPr>
          <w:lang w:val="en-US"/>
        </w:rPr>
      </w:pPr>
      <w:r w:rsidRPr="00563036">
        <w:rPr>
          <w:lang w:val="en-US"/>
        </w:rPr>
        <w:t xml:space="preserve">[18] </w:t>
      </w:r>
      <w:proofErr w:type="spellStart"/>
      <w:r w:rsidRPr="00563036">
        <w:rPr>
          <w:lang w:val="en-US"/>
        </w:rPr>
        <w:t>Mitre</w:t>
      </w:r>
      <w:proofErr w:type="spellEnd"/>
      <w:r w:rsidRPr="00563036">
        <w:rPr>
          <w:lang w:val="en-US"/>
        </w:rPr>
        <w:t xml:space="preserve"> ATT&amp;CK (2020, 16 </w:t>
      </w:r>
      <w:proofErr w:type="spellStart"/>
      <w:r w:rsidRPr="00563036">
        <w:rPr>
          <w:lang w:val="en-US"/>
        </w:rPr>
        <w:t>Dicembre</w:t>
      </w:r>
      <w:proofErr w:type="spellEnd"/>
      <w:r w:rsidRPr="00563036">
        <w:rPr>
          <w:lang w:val="en-US"/>
        </w:rPr>
        <w:t>)</w:t>
      </w:r>
      <w:r w:rsidRPr="00563036">
        <w:rPr>
          <w:lang w:val="en-US"/>
        </w:rPr>
        <w:br/>
        <w:t>https://github.com/mitre-attack/mitreattack-python/</w:t>
      </w:r>
    </w:p>
    <w:p w14:paraId="4DEE242F" w14:textId="4B334AF6" w:rsidR="006960FE" w:rsidRPr="00213643" w:rsidRDefault="006960FE" w:rsidP="00A329E5">
      <w:pPr>
        <w:rPr>
          <w:lang w:val="en-US"/>
        </w:rPr>
      </w:pPr>
      <w:r w:rsidRPr="00213643">
        <w:rPr>
          <w:lang w:val="en-US"/>
        </w:rPr>
        <w:t xml:space="preserve">[20] Wikipedia (2013, 20 </w:t>
      </w:r>
      <w:proofErr w:type="spellStart"/>
      <w:r w:rsidRPr="00213643">
        <w:rPr>
          <w:lang w:val="en-US"/>
        </w:rPr>
        <w:t>Giugno</w:t>
      </w:r>
      <w:proofErr w:type="spellEnd"/>
      <w:r w:rsidRPr="00213643">
        <w:rPr>
          <w:lang w:val="en-US"/>
        </w:rPr>
        <w:t>)</w:t>
      </w:r>
      <w:r w:rsidRPr="00213643">
        <w:rPr>
          <w:lang w:val="en-US"/>
        </w:rPr>
        <w:br/>
        <w:t>https://it.wikipedia.org/wiki/Coseno_di_similitudine</w:t>
      </w:r>
    </w:p>
    <w:p w14:paraId="09CF8ECB" w14:textId="54A23AB9" w:rsidR="000C4DFE" w:rsidRDefault="000C4DFE" w:rsidP="00A329E5">
      <w:r>
        <w:t xml:space="preserve">[21] </w:t>
      </w:r>
      <w:r w:rsidR="00F716FC">
        <w:t xml:space="preserve">Wikipedia </w:t>
      </w:r>
      <w:r>
        <w:t>(2014, 27 Settembre)</w:t>
      </w:r>
      <w:r>
        <w:br/>
      </w:r>
      <w:r w:rsidRPr="000C4DFE">
        <w:t>https://en.wikipedia.org/wiki/Word_embedding</w:t>
      </w:r>
    </w:p>
    <w:p w14:paraId="4D0D6115" w14:textId="3DC3599C" w:rsidR="00F716FC" w:rsidRDefault="00F716FC" w:rsidP="00A329E5">
      <w:r>
        <w:t>[22] Wikipedia (2008, 7 Gennaio)</w:t>
      </w:r>
      <w:r>
        <w:br/>
      </w:r>
      <w:r w:rsidRPr="00F716FC">
        <w:t>https://en.wikipedia.org/wiki/Cosine_similarity</w:t>
      </w:r>
    </w:p>
    <w:p w14:paraId="0A5182DA" w14:textId="5A518BF1" w:rsidR="00FB5569" w:rsidRDefault="00FB5569" w:rsidP="00A329E5">
      <w:pPr>
        <w:rPr>
          <w:lang w:val="en-US"/>
        </w:rPr>
      </w:pPr>
      <w:r w:rsidRPr="00563036">
        <w:rPr>
          <w:lang w:val="en-US"/>
        </w:rPr>
        <w:t xml:space="preserve">[23] </w:t>
      </w:r>
      <w:proofErr w:type="spellStart"/>
      <w:r w:rsidRPr="00563036">
        <w:rPr>
          <w:lang w:val="en-US"/>
        </w:rPr>
        <w:t>vehemont</w:t>
      </w:r>
      <w:proofErr w:type="spellEnd"/>
      <w:r w:rsidRPr="00563036">
        <w:rPr>
          <w:lang w:val="en-US"/>
        </w:rPr>
        <w:t xml:space="preserve"> (2021, 15 </w:t>
      </w:r>
      <w:proofErr w:type="spellStart"/>
      <w:r w:rsidRPr="00563036">
        <w:rPr>
          <w:lang w:val="en-US"/>
        </w:rPr>
        <w:t>Ottobre</w:t>
      </w:r>
      <w:proofErr w:type="spellEnd"/>
      <w:r w:rsidRPr="00563036">
        <w:rPr>
          <w:lang w:val="en-US"/>
        </w:rPr>
        <w:t>)</w:t>
      </w:r>
      <w:r w:rsidRPr="00563036">
        <w:rPr>
          <w:lang w:val="en-US"/>
        </w:rPr>
        <w:br/>
        <w:t>https://github.com/vehemont/nvdlib</w:t>
      </w:r>
    </w:p>
    <w:p w14:paraId="29149850" w14:textId="3E64036D" w:rsidR="00BF6192" w:rsidRPr="00563036" w:rsidRDefault="00BF6192" w:rsidP="00A329E5">
      <w:pPr>
        <w:rPr>
          <w:lang w:val="en-US"/>
        </w:rPr>
      </w:pPr>
      <w:r w:rsidRPr="00213643">
        <w:rPr>
          <w:lang w:val="en-US"/>
        </w:rPr>
        <w:t xml:space="preserve">[24] </w:t>
      </w:r>
      <w:r w:rsidRPr="00563036">
        <w:rPr>
          <w:lang w:val="en-US"/>
        </w:rPr>
        <w:t xml:space="preserve">Basel </w:t>
      </w:r>
      <w:proofErr w:type="spellStart"/>
      <w:r w:rsidRPr="00563036">
        <w:rPr>
          <w:lang w:val="en-US"/>
        </w:rPr>
        <w:t>Abdeen</w:t>
      </w:r>
      <w:proofErr w:type="spellEnd"/>
      <w:r w:rsidRPr="00563036">
        <w:rPr>
          <w:lang w:val="en-US"/>
        </w:rPr>
        <w:t>, Ehab Al-</w:t>
      </w:r>
      <w:proofErr w:type="spellStart"/>
      <w:r w:rsidRPr="00563036">
        <w:rPr>
          <w:lang w:val="en-US"/>
        </w:rPr>
        <w:t>Shaer</w:t>
      </w:r>
      <w:proofErr w:type="spellEnd"/>
      <w:r w:rsidRPr="00563036">
        <w:rPr>
          <w:lang w:val="en-US"/>
        </w:rPr>
        <w:t xml:space="preserve">, Anoop Singhal, </w:t>
      </w:r>
      <w:proofErr w:type="spellStart"/>
      <w:r w:rsidRPr="00563036">
        <w:rPr>
          <w:lang w:val="en-US"/>
        </w:rPr>
        <w:t>Latifur</w:t>
      </w:r>
      <w:proofErr w:type="spellEnd"/>
      <w:r w:rsidRPr="00563036">
        <w:rPr>
          <w:lang w:val="en-US"/>
        </w:rPr>
        <w:t xml:space="preserve"> Khan, Kevin</w:t>
      </w:r>
      <w:r w:rsidR="00CB2598">
        <w:rPr>
          <w:lang w:val="en-US"/>
        </w:rPr>
        <w:t xml:space="preserve"> </w:t>
      </w:r>
      <w:proofErr w:type="spellStart"/>
      <w:r w:rsidRPr="00563036">
        <w:rPr>
          <w:lang w:val="en-US"/>
        </w:rPr>
        <w:t>Hamlen</w:t>
      </w:r>
      <w:proofErr w:type="spellEnd"/>
      <w:r w:rsidRPr="00563036">
        <w:rPr>
          <w:lang w:val="en-US"/>
        </w:rPr>
        <w:t xml:space="preserve"> (2023, 15 </w:t>
      </w:r>
      <w:proofErr w:type="spellStart"/>
      <w:r w:rsidRPr="00563036">
        <w:rPr>
          <w:lang w:val="en-US"/>
        </w:rPr>
        <w:t>Aprile</w:t>
      </w:r>
      <w:proofErr w:type="spellEnd"/>
      <w:r w:rsidRPr="00563036">
        <w:rPr>
          <w:lang w:val="en-US"/>
        </w:rPr>
        <w:t>)</w:t>
      </w:r>
      <w:r w:rsidRPr="00563036">
        <w:rPr>
          <w:lang w:val="en-US"/>
        </w:rPr>
        <w:br/>
        <w:t>SMET: Semantic Mapping of CVE to ATT&amp;CK and its Application to Cybersecurity</w:t>
      </w:r>
    </w:p>
    <w:p w14:paraId="05728408" w14:textId="00953B56" w:rsidR="00E82526" w:rsidRPr="00213643" w:rsidRDefault="00BF6192" w:rsidP="00A329E5">
      <w:pPr>
        <w:rPr>
          <w:lang w:val="en-US"/>
        </w:rPr>
      </w:pPr>
      <w:r w:rsidRPr="00213643">
        <w:rPr>
          <w:lang w:val="en-US"/>
        </w:rPr>
        <w:lastRenderedPageBreak/>
        <w:t>[25</w:t>
      </w:r>
      <w:r w:rsidR="00551DEB" w:rsidRPr="00213643">
        <w:rPr>
          <w:lang w:val="en-US"/>
        </w:rPr>
        <w:t>] MITRE</w:t>
      </w:r>
      <w:r w:rsidRPr="00213643">
        <w:rPr>
          <w:lang w:val="en-US"/>
        </w:rPr>
        <w:t xml:space="preserve"> ENGENUITY (2023, 24 Agosto)</w:t>
      </w:r>
      <w:r w:rsidRPr="00213643">
        <w:rPr>
          <w:lang w:val="en-US"/>
        </w:rPr>
        <w:br/>
        <w:t>https://mitre-engenuity.org/cybersecurity/center-for-threat-informed-defense/our-work/threat-report-attck-mapper-tram/</w:t>
      </w:r>
    </w:p>
    <w:p w14:paraId="01F6F088" w14:textId="05E7726E" w:rsidR="00BF6192" w:rsidRPr="00213643" w:rsidRDefault="00BF6192" w:rsidP="00A329E5">
      <w:pPr>
        <w:rPr>
          <w:lang w:val="en-US"/>
        </w:rPr>
      </w:pPr>
      <w:r w:rsidRPr="00213643">
        <w:rPr>
          <w:lang w:val="en-US"/>
        </w:rPr>
        <w:t xml:space="preserve">[26] Ehsan </w:t>
      </w:r>
      <w:proofErr w:type="spellStart"/>
      <w:r w:rsidRPr="00213643">
        <w:rPr>
          <w:lang w:val="en-US"/>
        </w:rPr>
        <w:t>Aghaei</w:t>
      </w:r>
      <w:proofErr w:type="spellEnd"/>
      <w:r w:rsidRPr="00213643">
        <w:rPr>
          <w:lang w:val="en-US"/>
        </w:rPr>
        <w:t>, Ehab Al-</w:t>
      </w:r>
      <w:proofErr w:type="spellStart"/>
      <w:r w:rsidRPr="00213643">
        <w:rPr>
          <w:lang w:val="en-US"/>
        </w:rPr>
        <w:t>Shaer</w:t>
      </w:r>
      <w:proofErr w:type="spellEnd"/>
      <w:r w:rsidRPr="00213643">
        <w:rPr>
          <w:lang w:val="en-US"/>
        </w:rPr>
        <w:t xml:space="preserve"> (2023, 6 </w:t>
      </w:r>
      <w:proofErr w:type="spellStart"/>
      <w:r w:rsidRPr="00213643">
        <w:rPr>
          <w:lang w:val="en-US"/>
        </w:rPr>
        <w:t>Settembre</w:t>
      </w:r>
      <w:proofErr w:type="spellEnd"/>
      <w:r w:rsidRPr="00213643">
        <w:rPr>
          <w:lang w:val="en-US"/>
        </w:rPr>
        <w:t>)</w:t>
      </w:r>
      <w:r w:rsidRPr="00213643">
        <w:rPr>
          <w:lang w:val="en-US"/>
        </w:rPr>
        <w:br/>
        <w:t>CVE-driven attack technique prediction with semantic information extraction and a domain-specific language model</w:t>
      </w:r>
    </w:p>
    <w:p w14:paraId="1B1D8788" w14:textId="43A7E215" w:rsidR="00BF6192" w:rsidRPr="00213643" w:rsidRDefault="00BF6192" w:rsidP="00A329E5">
      <w:pPr>
        <w:rPr>
          <w:lang w:val="en-US"/>
        </w:rPr>
      </w:pPr>
      <w:r w:rsidRPr="00213643">
        <w:rPr>
          <w:lang w:val="en-US"/>
        </w:rPr>
        <w:t xml:space="preserve">[27] </w:t>
      </w:r>
      <w:r w:rsidR="000E0DCA" w:rsidRPr="00213643">
        <w:rPr>
          <w:lang w:val="en-US"/>
        </w:rPr>
        <w:t xml:space="preserve">Ehsan </w:t>
      </w:r>
      <w:proofErr w:type="spellStart"/>
      <w:r w:rsidR="000E0DCA" w:rsidRPr="00213643">
        <w:rPr>
          <w:lang w:val="en-US"/>
        </w:rPr>
        <w:t>Aghaei</w:t>
      </w:r>
      <w:proofErr w:type="spellEnd"/>
      <w:r w:rsidR="000E0DCA" w:rsidRPr="00213643">
        <w:rPr>
          <w:lang w:val="en-US"/>
        </w:rPr>
        <w:t xml:space="preserve">, Xi </w:t>
      </w:r>
      <w:proofErr w:type="spellStart"/>
      <w:r w:rsidR="000E0DCA" w:rsidRPr="00213643">
        <w:rPr>
          <w:lang w:val="en-US"/>
        </w:rPr>
        <w:t>Niu</w:t>
      </w:r>
      <w:proofErr w:type="spellEnd"/>
      <w:r w:rsidR="000E0DCA" w:rsidRPr="00213643">
        <w:rPr>
          <w:lang w:val="en-US"/>
        </w:rPr>
        <w:t xml:space="preserve">, Waseem </w:t>
      </w:r>
      <w:proofErr w:type="spellStart"/>
      <w:r w:rsidR="000E0DCA" w:rsidRPr="00213643">
        <w:rPr>
          <w:lang w:val="en-US"/>
        </w:rPr>
        <w:t>Shadid</w:t>
      </w:r>
      <w:proofErr w:type="spellEnd"/>
      <w:r w:rsidR="000E0DCA" w:rsidRPr="00213643">
        <w:rPr>
          <w:lang w:val="en-US"/>
        </w:rPr>
        <w:t>, Ehab Al-</w:t>
      </w:r>
      <w:proofErr w:type="spellStart"/>
      <w:r w:rsidR="000E0DCA" w:rsidRPr="00213643">
        <w:rPr>
          <w:lang w:val="en-US"/>
        </w:rPr>
        <w:t>Shaer</w:t>
      </w:r>
      <w:proofErr w:type="spellEnd"/>
      <w:r w:rsidR="000E0DCA" w:rsidRPr="00213643">
        <w:rPr>
          <w:lang w:val="en-US"/>
        </w:rPr>
        <w:t xml:space="preserve"> (2023, 4 </w:t>
      </w:r>
      <w:proofErr w:type="spellStart"/>
      <w:r w:rsidR="000E0DCA" w:rsidRPr="00213643">
        <w:rPr>
          <w:lang w:val="en-US"/>
        </w:rPr>
        <w:t>Febbraio</w:t>
      </w:r>
      <w:proofErr w:type="spellEnd"/>
      <w:r w:rsidR="000E0DCA" w:rsidRPr="00213643">
        <w:rPr>
          <w:lang w:val="en-US"/>
        </w:rPr>
        <w:t>)</w:t>
      </w:r>
      <w:r w:rsidR="000E0DCA" w:rsidRPr="00213643">
        <w:rPr>
          <w:lang w:val="en-US"/>
        </w:rPr>
        <w:br/>
      </w:r>
      <w:proofErr w:type="spellStart"/>
      <w:r w:rsidRPr="00213643">
        <w:rPr>
          <w:lang w:val="en-US"/>
        </w:rPr>
        <w:t>SecureBERT</w:t>
      </w:r>
      <w:proofErr w:type="spellEnd"/>
      <w:r w:rsidRPr="00213643">
        <w:rPr>
          <w:lang w:val="en-US"/>
        </w:rPr>
        <w:t>: A Domain-Specific Language Model for Cybersecurity</w:t>
      </w:r>
    </w:p>
    <w:p w14:paraId="142ED763" w14:textId="6DA3B722" w:rsidR="000E0DCA" w:rsidRPr="00213643" w:rsidRDefault="000E0DCA" w:rsidP="00A329E5">
      <w:pPr>
        <w:rPr>
          <w:lang w:val="en-US"/>
        </w:rPr>
      </w:pPr>
      <w:r w:rsidRPr="00213643">
        <w:rPr>
          <w:lang w:val="en-US"/>
        </w:rPr>
        <w:t xml:space="preserve">[28] Chia-Mei Chen, Jing-Yun Kan, </w:t>
      </w:r>
      <w:proofErr w:type="spellStart"/>
      <w:r w:rsidRPr="00213643">
        <w:rPr>
          <w:lang w:val="en-US"/>
        </w:rPr>
        <w:t>Ya</w:t>
      </w:r>
      <w:proofErr w:type="spellEnd"/>
      <w:r w:rsidRPr="00213643">
        <w:rPr>
          <w:lang w:val="en-US"/>
        </w:rPr>
        <w:t xml:space="preserve">-Hui </w:t>
      </w:r>
      <w:proofErr w:type="spellStart"/>
      <w:r w:rsidRPr="00213643">
        <w:rPr>
          <w:lang w:val="en-US"/>
        </w:rPr>
        <w:t>Ou</w:t>
      </w:r>
      <w:proofErr w:type="spellEnd"/>
      <w:r w:rsidRPr="00213643">
        <w:rPr>
          <w:lang w:val="en-US"/>
        </w:rPr>
        <w:t>, Zheng-</w:t>
      </w:r>
      <w:proofErr w:type="spellStart"/>
      <w:r w:rsidRPr="00213643">
        <w:rPr>
          <w:lang w:val="en-US"/>
        </w:rPr>
        <w:t>Xun</w:t>
      </w:r>
      <w:proofErr w:type="spellEnd"/>
      <w:r w:rsidRPr="00213643">
        <w:rPr>
          <w:lang w:val="en-US"/>
        </w:rPr>
        <w:t xml:space="preserve"> Cai, Albert Guan (2021)</w:t>
      </w:r>
      <w:r w:rsidRPr="00213643">
        <w:rPr>
          <w:lang w:val="en-US"/>
        </w:rPr>
        <w:br/>
        <w:t>Threat action extraction using information retrieval</w:t>
      </w:r>
    </w:p>
    <w:p w14:paraId="37F6E5A6" w14:textId="2CEB647B" w:rsidR="000E0DCA" w:rsidRPr="00213643" w:rsidRDefault="000E0DCA" w:rsidP="00A329E5">
      <w:pPr>
        <w:rPr>
          <w:lang w:val="en-US"/>
        </w:rPr>
      </w:pPr>
      <w:r w:rsidRPr="00213643">
        <w:rPr>
          <w:lang w:val="en-US"/>
        </w:rPr>
        <w:t>[29]</w:t>
      </w:r>
      <w:r w:rsidR="00EE0628" w:rsidRPr="00213643">
        <w:rPr>
          <w:lang w:val="en-US"/>
        </w:rPr>
        <w:t xml:space="preserve"> H. Zhang, G. Shen, C. Guo, Y. Cui, and C. Jiang (2021, 4 </w:t>
      </w:r>
      <w:proofErr w:type="spellStart"/>
      <w:r w:rsidR="00EE0628" w:rsidRPr="00213643">
        <w:rPr>
          <w:lang w:val="en-US"/>
        </w:rPr>
        <w:t>Febbraio</w:t>
      </w:r>
      <w:proofErr w:type="spellEnd"/>
      <w:r w:rsidR="00EE0628" w:rsidRPr="00213643">
        <w:rPr>
          <w:lang w:val="en-US"/>
        </w:rPr>
        <w:t>)</w:t>
      </w:r>
      <w:r w:rsidR="00EE0628" w:rsidRPr="00213643">
        <w:rPr>
          <w:lang w:val="en-US"/>
        </w:rPr>
        <w:br/>
        <w:t>Ex-action: Automatically extracting threat actions from cyber threat intelligence report based on multimodal learning</w:t>
      </w:r>
    </w:p>
    <w:p w14:paraId="5D7A8272" w14:textId="2E85A2EF" w:rsidR="00EE0628" w:rsidRPr="00213643" w:rsidRDefault="00EE0628" w:rsidP="00A329E5">
      <w:pPr>
        <w:rPr>
          <w:lang w:val="en-US"/>
        </w:rPr>
      </w:pPr>
      <w:r w:rsidRPr="00213643">
        <w:rPr>
          <w:lang w:val="en-US"/>
        </w:rPr>
        <w:t xml:space="preserve">[30] G. </w:t>
      </w:r>
      <w:proofErr w:type="spellStart"/>
      <w:r w:rsidRPr="00213643">
        <w:rPr>
          <w:lang w:val="en-US"/>
        </w:rPr>
        <w:t>Ayoade</w:t>
      </w:r>
      <w:proofErr w:type="spellEnd"/>
      <w:r w:rsidRPr="00213643">
        <w:rPr>
          <w:lang w:val="en-US"/>
        </w:rPr>
        <w:t xml:space="preserve">, S. Chandra, L. Khan, K. </w:t>
      </w:r>
      <w:proofErr w:type="spellStart"/>
      <w:r w:rsidRPr="00213643">
        <w:rPr>
          <w:lang w:val="en-US"/>
        </w:rPr>
        <w:t>Hamlen</w:t>
      </w:r>
      <w:proofErr w:type="spellEnd"/>
      <w:r w:rsidRPr="00213643">
        <w:rPr>
          <w:lang w:val="en-US"/>
        </w:rPr>
        <w:t xml:space="preserve">, and B. </w:t>
      </w:r>
      <w:proofErr w:type="spellStart"/>
      <w:r w:rsidRPr="00213643">
        <w:rPr>
          <w:lang w:val="en-US"/>
        </w:rPr>
        <w:t>Thuraisingham</w:t>
      </w:r>
      <w:proofErr w:type="spellEnd"/>
      <w:r w:rsidRPr="00213643">
        <w:rPr>
          <w:lang w:val="en-US"/>
        </w:rPr>
        <w:t xml:space="preserve"> (2018, 18 </w:t>
      </w:r>
      <w:proofErr w:type="spellStart"/>
      <w:r w:rsidRPr="00213643">
        <w:rPr>
          <w:lang w:val="en-US"/>
        </w:rPr>
        <w:t>Ottobre</w:t>
      </w:r>
      <w:proofErr w:type="spellEnd"/>
      <w:r w:rsidRPr="00213643">
        <w:rPr>
          <w:lang w:val="en-US"/>
        </w:rPr>
        <w:t xml:space="preserve">) </w:t>
      </w:r>
      <w:r w:rsidRPr="00213643">
        <w:rPr>
          <w:lang w:val="en-US"/>
        </w:rPr>
        <w:br/>
        <w:t>Automated threat report classification over multi-source data</w:t>
      </w:r>
    </w:p>
    <w:p w14:paraId="57C87DFE" w14:textId="76D58F53" w:rsidR="00EE0628" w:rsidRPr="00213643" w:rsidRDefault="00EE0628" w:rsidP="00A329E5">
      <w:pPr>
        <w:rPr>
          <w:lang w:val="en-US"/>
        </w:rPr>
      </w:pPr>
      <w:r w:rsidRPr="00213643">
        <w:rPr>
          <w:lang w:val="en-US"/>
        </w:rPr>
        <w:t xml:space="preserve">[31] E. </w:t>
      </w:r>
      <w:proofErr w:type="spellStart"/>
      <w:r w:rsidRPr="00213643">
        <w:rPr>
          <w:lang w:val="en-US"/>
        </w:rPr>
        <w:t>Hemberg</w:t>
      </w:r>
      <w:proofErr w:type="spellEnd"/>
      <w:r w:rsidRPr="00213643">
        <w:rPr>
          <w:lang w:val="en-US"/>
        </w:rPr>
        <w:t xml:space="preserve">, J. Kelly, M. </w:t>
      </w:r>
      <w:proofErr w:type="spellStart"/>
      <w:r w:rsidRPr="00213643">
        <w:rPr>
          <w:lang w:val="en-US"/>
        </w:rPr>
        <w:t>Shlapentokh</w:t>
      </w:r>
      <w:proofErr w:type="spellEnd"/>
      <w:r w:rsidRPr="00213643">
        <w:rPr>
          <w:lang w:val="en-US"/>
        </w:rPr>
        <w:t xml:space="preserve">-Rothman, B. </w:t>
      </w:r>
      <w:proofErr w:type="spellStart"/>
      <w:r w:rsidRPr="00213643">
        <w:rPr>
          <w:lang w:val="en-US"/>
        </w:rPr>
        <w:t>Reinstadler</w:t>
      </w:r>
      <w:proofErr w:type="spellEnd"/>
      <w:r w:rsidRPr="00213643">
        <w:rPr>
          <w:lang w:val="en-US"/>
        </w:rPr>
        <w:t xml:space="preserve">, K. Xu, N. </w:t>
      </w:r>
      <w:proofErr w:type="spellStart"/>
      <w:r w:rsidRPr="00213643">
        <w:rPr>
          <w:lang w:val="en-US"/>
        </w:rPr>
        <w:t>Rutar</w:t>
      </w:r>
      <w:proofErr w:type="spellEnd"/>
      <w:r w:rsidRPr="00213643">
        <w:rPr>
          <w:lang w:val="en-US"/>
        </w:rPr>
        <w:t xml:space="preserve">, and U.-M. O’Reilly (2023, 1 </w:t>
      </w:r>
      <w:proofErr w:type="spellStart"/>
      <w:r w:rsidRPr="00213643">
        <w:rPr>
          <w:lang w:val="en-US"/>
        </w:rPr>
        <w:t>Ottobre</w:t>
      </w:r>
      <w:proofErr w:type="spellEnd"/>
      <w:r w:rsidRPr="00213643">
        <w:rPr>
          <w:lang w:val="en-US"/>
        </w:rPr>
        <w:t xml:space="preserve">) </w:t>
      </w:r>
      <w:r w:rsidRPr="00213643">
        <w:rPr>
          <w:lang w:val="en-US"/>
        </w:rPr>
        <w:br/>
        <w:t>Linking threat tactics, techniques, and patterns with defensive weaknesses, vulnerabilities and affected platform configurations for cyber hunting</w:t>
      </w:r>
    </w:p>
    <w:p w14:paraId="79E85929" w14:textId="75F34020" w:rsidR="00EE0628" w:rsidRPr="00213643" w:rsidRDefault="00EE0628" w:rsidP="00A329E5">
      <w:pPr>
        <w:rPr>
          <w:lang w:val="en-US"/>
        </w:rPr>
      </w:pPr>
      <w:r w:rsidRPr="00213643">
        <w:rPr>
          <w:lang w:val="en-US"/>
        </w:rPr>
        <w:lastRenderedPageBreak/>
        <w:t xml:space="preserve">[32] A. </w:t>
      </w:r>
      <w:proofErr w:type="spellStart"/>
      <w:r w:rsidRPr="00213643">
        <w:rPr>
          <w:lang w:val="en-US"/>
        </w:rPr>
        <w:t>Kuppa</w:t>
      </w:r>
      <w:proofErr w:type="spellEnd"/>
      <w:r w:rsidRPr="00213643">
        <w:rPr>
          <w:lang w:val="en-US"/>
        </w:rPr>
        <w:t xml:space="preserve">, L. </w:t>
      </w:r>
      <w:proofErr w:type="spellStart"/>
      <w:r w:rsidRPr="00213643">
        <w:rPr>
          <w:lang w:val="en-US"/>
        </w:rPr>
        <w:t>Aouad</w:t>
      </w:r>
      <w:proofErr w:type="spellEnd"/>
      <w:r w:rsidRPr="00213643">
        <w:rPr>
          <w:lang w:val="en-US"/>
        </w:rPr>
        <w:t>, and N.-A. Le-</w:t>
      </w:r>
      <w:proofErr w:type="spellStart"/>
      <w:r w:rsidRPr="00213643">
        <w:rPr>
          <w:lang w:val="en-US"/>
        </w:rPr>
        <w:t>Khac</w:t>
      </w:r>
      <w:proofErr w:type="spellEnd"/>
      <w:r w:rsidRPr="00213643">
        <w:rPr>
          <w:lang w:val="en-US"/>
        </w:rPr>
        <w:t xml:space="preserve"> (</w:t>
      </w:r>
      <w:r w:rsidR="007E6762" w:rsidRPr="00213643">
        <w:rPr>
          <w:lang w:val="en-US"/>
        </w:rPr>
        <w:t>2021, 17 Agosto</w:t>
      </w:r>
      <w:r w:rsidRPr="00213643">
        <w:rPr>
          <w:lang w:val="en-US"/>
        </w:rPr>
        <w:t>)</w:t>
      </w:r>
      <w:r w:rsidRPr="00213643">
        <w:rPr>
          <w:lang w:val="en-US"/>
        </w:rPr>
        <w:br/>
        <w:t xml:space="preserve">Linking </w:t>
      </w:r>
      <w:proofErr w:type="spellStart"/>
      <w:r w:rsidRPr="00213643">
        <w:rPr>
          <w:lang w:val="en-US"/>
        </w:rPr>
        <w:t>cve’s</w:t>
      </w:r>
      <w:proofErr w:type="spellEnd"/>
      <w:r w:rsidRPr="00213643">
        <w:rPr>
          <w:lang w:val="en-US"/>
        </w:rPr>
        <w:t xml:space="preserve"> to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techniques</w:t>
      </w:r>
    </w:p>
    <w:p w14:paraId="0FF00370" w14:textId="4E387ABB" w:rsidR="007E6762" w:rsidRPr="00213643" w:rsidRDefault="007E6762" w:rsidP="00A329E5">
      <w:pPr>
        <w:rPr>
          <w:lang w:val="en-US"/>
        </w:rPr>
      </w:pPr>
      <w:r w:rsidRPr="00213643">
        <w:rPr>
          <w:lang w:val="en-US"/>
        </w:rPr>
        <w:t xml:space="preserve">[33] O. Grigorescu, A. Nica, M. </w:t>
      </w:r>
      <w:proofErr w:type="spellStart"/>
      <w:r w:rsidRPr="00213643">
        <w:rPr>
          <w:lang w:val="en-US"/>
        </w:rPr>
        <w:t>Dascalu</w:t>
      </w:r>
      <w:proofErr w:type="spellEnd"/>
      <w:r w:rsidRPr="00213643">
        <w:rPr>
          <w:lang w:val="en-US"/>
        </w:rPr>
        <w:t xml:space="preserve">, and R. </w:t>
      </w:r>
      <w:proofErr w:type="spellStart"/>
      <w:r w:rsidRPr="00213643">
        <w:rPr>
          <w:lang w:val="en-US"/>
        </w:rPr>
        <w:t>Rughinis</w:t>
      </w:r>
      <w:proofErr w:type="spellEnd"/>
      <w:r w:rsidRPr="00213643">
        <w:rPr>
          <w:lang w:val="en-US"/>
        </w:rPr>
        <w:t xml:space="preserve"> (2022, 10 Agosto)</w:t>
      </w:r>
      <w:r w:rsidRPr="00213643">
        <w:rPr>
          <w:lang w:val="en-US"/>
        </w:rPr>
        <w:br/>
        <w:t xml:space="preserve">Cve2att&amp;ck: Bert-based mapping of </w:t>
      </w:r>
      <w:proofErr w:type="spellStart"/>
      <w:r w:rsidRPr="00213643">
        <w:rPr>
          <w:lang w:val="en-US"/>
        </w:rPr>
        <w:t>cves</w:t>
      </w:r>
      <w:proofErr w:type="spellEnd"/>
      <w:r w:rsidRPr="00213643">
        <w:rPr>
          <w:lang w:val="en-US"/>
        </w:rPr>
        <w:t xml:space="preserve"> to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techniques</w:t>
      </w:r>
    </w:p>
    <w:p w14:paraId="67C93538" w14:textId="2B44E07F" w:rsidR="007E6762" w:rsidRDefault="007E6762" w:rsidP="00A329E5">
      <w:pPr>
        <w:rPr>
          <w:lang w:val="en-US"/>
        </w:rPr>
      </w:pPr>
      <w:r w:rsidRPr="00213643">
        <w:rPr>
          <w:lang w:val="en-US"/>
        </w:rPr>
        <w:t xml:space="preserve">[34] B. </w:t>
      </w:r>
      <w:proofErr w:type="spellStart"/>
      <w:r w:rsidRPr="00213643">
        <w:rPr>
          <w:lang w:val="en-US"/>
        </w:rPr>
        <w:t>Ampel</w:t>
      </w:r>
      <w:proofErr w:type="spellEnd"/>
      <w:r w:rsidRPr="00213643">
        <w:rPr>
          <w:lang w:val="en-US"/>
        </w:rPr>
        <w:t xml:space="preserve">, S. </w:t>
      </w:r>
      <w:proofErr w:type="spellStart"/>
      <w:r w:rsidRPr="00213643">
        <w:rPr>
          <w:lang w:val="en-US"/>
        </w:rPr>
        <w:t>Samtani</w:t>
      </w:r>
      <w:proofErr w:type="spellEnd"/>
      <w:r w:rsidRPr="00213643">
        <w:rPr>
          <w:lang w:val="en-US"/>
        </w:rPr>
        <w:t>, S. Ullman, and H. Chen (2021, 3 Agosto)</w:t>
      </w:r>
      <w:r w:rsidRPr="00213643">
        <w:rPr>
          <w:lang w:val="en-US"/>
        </w:rPr>
        <w:br/>
        <w:t xml:space="preserve">Linking common vulnerabilities and exposures to the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framework: A self-distillation approach</w:t>
      </w:r>
    </w:p>
    <w:p w14:paraId="0C652C8D" w14:textId="546DB2C9" w:rsidR="00213643" w:rsidRPr="009F0546" w:rsidRDefault="00213643" w:rsidP="00A329E5">
      <w:r w:rsidRPr="00213643">
        <w:t xml:space="preserve">[35] Lorenzo Colelli (2024, </w:t>
      </w:r>
      <w:proofErr w:type="gramStart"/>
      <w:r w:rsidRPr="00213643">
        <w:t>1</w:t>
      </w:r>
      <w:r w:rsidR="00551DEB">
        <w:t xml:space="preserve"> </w:t>
      </w:r>
      <w:r w:rsidRPr="00213643">
        <w:t>Maggio</w:t>
      </w:r>
      <w:proofErr w:type="gramEnd"/>
      <w:r w:rsidRPr="00213643">
        <w:t>)</w:t>
      </w:r>
      <w:r w:rsidRPr="00213643">
        <w:br/>
      </w:r>
      <w:hyperlink r:id="rId50" w:history="1">
        <w:r w:rsidR="009F0546" w:rsidRPr="009F0546">
          <w:rPr>
            <w:rStyle w:val="Collegamentoipertestuale"/>
            <w:color w:val="auto"/>
            <w:u w:val="none"/>
          </w:rPr>
          <w:t>https://github.com/colelli/cvwelib.git</w:t>
        </w:r>
      </w:hyperlink>
    </w:p>
    <w:p w14:paraId="27E4A9CA" w14:textId="2590826E" w:rsidR="009F0546" w:rsidRPr="007F4FDC" w:rsidRDefault="009F0546" w:rsidP="00A329E5">
      <w:pPr>
        <w:rPr>
          <w:lang w:val="en-US"/>
        </w:rPr>
      </w:pPr>
      <w:r w:rsidRPr="007F4FDC">
        <w:rPr>
          <w:lang w:val="en-US"/>
        </w:rPr>
        <w:t xml:space="preserve">[36] NIST (2022, 20 </w:t>
      </w:r>
      <w:proofErr w:type="spellStart"/>
      <w:r w:rsidRPr="007F4FDC">
        <w:rPr>
          <w:lang w:val="en-US"/>
        </w:rPr>
        <w:t>Settembre</w:t>
      </w:r>
      <w:proofErr w:type="spellEnd"/>
      <w:r w:rsidRPr="007F4FDC">
        <w:rPr>
          <w:lang w:val="en-US"/>
        </w:rPr>
        <w:t>)</w:t>
      </w:r>
      <w:r w:rsidRPr="007F4FDC">
        <w:rPr>
          <w:lang w:val="en-US"/>
        </w:rPr>
        <w:br/>
        <w:t>https://nvd.nist.gov/developers/vulnerabilities</w:t>
      </w:r>
    </w:p>
    <w:sectPr w:rsidR="009F0546" w:rsidRPr="007F4FDC" w:rsidSect="00A329E5">
      <w:headerReference w:type="even" r:id="rId51"/>
      <w:headerReference w:type="default" r:id="rId52"/>
      <w:footerReference w:type="even" r:id="rId53"/>
      <w:footerReference w:type="default" r:id="rId54"/>
      <w:pgSz w:w="11906" w:h="16838"/>
      <w:pgMar w:top="1797" w:right="1416" w:bottom="1797" w:left="2552" w:header="62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AACC1" w14:textId="77777777" w:rsidR="002E6CED" w:rsidRDefault="002E6CED" w:rsidP="00A329E5">
      <w:r>
        <w:separator/>
      </w:r>
    </w:p>
    <w:p w14:paraId="21C2561C" w14:textId="77777777" w:rsidR="002E6CED" w:rsidRDefault="002E6CED" w:rsidP="00A329E5"/>
    <w:p w14:paraId="376E3C86" w14:textId="77777777" w:rsidR="002E6CED" w:rsidRDefault="002E6CED" w:rsidP="00A329E5"/>
    <w:p w14:paraId="1B14BE0B" w14:textId="77777777" w:rsidR="002E6CED" w:rsidRDefault="002E6CED" w:rsidP="00A329E5"/>
    <w:p w14:paraId="05CB6BEA" w14:textId="77777777" w:rsidR="002E6CED" w:rsidRDefault="002E6CED" w:rsidP="00A329E5"/>
  </w:endnote>
  <w:endnote w:type="continuationSeparator" w:id="0">
    <w:p w14:paraId="21EE81BB" w14:textId="77777777" w:rsidR="002E6CED" w:rsidRDefault="002E6CED" w:rsidP="00A329E5">
      <w:r>
        <w:continuationSeparator/>
      </w:r>
    </w:p>
    <w:p w14:paraId="55F3A29F" w14:textId="77777777" w:rsidR="002E6CED" w:rsidRDefault="002E6CED" w:rsidP="00A329E5"/>
    <w:p w14:paraId="7EB296BC" w14:textId="77777777" w:rsidR="002E6CED" w:rsidRDefault="002E6CED" w:rsidP="00A329E5"/>
    <w:p w14:paraId="244D967F" w14:textId="77777777" w:rsidR="002E6CED" w:rsidRDefault="002E6CED" w:rsidP="00A329E5"/>
    <w:p w14:paraId="4F9344B4" w14:textId="77777777" w:rsidR="002E6CED" w:rsidRDefault="002E6CED" w:rsidP="00A329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675ADCCD" w:rsidR="00B67878" w:rsidRDefault="007D63D0" w:rsidP="00A329E5">
    <w:pPr>
      <w:pStyle w:val="Pidipagina"/>
    </w:pPr>
    <w:r>
      <w:rPr>
        <w:noProof/>
      </w:rPr>
      <w:drawing>
        <wp:anchor distT="0" distB="0" distL="114300" distR="114300" simplePos="0" relativeHeight="251644928"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t>Una Base di Conoscenza di Supporto allo Sviluppo Software Orientato alla Privacy</w:t>
    </w:r>
    <w:r w:rsidR="00713DCA" w:rsidRPr="00E34A6F">
      <w:tab/>
    </w:r>
  </w:p>
  <w:p w14:paraId="230EBF40" w14:textId="7EF9A46F" w:rsidR="006B3C91" w:rsidRPr="00F36A4D" w:rsidRDefault="00713DCA" w:rsidP="00A329E5">
    <w:pPr>
      <w:pStyle w:val="Pidipagina"/>
    </w:pPr>
    <w:r w:rsidRPr="00E34A6F">
      <w:fldChar w:fldCharType="begin"/>
    </w:r>
    <w:r w:rsidRPr="00E34A6F">
      <w:instrText xml:space="preserve"> PAGE </w:instrText>
    </w:r>
    <w:r w:rsidRPr="00E34A6F">
      <w:fldChar w:fldCharType="separate"/>
    </w:r>
    <w:r w:rsidRPr="00E34A6F">
      <w:t>3</w:t>
    </w:r>
    <w:r w:rsidRPr="00E34A6F">
      <w:fldChar w:fldCharType="end"/>
    </w:r>
    <w:r w:rsidRPr="00E34A6F">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E277A0D" w:rsidR="006B3C91" w:rsidRPr="00A329E5" w:rsidRDefault="00A329E5" w:rsidP="00A329E5">
    <w:pPr>
      <w:pStyle w:val="Pidipagina"/>
      <w:pBdr>
        <w:top w:val="none" w:sz="0" w:space="0" w:color="auto"/>
      </w:pBdr>
      <w:tabs>
        <w:tab w:val="clear" w:pos="8280"/>
        <w:tab w:val="right" w:pos="8364"/>
      </w:tabs>
      <w:ind w:firstLine="567"/>
      <w:jc w:val="right"/>
    </w:pPr>
    <w:r w:rsidRPr="00A329E5">
      <w:rPr>
        <w:rFonts w:ascii="Verdana" w:hAnsi="Verdana"/>
        <w:b/>
        <w:bCs/>
        <w:noProof/>
        <w:sz w:val="16"/>
        <w:szCs w:val="16"/>
        <w:lang w:eastAsia="it-IT"/>
      </w:rPr>
      <w:drawing>
        <wp:anchor distT="0" distB="0" distL="114300" distR="114300" simplePos="0" relativeHeight="251586560" behindDoc="1" locked="0" layoutInCell="1" allowOverlap="1" wp14:anchorId="177EE99A" wp14:editId="32270286">
          <wp:simplePos x="0" y="0"/>
          <wp:positionH relativeFrom="column">
            <wp:posOffset>-320114</wp:posOffset>
          </wp:positionH>
          <wp:positionV relativeFrom="line">
            <wp:posOffset>-36858</wp:posOffset>
          </wp:positionV>
          <wp:extent cx="695325" cy="428625"/>
          <wp:effectExtent l="0" t="0" r="9525" b="9525"/>
          <wp:wrapNone/>
          <wp:docPr id="17" name="Immagine 17"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9E5">
      <w:rPr>
        <w:b/>
        <w:bCs/>
        <w:sz w:val="16"/>
        <w:szCs w:val="16"/>
      </w:rPr>
      <w:t>Una Base di Conoscenza di Supporto allo Sviluppo Software Orientato alla Privacy</w:t>
    </w:r>
    <w:r>
      <w:t xml:space="preserve"> </w:t>
    </w:r>
    <w:r>
      <w:fldChar w:fldCharType="begin"/>
    </w:r>
    <w:r w:rsidRPr="00351EA7">
      <w:instrText xml:space="preserve"> PAGE </w:instrText>
    </w:r>
    <w:r>
      <w:fldChar w:fldCharType="separate"/>
    </w:r>
    <w: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Pr>
        <w:rStyle w:val="Numeropagina"/>
      </w:rPr>
      <w:t>12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E911B" w14:textId="77777777" w:rsidR="002E6CED" w:rsidRDefault="002E6CED" w:rsidP="00A329E5">
      <w:r>
        <w:separator/>
      </w:r>
    </w:p>
  </w:footnote>
  <w:footnote w:type="continuationSeparator" w:id="0">
    <w:p w14:paraId="45AA5FAC" w14:textId="77777777" w:rsidR="002E6CED" w:rsidRDefault="002E6CED" w:rsidP="00A329E5">
      <w:r>
        <w:continuationSeparator/>
      </w:r>
    </w:p>
  </w:footnote>
  <w:footnote w:type="continuationNotice" w:id="1">
    <w:p w14:paraId="1124C92E" w14:textId="77777777" w:rsidR="002E6CED" w:rsidRPr="00F36A4D" w:rsidRDefault="002E6CED" w:rsidP="00A329E5">
      <w:pPr>
        <w:pStyle w:val="Pidipagina"/>
      </w:pPr>
    </w:p>
  </w:footnote>
  <w:footnote w:id="2">
    <w:p w14:paraId="25391975" w14:textId="29208378" w:rsidR="000B70E3" w:rsidRPr="004A79F5" w:rsidRDefault="000B70E3" w:rsidP="00A329E5">
      <w:pPr>
        <w:pStyle w:val="Testonotaapidipagina"/>
      </w:pPr>
      <w:r>
        <w:rPr>
          <w:rStyle w:val="Rimandonotaapidipagina"/>
        </w:rPr>
        <w:footnoteRef/>
      </w:r>
      <w:r>
        <w:t xml:space="preserve"> Acronimo del neologismo </w:t>
      </w:r>
      <w:r>
        <w:rPr>
          <w:b/>
          <w:bCs/>
        </w:rPr>
        <w:t xml:space="preserve">Internet of </w:t>
      </w:r>
      <w:proofErr w:type="spellStart"/>
      <w:r>
        <w:rPr>
          <w:b/>
          <w:bCs/>
        </w:rPr>
        <w:t>Things</w:t>
      </w:r>
      <w:proofErr w:type="spellEnd"/>
      <w:r w:rsidR="004A79F5">
        <w:t>.</w:t>
      </w:r>
    </w:p>
  </w:footnote>
  <w:footnote w:id="3">
    <w:p w14:paraId="5C02B3C4" w14:textId="19074E57" w:rsidR="000B70E3" w:rsidRDefault="000B70E3" w:rsidP="00A329E5">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1652ADBE" w14:textId="3753CCDE" w:rsidR="00643E80" w:rsidRDefault="00643E80">
      <w:pPr>
        <w:pStyle w:val="Testonotaapidipagina"/>
      </w:pPr>
      <w:r>
        <w:rPr>
          <w:rStyle w:val="Rimandonotaapidipagina"/>
        </w:rPr>
        <w:footnoteRef/>
      </w:r>
      <w:r>
        <w:t xml:space="preserve"> </w:t>
      </w:r>
      <w:r w:rsidRPr="00643E80">
        <w:t xml:space="preserve">Common </w:t>
      </w:r>
      <w:proofErr w:type="spellStart"/>
      <w:r w:rsidRPr="00643E80">
        <w:t>Vulnerabilities</w:t>
      </w:r>
      <w:proofErr w:type="spellEnd"/>
      <w:r w:rsidRPr="00643E80">
        <w:t xml:space="preserve"> and </w:t>
      </w:r>
      <w:proofErr w:type="spellStart"/>
      <w:r w:rsidRPr="00643E80">
        <w:t>Exposures</w:t>
      </w:r>
      <w:proofErr w:type="spellEnd"/>
    </w:p>
  </w:footnote>
  <w:footnote w:id="5">
    <w:p w14:paraId="645DADDD" w14:textId="54BEC54A" w:rsidR="00A45B5A" w:rsidRPr="00A45B5A" w:rsidRDefault="00A45B5A" w:rsidP="00A329E5">
      <w:pPr>
        <w:pStyle w:val="Testonotaapidipagina"/>
        <w:rPr>
          <w:u w:val="single"/>
        </w:rPr>
      </w:pPr>
      <w:r>
        <w:rPr>
          <w:rStyle w:val="Rimandonotaapidipagina"/>
        </w:rPr>
        <w:footnoteRef/>
      </w:r>
      <w:r>
        <w:t xml:space="preserve"> Colui che svolge l’attacco.</w:t>
      </w:r>
    </w:p>
  </w:footnote>
  <w:footnote w:id="6">
    <w:p w14:paraId="6C155E76" w14:textId="380B8287" w:rsidR="000347A1" w:rsidRPr="00484A22" w:rsidRDefault="000347A1" w:rsidP="00A329E5">
      <w:pPr>
        <w:pStyle w:val="Testonotaapidipagina"/>
      </w:pPr>
      <w:r>
        <w:rPr>
          <w:rStyle w:val="Rimandonotaapidipagina"/>
        </w:rPr>
        <w:footnoteRef/>
      </w:r>
      <w:r>
        <w:t xml:space="preserve"> Combinazione di exploit (es. per attacchi a sistemi web questi coprono l’eventualità di utilizzo di CVE in base ai differenti Browser esistenti)</w:t>
      </w:r>
      <w:r>
        <w:rPr>
          <w:i/>
          <w:iCs/>
        </w:rPr>
        <w:t xml:space="preserve"> </w:t>
      </w:r>
    </w:p>
  </w:footnote>
  <w:footnote w:id="7">
    <w:p w14:paraId="1EF0A2DB" w14:textId="0DA63BAE" w:rsidR="009E5951" w:rsidRDefault="009E5951" w:rsidP="00A329E5">
      <w:pPr>
        <w:pStyle w:val="Testonotaapidipagina"/>
      </w:pPr>
      <w:r>
        <w:rPr>
          <w:rStyle w:val="Rimandonotaapidipagina"/>
        </w:rPr>
        <w:footnoteRef/>
      </w:r>
      <w:r>
        <w:t xml:space="preserve"> </w:t>
      </w:r>
      <w:r w:rsidR="003D7421">
        <w:t xml:space="preserve">Coloro che hanno il compito di difendere, prevenire e identificare gli </w:t>
      </w:r>
      <w:proofErr w:type="spellStart"/>
      <w:r w:rsidR="003D7421">
        <w:t>attacker</w:t>
      </w:r>
      <w:proofErr w:type="spellEnd"/>
    </w:p>
  </w:footnote>
  <w:footnote w:id="8">
    <w:p w14:paraId="2941FA68" w14:textId="4EFDD99F" w:rsidR="003D7421" w:rsidRDefault="003D7421" w:rsidP="00A329E5">
      <w:pPr>
        <w:pStyle w:val="Testonotaapidipagina"/>
      </w:pPr>
      <w:r>
        <w:rPr>
          <w:rStyle w:val="Rimandonotaapidipagina"/>
        </w:rPr>
        <w:footnoteRef/>
      </w:r>
      <w:r>
        <w:t xml:space="preserve"> Gruppo di </w:t>
      </w:r>
      <w:proofErr w:type="spellStart"/>
      <w:r>
        <w:t>attacker</w:t>
      </w:r>
      <w:proofErr w:type="spellEnd"/>
      <w:r>
        <w:t xml:space="preserve"> con intenzioni malevole</w:t>
      </w:r>
    </w:p>
  </w:footnote>
  <w:footnote w:id="9">
    <w:p w14:paraId="656B4D4F" w14:textId="5F8D3FB5" w:rsidR="00CC5CC1" w:rsidRDefault="00CC5CC1" w:rsidP="00A329E5">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10">
    <w:p w14:paraId="7F8F1C08" w14:textId="77777777" w:rsidR="002A4CA3" w:rsidRDefault="002A4CA3" w:rsidP="00A329E5">
      <w:pPr>
        <w:pStyle w:val="Testonotaapidipagina"/>
      </w:pPr>
      <w:r>
        <w:rPr>
          <w:rStyle w:val="Rimandonotaapidipagina"/>
        </w:rPr>
        <w:footnoteRef/>
      </w:r>
      <w:r>
        <w:t xml:space="preserve"> Ramo della MITRE Corporation</w:t>
      </w:r>
    </w:p>
  </w:footnote>
  <w:footnote w:id="11">
    <w:p w14:paraId="16941C27" w14:textId="4A489494" w:rsidR="00176EEF" w:rsidRDefault="00176EEF" w:rsidP="00A329E5">
      <w:pPr>
        <w:pStyle w:val="Testonotaapidipagina"/>
      </w:pPr>
      <w:r>
        <w:rPr>
          <w:rStyle w:val="Rimandonotaapidipagina"/>
        </w:rPr>
        <w:footnoteRef/>
      </w:r>
      <w:r>
        <w:t xml:space="preserve"> </w:t>
      </w:r>
      <w:proofErr w:type="spellStart"/>
      <w:r w:rsidRPr="00176EEF">
        <w:t>Bidirectional</w:t>
      </w:r>
      <w:proofErr w:type="spellEnd"/>
      <w:r w:rsidRPr="00176EEF">
        <w:t xml:space="preserve"> Encoder </w:t>
      </w:r>
      <w:proofErr w:type="spellStart"/>
      <w:r w:rsidRPr="00176EEF">
        <w:t>Representations</w:t>
      </w:r>
      <w:proofErr w:type="spellEnd"/>
      <w:r w:rsidRPr="00176EEF">
        <w:t xml:space="preserve"> from Transformers</w:t>
      </w:r>
      <w:r>
        <w:t>, modello di ML nell’ambito del NLP, sviluppato da Google</w:t>
      </w:r>
      <w:r w:rsidR="007E3098">
        <w:t>.</w:t>
      </w:r>
    </w:p>
  </w:footnote>
  <w:footnote w:id="12">
    <w:p w14:paraId="4DA2646E" w14:textId="0E9A09C9" w:rsidR="00A539FA" w:rsidRDefault="00A539FA" w:rsidP="00A329E5">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3">
    <w:p w14:paraId="3C5264FB" w14:textId="13901D97" w:rsidR="00BF0DB8" w:rsidRDefault="00BF0DB8" w:rsidP="00A329E5">
      <w:pPr>
        <w:pStyle w:val="Testonotaapidipagina"/>
      </w:pPr>
      <w:r>
        <w:rPr>
          <w:rStyle w:val="Rimandonotaapidipagina"/>
        </w:rPr>
        <w:footnoteRef/>
      </w:r>
      <w:r>
        <w:t xml:space="preserve"> Modello di classificazione binaria, </w:t>
      </w:r>
      <w:r w:rsidRPr="00BF0DB8">
        <w:t xml:space="preserve">predice la probabilità che un'osservazione appartenga a una delle due classi utilizzando una funzione </w:t>
      </w:r>
      <w:proofErr w:type="spellStart"/>
      <w:r w:rsidRPr="00BF0DB8">
        <w:t>sigmoide</w:t>
      </w:r>
      <w:proofErr w:type="spellEnd"/>
      <w:r w:rsidRPr="00BF0DB8">
        <w:t xml:space="preserve"> per trasformare l'output in un valore compreso tra 0 e 1</w:t>
      </w:r>
      <w:r>
        <w:t>.</w:t>
      </w:r>
    </w:p>
  </w:footnote>
  <w:footnote w:id="14">
    <w:p w14:paraId="41D910D1" w14:textId="77777777" w:rsidR="00B204D2" w:rsidRDefault="00B204D2" w:rsidP="00B204D2">
      <w:pPr>
        <w:pStyle w:val="Testonotaapidipagina"/>
      </w:pPr>
      <w:r>
        <w:rPr>
          <w:rStyle w:val="Rimandonotaapidipagina"/>
        </w:rPr>
        <w:footnoteRef/>
      </w:r>
      <w:r>
        <w:t xml:space="preserve"> </w:t>
      </w:r>
      <w:proofErr w:type="spellStart"/>
      <w:r>
        <w:t>Semnatic</w:t>
      </w:r>
      <w:proofErr w:type="spellEnd"/>
      <w:r>
        <w:t xml:space="preserve"> </w:t>
      </w:r>
      <w:proofErr w:type="spellStart"/>
      <w:r>
        <w:t>Role</w:t>
      </w:r>
      <w:proofErr w:type="spellEnd"/>
      <w:r>
        <w:t xml:space="preserve"> </w:t>
      </w:r>
      <w:proofErr w:type="spellStart"/>
      <w:r>
        <w:t>Labeling</w:t>
      </w:r>
      <w:proofErr w:type="spellEnd"/>
      <w:r>
        <w:t xml:space="preserve">, </w:t>
      </w:r>
      <w:r w:rsidRPr="00B20410">
        <w:t>processo che assegna etichette a parole o frasi in una frase, indicando il loro ruolo semantico nella frase</w:t>
      </w:r>
      <w:r>
        <w:t>.</w:t>
      </w:r>
    </w:p>
  </w:footnote>
  <w:footnote w:id="15">
    <w:p w14:paraId="3F66EEA7" w14:textId="77777777" w:rsidR="00B204D2" w:rsidRDefault="00B204D2" w:rsidP="00B204D2">
      <w:pPr>
        <w:pStyle w:val="Testonotaapidipagina"/>
      </w:pPr>
      <w:r>
        <w:rPr>
          <w:rStyle w:val="Rimandonotaapidipagina"/>
        </w:rPr>
        <w:footnoteRef/>
      </w:r>
      <w:r>
        <w:t xml:space="preserve"> Metrica che misura quanto spesso il modello predice correttamente il risultato.</w:t>
      </w:r>
    </w:p>
  </w:footnote>
  <w:footnote w:id="16">
    <w:p w14:paraId="6ADE5681" w14:textId="77777777" w:rsidR="00B204D2" w:rsidRDefault="00B204D2" w:rsidP="00B204D2">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7">
    <w:p w14:paraId="3D1D6053" w14:textId="401215A4" w:rsidR="00C328AF" w:rsidRDefault="00C328AF" w:rsidP="00A329E5">
      <w:pPr>
        <w:pStyle w:val="Testonotaapidipagina"/>
      </w:pPr>
      <w:r>
        <w:rPr>
          <w:rStyle w:val="Rimandonotaapidipagina"/>
        </w:rPr>
        <w:footnoteRef/>
      </w:r>
      <w:r>
        <w:t xml:space="preserve"> Uno score che mette in relaziona la </w:t>
      </w:r>
      <w:proofErr w:type="spellStart"/>
      <w:r>
        <w:t>precision</w:t>
      </w:r>
      <w:proofErr w:type="spellEnd"/>
      <w:r>
        <w:t xml:space="preserve"> (precisione) e il recall (richiamo), se l’F1-score è basso uno dei due parametri è basso, se l’F1-score è alto i parametri sono entrambi alti.</w:t>
      </w:r>
    </w:p>
  </w:footnote>
  <w:footnote w:id="18">
    <w:p w14:paraId="69788056" w14:textId="77777777" w:rsidR="00311F37" w:rsidRDefault="00311F37" w:rsidP="00A329E5">
      <w:pPr>
        <w:pStyle w:val="Testonotaapidipagina"/>
      </w:pPr>
      <w:r>
        <w:rPr>
          <w:rStyle w:val="Rimandonotaapidipagina"/>
        </w:rPr>
        <w:footnoteRef/>
      </w:r>
      <w:r>
        <w:t xml:space="preserve"> Secondo semestre</w:t>
      </w:r>
    </w:p>
  </w:footnote>
  <w:footnote w:id="19">
    <w:p w14:paraId="4EE04180" w14:textId="77777777" w:rsidR="00311F37" w:rsidRDefault="00311F37" w:rsidP="00A329E5">
      <w:pPr>
        <w:pStyle w:val="Testonotaapidipagina"/>
      </w:pPr>
      <w:r>
        <w:rPr>
          <w:rStyle w:val="Rimandonotaapidipagina"/>
        </w:rPr>
        <w:footnoteRef/>
      </w:r>
      <w:r>
        <w:t xml:space="preserve"> </w:t>
      </w:r>
      <w:r w:rsidRPr="004A79F5">
        <w:rPr>
          <w:b/>
          <w:bCs/>
        </w:rPr>
        <w:t xml:space="preserve">Computer Security </w:t>
      </w:r>
      <w:proofErr w:type="spellStart"/>
      <w:r w:rsidRPr="004A79F5">
        <w:rPr>
          <w:b/>
          <w:bCs/>
        </w:rPr>
        <w:t>Incident</w:t>
      </w:r>
      <w:proofErr w:type="spellEnd"/>
      <w:r w:rsidRPr="004A79F5">
        <w:rPr>
          <w:b/>
          <w:bCs/>
        </w:rPr>
        <w:t xml:space="preserve"> </w:t>
      </w:r>
      <w:proofErr w:type="spellStart"/>
      <w:r w:rsidRPr="004A79F5">
        <w:rPr>
          <w:b/>
          <w:bCs/>
        </w:rPr>
        <w:t>Response</w:t>
      </w:r>
      <w:proofErr w:type="spellEnd"/>
      <w:r w:rsidRPr="004A79F5">
        <w:rPr>
          <w:b/>
          <w:bCs/>
        </w:rPr>
        <w:t xml:space="preserve"> Team</w:t>
      </w:r>
      <w:r>
        <w:t>, gruppo di sicurezza governativo con il compito di regolamentare le cooperazioni con il settore privato nella sfera della cybersicurezza.</w:t>
      </w:r>
    </w:p>
  </w:footnote>
  <w:footnote w:id="20">
    <w:p w14:paraId="00FE19CC" w14:textId="6BADEBEE" w:rsidR="00FD5073" w:rsidRDefault="00FD5073">
      <w:pPr>
        <w:pStyle w:val="Testonotaapidipagina"/>
      </w:pPr>
      <w:r>
        <w:rPr>
          <w:rStyle w:val="Rimandonotaapidipagina"/>
        </w:rPr>
        <w:footnoteRef/>
      </w:r>
      <w:r>
        <w:t xml:space="preserve"> Cyber </w:t>
      </w:r>
      <w:proofErr w:type="spellStart"/>
      <w:r>
        <w:t>Kill</w:t>
      </w:r>
      <w:proofErr w:type="spellEnd"/>
      <w:r>
        <w:t xml:space="preserve"> Chain</w:t>
      </w:r>
    </w:p>
  </w:footnote>
  <w:footnote w:id="21">
    <w:p w14:paraId="4FD5F95B" w14:textId="6D239C0B" w:rsidR="008E07BE" w:rsidRDefault="008E07BE" w:rsidP="00A329E5">
      <w:pPr>
        <w:pStyle w:val="Testonotaapidipagina"/>
      </w:pPr>
      <w:r>
        <w:rPr>
          <w:rStyle w:val="Rimandonotaapidipagina"/>
        </w:rPr>
        <w:footnoteRef/>
      </w:r>
      <w:r>
        <w:t xml:space="preserve"> Piattaforma cloud che mette a disposizione servizi di cloud computing</w:t>
      </w:r>
    </w:p>
  </w:footnote>
  <w:footnote w:id="22">
    <w:p w14:paraId="43C7F895" w14:textId="77777777" w:rsidR="00521C6E" w:rsidRDefault="00521C6E" w:rsidP="00521C6E">
      <w:pPr>
        <w:pStyle w:val="Testonotaapidipagina"/>
      </w:pPr>
      <w:r>
        <w:rPr>
          <w:rStyle w:val="Rimandonotaapidipagina"/>
        </w:rPr>
        <w:footnoteRef/>
      </w:r>
      <w:r>
        <w:t xml:space="preserve"> Componenti che </w:t>
      </w:r>
      <w:r w:rsidRPr="00EA120B">
        <w:t xml:space="preserve">virtualizzano </w:t>
      </w:r>
      <w:r>
        <w:t>un</w:t>
      </w:r>
      <w:r w:rsidRPr="00EA120B">
        <w:t xml:space="preserve"> sistema operativo in modo che l'applicazione possa essere eseguita in modo indipendente su qualsiasi piattaforma.</w:t>
      </w:r>
      <w:r>
        <w:t xml:space="preserve"> A differenza delle </w:t>
      </w:r>
      <w:r w:rsidRPr="00EA120B">
        <w:t xml:space="preserve">macchine fisiche, </w:t>
      </w:r>
      <w:r>
        <w:t>non virtualizzano l’intera struttura hardware.</w:t>
      </w:r>
    </w:p>
  </w:footnote>
  <w:footnote w:id="23">
    <w:p w14:paraId="69983E53" w14:textId="77777777" w:rsidR="00521C6E" w:rsidRDefault="00521C6E" w:rsidP="00521C6E">
      <w:pPr>
        <w:pStyle w:val="Testonotaapidipagina"/>
      </w:pPr>
      <w:r>
        <w:rPr>
          <w:rStyle w:val="Rimandonotaapidipagina"/>
        </w:rPr>
        <w:footnoteRef/>
      </w:r>
      <w:r>
        <w:t xml:space="preserve"> Software progettato per eseguire processi informatici in ambienti isolati e facilmente distribuibili.</w:t>
      </w:r>
    </w:p>
  </w:footnote>
  <w:footnote w:id="24">
    <w:p w14:paraId="68646903" w14:textId="3FE3F95A" w:rsidR="0065461B" w:rsidRDefault="0065461B">
      <w:pPr>
        <w:pStyle w:val="Testonotaapidipagina"/>
      </w:pPr>
      <w:r>
        <w:rPr>
          <w:rStyle w:val="Rimandonotaapidipagina"/>
        </w:rPr>
        <w:footnoteRef/>
      </w:r>
      <w:r>
        <w:t xml:space="preserve"> Un token corrisponde all’incirca a 4 caratteri, il numero preciso dipendente dal modello utilizzato.</w:t>
      </w:r>
    </w:p>
  </w:footnote>
  <w:footnote w:id="25">
    <w:p w14:paraId="02DFD6C8" w14:textId="61F8BEFE" w:rsidR="0077174B" w:rsidRDefault="0077174B" w:rsidP="00A329E5">
      <w:pPr>
        <w:pStyle w:val="Testonotaapidipagina"/>
      </w:pPr>
      <w:r>
        <w:rPr>
          <w:rStyle w:val="Rimandonotaapidipagina"/>
        </w:rPr>
        <w:footnoteRef/>
      </w:r>
      <w:r>
        <w:t xml:space="preserve"> Oggetto STIX che identifica una tecnica</w:t>
      </w:r>
    </w:p>
  </w:footnote>
  <w:footnote w:id="26">
    <w:p w14:paraId="3EFEA33E" w14:textId="72E61C28" w:rsidR="0077174B" w:rsidRDefault="0077174B" w:rsidP="00A329E5">
      <w:pPr>
        <w:pStyle w:val="Testonotaapidipagina"/>
      </w:pPr>
      <w:r>
        <w:rPr>
          <w:rStyle w:val="Rimandonotaapidipagina"/>
        </w:rPr>
        <w:footnoteRef/>
      </w:r>
      <w:r>
        <w:t xml:space="preserve"> Oggetto STIX che identifica le campagne</w:t>
      </w:r>
    </w:p>
  </w:footnote>
  <w:footnote w:id="27">
    <w:p w14:paraId="14B00536" w14:textId="4F441999" w:rsidR="0077174B" w:rsidRDefault="0077174B" w:rsidP="00A329E5">
      <w:pPr>
        <w:pStyle w:val="Testonotaapidipagina"/>
      </w:pPr>
      <w:r>
        <w:rPr>
          <w:rStyle w:val="Rimandonotaapidipagina"/>
        </w:rPr>
        <w:footnoteRef/>
      </w:r>
      <w:r>
        <w:t xml:space="preserve"> Oggetto STIX che identifica le mitigazioni</w:t>
      </w:r>
    </w:p>
  </w:footnote>
  <w:footnote w:id="28">
    <w:p w14:paraId="0F363B08" w14:textId="30C5B014" w:rsidR="0077174B" w:rsidRDefault="0077174B" w:rsidP="00A329E5">
      <w:pPr>
        <w:pStyle w:val="Testonotaapidipagina"/>
      </w:pPr>
      <w:r>
        <w:rPr>
          <w:rStyle w:val="Rimandonotaapidipagina"/>
        </w:rPr>
        <w:footnoteRef/>
      </w:r>
      <w:r>
        <w:t xml:space="preserve"> Oggetto STIX che identifica i tool</w:t>
      </w:r>
    </w:p>
  </w:footnote>
  <w:footnote w:id="29">
    <w:p w14:paraId="2D88991C" w14:textId="5A7D7572" w:rsidR="005E441E" w:rsidRDefault="005E441E" w:rsidP="00A329E5">
      <w:pPr>
        <w:pStyle w:val="Testonotaapidipagina"/>
      </w:pPr>
      <w:r>
        <w:rPr>
          <w:rStyle w:val="Rimandonotaapidipagina"/>
        </w:rPr>
        <w:footnoteRef/>
      </w:r>
      <w:r>
        <w:t xml:space="preserve"> Oggetto STIX che identifica i malware</w:t>
      </w:r>
    </w:p>
  </w:footnote>
  <w:footnote w:id="30">
    <w:p w14:paraId="33159663" w14:textId="5EAB9057" w:rsidR="00FC585D" w:rsidRDefault="00FC585D">
      <w:pPr>
        <w:pStyle w:val="Testonotaapidipagina"/>
      </w:pPr>
      <w:r>
        <w:rPr>
          <w:rStyle w:val="Rimandonotaapidipagina"/>
        </w:rPr>
        <w:footnoteRef/>
      </w:r>
      <w:r>
        <w:t xml:space="preserve"> Oggetto STIX che identifica gli asset industriali</w:t>
      </w:r>
    </w:p>
  </w:footnote>
  <w:footnote w:id="31">
    <w:p w14:paraId="6506D7F1" w14:textId="075FBFA8" w:rsidR="00FC585D" w:rsidRPr="007F4FDC" w:rsidRDefault="00FC585D">
      <w:pPr>
        <w:pStyle w:val="Testonotaapidipagina"/>
      </w:pPr>
      <w:r>
        <w:rPr>
          <w:rStyle w:val="Rimandonotaapidipagina"/>
        </w:rPr>
        <w:footnoteRef/>
      </w:r>
      <w:r w:rsidRPr="007F4FDC">
        <w:t xml:space="preserve"> Oggetto STIX che identifica i </w:t>
      </w:r>
      <w:proofErr w:type="spellStart"/>
      <w:r w:rsidRPr="007F4FDC">
        <w:t>threat</w:t>
      </w:r>
      <w:proofErr w:type="spellEnd"/>
      <w:r w:rsidRPr="007F4FDC">
        <w:t xml:space="preserve"> group e </w:t>
      </w:r>
      <w:proofErr w:type="spellStart"/>
      <w:r w:rsidRPr="007F4FDC">
        <w:t>threat</w:t>
      </w:r>
      <w:proofErr w:type="spellEnd"/>
      <w:r w:rsidRPr="007F4FDC">
        <w:t xml:space="preserve"> agent</w:t>
      </w:r>
    </w:p>
  </w:footnote>
  <w:footnote w:id="32">
    <w:p w14:paraId="093FB2D7" w14:textId="7C68E52A" w:rsidR="00182917" w:rsidRDefault="00182917">
      <w:pPr>
        <w:pStyle w:val="Testonotaapidipagina"/>
      </w:pPr>
      <w:r>
        <w:rPr>
          <w:rStyle w:val="Rimandonotaapidipagina"/>
        </w:rPr>
        <w:footnoteRef/>
      </w:r>
      <w:r>
        <w:t xml:space="preserve"> Intelligenza Artificiale</w:t>
      </w:r>
    </w:p>
  </w:footnote>
  <w:footnote w:id="33">
    <w:p w14:paraId="24687317" w14:textId="29CD27EC" w:rsidR="00E34040" w:rsidRDefault="00E34040">
      <w:pPr>
        <w:pStyle w:val="Testonotaapidipagina"/>
      </w:pPr>
      <w:r>
        <w:rPr>
          <w:rStyle w:val="Rimandonotaapidipagina"/>
        </w:rPr>
        <w:footnoteRef/>
      </w:r>
      <w:r>
        <w:t xml:space="preserve"> Cioè le tecniche aventi ID nel formato T0000</w:t>
      </w:r>
      <w:r w:rsidR="002A1A7B">
        <w:t xml:space="preserve"> o AML.T0000</w:t>
      </w:r>
      <w:r>
        <w:t>, dove gli 0 sono dei numeri identificativi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11A682C4" w:rsidR="007D0E57" w:rsidRPr="007D5DF3" w:rsidRDefault="00713DCA" w:rsidP="00A329E5">
    <w:r>
      <w:rPr>
        <w:noProof/>
      </w:rPr>
      <w:drawing>
        <wp:anchor distT="0" distB="0" distL="114300" distR="114300" simplePos="0" relativeHeight="251657216" behindDoc="1" locked="0" layoutInCell="1" allowOverlap="1" wp14:anchorId="5B30C706" wp14:editId="37B254DD">
          <wp:simplePos x="0" y="0"/>
          <wp:positionH relativeFrom="column">
            <wp:posOffset>-914400</wp:posOffset>
          </wp:positionH>
          <wp:positionV relativeFrom="line">
            <wp:posOffset>-428625</wp:posOffset>
          </wp:positionV>
          <wp:extent cx="428400" cy="10692000"/>
          <wp:effectExtent l="0" t="0" r="0" b="0"/>
          <wp:wrapNone/>
          <wp:docPr id="6" name="Immagine 6"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612CDB">
      <w:rPr>
        <w:rStyle w:val="Numeropagina"/>
        <w:rFonts w:ascii="Verdana" w:hAnsi="Verdana" w:cs="Arial"/>
        <w:noProof/>
      </w:rPr>
      <w:t>Capitolo III</w:t>
    </w:r>
    <w:r w:rsidRPr="007D5DF3">
      <w:rPr>
        <w:rStyle w:val="Numeropagina"/>
        <w:rFonts w:ascii="Verdana" w:hAnsi="Verdana" w:cs="Arial"/>
      </w:rPr>
      <w:fldChar w:fldCharType="end"/>
    </w:r>
  </w:p>
  <w:p w14:paraId="61688AA8" w14:textId="77777777" w:rsidR="006B3C91" w:rsidRDefault="006B3C91" w:rsidP="00A329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0B608094" w:rsidR="007D0E57" w:rsidRPr="00D3074D" w:rsidRDefault="00563036" w:rsidP="00A329E5">
    <w:r>
      <w:rPr>
        <w:noProof/>
      </w:rPr>
      <w:drawing>
        <wp:anchor distT="0" distB="0" distL="114300" distR="114300" simplePos="0" relativeHeight="251669504" behindDoc="1" locked="0" layoutInCell="1" allowOverlap="1" wp14:anchorId="2BB7A63E" wp14:editId="4D764F61">
          <wp:simplePos x="0" y="0"/>
          <wp:positionH relativeFrom="column">
            <wp:posOffset>-1065073</wp:posOffset>
          </wp:positionH>
          <wp:positionV relativeFrom="line">
            <wp:posOffset>-415826</wp:posOffset>
          </wp:positionV>
          <wp:extent cx="428400" cy="10692000"/>
          <wp:effectExtent l="0" t="0" r="0" b="0"/>
          <wp:wrapNone/>
          <wp:docPr id="10" name="Immagine 10"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215FFA">
      <w:rPr>
        <w:rStyle w:val="Numeropagina"/>
        <w:rFonts w:ascii="Verdana" w:hAnsi="Verdana"/>
        <w:noProof/>
      </w:rPr>
      <w:t>Capitolo II</w:t>
    </w:r>
    <w:r w:rsidR="004628EE" w:rsidRPr="00BA1DB7">
      <w:rPr>
        <w:rStyle w:val="Numeropagina"/>
        <w:rFonts w:ascii="Verdana" w:hAnsi="Verdana"/>
      </w:rPr>
      <w:fldChar w:fldCharType="end"/>
    </w:r>
  </w:p>
  <w:p w14:paraId="15CA852A" w14:textId="77777777" w:rsidR="006B3C91" w:rsidRDefault="006B3C91" w:rsidP="00A329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F0E7222"/>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32"/>
        <w:szCs w:val="32"/>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rPr>
        <w:i w:val="0"/>
        <w:iCs w:val="0"/>
        <w:sz w:val="24"/>
        <w:szCs w:val="24"/>
      </w:rPr>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FEB4EF9"/>
    <w:multiLevelType w:val="hybridMultilevel"/>
    <w:tmpl w:val="F3DE3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8" w15:restartNumberingAfterBreak="0">
    <w:nsid w:val="1947751E"/>
    <w:multiLevelType w:val="hybridMultilevel"/>
    <w:tmpl w:val="0A6890BC"/>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1">
      <w:start w:val="1"/>
      <w:numFmt w:val="bullet"/>
      <w:lvlText w:val=""/>
      <w:lvlJc w:val="left"/>
      <w:pPr>
        <w:ind w:left="2340" w:hanging="360"/>
      </w:pPr>
      <w:rPr>
        <w:rFonts w:ascii="Symbol" w:hAnsi="Symbol"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4"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2436BA0"/>
    <w:multiLevelType w:val="hybridMultilevel"/>
    <w:tmpl w:val="4148E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E894F4A"/>
    <w:multiLevelType w:val="hybridMultilevel"/>
    <w:tmpl w:val="05CA6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7787793"/>
    <w:multiLevelType w:val="hybridMultilevel"/>
    <w:tmpl w:val="439A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82E49BD"/>
    <w:multiLevelType w:val="multilevel"/>
    <w:tmpl w:val="7C38E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2"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7740E"/>
    <w:multiLevelType w:val="hybridMultilevel"/>
    <w:tmpl w:val="DB7A8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AAA2275"/>
    <w:multiLevelType w:val="hybridMultilevel"/>
    <w:tmpl w:val="3A3EA9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CAE64BB"/>
    <w:multiLevelType w:val="hybridMultilevel"/>
    <w:tmpl w:val="53EE4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D3F3829"/>
    <w:multiLevelType w:val="hybridMultilevel"/>
    <w:tmpl w:val="15E8ED6A"/>
    <w:lvl w:ilvl="0" w:tplc="B162B14C">
      <w:start w:val="1"/>
      <w:numFmt w:val="decimal"/>
      <w:lvlText w:val="%1."/>
      <w:lvlJc w:val="left"/>
      <w:pPr>
        <w:ind w:left="644" w:hanging="360"/>
      </w:pPr>
      <w:rPr>
        <w:b w:val="0"/>
        <w:bCs/>
        <w:sz w:val="22"/>
        <w:szCs w:val="22"/>
      </w:rPr>
    </w:lvl>
    <w:lvl w:ilvl="1" w:tplc="BDB672BA">
      <w:start w:val="1"/>
      <w:numFmt w:val="lowerLetter"/>
      <w:lvlText w:val="%2."/>
      <w:lvlJc w:val="left"/>
      <w:pPr>
        <w:ind w:left="1364" w:hanging="360"/>
      </w:pPr>
      <w:rPr>
        <w:b w:val="0"/>
        <w:bCs/>
        <w:sz w:val="22"/>
        <w:szCs w:val="22"/>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4"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5"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37" w15:restartNumberingAfterBreak="0">
    <w:nsid w:val="5FD111A4"/>
    <w:multiLevelType w:val="multilevel"/>
    <w:tmpl w:val="C9BA7F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13974E0"/>
    <w:multiLevelType w:val="multilevel"/>
    <w:tmpl w:val="7B8886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abstractNum w:abstractNumId="45" w15:restartNumberingAfterBreak="0">
    <w:nsid w:val="7E9E4557"/>
    <w:multiLevelType w:val="hybridMultilevel"/>
    <w:tmpl w:val="B5E225DA"/>
    <w:lvl w:ilvl="0" w:tplc="04100001">
      <w:start w:val="1"/>
      <w:numFmt w:val="bullet"/>
      <w:lvlText w:val=""/>
      <w:lvlJc w:val="left"/>
      <w:pPr>
        <w:ind w:left="804" w:hanging="360"/>
      </w:pPr>
      <w:rPr>
        <w:rFonts w:ascii="Symbol" w:hAnsi="Symbol" w:hint="default"/>
      </w:rPr>
    </w:lvl>
    <w:lvl w:ilvl="1" w:tplc="04100001">
      <w:start w:val="1"/>
      <w:numFmt w:val="bullet"/>
      <w:lvlText w:val=""/>
      <w:lvlJc w:val="left"/>
      <w:pPr>
        <w:ind w:left="1524" w:hanging="360"/>
      </w:pPr>
      <w:rPr>
        <w:rFonts w:ascii="Symbol" w:hAnsi="Symbol" w:hint="default"/>
      </w:rPr>
    </w:lvl>
    <w:lvl w:ilvl="2" w:tplc="04100001">
      <w:start w:val="1"/>
      <w:numFmt w:val="bullet"/>
      <w:lvlText w:val=""/>
      <w:lvlJc w:val="left"/>
      <w:pPr>
        <w:ind w:left="2244" w:hanging="360"/>
      </w:pPr>
      <w:rPr>
        <w:rFonts w:ascii="Symbol" w:hAnsi="Symbol" w:hint="default"/>
      </w:rPr>
    </w:lvl>
    <w:lvl w:ilvl="3" w:tplc="04100001">
      <w:start w:val="1"/>
      <w:numFmt w:val="bullet"/>
      <w:lvlText w:val=""/>
      <w:lvlJc w:val="left"/>
      <w:pPr>
        <w:ind w:left="2964" w:hanging="360"/>
      </w:pPr>
      <w:rPr>
        <w:rFonts w:ascii="Symbol" w:hAnsi="Symbol" w:hint="default"/>
      </w:rPr>
    </w:lvl>
    <w:lvl w:ilvl="4" w:tplc="04100003" w:tentative="1">
      <w:start w:val="1"/>
      <w:numFmt w:val="bullet"/>
      <w:lvlText w:val="o"/>
      <w:lvlJc w:val="left"/>
      <w:pPr>
        <w:ind w:left="3684" w:hanging="360"/>
      </w:pPr>
      <w:rPr>
        <w:rFonts w:ascii="Courier New" w:hAnsi="Courier New" w:cs="Courier New" w:hint="default"/>
      </w:rPr>
    </w:lvl>
    <w:lvl w:ilvl="5" w:tplc="04100005" w:tentative="1">
      <w:start w:val="1"/>
      <w:numFmt w:val="bullet"/>
      <w:lvlText w:val=""/>
      <w:lvlJc w:val="left"/>
      <w:pPr>
        <w:ind w:left="4404" w:hanging="360"/>
      </w:pPr>
      <w:rPr>
        <w:rFonts w:ascii="Wingdings" w:hAnsi="Wingdings" w:hint="default"/>
      </w:rPr>
    </w:lvl>
    <w:lvl w:ilvl="6" w:tplc="04100001" w:tentative="1">
      <w:start w:val="1"/>
      <w:numFmt w:val="bullet"/>
      <w:lvlText w:val=""/>
      <w:lvlJc w:val="left"/>
      <w:pPr>
        <w:ind w:left="5124" w:hanging="360"/>
      </w:pPr>
      <w:rPr>
        <w:rFonts w:ascii="Symbol" w:hAnsi="Symbol" w:hint="default"/>
      </w:rPr>
    </w:lvl>
    <w:lvl w:ilvl="7" w:tplc="04100003" w:tentative="1">
      <w:start w:val="1"/>
      <w:numFmt w:val="bullet"/>
      <w:lvlText w:val="o"/>
      <w:lvlJc w:val="left"/>
      <w:pPr>
        <w:ind w:left="5844" w:hanging="360"/>
      </w:pPr>
      <w:rPr>
        <w:rFonts w:ascii="Courier New" w:hAnsi="Courier New" w:cs="Courier New" w:hint="default"/>
      </w:rPr>
    </w:lvl>
    <w:lvl w:ilvl="8" w:tplc="04100005" w:tentative="1">
      <w:start w:val="1"/>
      <w:numFmt w:val="bullet"/>
      <w:lvlText w:val=""/>
      <w:lvlJc w:val="left"/>
      <w:pPr>
        <w:ind w:left="6564"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5"/>
  </w:num>
  <w:num w:numId="13" w16cid:durableId="1300573678">
    <w:abstractNumId w:val="33"/>
  </w:num>
  <w:num w:numId="14" w16cid:durableId="1246496042">
    <w:abstractNumId w:val="35"/>
  </w:num>
  <w:num w:numId="15" w16cid:durableId="1144279905">
    <w:abstractNumId w:val="12"/>
  </w:num>
  <w:num w:numId="16" w16cid:durableId="273444330">
    <w:abstractNumId w:val="13"/>
  </w:num>
  <w:num w:numId="17" w16cid:durableId="2009281700">
    <w:abstractNumId w:val="26"/>
  </w:num>
  <w:num w:numId="18" w16cid:durableId="1037657317">
    <w:abstractNumId w:val="42"/>
  </w:num>
  <w:num w:numId="19" w16cid:durableId="1884633395">
    <w:abstractNumId w:val="19"/>
  </w:num>
  <w:num w:numId="20" w16cid:durableId="466555007">
    <w:abstractNumId w:val="17"/>
  </w:num>
  <w:num w:numId="21" w16cid:durableId="484594479">
    <w:abstractNumId w:val="11"/>
  </w:num>
  <w:num w:numId="22" w16cid:durableId="1997680687">
    <w:abstractNumId w:val="22"/>
  </w:num>
  <w:num w:numId="23" w16cid:durableId="202642431">
    <w:abstractNumId w:val="34"/>
  </w:num>
  <w:num w:numId="24" w16cid:durableId="1599749398">
    <w:abstractNumId w:val="20"/>
  </w:num>
  <w:num w:numId="25" w16cid:durableId="129826948">
    <w:abstractNumId w:val="38"/>
  </w:num>
  <w:num w:numId="26" w16cid:durableId="2031103471">
    <w:abstractNumId w:val="40"/>
  </w:num>
  <w:num w:numId="27" w16cid:durableId="1262907389">
    <w:abstractNumId w:val="16"/>
  </w:num>
  <w:num w:numId="28" w16cid:durableId="1219511763">
    <w:abstractNumId w:val="39"/>
  </w:num>
  <w:num w:numId="29" w16cid:durableId="276832280">
    <w:abstractNumId w:val="43"/>
  </w:num>
  <w:num w:numId="30" w16cid:durableId="504787929">
    <w:abstractNumId w:val="21"/>
  </w:num>
  <w:num w:numId="31" w16cid:durableId="1782994256">
    <w:abstractNumId w:val="23"/>
  </w:num>
  <w:num w:numId="32" w16cid:durableId="1194347375">
    <w:abstractNumId w:val="24"/>
  </w:num>
  <w:num w:numId="33" w16cid:durableId="692924547">
    <w:abstractNumId w:val="36"/>
  </w:num>
  <w:num w:numId="34" w16cid:durableId="2146852933">
    <w:abstractNumId w:val="44"/>
  </w:num>
  <w:num w:numId="35" w16cid:durableId="894852946">
    <w:abstractNumId w:val="14"/>
  </w:num>
  <w:num w:numId="36" w16cid:durableId="1047291518">
    <w:abstractNumId w:val="27"/>
  </w:num>
  <w:num w:numId="37" w16cid:durableId="1182158234">
    <w:abstractNumId w:val="28"/>
  </w:num>
  <w:num w:numId="38" w16cid:durableId="1315985709">
    <w:abstractNumId w:val="32"/>
  </w:num>
  <w:num w:numId="39" w16cid:durableId="1683899394">
    <w:abstractNumId w:val="30"/>
  </w:num>
  <w:num w:numId="40" w16cid:durableId="1714229432">
    <w:abstractNumId w:val="37"/>
  </w:num>
  <w:num w:numId="41" w16cid:durableId="7682209">
    <w:abstractNumId w:val="31"/>
  </w:num>
  <w:num w:numId="42" w16cid:durableId="196702986">
    <w:abstractNumId w:val="29"/>
  </w:num>
  <w:num w:numId="43" w16cid:durableId="1045326591">
    <w:abstractNumId w:val="45"/>
  </w:num>
  <w:num w:numId="44" w16cid:durableId="1449856060">
    <w:abstractNumId w:val="18"/>
  </w:num>
  <w:num w:numId="45" w16cid:durableId="1064570821">
    <w:abstractNumId w:val="25"/>
  </w:num>
  <w:num w:numId="46" w16cid:durableId="1324620918">
    <w:abstractNumId w:val="41"/>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1B38"/>
    <w:rsid w:val="0000013C"/>
    <w:rsid w:val="000001EB"/>
    <w:rsid w:val="000006DB"/>
    <w:rsid w:val="000046A3"/>
    <w:rsid w:val="00010460"/>
    <w:rsid w:val="00011EFD"/>
    <w:rsid w:val="00012C25"/>
    <w:rsid w:val="00014667"/>
    <w:rsid w:val="00014B7E"/>
    <w:rsid w:val="0001662A"/>
    <w:rsid w:val="00032D42"/>
    <w:rsid w:val="00033A9E"/>
    <w:rsid w:val="00033B2E"/>
    <w:rsid w:val="00033D6A"/>
    <w:rsid w:val="000347A1"/>
    <w:rsid w:val="00034B12"/>
    <w:rsid w:val="00035AA1"/>
    <w:rsid w:val="00036035"/>
    <w:rsid w:val="00042AB0"/>
    <w:rsid w:val="00045351"/>
    <w:rsid w:val="000456FF"/>
    <w:rsid w:val="00046308"/>
    <w:rsid w:val="000466AC"/>
    <w:rsid w:val="000505EC"/>
    <w:rsid w:val="00050CB1"/>
    <w:rsid w:val="00050F88"/>
    <w:rsid w:val="00055890"/>
    <w:rsid w:val="0005655C"/>
    <w:rsid w:val="0006224B"/>
    <w:rsid w:val="00062C24"/>
    <w:rsid w:val="00063733"/>
    <w:rsid w:val="00064160"/>
    <w:rsid w:val="00064772"/>
    <w:rsid w:val="000655CE"/>
    <w:rsid w:val="00065CD6"/>
    <w:rsid w:val="00066D7B"/>
    <w:rsid w:val="000676E7"/>
    <w:rsid w:val="00071E3C"/>
    <w:rsid w:val="00071FF0"/>
    <w:rsid w:val="00075848"/>
    <w:rsid w:val="00076A6E"/>
    <w:rsid w:val="00080BD0"/>
    <w:rsid w:val="000874DA"/>
    <w:rsid w:val="0009253A"/>
    <w:rsid w:val="00094F33"/>
    <w:rsid w:val="00095794"/>
    <w:rsid w:val="000A0729"/>
    <w:rsid w:val="000A195B"/>
    <w:rsid w:val="000A36A0"/>
    <w:rsid w:val="000A4776"/>
    <w:rsid w:val="000A6329"/>
    <w:rsid w:val="000A6608"/>
    <w:rsid w:val="000A68DF"/>
    <w:rsid w:val="000B3E2A"/>
    <w:rsid w:val="000B5CA8"/>
    <w:rsid w:val="000B70E3"/>
    <w:rsid w:val="000B75A8"/>
    <w:rsid w:val="000B7E64"/>
    <w:rsid w:val="000C20A4"/>
    <w:rsid w:val="000C3966"/>
    <w:rsid w:val="000C44F4"/>
    <w:rsid w:val="000C4DFE"/>
    <w:rsid w:val="000C6D95"/>
    <w:rsid w:val="000D080A"/>
    <w:rsid w:val="000D15B0"/>
    <w:rsid w:val="000D1A0A"/>
    <w:rsid w:val="000D2B0F"/>
    <w:rsid w:val="000D3514"/>
    <w:rsid w:val="000D363A"/>
    <w:rsid w:val="000D797C"/>
    <w:rsid w:val="000E0DCA"/>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17EBD"/>
    <w:rsid w:val="00121919"/>
    <w:rsid w:val="00123F2E"/>
    <w:rsid w:val="00126618"/>
    <w:rsid w:val="00130BC0"/>
    <w:rsid w:val="0013178D"/>
    <w:rsid w:val="0013198C"/>
    <w:rsid w:val="00136045"/>
    <w:rsid w:val="0014744F"/>
    <w:rsid w:val="00147F48"/>
    <w:rsid w:val="0015006D"/>
    <w:rsid w:val="001531F0"/>
    <w:rsid w:val="00154077"/>
    <w:rsid w:val="00155FCF"/>
    <w:rsid w:val="00160BFC"/>
    <w:rsid w:val="001623B8"/>
    <w:rsid w:val="00162536"/>
    <w:rsid w:val="0016480D"/>
    <w:rsid w:val="00164A8A"/>
    <w:rsid w:val="00164AF1"/>
    <w:rsid w:val="00165FFF"/>
    <w:rsid w:val="001668C7"/>
    <w:rsid w:val="0017182D"/>
    <w:rsid w:val="00174EF6"/>
    <w:rsid w:val="001761AE"/>
    <w:rsid w:val="00176EEF"/>
    <w:rsid w:val="001821A9"/>
    <w:rsid w:val="00182917"/>
    <w:rsid w:val="0018482E"/>
    <w:rsid w:val="00185C2B"/>
    <w:rsid w:val="00186A01"/>
    <w:rsid w:val="00186AE9"/>
    <w:rsid w:val="001870C3"/>
    <w:rsid w:val="001871A3"/>
    <w:rsid w:val="0019075F"/>
    <w:rsid w:val="00190DA2"/>
    <w:rsid w:val="001967A3"/>
    <w:rsid w:val="00196A92"/>
    <w:rsid w:val="00196D26"/>
    <w:rsid w:val="00197E0D"/>
    <w:rsid w:val="001A30F2"/>
    <w:rsid w:val="001A3D7A"/>
    <w:rsid w:val="001A578B"/>
    <w:rsid w:val="001B302F"/>
    <w:rsid w:val="001B3406"/>
    <w:rsid w:val="001B3698"/>
    <w:rsid w:val="001B5124"/>
    <w:rsid w:val="001B7EEE"/>
    <w:rsid w:val="001C3358"/>
    <w:rsid w:val="001C3AB2"/>
    <w:rsid w:val="001C4255"/>
    <w:rsid w:val="001C6E14"/>
    <w:rsid w:val="001C7060"/>
    <w:rsid w:val="001C752B"/>
    <w:rsid w:val="001D0950"/>
    <w:rsid w:val="001D2642"/>
    <w:rsid w:val="001D57B2"/>
    <w:rsid w:val="001D6891"/>
    <w:rsid w:val="001D69CC"/>
    <w:rsid w:val="001D7E8A"/>
    <w:rsid w:val="001E0155"/>
    <w:rsid w:val="001E1D1C"/>
    <w:rsid w:val="001E21A2"/>
    <w:rsid w:val="001E34E0"/>
    <w:rsid w:val="001E3861"/>
    <w:rsid w:val="001E7150"/>
    <w:rsid w:val="001E7612"/>
    <w:rsid w:val="001E7876"/>
    <w:rsid w:val="001F2DC2"/>
    <w:rsid w:val="001F47D5"/>
    <w:rsid w:val="001F58C6"/>
    <w:rsid w:val="002002EB"/>
    <w:rsid w:val="0020083C"/>
    <w:rsid w:val="00206929"/>
    <w:rsid w:val="00207768"/>
    <w:rsid w:val="00210298"/>
    <w:rsid w:val="00210C96"/>
    <w:rsid w:val="002116FE"/>
    <w:rsid w:val="0021256D"/>
    <w:rsid w:val="00213643"/>
    <w:rsid w:val="002137B5"/>
    <w:rsid w:val="002157E1"/>
    <w:rsid w:val="00215FFA"/>
    <w:rsid w:val="002161F8"/>
    <w:rsid w:val="0021715A"/>
    <w:rsid w:val="002203C7"/>
    <w:rsid w:val="00221BB2"/>
    <w:rsid w:val="00223073"/>
    <w:rsid w:val="00224F25"/>
    <w:rsid w:val="00232005"/>
    <w:rsid w:val="00232C6D"/>
    <w:rsid w:val="0023376C"/>
    <w:rsid w:val="0023470E"/>
    <w:rsid w:val="00234E19"/>
    <w:rsid w:val="002361DD"/>
    <w:rsid w:val="00237C22"/>
    <w:rsid w:val="00237FAF"/>
    <w:rsid w:val="00240C57"/>
    <w:rsid w:val="00240C95"/>
    <w:rsid w:val="00243747"/>
    <w:rsid w:val="002442BE"/>
    <w:rsid w:val="00245CA0"/>
    <w:rsid w:val="00246A72"/>
    <w:rsid w:val="00247E19"/>
    <w:rsid w:val="002506C9"/>
    <w:rsid w:val="00252F08"/>
    <w:rsid w:val="0025366A"/>
    <w:rsid w:val="00253EC0"/>
    <w:rsid w:val="00255D24"/>
    <w:rsid w:val="002618B0"/>
    <w:rsid w:val="00262696"/>
    <w:rsid w:val="00263906"/>
    <w:rsid w:val="002679AA"/>
    <w:rsid w:val="002731E8"/>
    <w:rsid w:val="00276482"/>
    <w:rsid w:val="0027757B"/>
    <w:rsid w:val="0028048B"/>
    <w:rsid w:val="002838C9"/>
    <w:rsid w:val="002847A0"/>
    <w:rsid w:val="00285B1B"/>
    <w:rsid w:val="00285DC6"/>
    <w:rsid w:val="002863B3"/>
    <w:rsid w:val="00290826"/>
    <w:rsid w:val="002923D3"/>
    <w:rsid w:val="0029387A"/>
    <w:rsid w:val="002952FA"/>
    <w:rsid w:val="002955F9"/>
    <w:rsid w:val="00297CAC"/>
    <w:rsid w:val="002A03B8"/>
    <w:rsid w:val="002A0CD9"/>
    <w:rsid w:val="002A1A7B"/>
    <w:rsid w:val="002A2848"/>
    <w:rsid w:val="002A4CA3"/>
    <w:rsid w:val="002A73DF"/>
    <w:rsid w:val="002B1506"/>
    <w:rsid w:val="002B2FCE"/>
    <w:rsid w:val="002B66CD"/>
    <w:rsid w:val="002B69A8"/>
    <w:rsid w:val="002B6E90"/>
    <w:rsid w:val="002C09FC"/>
    <w:rsid w:val="002C1250"/>
    <w:rsid w:val="002C38C9"/>
    <w:rsid w:val="002C3B0F"/>
    <w:rsid w:val="002C7143"/>
    <w:rsid w:val="002D0C4E"/>
    <w:rsid w:val="002D2711"/>
    <w:rsid w:val="002D32C5"/>
    <w:rsid w:val="002D424F"/>
    <w:rsid w:val="002D5962"/>
    <w:rsid w:val="002D5AE1"/>
    <w:rsid w:val="002E58CB"/>
    <w:rsid w:val="002E61EA"/>
    <w:rsid w:val="002E6CED"/>
    <w:rsid w:val="002F1BFA"/>
    <w:rsid w:val="002F365F"/>
    <w:rsid w:val="002F3E32"/>
    <w:rsid w:val="003007C8"/>
    <w:rsid w:val="003023D2"/>
    <w:rsid w:val="0030316A"/>
    <w:rsid w:val="00305DFA"/>
    <w:rsid w:val="00305F5C"/>
    <w:rsid w:val="00306CE8"/>
    <w:rsid w:val="0030728A"/>
    <w:rsid w:val="003113AF"/>
    <w:rsid w:val="00311683"/>
    <w:rsid w:val="00311DF0"/>
    <w:rsid w:val="00311F37"/>
    <w:rsid w:val="00312395"/>
    <w:rsid w:val="00312EE7"/>
    <w:rsid w:val="003132B3"/>
    <w:rsid w:val="0031487C"/>
    <w:rsid w:val="0031659E"/>
    <w:rsid w:val="00316E5A"/>
    <w:rsid w:val="00317BAB"/>
    <w:rsid w:val="00320FCA"/>
    <w:rsid w:val="00321F24"/>
    <w:rsid w:val="00322130"/>
    <w:rsid w:val="0032246D"/>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5A0F"/>
    <w:rsid w:val="00356A33"/>
    <w:rsid w:val="0035745D"/>
    <w:rsid w:val="00357E65"/>
    <w:rsid w:val="003613EE"/>
    <w:rsid w:val="0036196F"/>
    <w:rsid w:val="00364721"/>
    <w:rsid w:val="003669F1"/>
    <w:rsid w:val="0036709B"/>
    <w:rsid w:val="00367AEA"/>
    <w:rsid w:val="00367BEA"/>
    <w:rsid w:val="00374B4F"/>
    <w:rsid w:val="00374C8C"/>
    <w:rsid w:val="00375AB5"/>
    <w:rsid w:val="003760C0"/>
    <w:rsid w:val="00377C6F"/>
    <w:rsid w:val="0038064E"/>
    <w:rsid w:val="003820AF"/>
    <w:rsid w:val="00382611"/>
    <w:rsid w:val="00384112"/>
    <w:rsid w:val="00384251"/>
    <w:rsid w:val="003868E8"/>
    <w:rsid w:val="00390D98"/>
    <w:rsid w:val="00391532"/>
    <w:rsid w:val="003915A3"/>
    <w:rsid w:val="00391A8E"/>
    <w:rsid w:val="003929F2"/>
    <w:rsid w:val="00392BDD"/>
    <w:rsid w:val="00393260"/>
    <w:rsid w:val="00393A2E"/>
    <w:rsid w:val="003955B2"/>
    <w:rsid w:val="00396FC9"/>
    <w:rsid w:val="003A0FC0"/>
    <w:rsid w:val="003A1F16"/>
    <w:rsid w:val="003A31DC"/>
    <w:rsid w:val="003B0028"/>
    <w:rsid w:val="003B3213"/>
    <w:rsid w:val="003B5406"/>
    <w:rsid w:val="003B67C8"/>
    <w:rsid w:val="003C1C85"/>
    <w:rsid w:val="003D0016"/>
    <w:rsid w:val="003D106B"/>
    <w:rsid w:val="003D2FA2"/>
    <w:rsid w:val="003D4F78"/>
    <w:rsid w:val="003D7282"/>
    <w:rsid w:val="003D7421"/>
    <w:rsid w:val="003D7C2D"/>
    <w:rsid w:val="003E1BA6"/>
    <w:rsid w:val="003E28BB"/>
    <w:rsid w:val="003E3A90"/>
    <w:rsid w:val="003F07C8"/>
    <w:rsid w:val="003F08AB"/>
    <w:rsid w:val="003F10AB"/>
    <w:rsid w:val="003F11A8"/>
    <w:rsid w:val="004019FE"/>
    <w:rsid w:val="00403F3F"/>
    <w:rsid w:val="004074B8"/>
    <w:rsid w:val="00415785"/>
    <w:rsid w:val="0042034C"/>
    <w:rsid w:val="00420C4A"/>
    <w:rsid w:val="00421CA6"/>
    <w:rsid w:val="00422CAE"/>
    <w:rsid w:val="00424EF5"/>
    <w:rsid w:val="00425E02"/>
    <w:rsid w:val="00426FFD"/>
    <w:rsid w:val="0043302B"/>
    <w:rsid w:val="0043471F"/>
    <w:rsid w:val="0043592C"/>
    <w:rsid w:val="00435EFC"/>
    <w:rsid w:val="00436C23"/>
    <w:rsid w:val="004406C1"/>
    <w:rsid w:val="004451BA"/>
    <w:rsid w:val="00446AB7"/>
    <w:rsid w:val="00447FC8"/>
    <w:rsid w:val="0045203E"/>
    <w:rsid w:val="00452755"/>
    <w:rsid w:val="004553DB"/>
    <w:rsid w:val="00456D31"/>
    <w:rsid w:val="00460FC4"/>
    <w:rsid w:val="004628EE"/>
    <w:rsid w:val="00463C64"/>
    <w:rsid w:val="00474055"/>
    <w:rsid w:val="00475CB9"/>
    <w:rsid w:val="00476607"/>
    <w:rsid w:val="0048061B"/>
    <w:rsid w:val="00482227"/>
    <w:rsid w:val="0048380B"/>
    <w:rsid w:val="00483A18"/>
    <w:rsid w:val="00484A22"/>
    <w:rsid w:val="004869BF"/>
    <w:rsid w:val="004877A2"/>
    <w:rsid w:val="0048782A"/>
    <w:rsid w:val="004910D3"/>
    <w:rsid w:val="004915C2"/>
    <w:rsid w:val="00492537"/>
    <w:rsid w:val="0049314D"/>
    <w:rsid w:val="00494E6B"/>
    <w:rsid w:val="0049505E"/>
    <w:rsid w:val="004953E0"/>
    <w:rsid w:val="00496220"/>
    <w:rsid w:val="00496D5B"/>
    <w:rsid w:val="004972D0"/>
    <w:rsid w:val="004975BD"/>
    <w:rsid w:val="004A05BD"/>
    <w:rsid w:val="004A1431"/>
    <w:rsid w:val="004A5A0E"/>
    <w:rsid w:val="004A79F5"/>
    <w:rsid w:val="004A7C1D"/>
    <w:rsid w:val="004B0234"/>
    <w:rsid w:val="004B50DB"/>
    <w:rsid w:val="004B56F5"/>
    <w:rsid w:val="004B713E"/>
    <w:rsid w:val="004C21C8"/>
    <w:rsid w:val="004C2E3B"/>
    <w:rsid w:val="004C322D"/>
    <w:rsid w:val="004C52A5"/>
    <w:rsid w:val="004D1486"/>
    <w:rsid w:val="004D14A3"/>
    <w:rsid w:val="004D1672"/>
    <w:rsid w:val="004D3D45"/>
    <w:rsid w:val="004D4BF6"/>
    <w:rsid w:val="004D5122"/>
    <w:rsid w:val="004D737A"/>
    <w:rsid w:val="004E1645"/>
    <w:rsid w:val="004E5CBA"/>
    <w:rsid w:val="004F109F"/>
    <w:rsid w:val="004F16A8"/>
    <w:rsid w:val="004F267B"/>
    <w:rsid w:val="004F26E2"/>
    <w:rsid w:val="004F3D8C"/>
    <w:rsid w:val="004F4959"/>
    <w:rsid w:val="004F4E6C"/>
    <w:rsid w:val="004F76EF"/>
    <w:rsid w:val="00500739"/>
    <w:rsid w:val="00501418"/>
    <w:rsid w:val="0050284F"/>
    <w:rsid w:val="00506559"/>
    <w:rsid w:val="00511D77"/>
    <w:rsid w:val="00512917"/>
    <w:rsid w:val="00512DA1"/>
    <w:rsid w:val="005140CC"/>
    <w:rsid w:val="00514486"/>
    <w:rsid w:val="005177DB"/>
    <w:rsid w:val="00517BFE"/>
    <w:rsid w:val="00517FC9"/>
    <w:rsid w:val="005209E9"/>
    <w:rsid w:val="00520FF2"/>
    <w:rsid w:val="005214A8"/>
    <w:rsid w:val="00521AE3"/>
    <w:rsid w:val="00521C6E"/>
    <w:rsid w:val="00521F01"/>
    <w:rsid w:val="00525929"/>
    <w:rsid w:val="0052739D"/>
    <w:rsid w:val="00531F81"/>
    <w:rsid w:val="00532951"/>
    <w:rsid w:val="005331F9"/>
    <w:rsid w:val="005338D5"/>
    <w:rsid w:val="00534B3A"/>
    <w:rsid w:val="00536D5B"/>
    <w:rsid w:val="00540EE1"/>
    <w:rsid w:val="00542670"/>
    <w:rsid w:val="00542A50"/>
    <w:rsid w:val="00543832"/>
    <w:rsid w:val="0054788C"/>
    <w:rsid w:val="00550848"/>
    <w:rsid w:val="00551DEB"/>
    <w:rsid w:val="005546B3"/>
    <w:rsid w:val="005546FF"/>
    <w:rsid w:val="00555C5E"/>
    <w:rsid w:val="00556AB5"/>
    <w:rsid w:val="00556F56"/>
    <w:rsid w:val="00560090"/>
    <w:rsid w:val="00563036"/>
    <w:rsid w:val="005650E6"/>
    <w:rsid w:val="00567EEF"/>
    <w:rsid w:val="00574D44"/>
    <w:rsid w:val="0057529A"/>
    <w:rsid w:val="005816BB"/>
    <w:rsid w:val="00582412"/>
    <w:rsid w:val="00582471"/>
    <w:rsid w:val="00583227"/>
    <w:rsid w:val="005870DB"/>
    <w:rsid w:val="0059134F"/>
    <w:rsid w:val="00592090"/>
    <w:rsid w:val="00592342"/>
    <w:rsid w:val="00593812"/>
    <w:rsid w:val="005940B9"/>
    <w:rsid w:val="00594493"/>
    <w:rsid w:val="00596519"/>
    <w:rsid w:val="005A2324"/>
    <w:rsid w:val="005A31C0"/>
    <w:rsid w:val="005A34E4"/>
    <w:rsid w:val="005A3A2E"/>
    <w:rsid w:val="005A52F0"/>
    <w:rsid w:val="005A553B"/>
    <w:rsid w:val="005A5FD0"/>
    <w:rsid w:val="005A7615"/>
    <w:rsid w:val="005A767B"/>
    <w:rsid w:val="005B07F2"/>
    <w:rsid w:val="005B1605"/>
    <w:rsid w:val="005B244A"/>
    <w:rsid w:val="005B25F9"/>
    <w:rsid w:val="005B2D30"/>
    <w:rsid w:val="005B2D81"/>
    <w:rsid w:val="005B3031"/>
    <w:rsid w:val="005B4546"/>
    <w:rsid w:val="005B5186"/>
    <w:rsid w:val="005C1C71"/>
    <w:rsid w:val="005C2BF4"/>
    <w:rsid w:val="005C77A9"/>
    <w:rsid w:val="005D14D2"/>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3953"/>
    <w:rsid w:val="00604C4F"/>
    <w:rsid w:val="00612CDB"/>
    <w:rsid w:val="00613772"/>
    <w:rsid w:val="006157A3"/>
    <w:rsid w:val="0061597A"/>
    <w:rsid w:val="0062140E"/>
    <w:rsid w:val="0062353E"/>
    <w:rsid w:val="00623EC8"/>
    <w:rsid w:val="00624756"/>
    <w:rsid w:val="006252A7"/>
    <w:rsid w:val="0062770A"/>
    <w:rsid w:val="00631C6E"/>
    <w:rsid w:val="00633B5A"/>
    <w:rsid w:val="00634DF4"/>
    <w:rsid w:val="00637C3E"/>
    <w:rsid w:val="00640593"/>
    <w:rsid w:val="00640F96"/>
    <w:rsid w:val="00643E80"/>
    <w:rsid w:val="006505BE"/>
    <w:rsid w:val="00651698"/>
    <w:rsid w:val="006528D9"/>
    <w:rsid w:val="00652C92"/>
    <w:rsid w:val="0065461B"/>
    <w:rsid w:val="00655C8E"/>
    <w:rsid w:val="0065694E"/>
    <w:rsid w:val="006573AD"/>
    <w:rsid w:val="0066111F"/>
    <w:rsid w:val="00662E33"/>
    <w:rsid w:val="00663B30"/>
    <w:rsid w:val="00664585"/>
    <w:rsid w:val="00664A93"/>
    <w:rsid w:val="00670D09"/>
    <w:rsid w:val="00670D32"/>
    <w:rsid w:val="00675145"/>
    <w:rsid w:val="006759FC"/>
    <w:rsid w:val="00676708"/>
    <w:rsid w:val="00680CFF"/>
    <w:rsid w:val="00681606"/>
    <w:rsid w:val="006818F2"/>
    <w:rsid w:val="00681FE8"/>
    <w:rsid w:val="00684D49"/>
    <w:rsid w:val="00685EBB"/>
    <w:rsid w:val="00690682"/>
    <w:rsid w:val="00690E16"/>
    <w:rsid w:val="00692B8B"/>
    <w:rsid w:val="00695AA5"/>
    <w:rsid w:val="00695D94"/>
    <w:rsid w:val="006960FE"/>
    <w:rsid w:val="0069715F"/>
    <w:rsid w:val="006A1F15"/>
    <w:rsid w:val="006A2741"/>
    <w:rsid w:val="006A2FFF"/>
    <w:rsid w:val="006A5161"/>
    <w:rsid w:val="006B191C"/>
    <w:rsid w:val="006B191D"/>
    <w:rsid w:val="006B2D65"/>
    <w:rsid w:val="006B3C91"/>
    <w:rsid w:val="006B4432"/>
    <w:rsid w:val="006C0544"/>
    <w:rsid w:val="006C0723"/>
    <w:rsid w:val="006C0C68"/>
    <w:rsid w:val="006C56D6"/>
    <w:rsid w:val="006C6275"/>
    <w:rsid w:val="006D1712"/>
    <w:rsid w:val="006D2D9F"/>
    <w:rsid w:val="006D304E"/>
    <w:rsid w:val="006D3194"/>
    <w:rsid w:val="006D3398"/>
    <w:rsid w:val="006D7815"/>
    <w:rsid w:val="006D7CF5"/>
    <w:rsid w:val="006E13B2"/>
    <w:rsid w:val="006E18CF"/>
    <w:rsid w:val="006E1B24"/>
    <w:rsid w:val="006E2CFA"/>
    <w:rsid w:val="006E4497"/>
    <w:rsid w:val="006E4529"/>
    <w:rsid w:val="006E4C90"/>
    <w:rsid w:val="006F20B7"/>
    <w:rsid w:val="006F2C1E"/>
    <w:rsid w:val="006F314D"/>
    <w:rsid w:val="006F6E96"/>
    <w:rsid w:val="006F7EB1"/>
    <w:rsid w:val="007003BA"/>
    <w:rsid w:val="007003D4"/>
    <w:rsid w:val="00701319"/>
    <w:rsid w:val="00706BD9"/>
    <w:rsid w:val="00707235"/>
    <w:rsid w:val="007106F5"/>
    <w:rsid w:val="00710B61"/>
    <w:rsid w:val="007110D0"/>
    <w:rsid w:val="00711E63"/>
    <w:rsid w:val="00713DCA"/>
    <w:rsid w:val="00715399"/>
    <w:rsid w:val="007205D5"/>
    <w:rsid w:val="00722F5E"/>
    <w:rsid w:val="007316A3"/>
    <w:rsid w:val="00733E21"/>
    <w:rsid w:val="007344C0"/>
    <w:rsid w:val="00734533"/>
    <w:rsid w:val="00734A3A"/>
    <w:rsid w:val="00737211"/>
    <w:rsid w:val="00743FDD"/>
    <w:rsid w:val="00747A63"/>
    <w:rsid w:val="007506CA"/>
    <w:rsid w:val="007532E3"/>
    <w:rsid w:val="007533E3"/>
    <w:rsid w:val="00756CC4"/>
    <w:rsid w:val="00757277"/>
    <w:rsid w:val="00757586"/>
    <w:rsid w:val="0075765A"/>
    <w:rsid w:val="00760427"/>
    <w:rsid w:val="007632A8"/>
    <w:rsid w:val="00764B84"/>
    <w:rsid w:val="007652CB"/>
    <w:rsid w:val="00767109"/>
    <w:rsid w:val="0077005E"/>
    <w:rsid w:val="00770CFB"/>
    <w:rsid w:val="0077174B"/>
    <w:rsid w:val="00772265"/>
    <w:rsid w:val="00773306"/>
    <w:rsid w:val="00774E0E"/>
    <w:rsid w:val="00776BAB"/>
    <w:rsid w:val="00780237"/>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3B69"/>
    <w:rsid w:val="007A54C8"/>
    <w:rsid w:val="007A5DB6"/>
    <w:rsid w:val="007A6CAC"/>
    <w:rsid w:val="007A6FFB"/>
    <w:rsid w:val="007B0D0B"/>
    <w:rsid w:val="007B4F54"/>
    <w:rsid w:val="007B5819"/>
    <w:rsid w:val="007B6E43"/>
    <w:rsid w:val="007C3D6E"/>
    <w:rsid w:val="007C4889"/>
    <w:rsid w:val="007C551D"/>
    <w:rsid w:val="007C5FC3"/>
    <w:rsid w:val="007D00AF"/>
    <w:rsid w:val="007D01C0"/>
    <w:rsid w:val="007D03A5"/>
    <w:rsid w:val="007D0E57"/>
    <w:rsid w:val="007D5DF3"/>
    <w:rsid w:val="007D63D0"/>
    <w:rsid w:val="007D7E88"/>
    <w:rsid w:val="007E0044"/>
    <w:rsid w:val="007E0C36"/>
    <w:rsid w:val="007E177D"/>
    <w:rsid w:val="007E21BD"/>
    <w:rsid w:val="007E3098"/>
    <w:rsid w:val="007E3935"/>
    <w:rsid w:val="007E4D82"/>
    <w:rsid w:val="007E6762"/>
    <w:rsid w:val="007E7764"/>
    <w:rsid w:val="007F1458"/>
    <w:rsid w:val="007F29C2"/>
    <w:rsid w:val="007F390C"/>
    <w:rsid w:val="007F4AB5"/>
    <w:rsid w:val="007F4FDC"/>
    <w:rsid w:val="007F6EDF"/>
    <w:rsid w:val="007F7004"/>
    <w:rsid w:val="007F7708"/>
    <w:rsid w:val="00800C10"/>
    <w:rsid w:val="008039D8"/>
    <w:rsid w:val="008053AC"/>
    <w:rsid w:val="00805B9B"/>
    <w:rsid w:val="008100FB"/>
    <w:rsid w:val="0081105A"/>
    <w:rsid w:val="00811521"/>
    <w:rsid w:val="00815D55"/>
    <w:rsid w:val="008170FE"/>
    <w:rsid w:val="00817A1B"/>
    <w:rsid w:val="008201EA"/>
    <w:rsid w:val="00824F76"/>
    <w:rsid w:val="00825481"/>
    <w:rsid w:val="00832A4A"/>
    <w:rsid w:val="008349A2"/>
    <w:rsid w:val="00843C1C"/>
    <w:rsid w:val="00845933"/>
    <w:rsid w:val="008506E9"/>
    <w:rsid w:val="00854E32"/>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73674"/>
    <w:rsid w:val="00876EDC"/>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15A0"/>
    <w:rsid w:val="008B2DF8"/>
    <w:rsid w:val="008B6789"/>
    <w:rsid w:val="008C0A4C"/>
    <w:rsid w:val="008C1FF0"/>
    <w:rsid w:val="008C4CB6"/>
    <w:rsid w:val="008C64B0"/>
    <w:rsid w:val="008C7183"/>
    <w:rsid w:val="008D1ED7"/>
    <w:rsid w:val="008D1FBB"/>
    <w:rsid w:val="008D4FB0"/>
    <w:rsid w:val="008D5ED1"/>
    <w:rsid w:val="008D61F1"/>
    <w:rsid w:val="008D67BA"/>
    <w:rsid w:val="008E07BE"/>
    <w:rsid w:val="008E156E"/>
    <w:rsid w:val="008E63D1"/>
    <w:rsid w:val="008E735B"/>
    <w:rsid w:val="008F0465"/>
    <w:rsid w:val="008F0533"/>
    <w:rsid w:val="008F2986"/>
    <w:rsid w:val="008F3AD1"/>
    <w:rsid w:val="008F4C17"/>
    <w:rsid w:val="008F5EDF"/>
    <w:rsid w:val="008F76DC"/>
    <w:rsid w:val="008F7BF4"/>
    <w:rsid w:val="009012C1"/>
    <w:rsid w:val="00903540"/>
    <w:rsid w:val="00904757"/>
    <w:rsid w:val="00907810"/>
    <w:rsid w:val="00911123"/>
    <w:rsid w:val="00911B38"/>
    <w:rsid w:val="00912E65"/>
    <w:rsid w:val="0091630F"/>
    <w:rsid w:val="0091746B"/>
    <w:rsid w:val="00917D50"/>
    <w:rsid w:val="009207DB"/>
    <w:rsid w:val="00920A2B"/>
    <w:rsid w:val="00920C07"/>
    <w:rsid w:val="009217F0"/>
    <w:rsid w:val="0092192A"/>
    <w:rsid w:val="00923E55"/>
    <w:rsid w:val="00923FBF"/>
    <w:rsid w:val="00924DD2"/>
    <w:rsid w:val="0092685E"/>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4B29"/>
    <w:rsid w:val="0097604E"/>
    <w:rsid w:val="00980FB2"/>
    <w:rsid w:val="00981686"/>
    <w:rsid w:val="0098304D"/>
    <w:rsid w:val="00984593"/>
    <w:rsid w:val="0098468E"/>
    <w:rsid w:val="009930AE"/>
    <w:rsid w:val="009949F4"/>
    <w:rsid w:val="00994F22"/>
    <w:rsid w:val="00995628"/>
    <w:rsid w:val="00996B10"/>
    <w:rsid w:val="009A130D"/>
    <w:rsid w:val="009A153B"/>
    <w:rsid w:val="009A1541"/>
    <w:rsid w:val="009A1C10"/>
    <w:rsid w:val="009B211D"/>
    <w:rsid w:val="009B26F3"/>
    <w:rsid w:val="009B4014"/>
    <w:rsid w:val="009B7C0D"/>
    <w:rsid w:val="009C09F6"/>
    <w:rsid w:val="009C1821"/>
    <w:rsid w:val="009C734E"/>
    <w:rsid w:val="009D455C"/>
    <w:rsid w:val="009E19E8"/>
    <w:rsid w:val="009E1BBE"/>
    <w:rsid w:val="009E21D5"/>
    <w:rsid w:val="009E2DF0"/>
    <w:rsid w:val="009E4BED"/>
    <w:rsid w:val="009E52B2"/>
    <w:rsid w:val="009E5951"/>
    <w:rsid w:val="009E6B4C"/>
    <w:rsid w:val="009E7152"/>
    <w:rsid w:val="009F0546"/>
    <w:rsid w:val="009F07BC"/>
    <w:rsid w:val="009F1741"/>
    <w:rsid w:val="009F2874"/>
    <w:rsid w:val="009F7D6E"/>
    <w:rsid w:val="00A0340D"/>
    <w:rsid w:val="00A05C52"/>
    <w:rsid w:val="00A07F05"/>
    <w:rsid w:val="00A10688"/>
    <w:rsid w:val="00A10FB5"/>
    <w:rsid w:val="00A145FF"/>
    <w:rsid w:val="00A15848"/>
    <w:rsid w:val="00A20640"/>
    <w:rsid w:val="00A263CA"/>
    <w:rsid w:val="00A30214"/>
    <w:rsid w:val="00A32227"/>
    <w:rsid w:val="00A329E5"/>
    <w:rsid w:val="00A36C7D"/>
    <w:rsid w:val="00A40F76"/>
    <w:rsid w:val="00A4164D"/>
    <w:rsid w:val="00A41D8F"/>
    <w:rsid w:val="00A44E59"/>
    <w:rsid w:val="00A45B5A"/>
    <w:rsid w:val="00A4736B"/>
    <w:rsid w:val="00A517CF"/>
    <w:rsid w:val="00A539FA"/>
    <w:rsid w:val="00A545E7"/>
    <w:rsid w:val="00A54B8A"/>
    <w:rsid w:val="00A627D7"/>
    <w:rsid w:val="00A64FE3"/>
    <w:rsid w:val="00A66380"/>
    <w:rsid w:val="00A7060E"/>
    <w:rsid w:val="00A734D5"/>
    <w:rsid w:val="00A73DAE"/>
    <w:rsid w:val="00A743A8"/>
    <w:rsid w:val="00A7778C"/>
    <w:rsid w:val="00A80748"/>
    <w:rsid w:val="00A85B6B"/>
    <w:rsid w:val="00A9659F"/>
    <w:rsid w:val="00A97DC3"/>
    <w:rsid w:val="00AA1837"/>
    <w:rsid w:val="00AA53D0"/>
    <w:rsid w:val="00AA600A"/>
    <w:rsid w:val="00AA6433"/>
    <w:rsid w:val="00AA7209"/>
    <w:rsid w:val="00AA7E53"/>
    <w:rsid w:val="00AB416B"/>
    <w:rsid w:val="00AB5F3D"/>
    <w:rsid w:val="00AB7296"/>
    <w:rsid w:val="00AB741B"/>
    <w:rsid w:val="00AC06BA"/>
    <w:rsid w:val="00AC370B"/>
    <w:rsid w:val="00AC444D"/>
    <w:rsid w:val="00AC70FE"/>
    <w:rsid w:val="00AC76F7"/>
    <w:rsid w:val="00AD0969"/>
    <w:rsid w:val="00AD0E81"/>
    <w:rsid w:val="00AD463F"/>
    <w:rsid w:val="00AD5272"/>
    <w:rsid w:val="00AD6691"/>
    <w:rsid w:val="00AD75DF"/>
    <w:rsid w:val="00AD7720"/>
    <w:rsid w:val="00AE10D1"/>
    <w:rsid w:val="00AE18AF"/>
    <w:rsid w:val="00AE24D3"/>
    <w:rsid w:val="00AE4754"/>
    <w:rsid w:val="00AF1A66"/>
    <w:rsid w:val="00AF37B0"/>
    <w:rsid w:val="00AF51D6"/>
    <w:rsid w:val="00AF6C23"/>
    <w:rsid w:val="00AF744A"/>
    <w:rsid w:val="00B00DAD"/>
    <w:rsid w:val="00B00EE4"/>
    <w:rsid w:val="00B05729"/>
    <w:rsid w:val="00B05E5D"/>
    <w:rsid w:val="00B07E3E"/>
    <w:rsid w:val="00B102AD"/>
    <w:rsid w:val="00B10A5D"/>
    <w:rsid w:val="00B11081"/>
    <w:rsid w:val="00B11D03"/>
    <w:rsid w:val="00B12FF5"/>
    <w:rsid w:val="00B133F2"/>
    <w:rsid w:val="00B16248"/>
    <w:rsid w:val="00B16255"/>
    <w:rsid w:val="00B2013D"/>
    <w:rsid w:val="00B20148"/>
    <w:rsid w:val="00B20410"/>
    <w:rsid w:val="00B20411"/>
    <w:rsid w:val="00B204D2"/>
    <w:rsid w:val="00B219D2"/>
    <w:rsid w:val="00B250ED"/>
    <w:rsid w:val="00B25744"/>
    <w:rsid w:val="00B25936"/>
    <w:rsid w:val="00B262A3"/>
    <w:rsid w:val="00B304B8"/>
    <w:rsid w:val="00B308A1"/>
    <w:rsid w:val="00B3519A"/>
    <w:rsid w:val="00B35329"/>
    <w:rsid w:val="00B357C6"/>
    <w:rsid w:val="00B35D5F"/>
    <w:rsid w:val="00B35D6D"/>
    <w:rsid w:val="00B3731F"/>
    <w:rsid w:val="00B407F6"/>
    <w:rsid w:val="00B46400"/>
    <w:rsid w:val="00B46B7C"/>
    <w:rsid w:val="00B46C0F"/>
    <w:rsid w:val="00B472E0"/>
    <w:rsid w:val="00B50CFB"/>
    <w:rsid w:val="00B520DF"/>
    <w:rsid w:val="00B53315"/>
    <w:rsid w:val="00B54C06"/>
    <w:rsid w:val="00B574B1"/>
    <w:rsid w:val="00B61AE2"/>
    <w:rsid w:val="00B66349"/>
    <w:rsid w:val="00B67878"/>
    <w:rsid w:val="00B701FE"/>
    <w:rsid w:val="00B72E27"/>
    <w:rsid w:val="00B730C4"/>
    <w:rsid w:val="00B734C5"/>
    <w:rsid w:val="00B75024"/>
    <w:rsid w:val="00B7560F"/>
    <w:rsid w:val="00B76D83"/>
    <w:rsid w:val="00B8197D"/>
    <w:rsid w:val="00B834FD"/>
    <w:rsid w:val="00B8518B"/>
    <w:rsid w:val="00B8522E"/>
    <w:rsid w:val="00B86B29"/>
    <w:rsid w:val="00B86D72"/>
    <w:rsid w:val="00B91DF1"/>
    <w:rsid w:val="00B925F2"/>
    <w:rsid w:val="00B9533E"/>
    <w:rsid w:val="00B969F0"/>
    <w:rsid w:val="00BA1BE5"/>
    <w:rsid w:val="00BA1DB7"/>
    <w:rsid w:val="00BA21AB"/>
    <w:rsid w:val="00BA4E2E"/>
    <w:rsid w:val="00BA57A1"/>
    <w:rsid w:val="00BA6F7D"/>
    <w:rsid w:val="00BB03C8"/>
    <w:rsid w:val="00BB0771"/>
    <w:rsid w:val="00BB1ACE"/>
    <w:rsid w:val="00BB2775"/>
    <w:rsid w:val="00BB2D61"/>
    <w:rsid w:val="00BB3D34"/>
    <w:rsid w:val="00BB4FAA"/>
    <w:rsid w:val="00BB5D54"/>
    <w:rsid w:val="00BB5FD5"/>
    <w:rsid w:val="00BB6245"/>
    <w:rsid w:val="00BC5810"/>
    <w:rsid w:val="00BC6A59"/>
    <w:rsid w:val="00BC6A7B"/>
    <w:rsid w:val="00BD130C"/>
    <w:rsid w:val="00BD2850"/>
    <w:rsid w:val="00BD3E3F"/>
    <w:rsid w:val="00BD456E"/>
    <w:rsid w:val="00BD60F2"/>
    <w:rsid w:val="00BE5E19"/>
    <w:rsid w:val="00BE60BC"/>
    <w:rsid w:val="00BE6CA0"/>
    <w:rsid w:val="00BE7632"/>
    <w:rsid w:val="00BF0DB8"/>
    <w:rsid w:val="00BF25BE"/>
    <w:rsid w:val="00BF2861"/>
    <w:rsid w:val="00BF45D0"/>
    <w:rsid w:val="00BF517A"/>
    <w:rsid w:val="00BF6192"/>
    <w:rsid w:val="00BF74C8"/>
    <w:rsid w:val="00C06329"/>
    <w:rsid w:val="00C06B44"/>
    <w:rsid w:val="00C106CF"/>
    <w:rsid w:val="00C10791"/>
    <w:rsid w:val="00C11968"/>
    <w:rsid w:val="00C20792"/>
    <w:rsid w:val="00C21F0A"/>
    <w:rsid w:val="00C23594"/>
    <w:rsid w:val="00C309F2"/>
    <w:rsid w:val="00C328AF"/>
    <w:rsid w:val="00C36056"/>
    <w:rsid w:val="00C40508"/>
    <w:rsid w:val="00C428F4"/>
    <w:rsid w:val="00C431F6"/>
    <w:rsid w:val="00C43D53"/>
    <w:rsid w:val="00C44EA1"/>
    <w:rsid w:val="00C45312"/>
    <w:rsid w:val="00C45558"/>
    <w:rsid w:val="00C5427A"/>
    <w:rsid w:val="00C54BAE"/>
    <w:rsid w:val="00C5588A"/>
    <w:rsid w:val="00C61322"/>
    <w:rsid w:val="00C61796"/>
    <w:rsid w:val="00C62A2D"/>
    <w:rsid w:val="00C652AF"/>
    <w:rsid w:val="00C65B49"/>
    <w:rsid w:val="00C65BA8"/>
    <w:rsid w:val="00C66F0F"/>
    <w:rsid w:val="00C6758B"/>
    <w:rsid w:val="00C7145A"/>
    <w:rsid w:val="00C76CAD"/>
    <w:rsid w:val="00C77312"/>
    <w:rsid w:val="00C77CF1"/>
    <w:rsid w:val="00C77FD2"/>
    <w:rsid w:val="00C80810"/>
    <w:rsid w:val="00C838DE"/>
    <w:rsid w:val="00C8442A"/>
    <w:rsid w:val="00C85314"/>
    <w:rsid w:val="00C8574E"/>
    <w:rsid w:val="00C865DD"/>
    <w:rsid w:val="00C908FD"/>
    <w:rsid w:val="00C95B1D"/>
    <w:rsid w:val="00C9669A"/>
    <w:rsid w:val="00CA1E5E"/>
    <w:rsid w:val="00CA276B"/>
    <w:rsid w:val="00CA2B41"/>
    <w:rsid w:val="00CA638B"/>
    <w:rsid w:val="00CA7485"/>
    <w:rsid w:val="00CA763C"/>
    <w:rsid w:val="00CB2598"/>
    <w:rsid w:val="00CB5C74"/>
    <w:rsid w:val="00CB5D44"/>
    <w:rsid w:val="00CB67CA"/>
    <w:rsid w:val="00CB6FC1"/>
    <w:rsid w:val="00CC2630"/>
    <w:rsid w:val="00CC5CC1"/>
    <w:rsid w:val="00CC5CEF"/>
    <w:rsid w:val="00CC755D"/>
    <w:rsid w:val="00CD2259"/>
    <w:rsid w:val="00CD2906"/>
    <w:rsid w:val="00CD2E40"/>
    <w:rsid w:val="00CD4C02"/>
    <w:rsid w:val="00CD6445"/>
    <w:rsid w:val="00CD79AD"/>
    <w:rsid w:val="00CE1B4E"/>
    <w:rsid w:val="00CE26AD"/>
    <w:rsid w:val="00CE36F4"/>
    <w:rsid w:val="00CE4A38"/>
    <w:rsid w:val="00CE67A9"/>
    <w:rsid w:val="00CE743F"/>
    <w:rsid w:val="00CF3BB5"/>
    <w:rsid w:val="00CF5918"/>
    <w:rsid w:val="00CF59D2"/>
    <w:rsid w:val="00D012DC"/>
    <w:rsid w:val="00D022B7"/>
    <w:rsid w:val="00D030DD"/>
    <w:rsid w:val="00D03110"/>
    <w:rsid w:val="00D03658"/>
    <w:rsid w:val="00D05D1F"/>
    <w:rsid w:val="00D05D92"/>
    <w:rsid w:val="00D075A1"/>
    <w:rsid w:val="00D11626"/>
    <w:rsid w:val="00D14F59"/>
    <w:rsid w:val="00D22BC8"/>
    <w:rsid w:val="00D237CC"/>
    <w:rsid w:val="00D23FF2"/>
    <w:rsid w:val="00D241E8"/>
    <w:rsid w:val="00D244F4"/>
    <w:rsid w:val="00D2551D"/>
    <w:rsid w:val="00D255BC"/>
    <w:rsid w:val="00D30571"/>
    <w:rsid w:val="00D3074D"/>
    <w:rsid w:val="00D3077D"/>
    <w:rsid w:val="00D30E00"/>
    <w:rsid w:val="00D3643A"/>
    <w:rsid w:val="00D36633"/>
    <w:rsid w:val="00D429D4"/>
    <w:rsid w:val="00D432CD"/>
    <w:rsid w:val="00D43919"/>
    <w:rsid w:val="00D44EC2"/>
    <w:rsid w:val="00D457EB"/>
    <w:rsid w:val="00D47308"/>
    <w:rsid w:val="00D51918"/>
    <w:rsid w:val="00D54445"/>
    <w:rsid w:val="00D562FC"/>
    <w:rsid w:val="00D57501"/>
    <w:rsid w:val="00D57A9E"/>
    <w:rsid w:val="00D60159"/>
    <w:rsid w:val="00D6119E"/>
    <w:rsid w:val="00D620F7"/>
    <w:rsid w:val="00D638AA"/>
    <w:rsid w:val="00D63C49"/>
    <w:rsid w:val="00D63D8E"/>
    <w:rsid w:val="00D64EE3"/>
    <w:rsid w:val="00D675A6"/>
    <w:rsid w:val="00D712B5"/>
    <w:rsid w:val="00D7209C"/>
    <w:rsid w:val="00D82911"/>
    <w:rsid w:val="00D83466"/>
    <w:rsid w:val="00D907C4"/>
    <w:rsid w:val="00D90B5B"/>
    <w:rsid w:val="00D90DD1"/>
    <w:rsid w:val="00D92235"/>
    <w:rsid w:val="00D9478C"/>
    <w:rsid w:val="00D96A58"/>
    <w:rsid w:val="00DA36A1"/>
    <w:rsid w:val="00DA4AF7"/>
    <w:rsid w:val="00DA4FE2"/>
    <w:rsid w:val="00DA756D"/>
    <w:rsid w:val="00DA7B9A"/>
    <w:rsid w:val="00DB1698"/>
    <w:rsid w:val="00DB3EAC"/>
    <w:rsid w:val="00DB5900"/>
    <w:rsid w:val="00DB69FD"/>
    <w:rsid w:val="00DB6A2B"/>
    <w:rsid w:val="00DB6DF7"/>
    <w:rsid w:val="00DC229D"/>
    <w:rsid w:val="00DC2DEB"/>
    <w:rsid w:val="00DC3077"/>
    <w:rsid w:val="00DC5A08"/>
    <w:rsid w:val="00DE088B"/>
    <w:rsid w:val="00DE19B1"/>
    <w:rsid w:val="00DE1A5B"/>
    <w:rsid w:val="00DE364F"/>
    <w:rsid w:val="00DE3EA7"/>
    <w:rsid w:val="00DE45D9"/>
    <w:rsid w:val="00DE538E"/>
    <w:rsid w:val="00DE77F5"/>
    <w:rsid w:val="00DF12CE"/>
    <w:rsid w:val="00DF1C2F"/>
    <w:rsid w:val="00DF258E"/>
    <w:rsid w:val="00DF5777"/>
    <w:rsid w:val="00DF5C40"/>
    <w:rsid w:val="00DF697F"/>
    <w:rsid w:val="00E017E8"/>
    <w:rsid w:val="00E02750"/>
    <w:rsid w:val="00E03D65"/>
    <w:rsid w:val="00E0665B"/>
    <w:rsid w:val="00E07DB7"/>
    <w:rsid w:val="00E1533A"/>
    <w:rsid w:val="00E2084A"/>
    <w:rsid w:val="00E2474B"/>
    <w:rsid w:val="00E2544D"/>
    <w:rsid w:val="00E26D0C"/>
    <w:rsid w:val="00E30398"/>
    <w:rsid w:val="00E32B04"/>
    <w:rsid w:val="00E34040"/>
    <w:rsid w:val="00E340E1"/>
    <w:rsid w:val="00E34921"/>
    <w:rsid w:val="00E34A6F"/>
    <w:rsid w:val="00E4292F"/>
    <w:rsid w:val="00E437ED"/>
    <w:rsid w:val="00E4642D"/>
    <w:rsid w:val="00E501DA"/>
    <w:rsid w:val="00E53ACA"/>
    <w:rsid w:val="00E5569D"/>
    <w:rsid w:val="00E57DEF"/>
    <w:rsid w:val="00E60B41"/>
    <w:rsid w:val="00E61766"/>
    <w:rsid w:val="00E733C9"/>
    <w:rsid w:val="00E73A85"/>
    <w:rsid w:val="00E73CE4"/>
    <w:rsid w:val="00E752CC"/>
    <w:rsid w:val="00E77C45"/>
    <w:rsid w:val="00E823F3"/>
    <w:rsid w:val="00E82526"/>
    <w:rsid w:val="00E82ECB"/>
    <w:rsid w:val="00E83135"/>
    <w:rsid w:val="00E836D3"/>
    <w:rsid w:val="00E837CF"/>
    <w:rsid w:val="00E848BF"/>
    <w:rsid w:val="00E85CB7"/>
    <w:rsid w:val="00E85F54"/>
    <w:rsid w:val="00E93602"/>
    <w:rsid w:val="00E9364E"/>
    <w:rsid w:val="00E966A4"/>
    <w:rsid w:val="00EA0635"/>
    <w:rsid w:val="00EA090F"/>
    <w:rsid w:val="00EA120B"/>
    <w:rsid w:val="00EA25B3"/>
    <w:rsid w:val="00EA44D2"/>
    <w:rsid w:val="00EA71DD"/>
    <w:rsid w:val="00EB13A1"/>
    <w:rsid w:val="00EB34B0"/>
    <w:rsid w:val="00EB52F4"/>
    <w:rsid w:val="00EB681E"/>
    <w:rsid w:val="00EC0355"/>
    <w:rsid w:val="00EC0718"/>
    <w:rsid w:val="00EC4615"/>
    <w:rsid w:val="00EC4FC7"/>
    <w:rsid w:val="00ED0760"/>
    <w:rsid w:val="00ED1974"/>
    <w:rsid w:val="00ED3B9E"/>
    <w:rsid w:val="00ED4023"/>
    <w:rsid w:val="00ED4247"/>
    <w:rsid w:val="00ED4284"/>
    <w:rsid w:val="00EE0628"/>
    <w:rsid w:val="00EE0CD5"/>
    <w:rsid w:val="00EE1586"/>
    <w:rsid w:val="00EE2649"/>
    <w:rsid w:val="00EE2F68"/>
    <w:rsid w:val="00EE41CD"/>
    <w:rsid w:val="00EE7B5E"/>
    <w:rsid w:val="00EF074E"/>
    <w:rsid w:val="00EF1269"/>
    <w:rsid w:val="00EF3637"/>
    <w:rsid w:val="00EF481F"/>
    <w:rsid w:val="00EF62A7"/>
    <w:rsid w:val="00EF6904"/>
    <w:rsid w:val="00F00B7A"/>
    <w:rsid w:val="00F06486"/>
    <w:rsid w:val="00F066EF"/>
    <w:rsid w:val="00F1034C"/>
    <w:rsid w:val="00F12027"/>
    <w:rsid w:val="00F14274"/>
    <w:rsid w:val="00F147C4"/>
    <w:rsid w:val="00F14A5E"/>
    <w:rsid w:val="00F15A84"/>
    <w:rsid w:val="00F163A0"/>
    <w:rsid w:val="00F16E87"/>
    <w:rsid w:val="00F20A91"/>
    <w:rsid w:val="00F20B85"/>
    <w:rsid w:val="00F20E33"/>
    <w:rsid w:val="00F21E99"/>
    <w:rsid w:val="00F22356"/>
    <w:rsid w:val="00F26BB3"/>
    <w:rsid w:val="00F2774C"/>
    <w:rsid w:val="00F31F55"/>
    <w:rsid w:val="00F35007"/>
    <w:rsid w:val="00F35357"/>
    <w:rsid w:val="00F36537"/>
    <w:rsid w:val="00F36661"/>
    <w:rsid w:val="00F36A4D"/>
    <w:rsid w:val="00F4278E"/>
    <w:rsid w:val="00F42BC5"/>
    <w:rsid w:val="00F45819"/>
    <w:rsid w:val="00F45BE3"/>
    <w:rsid w:val="00F4792A"/>
    <w:rsid w:val="00F53BF9"/>
    <w:rsid w:val="00F54A07"/>
    <w:rsid w:val="00F5553B"/>
    <w:rsid w:val="00F60BFA"/>
    <w:rsid w:val="00F61298"/>
    <w:rsid w:val="00F663FE"/>
    <w:rsid w:val="00F6795F"/>
    <w:rsid w:val="00F70751"/>
    <w:rsid w:val="00F716FC"/>
    <w:rsid w:val="00F7377F"/>
    <w:rsid w:val="00F7767D"/>
    <w:rsid w:val="00F80110"/>
    <w:rsid w:val="00F801B7"/>
    <w:rsid w:val="00F813C8"/>
    <w:rsid w:val="00F8410D"/>
    <w:rsid w:val="00F85D37"/>
    <w:rsid w:val="00F869C7"/>
    <w:rsid w:val="00F86DA3"/>
    <w:rsid w:val="00F870E2"/>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4272"/>
    <w:rsid w:val="00FC52E2"/>
    <w:rsid w:val="00FC585D"/>
    <w:rsid w:val="00FC6812"/>
    <w:rsid w:val="00FD05A5"/>
    <w:rsid w:val="00FD21C5"/>
    <w:rsid w:val="00FD5073"/>
    <w:rsid w:val="00FD64A4"/>
    <w:rsid w:val="00FD7288"/>
    <w:rsid w:val="00FE3020"/>
    <w:rsid w:val="00FE3ABA"/>
    <w:rsid w:val="00FE492D"/>
    <w:rsid w:val="00FE556D"/>
    <w:rsid w:val="00FE60E2"/>
    <w:rsid w:val="00FE65D0"/>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C507A7DF-B577-4223-A5BB-68D6D36EF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681606"/>
    <w:pPr>
      <w:spacing w:before="120" w:after="120" w:line="360" w:lineRule="auto"/>
      <w:jc w:val="both"/>
    </w:pPr>
    <w:rPr>
      <w:rFonts w:ascii="Lucida Sans Unicode" w:hAnsi="Lucida Sans Unicode" w:cs="Lucida Sans Unicode"/>
      <w:spacing w:val="12"/>
      <w:sz w:val="22"/>
      <w:szCs w:val="22"/>
      <w:lang w:eastAsia="en-US"/>
    </w:rPr>
  </w:style>
  <w:style w:type="paragraph" w:styleId="Titolo1">
    <w:name w:val="heading 1"/>
    <w:basedOn w:val="Normale"/>
    <w:next w:val="Normale"/>
    <w:link w:val="Titolo1Carattere"/>
    <w:uiPriority w:val="9"/>
    <w:qFormat/>
    <w:rsid w:val="007A3B69"/>
    <w:pPr>
      <w:pageBreakBefore/>
      <w:pBdr>
        <w:bottom w:val="single" w:sz="36" w:space="3" w:color="808080"/>
      </w:pBdr>
      <w:spacing w:before="240" w:after="240"/>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E9364E"/>
    <w:pPr>
      <w:keepNext/>
      <w:numPr>
        <w:ilvl w:val="3"/>
        <w:numId w:val="1"/>
      </w:numPr>
      <w:spacing w:before="360"/>
      <w:jc w:val="left"/>
      <w:outlineLvl w:val="3"/>
    </w:pPr>
    <w:rPr>
      <w:b/>
      <w:spacing w:val="0"/>
      <w:sz w:val="32"/>
    </w:rPr>
  </w:style>
  <w:style w:type="paragraph" w:styleId="Titolo5">
    <w:name w:val="heading 5"/>
    <w:basedOn w:val="Normale"/>
    <w:next w:val="Normale"/>
    <w:link w:val="Titolo5Carattere"/>
    <w:uiPriority w:val="9"/>
    <w:qFormat/>
    <w:rsid w:val="00E9364E"/>
    <w:pPr>
      <w:keepNext/>
      <w:numPr>
        <w:ilvl w:val="4"/>
        <w:numId w:val="1"/>
      </w:numPr>
      <w:spacing w:before="360"/>
      <w:jc w:val="left"/>
      <w:outlineLvl w:val="4"/>
    </w:pPr>
    <w:rPr>
      <w:b/>
      <w:bCs/>
      <w:spacing w:val="0"/>
      <w:sz w:val="24"/>
    </w:rPr>
  </w:style>
  <w:style w:type="paragraph" w:styleId="Titolo6">
    <w:name w:val="heading 6"/>
    <w:basedOn w:val="Normale"/>
    <w:next w:val="Normale"/>
    <w:link w:val="Titolo6Carattere"/>
    <w:uiPriority w:val="9"/>
    <w:qFormat/>
    <w:rsid w:val="00E9364E"/>
    <w:pPr>
      <w:numPr>
        <w:ilvl w:val="5"/>
        <w:numId w:val="1"/>
      </w:numPr>
      <w:spacing w:before="240" w:after="240"/>
      <w:outlineLvl w:val="5"/>
    </w:pPr>
    <w:rPr>
      <w:b/>
      <w:bCs/>
      <w:iCs/>
      <w:sz w:val="24"/>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C838DE"/>
    <w:pPr>
      <w:tabs>
        <w:tab w:val="right" w:leader="dot" w:pos="7938"/>
      </w:tabs>
      <w:spacing w:before="240"/>
      <w:jc w:val="left"/>
    </w:pPr>
    <w:rPr>
      <w:b/>
      <w:smallCaps/>
      <w:sz w:val="24"/>
    </w:rPr>
  </w:style>
  <w:style w:type="paragraph" w:styleId="Sommario2">
    <w:name w:val="toc 2"/>
    <w:basedOn w:val="Normale"/>
    <w:next w:val="Normale"/>
    <w:autoRedefine/>
    <w:uiPriority w:val="39"/>
    <w:rsid w:val="00C838DE"/>
    <w:pPr>
      <w:tabs>
        <w:tab w:val="left" w:leader="dot" w:pos="567"/>
        <w:tab w:val="right" w:leader="dot" w:pos="7938"/>
      </w:tabs>
      <w:spacing w:after="0"/>
      <w:ind w:left="567"/>
      <w:jc w:val="left"/>
    </w:pPr>
    <w:rPr>
      <w:b/>
      <w:smallCaps/>
      <w:sz w:val="24"/>
    </w:rPr>
  </w:style>
  <w:style w:type="paragraph" w:styleId="Sommario3">
    <w:name w:val="toc 3"/>
    <w:basedOn w:val="Normale"/>
    <w:next w:val="Normale"/>
    <w:autoRedefine/>
    <w:uiPriority w:val="39"/>
    <w:rsid w:val="00C838DE"/>
    <w:pPr>
      <w:tabs>
        <w:tab w:val="left" w:pos="1200"/>
        <w:tab w:val="left" w:pos="1920"/>
        <w:tab w:val="right" w:leader="dot" w:pos="7938"/>
      </w:tabs>
      <w:spacing w:after="0"/>
      <w:ind w:left="851"/>
      <w:jc w:val="left"/>
    </w:pPr>
  </w:style>
  <w:style w:type="paragraph" w:styleId="Sommario4">
    <w:name w:val="toc 4"/>
    <w:basedOn w:val="Normale"/>
    <w:next w:val="Normale"/>
    <w:autoRedefine/>
    <w:uiPriority w:val="39"/>
    <w:rsid w:val="00C838DE"/>
    <w:pPr>
      <w:tabs>
        <w:tab w:val="left" w:pos="0"/>
        <w:tab w:val="left" w:pos="1134"/>
        <w:tab w:val="left" w:pos="1418"/>
        <w:tab w:val="right" w:leader="dot" w:pos="8640"/>
      </w:tabs>
      <w:spacing w:after="0"/>
      <w:ind w:left="1134"/>
      <w:jc w:val="left"/>
    </w:pPr>
  </w:style>
  <w:style w:type="paragraph" w:styleId="Sommario5">
    <w:name w:val="toc 5"/>
    <w:basedOn w:val="Normale"/>
    <w:next w:val="Normale"/>
    <w:autoRedefine/>
    <w:uiPriority w:val="39"/>
    <w:rsid w:val="00C838DE"/>
    <w:pPr>
      <w:tabs>
        <w:tab w:val="right" w:leader="dot" w:pos="8640"/>
      </w:tabs>
      <w:spacing w:after="0"/>
      <w:ind w:left="960"/>
      <w:jc w:val="left"/>
    </w:pPr>
    <w:rPr>
      <w:sz w:val="18"/>
    </w:rPr>
  </w:style>
  <w:style w:type="paragraph" w:styleId="Sommario6">
    <w:name w:val="toc 6"/>
    <w:basedOn w:val="Normale"/>
    <w:next w:val="Normale"/>
    <w:autoRedefine/>
    <w:uiPriority w:val="39"/>
    <w:pPr>
      <w:tabs>
        <w:tab w:val="right" w:leader="dot" w:pos="8640"/>
      </w:tabs>
      <w:spacing w:after="0"/>
      <w:ind w:left="1200"/>
    </w:pPr>
    <w:rPr>
      <w:sz w:val="18"/>
    </w:rPr>
  </w:style>
  <w:style w:type="paragraph" w:styleId="Sommario7">
    <w:name w:val="toc 7"/>
    <w:basedOn w:val="Normale"/>
    <w:next w:val="Normale"/>
    <w:autoRedefine/>
    <w:uiPriority w:val="39"/>
    <w:pPr>
      <w:tabs>
        <w:tab w:val="right" w:leader="dot" w:pos="8640"/>
      </w:tabs>
      <w:spacing w:after="0"/>
      <w:ind w:left="1440"/>
    </w:pPr>
    <w:rPr>
      <w:sz w:val="18"/>
    </w:rPr>
  </w:style>
  <w:style w:type="paragraph" w:styleId="Sommario8">
    <w:name w:val="toc 8"/>
    <w:basedOn w:val="Normale"/>
    <w:next w:val="Normale"/>
    <w:autoRedefine/>
    <w:uiPriority w:val="39"/>
    <w:pPr>
      <w:tabs>
        <w:tab w:val="right" w:leader="dot" w:pos="8640"/>
      </w:tabs>
      <w:spacing w:after="0"/>
      <w:ind w:left="1680"/>
    </w:pPr>
    <w:rPr>
      <w:sz w:val="18"/>
    </w:rPr>
  </w:style>
  <w:style w:type="paragraph" w:styleId="Sommario9">
    <w:name w:val="toc 9"/>
    <w:basedOn w:val="Normale"/>
    <w:next w:val="Normale"/>
    <w:autoRedefine/>
    <w:uiPriority w:val="39"/>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8B15A0"/>
    <w:pPr>
      <w:spacing w:after="160"/>
      <w:jc w:val="center"/>
      <w:outlineLvl w:val="1"/>
    </w:pPr>
    <w:rPr>
      <w:rFonts w:eastAsia="Palatino Linotype" w:cs="Arial"/>
      <w:color w:val="000000" w:themeColor="text1"/>
      <w:sz w:val="52"/>
      <w:szCs w:val="4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D51918"/>
    <w:pPr>
      <w:spacing w:after="0"/>
      <w:ind w:left="720"/>
    </w:pPr>
    <w:rPr>
      <w:rFonts w:eastAsia="SimSun"/>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7A3B69"/>
    <w:rPr>
      <w:rFonts w:ascii="Lucida Sans Unicode" w:eastAsia="Palatino Linotype" w:hAnsi="Lucida Sans Unicode" w:cs="Arial"/>
      <w:b/>
      <w:smallCaps/>
      <w:color w:val="000000" w:themeColor="text1"/>
      <w:sz w:val="72"/>
      <w:szCs w:val="72"/>
      <w:lang w:eastAsia="en-US"/>
    </w:rPr>
  </w:style>
  <w:style w:type="character" w:styleId="Menzionenonrisolta">
    <w:name w:val="Unresolved Mention"/>
    <w:basedOn w:val="Carpredefinitoparagrafo"/>
    <w:uiPriority w:val="99"/>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8B15A0"/>
    <w:rPr>
      <w:rFonts w:ascii="Lucida Sans Unicode" w:eastAsia="Palatino Linotype" w:hAnsi="Lucida Sans Unicode" w:cs="Arial"/>
      <w:color w:val="000000" w:themeColor="text1"/>
      <w:spacing w:val="12"/>
      <w:sz w:val="52"/>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E9364E"/>
    <w:rPr>
      <w:rFonts w:ascii="Lucida Sans Unicode" w:hAnsi="Lucida Sans Unicode" w:cs="Lucida Sans Unicode"/>
      <w:b/>
      <w:sz w:val="3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E9364E"/>
    <w:rPr>
      <w:rFonts w:ascii="Lucida Sans Unicode" w:hAnsi="Lucida Sans Unicode" w:cs="Lucida Sans Unicode"/>
      <w:b/>
      <w:bCs/>
      <w:sz w:val="24"/>
      <w:szCs w:val="22"/>
      <w:lang w:eastAsia="en-US"/>
    </w:rPr>
  </w:style>
  <w:style w:type="character" w:customStyle="1" w:styleId="Titolo6Carattere">
    <w:name w:val="Titolo 6 Carattere"/>
    <w:basedOn w:val="Carpredefinitoparagrafo"/>
    <w:link w:val="Titolo6"/>
    <w:uiPriority w:val="9"/>
    <w:rsid w:val="00E9364E"/>
    <w:rPr>
      <w:rFonts w:ascii="Lucida Sans Unicode" w:hAnsi="Lucida Sans Unicode" w:cs="Lucida Sans Unicode"/>
      <w:b/>
      <w:bCs/>
      <w:iCs/>
      <w:spacing w:val="12"/>
      <w:sz w:val="24"/>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 w:type="paragraph" w:styleId="Revisione">
    <w:name w:val="Revision"/>
    <w:hidden/>
    <w:uiPriority w:val="99"/>
    <w:semiHidden/>
    <w:rsid w:val="00612CDB"/>
    <w:rPr>
      <w:rFonts w:ascii="Lucida Sans Unicode" w:hAnsi="Lucida Sans Unicode" w:cs="Lucida Sans Unicode"/>
      <w:spacing w:val="12"/>
      <w:sz w:val="22"/>
      <w:szCs w:val="22"/>
      <w:lang w:eastAsia="en-US"/>
    </w:rPr>
  </w:style>
  <w:style w:type="character" w:styleId="CodiceHTML">
    <w:name w:val="HTML Code"/>
    <w:basedOn w:val="Carpredefinitoparagrafo"/>
    <w:uiPriority w:val="99"/>
    <w:unhideWhenUsed/>
    <w:rsid w:val="00A106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852841">
      <w:bodyDiv w:val="1"/>
      <w:marLeft w:val="0"/>
      <w:marRight w:val="0"/>
      <w:marTop w:val="0"/>
      <w:marBottom w:val="0"/>
      <w:divBdr>
        <w:top w:val="none" w:sz="0" w:space="0" w:color="auto"/>
        <w:left w:val="none" w:sz="0" w:space="0" w:color="auto"/>
        <w:bottom w:val="none" w:sz="0" w:space="0" w:color="auto"/>
        <w:right w:val="none" w:sz="0" w:space="0" w:color="auto"/>
      </w:divBdr>
      <w:divsChild>
        <w:div w:id="359356068">
          <w:marLeft w:val="0"/>
          <w:marRight w:val="0"/>
          <w:marTop w:val="0"/>
          <w:marBottom w:val="0"/>
          <w:divBdr>
            <w:top w:val="none" w:sz="0" w:space="0" w:color="auto"/>
            <w:left w:val="none" w:sz="0" w:space="0" w:color="auto"/>
            <w:bottom w:val="none" w:sz="0" w:space="0" w:color="auto"/>
            <w:right w:val="none" w:sz="0" w:space="0" w:color="auto"/>
          </w:divBdr>
          <w:divsChild>
            <w:div w:id="8684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78336099">
      <w:bodyDiv w:val="1"/>
      <w:marLeft w:val="0"/>
      <w:marRight w:val="0"/>
      <w:marTop w:val="0"/>
      <w:marBottom w:val="0"/>
      <w:divBdr>
        <w:top w:val="none" w:sz="0" w:space="0" w:color="auto"/>
        <w:left w:val="none" w:sz="0" w:space="0" w:color="auto"/>
        <w:bottom w:val="none" w:sz="0" w:space="0" w:color="auto"/>
        <w:right w:val="none" w:sz="0" w:space="0" w:color="auto"/>
      </w:divBdr>
      <w:divsChild>
        <w:div w:id="38365208">
          <w:marLeft w:val="0"/>
          <w:marRight w:val="0"/>
          <w:marTop w:val="0"/>
          <w:marBottom w:val="0"/>
          <w:divBdr>
            <w:top w:val="none" w:sz="0" w:space="0" w:color="auto"/>
            <w:left w:val="none" w:sz="0" w:space="0" w:color="auto"/>
            <w:bottom w:val="none" w:sz="0" w:space="0" w:color="auto"/>
            <w:right w:val="none" w:sz="0" w:space="0" w:color="auto"/>
          </w:divBdr>
          <w:divsChild>
            <w:div w:id="1444839403">
              <w:marLeft w:val="0"/>
              <w:marRight w:val="0"/>
              <w:marTop w:val="0"/>
              <w:marBottom w:val="0"/>
              <w:divBdr>
                <w:top w:val="none" w:sz="0" w:space="0" w:color="auto"/>
                <w:left w:val="none" w:sz="0" w:space="0" w:color="auto"/>
                <w:bottom w:val="none" w:sz="0" w:space="0" w:color="auto"/>
                <w:right w:val="none" w:sz="0" w:space="0" w:color="auto"/>
              </w:divBdr>
              <w:divsChild>
                <w:div w:id="1155341276">
                  <w:marLeft w:val="0"/>
                  <w:marRight w:val="0"/>
                  <w:marTop w:val="0"/>
                  <w:marBottom w:val="0"/>
                  <w:divBdr>
                    <w:top w:val="none" w:sz="0" w:space="0" w:color="auto"/>
                    <w:left w:val="none" w:sz="0" w:space="0" w:color="auto"/>
                    <w:bottom w:val="none" w:sz="0" w:space="0" w:color="auto"/>
                    <w:right w:val="none" w:sz="0" w:space="0" w:color="auto"/>
                  </w:divBdr>
                  <w:divsChild>
                    <w:div w:id="122846222">
                      <w:marLeft w:val="0"/>
                      <w:marRight w:val="0"/>
                      <w:marTop w:val="0"/>
                      <w:marBottom w:val="0"/>
                      <w:divBdr>
                        <w:top w:val="none" w:sz="0" w:space="0" w:color="auto"/>
                        <w:left w:val="none" w:sz="0" w:space="0" w:color="auto"/>
                        <w:bottom w:val="none" w:sz="0" w:space="0" w:color="auto"/>
                        <w:right w:val="none" w:sz="0" w:space="0" w:color="auto"/>
                      </w:divBdr>
                      <w:divsChild>
                        <w:div w:id="1298102077">
                          <w:marLeft w:val="0"/>
                          <w:marRight w:val="0"/>
                          <w:marTop w:val="0"/>
                          <w:marBottom w:val="0"/>
                          <w:divBdr>
                            <w:top w:val="none" w:sz="0" w:space="0" w:color="auto"/>
                            <w:left w:val="none" w:sz="0" w:space="0" w:color="auto"/>
                            <w:bottom w:val="none" w:sz="0" w:space="0" w:color="auto"/>
                            <w:right w:val="none" w:sz="0" w:space="0" w:color="auto"/>
                          </w:divBdr>
                          <w:divsChild>
                            <w:div w:id="15395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069059">
      <w:bodyDiv w:val="1"/>
      <w:marLeft w:val="0"/>
      <w:marRight w:val="0"/>
      <w:marTop w:val="0"/>
      <w:marBottom w:val="0"/>
      <w:divBdr>
        <w:top w:val="none" w:sz="0" w:space="0" w:color="auto"/>
        <w:left w:val="none" w:sz="0" w:space="0" w:color="auto"/>
        <w:bottom w:val="none" w:sz="0" w:space="0" w:color="auto"/>
        <w:right w:val="none" w:sz="0" w:space="0" w:color="auto"/>
      </w:divBdr>
      <w:divsChild>
        <w:div w:id="688527882">
          <w:marLeft w:val="0"/>
          <w:marRight w:val="0"/>
          <w:marTop w:val="0"/>
          <w:marBottom w:val="0"/>
          <w:divBdr>
            <w:top w:val="none" w:sz="0" w:space="0" w:color="auto"/>
            <w:left w:val="none" w:sz="0" w:space="0" w:color="auto"/>
            <w:bottom w:val="none" w:sz="0" w:space="0" w:color="auto"/>
            <w:right w:val="none" w:sz="0" w:space="0" w:color="auto"/>
          </w:divBdr>
          <w:divsChild>
            <w:div w:id="14058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7093287">
      <w:bodyDiv w:val="1"/>
      <w:marLeft w:val="0"/>
      <w:marRight w:val="0"/>
      <w:marTop w:val="0"/>
      <w:marBottom w:val="0"/>
      <w:divBdr>
        <w:top w:val="none" w:sz="0" w:space="0" w:color="auto"/>
        <w:left w:val="none" w:sz="0" w:space="0" w:color="auto"/>
        <w:bottom w:val="none" w:sz="0" w:space="0" w:color="auto"/>
        <w:right w:val="none" w:sz="0" w:space="0" w:color="auto"/>
      </w:divBdr>
      <w:divsChild>
        <w:div w:id="1545095550">
          <w:marLeft w:val="0"/>
          <w:marRight w:val="0"/>
          <w:marTop w:val="0"/>
          <w:marBottom w:val="0"/>
          <w:divBdr>
            <w:top w:val="none" w:sz="0" w:space="0" w:color="auto"/>
            <w:left w:val="none" w:sz="0" w:space="0" w:color="auto"/>
            <w:bottom w:val="none" w:sz="0" w:space="0" w:color="auto"/>
            <w:right w:val="none" w:sz="0" w:space="0" w:color="auto"/>
          </w:divBdr>
          <w:divsChild>
            <w:div w:id="138232399">
              <w:marLeft w:val="0"/>
              <w:marRight w:val="0"/>
              <w:marTop w:val="0"/>
              <w:marBottom w:val="0"/>
              <w:divBdr>
                <w:top w:val="none" w:sz="0" w:space="0" w:color="auto"/>
                <w:left w:val="none" w:sz="0" w:space="0" w:color="auto"/>
                <w:bottom w:val="none" w:sz="0" w:space="0" w:color="auto"/>
                <w:right w:val="none" w:sz="0" w:space="0" w:color="auto"/>
              </w:divBdr>
              <w:divsChild>
                <w:div w:id="1454862954">
                  <w:marLeft w:val="0"/>
                  <w:marRight w:val="0"/>
                  <w:marTop w:val="0"/>
                  <w:marBottom w:val="0"/>
                  <w:divBdr>
                    <w:top w:val="none" w:sz="0" w:space="0" w:color="auto"/>
                    <w:left w:val="none" w:sz="0" w:space="0" w:color="auto"/>
                    <w:bottom w:val="none" w:sz="0" w:space="0" w:color="auto"/>
                    <w:right w:val="none" w:sz="0" w:space="0" w:color="auto"/>
                  </w:divBdr>
                  <w:divsChild>
                    <w:div w:id="174613139">
                      <w:marLeft w:val="0"/>
                      <w:marRight w:val="0"/>
                      <w:marTop w:val="0"/>
                      <w:marBottom w:val="0"/>
                      <w:divBdr>
                        <w:top w:val="none" w:sz="0" w:space="0" w:color="auto"/>
                        <w:left w:val="none" w:sz="0" w:space="0" w:color="auto"/>
                        <w:bottom w:val="none" w:sz="0" w:space="0" w:color="auto"/>
                        <w:right w:val="none" w:sz="0" w:space="0" w:color="auto"/>
                      </w:divBdr>
                      <w:divsChild>
                        <w:div w:id="1284537106">
                          <w:marLeft w:val="0"/>
                          <w:marRight w:val="0"/>
                          <w:marTop w:val="0"/>
                          <w:marBottom w:val="0"/>
                          <w:divBdr>
                            <w:top w:val="none" w:sz="0" w:space="0" w:color="auto"/>
                            <w:left w:val="none" w:sz="0" w:space="0" w:color="auto"/>
                            <w:bottom w:val="none" w:sz="0" w:space="0" w:color="auto"/>
                            <w:right w:val="none" w:sz="0" w:space="0" w:color="auto"/>
                          </w:divBdr>
                          <w:divsChild>
                            <w:div w:id="1696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68914929">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1118731">
      <w:bodyDiv w:val="1"/>
      <w:marLeft w:val="0"/>
      <w:marRight w:val="0"/>
      <w:marTop w:val="0"/>
      <w:marBottom w:val="0"/>
      <w:divBdr>
        <w:top w:val="none" w:sz="0" w:space="0" w:color="auto"/>
        <w:left w:val="none" w:sz="0" w:space="0" w:color="auto"/>
        <w:bottom w:val="none" w:sz="0" w:space="0" w:color="auto"/>
        <w:right w:val="none" w:sz="0" w:space="0" w:color="auto"/>
      </w:divBdr>
      <w:divsChild>
        <w:div w:id="453984658">
          <w:marLeft w:val="0"/>
          <w:marRight w:val="0"/>
          <w:marTop w:val="0"/>
          <w:marBottom w:val="0"/>
          <w:divBdr>
            <w:top w:val="none" w:sz="0" w:space="0" w:color="auto"/>
            <w:left w:val="none" w:sz="0" w:space="0" w:color="auto"/>
            <w:bottom w:val="none" w:sz="0" w:space="0" w:color="auto"/>
            <w:right w:val="none" w:sz="0" w:space="0" w:color="auto"/>
          </w:divBdr>
          <w:divsChild>
            <w:div w:id="1360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9720389">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24833910">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891071118">
          <w:marLeft w:val="0"/>
          <w:marRight w:val="0"/>
          <w:marTop w:val="0"/>
          <w:marBottom w:val="0"/>
          <w:divBdr>
            <w:top w:val="none" w:sz="0" w:space="0" w:color="auto"/>
            <w:left w:val="none" w:sz="0" w:space="0" w:color="auto"/>
            <w:bottom w:val="none" w:sz="0" w:space="0" w:color="auto"/>
            <w:right w:val="none" w:sz="0" w:space="0" w:color="auto"/>
          </w:divBdr>
        </w:div>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60420115">
      <w:bodyDiv w:val="1"/>
      <w:marLeft w:val="0"/>
      <w:marRight w:val="0"/>
      <w:marTop w:val="0"/>
      <w:marBottom w:val="0"/>
      <w:divBdr>
        <w:top w:val="none" w:sz="0" w:space="0" w:color="auto"/>
        <w:left w:val="none" w:sz="0" w:space="0" w:color="auto"/>
        <w:bottom w:val="none" w:sz="0" w:space="0" w:color="auto"/>
        <w:right w:val="none" w:sz="0" w:space="0" w:color="auto"/>
      </w:divBdr>
    </w:div>
    <w:div w:id="777799138">
      <w:bodyDiv w:val="1"/>
      <w:marLeft w:val="0"/>
      <w:marRight w:val="0"/>
      <w:marTop w:val="0"/>
      <w:marBottom w:val="0"/>
      <w:divBdr>
        <w:top w:val="none" w:sz="0" w:space="0" w:color="auto"/>
        <w:left w:val="none" w:sz="0" w:space="0" w:color="auto"/>
        <w:bottom w:val="none" w:sz="0" w:space="0" w:color="auto"/>
        <w:right w:val="none" w:sz="0" w:space="0" w:color="auto"/>
      </w:divBdr>
      <w:divsChild>
        <w:div w:id="846095935">
          <w:marLeft w:val="0"/>
          <w:marRight w:val="0"/>
          <w:marTop w:val="0"/>
          <w:marBottom w:val="0"/>
          <w:divBdr>
            <w:top w:val="none" w:sz="0" w:space="0" w:color="auto"/>
            <w:left w:val="none" w:sz="0" w:space="0" w:color="auto"/>
            <w:bottom w:val="none" w:sz="0" w:space="0" w:color="auto"/>
            <w:right w:val="none" w:sz="0" w:space="0" w:color="auto"/>
          </w:divBdr>
          <w:divsChild>
            <w:div w:id="17061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864833256">
      <w:bodyDiv w:val="1"/>
      <w:marLeft w:val="0"/>
      <w:marRight w:val="0"/>
      <w:marTop w:val="0"/>
      <w:marBottom w:val="0"/>
      <w:divBdr>
        <w:top w:val="none" w:sz="0" w:space="0" w:color="auto"/>
        <w:left w:val="none" w:sz="0" w:space="0" w:color="auto"/>
        <w:bottom w:val="none" w:sz="0" w:space="0" w:color="auto"/>
        <w:right w:val="none" w:sz="0" w:space="0" w:color="auto"/>
      </w:divBdr>
    </w:div>
    <w:div w:id="888801817">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39725867">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07710598">
      <w:bodyDiv w:val="1"/>
      <w:marLeft w:val="0"/>
      <w:marRight w:val="0"/>
      <w:marTop w:val="0"/>
      <w:marBottom w:val="0"/>
      <w:divBdr>
        <w:top w:val="none" w:sz="0" w:space="0" w:color="auto"/>
        <w:left w:val="none" w:sz="0" w:space="0" w:color="auto"/>
        <w:bottom w:val="none" w:sz="0" w:space="0" w:color="auto"/>
        <w:right w:val="none" w:sz="0" w:space="0" w:color="auto"/>
      </w:divBdr>
      <w:divsChild>
        <w:div w:id="1703746246">
          <w:marLeft w:val="0"/>
          <w:marRight w:val="0"/>
          <w:marTop w:val="0"/>
          <w:marBottom w:val="0"/>
          <w:divBdr>
            <w:top w:val="none" w:sz="0" w:space="0" w:color="auto"/>
            <w:left w:val="none" w:sz="0" w:space="0" w:color="auto"/>
            <w:bottom w:val="none" w:sz="0" w:space="0" w:color="auto"/>
            <w:right w:val="none" w:sz="0" w:space="0" w:color="auto"/>
          </w:divBdr>
          <w:divsChild>
            <w:div w:id="21174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29280467">
      <w:bodyDiv w:val="1"/>
      <w:marLeft w:val="0"/>
      <w:marRight w:val="0"/>
      <w:marTop w:val="0"/>
      <w:marBottom w:val="0"/>
      <w:divBdr>
        <w:top w:val="none" w:sz="0" w:space="0" w:color="auto"/>
        <w:left w:val="none" w:sz="0" w:space="0" w:color="auto"/>
        <w:bottom w:val="none" w:sz="0" w:space="0" w:color="auto"/>
        <w:right w:val="none" w:sz="0" w:space="0" w:color="auto"/>
      </w:divBdr>
      <w:divsChild>
        <w:div w:id="294873801">
          <w:marLeft w:val="0"/>
          <w:marRight w:val="0"/>
          <w:marTop w:val="0"/>
          <w:marBottom w:val="0"/>
          <w:divBdr>
            <w:top w:val="none" w:sz="0" w:space="0" w:color="auto"/>
            <w:left w:val="none" w:sz="0" w:space="0" w:color="auto"/>
            <w:bottom w:val="none" w:sz="0" w:space="0" w:color="auto"/>
            <w:right w:val="none" w:sz="0" w:space="0" w:color="auto"/>
          </w:divBdr>
          <w:divsChild>
            <w:div w:id="2613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57915186">
      <w:bodyDiv w:val="1"/>
      <w:marLeft w:val="0"/>
      <w:marRight w:val="0"/>
      <w:marTop w:val="0"/>
      <w:marBottom w:val="0"/>
      <w:divBdr>
        <w:top w:val="none" w:sz="0" w:space="0" w:color="auto"/>
        <w:left w:val="none" w:sz="0" w:space="0" w:color="auto"/>
        <w:bottom w:val="none" w:sz="0" w:space="0" w:color="auto"/>
        <w:right w:val="none" w:sz="0" w:space="0" w:color="auto"/>
      </w:divBdr>
      <w:divsChild>
        <w:div w:id="371080261">
          <w:marLeft w:val="0"/>
          <w:marRight w:val="0"/>
          <w:marTop w:val="0"/>
          <w:marBottom w:val="0"/>
          <w:divBdr>
            <w:top w:val="none" w:sz="0" w:space="0" w:color="auto"/>
            <w:left w:val="none" w:sz="0" w:space="0" w:color="auto"/>
            <w:bottom w:val="none" w:sz="0" w:space="0" w:color="auto"/>
            <w:right w:val="none" w:sz="0" w:space="0" w:color="auto"/>
          </w:divBdr>
          <w:divsChild>
            <w:div w:id="16461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29463390">
      <w:bodyDiv w:val="1"/>
      <w:marLeft w:val="0"/>
      <w:marRight w:val="0"/>
      <w:marTop w:val="0"/>
      <w:marBottom w:val="0"/>
      <w:divBdr>
        <w:top w:val="none" w:sz="0" w:space="0" w:color="auto"/>
        <w:left w:val="none" w:sz="0" w:space="0" w:color="auto"/>
        <w:bottom w:val="none" w:sz="0" w:space="0" w:color="auto"/>
        <w:right w:val="none" w:sz="0" w:space="0" w:color="auto"/>
      </w:divBdr>
    </w:div>
    <w:div w:id="1240557986">
      <w:bodyDiv w:val="1"/>
      <w:marLeft w:val="0"/>
      <w:marRight w:val="0"/>
      <w:marTop w:val="0"/>
      <w:marBottom w:val="0"/>
      <w:divBdr>
        <w:top w:val="none" w:sz="0" w:space="0" w:color="auto"/>
        <w:left w:val="none" w:sz="0" w:space="0" w:color="auto"/>
        <w:bottom w:val="none" w:sz="0" w:space="0" w:color="auto"/>
        <w:right w:val="none" w:sz="0" w:space="0" w:color="auto"/>
      </w:divBdr>
      <w:divsChild>
        <w:div w:id="1457748275">
          <w:marLeft w:val="0"/>
          <w:marRight w:val="0"/>
          <w:marTop w:val="0"/>
          <w:marBottom w:val="0"/>
          <w:divBdr>
            <w:top w:val="none" w:sz="0" w:space="0" w:color="auto"/>
            <w:left w:val="none" w:sz="0" w:space="0" w:color="auto"/>
            <w:bottom w:val="none" w:sz="0" w:space="0" w:color="auto"/>
            <w:right w:val="none" w:sz="0" w:space="0" w:color="auto"/>
          </w:divBdr>
          <w:divsChild>
            <w:div w:id="19102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77582558">
      <w:bodyDiv w:val="1"/>
      <w:marLeft w:val="0"/>
      <w:marRight w:val="0"/>
      <w:marTop w:val="0"/>
      <w:marBottom w:val="0"/>
      <w:divBdr>
        <w:top w:val="none" w:sz="0" w:space="0" w:color="auto"/>
        <w:left w:val="none" w:sz="0" w:space="0" w:color="auto"/>
        <w:bottom w:val="none" w:sz="0" w:space="0" w:color="auto"/>
        <w:right w:val="none" w:sz="0" w:space="0" w:color="auto"/>
      </w:divBdr>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1582308">
      <w:bodyDiv w:val="1"/>
      <w:marLeft w:val="0"/>
      <w:marRight w:val="0"/>
      <w:marTop w:val="0"/>
      <w:marBottom w:val="0"/>
      <w:divBdr>
        <w:top w:val="none" w:sz="0" w:space="0" w:color="auto"/>
        <w:left w:val="none" w:sz="0" w:space="0" w:color="auto"/>
        <w:bottom w:val="none" w:sz="0" w:space="0" w:color="auto"/>
        <w:right w:val="none" w:sz="0" w:space="0" w:color="auto"/>
      </w:divBdr>
      <w:divsChild>
        <w:div w:id="1271427149">
          <w:marLeft w:val="0"/>
          <w:marRight w:val="0"/>
          <w:marTop w:val="0"/>
          <w:marBottom w:val="0"/>
          <w:divBdr>
            <w:top w:val="none" w:sz="0" w:space="0" w:color="auto"/>
            <w:left w:val="none" w:sz="0" w:space="0" w:color="auto"/>
            <w:bottom w:val="none" w:sz="0" w:space="0" w:color="auto"/>
            <w:right w:val="none" w:sz="0" w:space="0" w:color="auto"/>
          </w:divBdr>
          <w:divsChild>
            <w:div w:id="14561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15854903">
      <w:bodyDiv w:val="1"/>
      <w:marLeft w:val="0"/>
      <w:marRight w:val="0"/>
      <w:marTop w:val="0"/>
      <w:marBottom w:val="0"/>
      <w:divBdr>
        <w:top w:val="none" w:sz="0" w:space="0" w:color="auto"/>
        <w:left w:val="none" w:sz="0" w:space="0" w:color="auto"/>
        <w:bottom w:val="none" w:sz="0" w:space="0" w:color="auto"/>
        <w:right w:val="none" w:sz="0" w:space="0" w:color="auto"/>
      </w:divBdr>
      <w:divsChild>
        <w:div w:id="1468818077">
          <w:marLeft w:val="0"/>
          <w:marRight w:val="0"/>
          <w:marTop w:val="0"/>
          <w:marBottom w:val="0"/>
          <w:divBdr>
            <w:top w:val="none" w:sz="0" w:space="0" w:color="auto"/>
            <w:left w:val="none" w:sz="0" w:space="0" w:color="auto"/>
            <w:bottom w:val="none" w:sz="0" w:space="0" w:color="auto"/>
            <w:right w:val="none" w:sz="0" w:space="0" w:color="auto"/>
          </w:divBdr>
          <w:divsChild>
            <w:div w:id="615260772">
              <w:marLeft w:val="0"/>
              <w:marRight w:val="0"/>
              <w:marTop w:val="0"/>
              <w:marBottom w:val="0"/>
              <w:divBdr>
                <w:top w:val="none" w:sz="0" w:space="0" w:color="auto"/>
                <w:left w:val="none" w:sz="0" w:space="0" w:color="auto"/>
                <w:bottom w:val="none" w:sz="0" w:space="0" w:color="auto"/>
                <w:right w:val="none" w:sz="0" w:space="0" w:color="auto"/>
              </w:divBdr>
              <w:divsChild>
                <w:div w:id="1482696217">
                  <w:marLeft w:val="0"/>
                  <w:marRight w:val="0"/>
                  <w:marTop w:val="0"/>
                  <w:marBottom w:val="0"/>
                  <w:divBdr>
                    <w:top w:val="none" w:sz="0" w:space="0" w:color="auto"/>
                    <w:left w:val="none" w:sz="0" w:space="0" w:color="auto"/>
                    <w:bottom w:val="none" w:sz="0" w:space="0" w:color="auto"/>
                    <w:right w:val="none" w:sz="0" w:space="0" w:color="auto"/>
                  </w:divBdr>
                  <w:divsChild>
                    <w:div w:id="15621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73087">
          <w:marLeft w:val="0"/>
          <w:marRight w:val="0"/>
          <w:marTop w:val="0"/>
          <w:marBottom w:val="0"/>
          <w:divBdr>
            <w:top w:val="none" w:sz="0" w:space="0" w:color="auto"/>
            <w:left w:val="none" w:sz="0" w:space="0" w:color="auto"/>
            <w:bottom w:val="none" w:sz="0" w:space="0" w:color="auto"/>
            <w:right w:val="none" w:sz="0" w:space="0" w:color="auto"/>
          </w:divBdr>
          <w:divsChild>
            <w:div w:id="1438595523">
              <w:marLeft w:val="0"/>
              <w:marRight w:val="0"/>
              <w:marTop w:val="0"/>
              <w:marBottom w:val="0"/>
              <w:divBdr>
                <w:top w:val="none" w:sz="0" w:space="0" w:color="auto"/>
                <w:left w:val="none" w:sz="0" w:space="0" w:color="auto"/>
                <w:bottom w:val="none" w:sz="0" w:space="0" w:color="auto"/>
                <w:right w:val="none" w:sz="0" w:space="0" w:color="auto"/>
              </w:divBdr>
              <w:divsChild>
                <w:div w:id="773208270">
                  <w:marLeft w:val="0"/>
                  <w:marRight w:val="0"/>
                  <w:marTop w:val="0"/>
                  <w:marBottom w:val="0"/>
                  <w:divBdr>
                    <w:top w:val="none" w:sz="0" w:space="0" w:color="auto"/>
                    <w:left w:val="none" w:sz="0" w:space="0" w:color="auto"/>
                    <w:bottom w:val="none" w:sz="0" w:space="0" w:color="auto"/>
                    <w:right w:val="none" w:sz="0" w:space="0" w:color="auto"/>
                  </w:divBdr>
                  <w:divsChild>
                    <w:div w:id="983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59570655">
      <w:bodyDiv w:val="1"/>
      <w:marLeft w:val="0"/>
      <w:marRight w:val="0"/>
      <w:marTop w:val="0"/>
      <w:marBottom w:val="0"/>
      <w:divBdr>
        <w:top w:val="none" w:sz="0" w:space="0" w:color="auto"/>
        <w:left w:val="none" w:sz="0" w:space="0" w:color="auto"/>
        <w:bottom w:val="none" w:sz="0" w:space="0" w:color="auto"/>
        <w:right w:val="none" w:sz="0" w:space="0" w:color="auto"/>
      </w:divBdr>
      <w:divsChild>
        <w:div w:id="671027570">
          <w:marLeft w:val="0"/>
          <w:marRight w:val="0"/>
          <w:marTop w:val="0"/>
          <w:marBottom w:val="0"/>
          <w:divBdr>
            <w:top w:val="none" w:sz="0" w:space="0" w:color="auto"/>
            <w:left w:val="none" w:sz="0" w:space="0" w:color="auto"/>
            <w:bottom w:val="none" w:sz="0" w:space="0" w:color="auto"/>
            <w:right w:val="none" w:sz="0" w:space="0" w:color="auto"/>
          </w:divBdr>
          <w:divsChild>
            <w:div w:id="4588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2380047">
      <w:bodyDiv w:val="1"/>
      <w:marLeft w:val="0"/>
      <w:marRight w:val="0"/>
      <w:marTop w:val="0"/>
      <w:marBottom w:val="0"/>
      <w:divBdr>
        <w:top w:val="none" w:sz="0" w:space="0" w:color="auto"/>
        <w:left w:val="none" w:sz="0" w:space="0" w:color="auto"/>
        <w:bottom w:val="none" w:sz="0" w:space="0" w:color="auto"/>
        <w:right w:val="none" w:sz="0" w:space="0" w:color="auto"/>
      </w:divBdr>
      <w:divsChild>
        <w:div w:id="845249884">
          <w:marLeft w:val="0"/>
          <w:marRight w:val="0"/>
          <w:marTop w:val="0"/>
          <w:marBottom w:val="0"/>
          <w:divBdr>
            <w:top w:val="none" w:sz="0" w:space="0" w:color="auto"/>
            <w:left w:val="none" w:sz="0" w:space="0" w:color="auto"/>
            <w:bottom w:val="none" w:sz="0" w:space="0" w:color="auto"/>
            <w:right w:val="none" w:sz="0" w:space="0" w:color="auto"/>
          </w:divBdr>
          <w:divsChild>
            <w:div w:id="2735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09711335">
      <w:bodyDiv w:val="1"/>
      <w:marLeft w:val="0"/>
      <w:marRight w:val="0"/>
      <w:marTop w:val="0"/>
      <w:marBottom w:val="0"/>
      <w:divBdr>
        <w:top w:val="none" w:sz="0" w:space="0" w:color="auto"/>
        <w:left w:val="none" w:sz="0" w:space="0" w:color="auto"/>
        <w:bottom w:val="none" w:sz="0" w:space="0" w:color="auto"/>
        <w:right w:val="none" w:sz="0" w:space="0" w:color="auto"/>
      </w:divBdr>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5430192">
      <w:bodyDiv w:val="1"/>
      <w:marLeft w:val="0"/>
      <w:marRight w:val="0"/>
      <w:marTop w:val="0"/>
      <w:marBottom w:val="0"/>
      <w:divBdr>
        <w:top w:val="none" w:sz="0" w:space="0" w:color="auto"/>
        <w:left w:val="none" w:sz="0" w:space="0" w:color="auto"/>
        <w:bottom w:val="none" w:sz="0" w:space="0" w:color="auto"/>
        <w:right w:val="none" w:sz="0" w:space="0" w:color="auto"/>
      </w:divBdr>
      <w:divsChild>
        <w:div w:id="1887139757">
          <w:marLeft w:val="0"/>
          <w:marRight w:val="0"/>
          <w:marTop w:val="0"/>
          <w:marBottom w:val="0"/>
          <w:divBdr>
            <w:top w:val="none" w:sz="0" w:space="0" w:color="auto"/>
            <w:left w:val="none" w:sz="0" w:space="0" w:color="auto"/>
            <w:bottom w:val="none" w:sz="0" w:space="0" w:color="auto"/>
            <w:right w:val="none" w:sz="0" w:space="0" w:color="auto"/>
          </w:divBdr>
          <w:divsChild>
            <w:div w:id="1311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80583">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35987973">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48044788">
      <w:bodyDiv w:val="1"/>
      <w:marLeft w:val="0"/>
      <w:marRight w:val="0"/>
      <w:marTop w:val="0"/>
      <w:marBottom w:val="0"/>
      <w:divBdr>
        <w:top w:val="none" w:sz="0" w:space="0" w:color="auto"/>
        <w:left w:val="none" w:sz="0" w:space="0" w:color="auto"/>
        <w:bottom w:val="none" w:sz="0" w:space="0" w:color="auto"/>
        <w:right w:val="none" w:sz="0" w:space="0" w:color="auto"/>
      </w:divBdr>
      <w:divsChild>
        <w:div w:id="384958867">
          <w:marLeft w:val="0"/>
          <w:marRight w:val="0"/>
          <w:marTop w:val="0"/>
          <w:marBottom w:val="0"/>
          <w:divBdr>
            <w:top w:val="none" w:sz="0" w:space="0" w:color="auto"/>
            <w:left w:val="none" w:sz="0" w:space="0" w:color="auto"/>
            <w:bottom w:val="none" w:sz="0" w:space="0" w:color="auto"/>
            <w:right w:val="none" w:sz="0" w:space="0" w:color="auto"/>
          </w:divBdr>
          <w:divsChild>
            <w:div w:id="1449079999">
              <w:marLeft w:val="0"/>
              <w:marRight w:val="0"/>
              <w:marTop w:val="0"/>
              <w:marBottom w:val="0"/>
              <w:divBdr>
                <w:top w:val="none" w:sz="0" w:space="0" w:color="auto"/>
                <w:left w:val="none" w:sz="0" w:space="0" w:color="auto"/>
                <w:bottom w:val="none" w:sz="0" w:space="0" w:color="auto"/>
                <w:right w:val="none" w:sz="0" w:space="0" w:color="auto"/>
              </w:divBdr>
              <w:divsChild>
                <w:div w:id="2066028064">
                  <w:marLeft w:val="0"/>
                  <w:marRight w:val="0"/>
                  <w:marTop w:val="0"/>
                  <w:marBottom w:val="0"/>
                  <w:divBdr>
                    <w:top w:val="none" w:sz="0" w:space="0" w:color="auto"/>
                    <w:left w:val="none" w:sz="0" w:space="0" w:color="auto"/>
                    <w:bottom w:val="none" w:sz="0" w:space="0" w:color="auto"/>
                    <w:right w:val="none" w:sz="0" w:space="0" w:color="auto"/>
                  </w:divBdr>
                  <w:divsChild>
                    <w:div w:id="8439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6548">
          <w:marLeft w:val="0"/>
          <w:marRight w:val="0"/>
          <w:marTop w:val="0"/>
          <w:marBottom w:val="0"/>
          <w:divBdr>
            <w:top w:val="none" w:sz="0" w:space="0" w:color="auto"/>
            <w:left w:val="none" w:sz="0" w:space="0" w:color="auto"/>
            <w:bottom w:val="none" w:sz="0" w:space="0" w:color="auto"/>
            <w:right w:val="none" w:sz="0" w:space="0" w:color="auto"/>
          </w:divBdr>
          <w:divsChild>
            <w:div w:id="739064646">
              <w:marLeft w:val="0"/>
              <w:marRight w:val="0"/>
              <w:marTop w:val="0"/>
              <w:marBottom w:val="0"/>
              <w:divBdr>
                <w:top w:val="none" w:sz="0" w:space="0" w:color="auto"/>
                <w:left w:val="none" w:sz="0" w:space="0" w:color="auto"/>
                <w:bottom w:val="none" w:sz="0" w:space="0" w:color="auto"/>
                <w:right w:val="none" w:sz="0" w:space="0" w:color="auto"/>
              </w:divBdr>
              <w:divsChild>
                <w:div w:id="1144932031">
                  <w:marLeft w:val="0"/>
                  <w:marRight w:val="0"/>
                  <w:marTop w:val="0"/>
                  <w:marBottom w:val="0"/>
                  <w:divBdr>
                    <w:top w:val="none" w:sz="0" w:space="0" w:color="auto"/>
                    <w:left w:val="none" w:sz="0" w:space="0" w:color="auto"/>
                    <w:bottom w:val="none" w:sz="0" w:space="0" w:color="auto"/>
                    <w:right w:val="none" w:sz="0" w:space="0" w:color="auto"/>
                  </w:divBdr>
                  <w:divsChild>
                    <w:div w:id="16072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8731">
      <w:bodyDiv w:val="1"/>
      <w:marLeft w:val="0"/>
      <w:marRight w:val="0"/>
      <w:marTop w:val="0"/>
      <w:marBottom w:val="0"/>
      <w:divBdr>
        <w:top w:val="none" w:sz="0" w:space="0" w:color="auto"/>
        <w:left w:val="none" w:sz="0" w:space="0" w:color="auto"/>
        <w:bottom w:val="none" w:sz="0" w:space="0" w:color="auto"/>
        <w:right w:val="none" w:sz="0" w:space="0" w:color="auto"/>
      </w:divBdr>
      <w:divsChild>
        <w:div w:id="1039279676">
          <w:marLeft w:val="0"/>
          <w:marRight w:val="0"/>
          <w:marTop w:val="0"/>
          <w:marBottom w:val="0"/>
          <w:divBdr>
            <w:top w:val="none" w:sz="0" w:space="0" w:color="auto"/>
            <w:left w:val="none" w:sz="0" w:space="0" w:color="auto"/>
            <w:bottom w:val="none" w:sz="0" w:space="0" w:color="auto"/>
            <w:right w:val="none" w:sz="0" w:space="0" w:color="auto"/>
          </w:divBdr>
          <w:divsChild>
            <w:div w:id="11270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22498701">
      <w:bodyDiv w:val="1"/>
      <w:marLeft w:val="0"/>
      <w:marRight w:val="0"/>
      <w:marTop w:val="0"/>
      <w:marBottom w:val="0"/>
      <w:divBdr>
        <w:top w:val="none" w:sz="0" w:space="0" w:color="auto"/>
        <w:left w:val="none" w:sz="0" w:space="0" w:color="auto"/>
        <w:bottom w:val="none" w:sz="0" w:space="0" w:color="auto"/>
        <w:right w:val="none" w:sz="0" w:space="0" w:color="auto"/>
      </w:divBdr>
      <w:divsChild>
        <w:div w:id="1559054297">
          <w:marLeft w:val="0"/>
          <w:marRight w:val="0"/>
          <w:marTop w:val="0"/>
          <w:marBottom w:val="0"/>
          <w:divBdr>
            <w:top w:val="none" w:sz="0" w:space="0" w:color="auto"/>
            <w:left w:val="none" w:sz="0" w:space="0" w:color="auto"/>
            <w:bottom w:val="none" w:sz="0" w:space="0" w:color="auto"/>
            <w:right w:val="none" w:sz="0" w:space="0" w:color="auto"/>
          </w:divBdr>
          <w:divsChild>
            <w:div w:id="9900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4477">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3930849">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09072407">
      <w:bodyDiv w:val="1"/>
      <w:marLeft w:val="0"/>
      <w:marRight w:val="0"/>
      <w:marTop w:val="0"/>
      <w:marBottom w:val="0"/>
      <w:divBdr>
        <w:top w:val="none" w:sz="0" w:space="0" w:color="auto"/>
        <w:left w:val="none" w:sz="0" w:space="0" w:color="auto"/>
        <w:bottom w:val="none" w:sz="0" w:space="0" w:color="auto"/>
        <w:right w:val="none" w:sz="0" w:space="0" w:color="auto"/>
      </w:divBdr>
      <w:divsChild>
        <w:div w:id="1305814999">
          <w:marLeft w:val="0"/>
          <w:marRight w:val="0"/>
          <w:marTop w:val="0"/>
          <w:marBottom w:val="0"/>
          <w:divBdr>
            <w:top w:val="none" w:sz="0" w:space="0" w:color="auto"/>
            <w:left w:val="none" w:sz="0" w:space="0" w:color="auto"/>
            <w:bottom w:val="none" w:sz="0" w:space="0" w:color="auto"/>
            <w:right w:val="none" w:sz="0" w:space="0" w:color="auto"/>
          </w:divBdr>
          <w:divsChild>
            <w:div w:id="208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4709">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5551215">
      <w:bodyDiv w:val="1"/>
      <w:marLeft w:val="0"/>
      <w:marRight w:val="0"/>
      <w:marTop w:val="0"/>
      <w:marBottom w:val="0"/>
      <w:divBdr>
        <w:top w:val="none" w:sz="0" w:space="0" w:color="auto"/>
        <w:left w:val="none" w:sz="0" w:space="0" w:color="auto"/>
        <w:bottom w:val="none" w:sz="0" w:space="0" w:color="auto"/>
        <w:right w:val="none" w:sz="0" w:space="0" w:color="auto"/>
      </w:divBdr>
      <w:divsChild>
        <w:div w:id="1052847590">
          <w:marLeft w:val="0"/>
          <w:marRight w:val="0"/>
          <w:marTop w:val="0"/>
          <w:marBottom w:val="0"/>
          <w:divBdr>
            <w:top w:val="none" w:sz="0" w:space="0" w:color="auto"/>
            <w:left w:val="none" w:sz="0" w:space="0" w:color="auto"/>
            <w:bottom w:val="none" w:sz="0" w:space="0" w:color="auto"/>
            <w:right w:val="none" w:sz="0" w:space="0" w:color="auto"/>
          </w:divBdr>
          <w:divsChild>
            <w:div w:id="9468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0402030">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09265369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 w:id="2137796094">
      <w:bodyDiv w:val="1"/>
      <w:marLeft w:val="0"/>
      <w:marRight w:val="0"/>
      <w:marTop w:val="0"/>
      <w:marBottom w:val="0"/>
      <w:divBdr>
        <w:top w:val="none" w:sz="0" w:space="0" w:color="auto"/>
        <w:left w:val="none" w:sz="0" w:space="0" w:color="auto"/>
        <w:bottom w:val="none" w:sz="0" w:space="0" w:color="auto"/>
        <w:right w:val="none" w:sz="0" w:space="0" w:color="auto"/>
      </w:divBdr>
      <w:divsChild>
        <w:div w:id="1191143047">
          <w:marLeft w:val="0"/>
          <w:marRight w:val="0"/>
          <w:marTop w:val="0"/>
          <w:marBottom w:val="0"/>
          <w:divBdr>
            <w:top w:val="none" w:sz="0" w:space="0" w:color="auto"/>
            <w:left w:val="none" w:sz="0" w:space="0" w:color="auto"/>
            <w:bottom w:val="none" w:sz="0" w:space="0" w:color="auto"/>
            <w:right w:val="none" w:sz="0" w:space="0" w:color="auto"/>
          </w:divBdr>
          <w:divsChild>
            <w:div w:id="1607611491">
              <w:marLeft w:val="0"/>
              <w:marRight w:val="0"/>
              <w:marTop w:val="0"/>
              <w:marBottom w:val="0"/>
              <w:divBdr>
                <w:top w:val="none" w:sz="0" w:space="0" w:color="auto"/>
                <w:left w:val="none" w:sz="0" w:space="0" w:color="auto"/>
                <w:bottom w:val="none" w:sz="0" w:space="0" w:color="auto"/>
                <w:right w:val="none" w:sz="0" w:space="0" w:color="auto"/>
              </w:divBdr>
              <w:divsChild>
                <w:div w:id="716590475">
                  <w:marLeft w:val="0"/>
                  <w:marRight w:val="0"/>
                  <w:marTop w:val="0"/>
                  <w:marBottom w:val="0"/>
                  <w:divBdr>
                    <w:top w:val="none" w:sz="0" w:space="0" w:color="auto"/>
                    <w:left w:val="none" w:sz="0" w:space="0" w:color="auto"/>
                    <w:bottom w:val="none" w:sz="0" w:space="0" w:color="auto"/>
                    <w:right w:val="none" w:sz="0" w:space="0" w:color="auto"/>
                  </w:divBdr>
                  <w:divsChild>
                    <w:div w:id="17137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3586">
          <w:marLeft w:val="0"/>
          <w:marRight w:val="0"/>
          <w:marTop w:val="0"/>
          <w:marBottom w:val="0"/>
          <w:divBdr>
            <w:top w:val="none" w:sz="0" w:space="0" w:color="auto"/>
            <w:left w:val="none" w:sz="0" w:space="0" w:color="auto"/>
            <w:bottom w:val="none" w:sz="0" w:space="0" w:color="auto"/>
            <w:right w:val="none" w:sz="0" w:space="0" w:color="auto"/>
          </w:divBdr>
          <w:divsChild>
            <w:div w:id="2100178490">
              <w:marLeft w:val="0"/>
              <w:marRight w:val="0"/>
              <w:marTop w:val="0"/>
              <w:marBottom w:val="0"/>
              <w:divBdr>
                <w:top w:val="none" w:sz="0" w:space="0" w:color="auto"/>
                <w:left w:val="none" w:sz="0" w:space="0" w:color="auto"/>
                <w:bottom w:val="none" w:sz="0" w:space="0" w:color="auto"/>
                <w:right w:val="none" w:sz="0" w:space="0" w:color="auto"/>
              </w:divBdr>
              <w:divsChild>
                <w:div w:id="1564486365">
                  <w:marLeft w:val="0"/>
                  <w:marRight w:val="0"/>
                  <w:marTop w:val="0"/>
                  <w:marBottom w:val="0"/>
                  <w:divBdr>
                    <w:top w:val="none" w:sz="0" w:space="0" w:color="auto"/>
                    <w:left w:val="none" w:sz="0" w:space="0" w:color="auto"/>
                    <w:bottom w:val="none" w:sz="0" w:space="0" w:color="auto"/>
                    <w:right w:val="none" w:sz="0" w:space="0" w:color="auto"/>
                  </w:divBdr>
                  <w:divsChild>
                    <w:div w:id="11948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hyperlink" Target="https://cwe.mitre.org/data/xml/cwec_latest.xml.zip" TargetMode="External"/><Relationship Id="rId21" Type="http://schemas.microsoft.com/office/2007/relationships/hdphoto" Target="media/hdphoto2.wdp"/><Relationship Id="rId34" Type="http://schemas.microsoft.com/office/2007/relationships/hdphoto" Target="media/hdphoto7.wdp"/><Relationship Id="rId42" Type="http://schemas.microsoft.com/office/2007/relationships/hdphoto" Target="media/hdphoto9.wdp"/><Relationship Id="rId47" Type="http://schemas.openxmlformats.org/officeDocument/2006/relationships/image" Target="media/image28.png"/><Relationship Id="rId50" Type="http://schemas.openxmlformats.org/officeDocument/2006/relationships/hyperlink" Target="https://github.com/colelli/cvwelib.git"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hdphoto" Target="media/hdphoto6.wdp"/><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github.com/fkie-cad/nvd-json-data-feeds/releases/latest/download/CVE-Modified.json.xz" TargetMode="External"/><Relationship Id="rId45" Type="http://schemas.openxmlformats.org/officeDocument/2006/relationships/image" Target="media/image26.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microsoft.com/office/2007/relationships/hdphoto" Target="media/hdphoto5.wdp"/><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9.png"/><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hdphoto" Target="media/hdphoto4.wdp"/><Relationship Id="rId33" Type="http://schemas.openxmlformats.org/officeDocument/2006/relationships/image" Target="media/image20.png"/><Relationship Id="rId38" Type="http://schemas.microsoft.com/office/2007/relationships/hdphoto" Target="media/hdphoto8.wdp"/><Relationship Id="rId46" Type="http://schemas.openxmlformats.org/officeDocument/2006/relationships/image" Target="media/image27.png"/><Relationship Id="rId20"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microsoft.com/office/2007/relationships/hdphoto" Target="media/hdphoto3.wdp"/><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8.png"/><Relationship Id="rId44" Type="http://schemas.microsoft.com/office/2007/relationships/hdphoto" Target="media/hdphoto10.wdp"/><Relationship Id="rId5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footer2.xml.rels><?xml version="1.0" encoding="UTF-8" standalone="yes"?>
<Relationships xmlns="http://schemas.openxmlformats.org/package/2006/relationships"><Relationship Id="rId1"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16550</TotalTime>
  <Pages>103</Pages>
  <Words>14643</Words>
  <Characters>83466</Characters>
  <Application>Microsoft Office Word</Application>
  <DocSecurity>0</DocSecurity>
  <Lines>695</Lines>
  <Paragraphs>195</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97914</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25</cp:revision>
  <cp:lastPrinted>2018-09-24T08:11:00Z</cp:lastPrinted>
  <dcterms:created xsi:type="dcterms:W3CDTF">2022-11-28T15:22:00Z</dcterms:created>
  <dcterms:modified xsi:type="dcterms:W3CDTF">2024-06-30T10:24:00Z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