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B9A4A" w14:textId="28AE76C5" w:rsidR="001D2642" w:rsidRDefault="001D2642" w:rsidP="001D2642">
      <w:pPr>
        <w:jc w:val="center"/>
        <w:rPr>
          <w:rFonts w:ascii="Times New Roman" w:hAnsi="Times New Roman"/>
          <w:smallCaps/>
          <w:sz w:val="52"/>
          <w:szCs w:val="52"/>
        </w:rPr>
      </w:pPr>
      <w:bookmarkStart w:id="0" w:name="_Toc156799859"/>
      <w:bookmarkStart w:id="1" w:name="_Ref34394480"/>
      <w:bookmarkStart w:id="2" w:name="_Toc127756996"/>
      <w:bookmarkStart w:id="3" w:name="_Ref22274709"/>
      <w:bookmarkStart w:id="4" w:name="_Toc22459499"/>
      <w:bookmarkStart w:id="5" w:name="_Toc31959344"/>
      <w:bookmarkStart w:id="6" w:name="_Toc31882503"/>
      <w:bookmarkStart w:id="7" w:name="_Toc31882256"/>
      <w:r w:rsidRPr="00396942">
        <w:rPr>
          <w:rFonts w:ascii="Times New Roman" w:hAnsi="Times New Roman"/>
          <w:smallCaps/>
          <w:sz w:val="52"/>
          <w:szCs w:val="52"/>
        </w:rPr>
        <w:t xml:space="preserve">Università degli Studi di Bari </w:t>
      </w:r>
      <w:r>
        <w:rPr>
          <w:rFonts w:ascii="Times New Roman" w:hAnsi="Times New Roman"/>
          <w:smallCaps/>
          <w:sz w:val="52"/>
          <w:szCs w:val="52"/>
        </w:rPr>
        <w:t>“</w:t>
      </w:r>
      <w:r w:rsidRPr="00396942">
        <w:rPr>
          <w:rFonts w:ascii="Times New Roman" w:hAnsi="Times New Roman"/>
          <w:smallCaps/>
          <w:sz w:val="52"/>
          <w:szCs w:val="52"/>
        </w:rPr>
        <w:t>Aldo Moro</w:t>
      </w:r>
      <w:r>
        <w:rPr>
          <w:rFonts w:ascii="Times New Roman" w:hAnsi="Times New Roman"/>
          <w:smallCaps/>
          <w:sz w:val="52"/>
          <w:szCs w:val="52"/>
        </w:rPr>
        <w:t>”</w:t>
      </w:r>
    </w:p>
    <w:p w14:paraId="1D9AC474" w14:textId="77777777" w:rsidR="001D2642" w:rsidRPr="000505EC" w:rsidRDefault="001D2642" w:rsidP="001D2642">
      <w:pPr>
        <w:pStyle w:val="corpodeltesto0"/>
        <w:pBdr>
          <w:bottom w:val="single" w:sz="12" w:space="1" w:color="auto"/>
        </w:pBdr>
        <w:ind w:firstLine="0"/>
        <w:rPr>
          <w:rFonts w:ascii="Times New Roman" w:hAnsi="Times New Roman"/>
        </w:rPr>
      </w:pPr>
    </w:p>
    <w:p w14:paraId="556F5920" w14:textId="77777777" w:rsidR="001D2642" w:rsidRPr="00552A69" w:rsidRDefault="001D2642" w:rsidP="001D2642">
      <w:pPr>
        <w:jc w:val="center"/>
        <w:rPr>
          <w:rFonts w:ascii="Times New Roman" w:hAnsi="Times New Roman"/>
          <w:smallCaps/>
          <w:sz w:val="28"/>
          <w:szCs w:val="28"/>
        </w:rPr>
      </w:pPr>
      <w:bookmarkStart w:id="8" w:name="_Toc525114694"/>
      <w:r w:rsidRPr="00552A69">
        <w:rPr>
          <w:rFonts w:ascii="Times New Roman" w:hAnsi="Times New Roman"/>
          <w:smallCaps/>
          <w:sz w:val="28"/>
          <w:szCs w:val="28"/>
        </w:rPr>
        <w:t>Dipartimento di Informatica</w:t>
      </w:r>
    </w:p>
    <w:p w14:paraId="41609F4C" w14:textId="120DE63F" w:rsidR="001D2642" w:rsidRPr="001D2642" w:rsidRDefault="001D2642" w:rsidP="001D2642">
      <w:pPr>
        <w:jc w:val="center"/>
        <w:rPr>
          <w:rFonts w:ascii="Times New Roman" w:hAnsi="Times New Roman"/>
          <w:smallCaps/>
          <w:sz w:val="28"/>
          <w:szCs w:val="28"/>
        </w:rPr>
      </w:pPr>
      <w:r>
        <w:rPr>
          <w:rFonts w:ascii="Times New Roman" w:hAnsi="Times New Roman"/>
          <w:smallCaps/>
          <w:sz w:val="28"/>
          <w:szCs w:val="28"/>
        </w:rPr>
        <w:t>Corso di laurea</w:t>
      </w:r>
      <w:r w:rsidRPr="00552A69">
        <w:rPr>
          <w:rFonts w:ascii="Times New Roman" w:hAnsi="Times New Roman"/>
          <w:smallCaps/>
          <w:sz w:val="28"/>
          <w:szCs w:val="28"/>
        </w:rPr>
        <w:t xml:space="preserve"> in Informatica </w:t>
      </w:r>
      <w:r>
        <w:rPr>
          <w:rFonts w:ascii="Times New Roman" w:hAnsi="Times New Roman"/>
          <w:smallCaps/>
          <w:sz w:val="28"/>
          <w:szCs w:val="28"/>
        </w:rPr>
        <w:t>e Tecnologie per la Produzione del Software</w:t>
      </w:r>
    </w:p>
    <w:p w14:paraId="32CBF5A9" w14:textId="77777777" w:rsidR="001D2642" w:rsidRPr="00396942" w:rsidRDefault="001D2642" w:rsidP="001D2642">
      <w:pPr>
        <w:rPr>
          <w:rFonts w:ascii="Times New Roman" w:hAnsi="Times New Roman"/>
          <w:sz w:val="28"/>
          <w:szCs w:val="28"/>
        </w:rPr>
      </w:pPr>
    </w:p>
    <w:p w14:paraId="559C2012" w14:textId="77777777" w:rsidR="001D2642" w:rsidRPr="00396942" w:rsidRDefault="001D2642" w:rsidP="001D2642">
      <w:pPr>
        <w:spacing w:line="276" w:lineRule="auto"/>
        <w:jc w:val="center"/>
        <w:rPr>
          <w:rFonts w:ascii="Times New Roman" w:hAnsi="Times New Roman"/>
          <w:smallCaps/>
          <w:sz w:val="28"/>
          <w:szCs w:val="28"/>
        </w:rPr>
      </w:pPr>
      <w:r w:rsidRPr="00396942">
        <w:rPr>
          <w:rFonts w:ascii="Times New Roman" w:hAnsi="Times New Roman"/>
          <w:smallCaps/>
          <w:sz w:val="28"/>
          <w:szCs w:val="28"/>
        </w:rPr>
        <w:t xml:space="preserve">Tesi di laurea in </w:t>
      </w:r>
    </w:p>
    <w:p w14:paraId="61873DE9" w14:textId="28144831" w:rsidR="001D2642" w:rsidRPr="00396942" w:rsidRDefault="001D2642" w:rsidP="001D2642">
      <w:pPr>
        <w:spacing w:line="276" w:lineRule="auto"/>
        <w:jc w:val="center"/>
        <w:rPr>
          <w:rFonts w:ascii="Times New Roman" w:hAnsi="Times New Roman"/>
          <w:b/>
          <w:smallCaps/>
          <w:sz w:val="28"/>
          <w:szCs w:val="28"/>
        </w:rPr>
      </w:pPr>
      <w:r>
        <w:rPr>
          <w:rFonts w:ascii="Times New Roman" w:hAnsi="Times New Roman"/>
          <w:b/>
          <w:smallCaps/>
          <w:sz w:val="28"/>
          <w:szCs w:val="28"/>
        </w:rPr>
        <w:t>Cybersecurity</w:t>
      </w:r>
    </w:p>
    <w:p w14:paraId="1C5EF8A6" w14:textId="77777777" w:rsidR="001D2642" w:rsidRPr="000505EC" w:rsidRDefault="001D2642" w:rsidP="001D2642">
      <w:pPr>
        <w:pStyle w:val="SottotitoloDocumento"/>
        <w:spacing w:before="0"/>
        <w:jc w:val="both"/>
        <w:outlineLvl w:val="0"/>
        <w:rPr>
          <w:rFonts w:ascii="Times New Roman" w:hAnsi="Times New Roman"/>
          <w:sz w:val="10"/>
          <w:szCs w:val="10"/>
        </w:rPr>
      </w:pPr>
      <w:bookmarkStart w:id="9" w:name="_Toc525114695"/>
      <w:bookmarkEnd w:id="8"/>
    </w:p>
    <w:p w14:paraId="0275CC74" w14:textId="4905FC54" w:rsidR="001D2642" w:rsidRPr="000505EC" w:rsidRDefault="001D2642" w:rsidP="001D2642">
      <w:pPr>
        <w:pStyle w:val="SottotitoloDocumento"/>
        <w:spacing w:before="0" w:line="276" w:lineRule="auto"/>
        <w:outlineLvl w:val="0"/>
        <w:rPr>
          <w:rFonts w:ascii="Times New Roman" w:hAnsi="Times New Roman"/>
          <w:sz w:val="44"/>
          <w:szCs w:val="44"/>
        </w:rPr>
      </w:pPr>
      <w:bookmarkStart w:id="10" w:name="_Toc169972721"/>
      <w:bookmarkEnd w:id="9"/>
      <w:r>
        <w:rPr>
          <w:rFonts w:ascii="Times New Roman" w:hAnsi="Times New Roman"/>
          <w:sz w:val="44"/>
          <w:szCs w:val="44"/>
        </w:rPr>
        <w:t xml:space="preserve">Definizione di Metodi e Tecniche per </w:t>
      </w:r>
      <w:r w:rsidR="007D7E88">
        <w:rPr>
          <w:rFonts w:ascii="Times New Roman" w:hAnsi="Times New Roman"/>
          <w:sz w:val="44"/>
          <w:szCs w:val="44"/>
        </w:rPr>
        <w:t>la Prevenzione de</w:t>
      </w:r>
      <w:r>
        <w:rPr>
          <w:rFonts w:ascii="Times New Roman" w:hAnsi="Times New Roman"/>
          <w:sz w:val="44"/>
          <w:szCs w:val="44"/>
        </w:rPr>
        <w:t>l Rischio Digitale</w:t>
      </w:r>
      <w:bookmarkEnd w:id="10"/>
    </w:p>
    <w:p w14:paraId="7C3130F0" w14:textId="29374E72" w:rsidR="001D2642" w:rsidRPr="000505EC" w:rsidRDefault="001D2642" w:rsidP="001D2642">
      <w:pPr>
        <w:rPr>
          <w:rFonts w:ascii="Times New Roman" w:hAnsi="Times New Roman"/>
          <w:sz w:val="28"/>
          <w:szCs w:val="28"/>
        </w:rPr>
      </w:pPr>
      <w:r>
        <w:rPr>
          <w:rFonts w:ascii="Times New Roman" w:hAnsi="Times New Roman"/>
          <w:sz w:val="28"/>
          <w:szCs w:val="28"/>
        </w:rPr>
        <w:br/>
      </w:r>
      <w:r>
        <w:rPr>
          <w:rFonts w:ascii="Times New Roman" w:hAnsi="Times New Roman"/>
          <w:sz w:val="28"/>
          <w:szCs w:val="28"/>
        </w:rPr>
        <w:br/>
      </w:r>
      <w:r w:rsidRPr="000505EC">
        <w:rPr>
          <w:rFonts w:ascii="Times New Roman" w:hAnsi="Times New Roman"/>
          <w:sz w:val="28"/>
          <w:szCs w:val="28"/>
        </w:rPr>
        <w:t>Relator</w:t>
      </w:r>
      <w:r>
        <w:rPr>
          <w:rFonts w:ascii="Times New Roman" w:hAnsi="Times New Roman"/>
          <w:sz w:val="28"/>
          <w:szCs w:val="28"/>
        </w:rPr>
        <w:t>e</w:t>
      </w:r>
      <w:r w:rsidRPr="000505EC">
        <w:rPr>
          <w:rFonts w:ascii="Times New Roman" w:hAnsi="Times New Roman"/>
          <w:sz w:val="28"/>
          <w:szCs w:val="28"/>
        </w:rPr>
        <w:t xml:space="preserve">: </w:t>
      </w:r>
    </w:p>
    <w:p w14:paraId="647E85EA" w14:textId="1C09F405" w:rsidR="001D2642" w:rsidRPr="000505EC" w:rsidRDefault="001D2642" w:rsidP="001D2642">
      <w:pPr>
        <w:rPr>
          <w:rFonts w:ascii="Times New Roman" w:hAnsi="Times New Roman"/>
          <w:b/>
          <w:sz w:val="28"/>
          <w:szCs w:val="28"/>
        </w:rPr>
      </w:pPr>
      <w:r w:rsidRPr="000505EC">
        <w:rPr>
          <w:rFonts w:ascii="Times New Roman" w:hAnsi="Times New Roman"/>
          <w:b/>
          <w:sz w:val="28"/>
          <w:szCs w:val="28"/>
        </w:rPr>
        <w:t>Dott.ssa Vita Santa B</w:t>
      </w:r>
      <w:r>
        <w:rPr>
          <w:rFonts w:ascii="Times New Roman" w:hAnsi="Times New Roman"/>
          <w:b/>
          <w:sz w:val="28"/>
          <w:szCs w:val="28"/>
        </w:rPr>
        <w:t>arletta</w:t>
      </w:r>
    </w:p>
    <w:p w14:paraId="64E44A28" w14:textId="77777777" w:rsidR="001D2642" w:rsidRPr="000505EC" w:rsidRDefault="001D2642" w:rsidP="001D2642">
      <w:pPr>
        <w:jc w:val="right"/>
        <w:rPr>
          <w:rFonts w:ascii="Times New Roman" w:hAnsi="Times New Roman"/>
          <w:sz w:val="28"/>
          <w:szCs w:val="28"/>
        </w:rPr>
      </w:pPr>
    </w:p>
    <w:p w14:paraId="24FDCCCE" w14:textId="77777777" w:rsidR="001D2642" w:rsidRDefault="001D2642" w:rsidP="001D2642">
      <w:pPr>
        <w:jc w:val="right"/>
        <w:rPr>
          <w:rFonts w:ascii="Times New Roman" w:hAnsi="Times New Roman"/>
          <w:sz w:val="28"/>
          <w:szCs w:val="28"/>
        </w:rPr>
      </w:pPr>
      <w:r w:rsidRPr="000505EC">
        <w:rPr>
          <w:rFonts w:ascii="Times New Roman" w:hAnsi="Times New Roman"/>
          <w:sz w:val="28"/>
          <w:szCs w:val="28"/>
        </w:rPr>
        <w:t xml:space="preserve">Laureando: </w:t>
      </w:r>
    </w:p>
    <w:p w14:paraId="132EC592" w14:textId="11B3A615" w:rsidR="001D2642" w:rsidRPr="001D2642" w:rsidRDefault="001D2642" w:rsidP="001D2642">
      <w:pPr>
        <w:jc w:val="right"/>
        <w:rPr>
          <w:rFonts w:ascii="Times New Roman" w:hAnsi="Times New Roman"/>
          <w:b/>
          <w:bCs/>
          <w:sz w:val="28"/>
          <w:szCs w:val="28"/>
        </w:rPr>
      </w:pPr>
      <w:r>
        <w:rPr>
          <w:rFonts w:ascii="Times New Roman" w:hAnsi="Times New Roman"/>
          <w:b/>
          <w:bCs/>
          <w:sz w:val="28"/>
          <w:szCs w:val="28"/>
        </w:rPr>
        <w:t>Nicola Balzano</w:t>
      </w:r>
    </w:p>
    <w:p w14:paraId="045E2957" w14:textId="77777777" w:rsidR="001D2642" w:rsidRPr="00396942" w:rsidRDefault="001D2642" w:rsidP="001D2642">
      <w:pPr>
        <w:pBdr>
          <w:bottom w:val="single" w:sz="12" w:space="1" w:color="auto"/>
        </w:pBdr>
        <w:rPr>
          <w:rFonts w:ascii="Times New Roman" w:hAnsi="Times New Roman"/>
          <w:sz w:val="32"/>
          <w:szCs w:val="32"/>
        </w:rPr>
      </w:pPr>
    </w:p>
    <w:p w14:paraId="2B64A408" w14:textId="77777777" w:rsidR="001D2642" w:rsidRPr="000D06D4" w:rsidRDefault="001D2642" w:rsidP="001D2642">
      <w:pPr>
        <w:jc w:val="center"/>
        <w:rPr>
          <w:rFonts w:ascii="Times New Roman" w:hAnsi="Times New Roman"/>
          <w:sz w:val="32"/>
          <w:szCs w:val="32"/>
        </w:rPr>
      </w:pPr>
      <w:r w:rsidRPr="00396942">
        <w:rPr>
          <w:rFonts w:ascii="Times New Roman" w:hAnsi="Times New Roman"/>
          <w:sz w:val="32"/>
          <w:szCs w:val="32"/>
        </w:rPr>
        <w:t xml:space="preserve">Anno Accademico </w:t>
      </w:r>
      <w:r>
        <w:rPr>
          <w:rFonts w:ascii="Times New Roman" w:hAnsi="Times New Roman"/>
          <w:sz w:val="32"/>
          <w:szCs w:val="32"/>
        </w:rPr>
        <w:t>2017/2018</w:t>
      </w:r>
    </w:p>
    <w:p w14:paraId="198429F7" w14:textId="4EF58DF0" w:rsidR="000505EC" w:rsidRPr="00C652AF" w:rsidRDefault="00311F37" w:rsidP="001D2642">
      <w:pPr>
        <w:spacing w:before="0" w:line="240" w:lineRule="auto"/>
        <w:jc w:val="center"/>
        <w:rPr>
          <w:sz w:val="6"/>
          <w:szCs w:val="6"/>
        </w:rPr>
      </w:pPr>
      <w:r w:rsidRPr="00C652AF">
        <w:lastRenderedPageBreak/>
        <w:br/>
      </w:r>
    </w:p>
    <w:p w14:paraId="3301465B" w14:textId="5C0229FC" w:rsidR="009012C1" w:rsidRDefault="009012C1" w:rsidP="00A329E5">
      <w:r>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id w:val="75717426"/>
        <w:docPartObj>
          <w:docPartGallery w:val="Table of Contents"/>
          <w:docPartUnique/>
        </w:docPartObj>
      </w:sdtPr>
      <w:sdtEndPr>
        <w:rPr>
          <w:b/>
          <w:bCs/>
        </w:rPr>
      </w:sdtEndPr>
      <w:sdtContent>
        <w:p w14:paraId="29377FE4" w14:textId="77777777" w:rsidR="00426FFD" w:rsidRDefault="00A97DC3" w:rsidP="00426FFD">
          <w:pPr>
            <w:rPr>
              <w:rStyle w:val="titoloSerlabCarattere"/>
            </w:rPr>
          </w:pPr>
          <w:r w:rsidRPr="00426FFD">
            <w:rPr>
              <w:rStyle w:val="titoloSerlabCarattere"/>
            </w:rPr>
            <w:t>Indice</w:t>
          </w:r>
        </w:p>
        <w:p w14:paraId="54D82667" w14:textId="5AFDF2AF" w:rsidR="00426FFD" w:rsidRDefault="00AA600A">
          <w:pPr>
            <w:pStyle w:val="Sommario1"/>
            <w:rPr>
              <w:rFonts w:asciiTheme="minorHAnsi" w:eastAsiaTheme="minorEastAsia" w:hAnsiTheme="minorHAnsi" w:cstheme="minorBidi"/>
              <w:b w:val="0"/>
              <w:smallCaps w:val="0"/>
              <w:noProof/>
              <w:spacing w:val="0"/>
              <w:sz w:val="22"/>
              <w:lang w:eastAsia="it-IT"/>
            </w:rPr>
          </w:pPr>
          <w:r>
            <w:fldChar w:fldCharType="begin"/>
          </w:r>
          <w:r>
            <w:instrText xml:space="preserve"> TOC \o "1-4" \h \z \u </w:instrText>
          </w:r>
          <w:r>
            <w:fldChar w:fldCharType="separate"/>
          </w:r>
          <w:hyperlink w:anchor="_Toc169972721" w:history="1">
            <w:r w:rsidR="00426FFD" w:rsidRPr="00C769B8">
              <w:rPr>
                <w:rStyle w:val="Collegamentoipertestuale"/>
                <w:rFonts w:ascii="Times New Roman" w:hAnsi="Times New Roman"/>
                <w:noProof/>
              </w:rPr>
              <w:t>Definizione di Metodi e Tecniche per la Prevenzione del Rischio Digitale</w:t>
            </w:r>
            <w:r w:rsidR="00426FFD">
              <w:rPr>
                <w:noProof/>
                <w:webHidden/>
              </w:rPr>
              <w:tab/>
            </w:r>
            <w:r w:rsidR="00426FFD">
              <w:rPr>
                <w:noProof/>
                <w:webHidden/>
              </w:rPr>
              <w:fldChar w:fldCharType="begin"/>
            </w:r>
            <w:r w:rsidR="00426FFD">
              <w:rPr>
                <w:noProof/>
                <w:webHidden/>
              </w:rPr>
              <w:instrText xml:space="preserve"> PAGEREF _Toc169972721 \h </w:instrText>
            </w:r>
            <w:r w:rsidR="00426FFD">
              <w:rPr>
                <w:noProof/>
                <w:webHidden/>
              </w:rPr>
            </w:r>
            <w:r w:rsidR="00426FFD">
              <w:rPr>
                <w:noProof/>
                <w:webHidden/>
              </w:rPr>
              <w:fldChar w:fldCharType="separate"/>
            </w:r>
            <w:r w:rsidR="00426FFD">
              <w:rPr>
                <w:noProof/>
                <w:webHidden/>
              </w:rPr>
              <w:t>1</w:t>
            </w:r>
            <w:r w:rsidR="00426FFD">
              <w:rPr>
                <w:noProof/>
                <w:webHidden/>
              </w:rPr>
              <w:fldChar w:fldCharType="end"/>
            </w:r>
          </w:hyperlink>
        </w:p>
        <w:p w14:paraId="034631EF" w14:textId="10B6A423" w:rsidR="00426FFD" w:rsidRDefault="00426FFD">
          <w:pPr>
            <w:pStyle w:val="Sommario1"/>
            <w:rPr>
              <w:rFonts w:asciiTheme="minorHAnsi" w:eastAsiaTheme="minorEastAsia" w:hAnsiTheme="minorHAnsi" w:cstheme="minorBidi"/>
              <w:b w:val="0"/>
              <w:smallCaps w:val="0"/>
              <w:noProof/>
              <w:spacing w:val="0"/>
              <w:sz w:val="22"/>
              <w:lang w:eastAsia="it-IT"/>
            </w:rPr>
          </w:pPr>
          <w:hyperlink w:anchor="_Toc169972722" w:history="1">
            <w:r w:rsidRPr="00C769B8">
              <w:rPr>
                <w:rStyle w:val="Collegamentoipertestuale"/>
                <w:noProof/>
              </w:rPr>
              <w:t>Capitolo I</w:t>
            </w:r>
            <w:r>
              <w:rPr>
                <w:noProof/>
                <w:webHidden/>
              </w:rPr>
              <w:tab/>
            </w:r>
            <w:r>
              <w:rPr>
                <w:noProof/>
                <w:webHidden/>
              </w:rPr>
              <w:fldChar w:fldCharType="begin"/>
            </w:r>
            <w:r>
              <w:rPr>
                <w:noProof/>
                <w:webHidden/>
              </w:rPr>
              <w:instrText xml:space="preserve"> PAGEREF _Toc169972722 \h </w:instrText>
            </w:r>
            <w:r>
              <w:rPr>
                <w:noProof/>
                <w:webHidden/>
              </w:rPr>
            </w:r>
            <w:r>
              <w:rPr>
                <w:noProof/>
                <w:webHidden/>
              </w:rPr>
              <w:fldChar w:fldCharType="separate"/>
            </w:r>
            <w:r>
              <w:rPr>
                <w:noProof/>
                <w:webHidden/>
              </w:rPr>
              <w:t>8</w:t>
            </w:r>
            <w:r>
              <w:rPr>
                <w:noProof/>
                <w:webHidden/>
              </w:rPr>
              <w:fldChar w:fldCharType="end"/>
            </w:r>
          </w:hyperlink>
        </w:p>
        <w:p w14:paraId="36F6629C" w14:textId="7E44B025" w:rsidR="00426FFD" w:rsidRDefault="00426FFD">
          <w:pPr>
            <w:pStyle w:val="Sommario2"/>
            <w:rPr>
              <w:rFonts w:asciiTheme="minorHAnsi" w:eastAsiaTheme="minorEastAsia" w:hAnsiTheme="minorHAnsi" w:cstheme="minorBidi"/>
              <w:smallCaps w:val="0"/>
              <w:noProof/>
              <w:spacing w:val="0"/>
              <w:sz w:val="22"/>
              <w:lang w:eastAsia="it-IT"/>
            </w:rPr>
          </w:pPr>
          <w:hyperlink w:anchor="_Toc169972723" w:history="1">
            <w:r w:rsidRPr="00C769B8">
              <w:rPr>
                <w:rStyle w:val="Collegamentoipertestuale"/>
                <w:noProof/>
              </w:rPr>
              <w:t>Introduzione</w:t>
            </w:r>
            <w:r>
              <w:rPr>
                <w:noProof/>
                <w:webHidden/>
              </w:rPr>
              <w:tab/>
            </w:r>
            <w:r>
              <w:rPr>
                <w:noProof/>
                <w:webHidden/>
              </w:rPr>
              <w:fldChar w:fldCharType="begin"/>
            </w:r>
            <w:r>
              <w:rPr>
                <w:noProof/>
                <w:webHidden/>
              </w:rPr>
              <w:instrText xml:space="preserve"> PAGEREF _Toc169972723 \h </w:instrText>
            </w:r>
            <w:r>
              <w:rPr>
                <w:noProof/>
                <w:webHidden/>
              </w:rPr>
            </w:r>
            <w:r>
              <w:rPr>
                <w:noProof/>
                <w:webHidden/>
              </w:rPr>
              <w:fldChar w:fldCharType="separate"/>
            </w:r>
            <w:r>
              <w:rPr>
                <w:noProof/>
                <w:webHidden/>
              </w:rPr>
              <w:t>8</w:t>
            </w:r>
            <w:r>
              <w:rPr>
                <w:noProof/>
                <w:webHidden/>
              </w:rPr>
              <w:fldChar w:fldCharType="end"/>
            </w:r>
          </w:hyperlink>
        </w:p>
        <w:p w14:paraId="2531CAC6" w14:textId="28135552" w:rsidR="00426FFD" w:rsidRDefault="00426FFD">
          <w:pPr>
            <w:pStyle w:val="Sommario1"/>
            <w:rPr>
              <w:rFonts w:asciiTheme="minorHAnsi" w:eastAsiaTheme="minorEastAsia" w:hAnsiTheme="minorHAnsi" w:cstheme="minorBidi"/>
              <w:b w:val="0"/>
              <w:smallCaps w:val="0"/>
              <w:noProof/>
              <w:spacing w:val="0"/>
              <w:sz w:val="22"/>
              <w:lang w:eastAsia="it-IT"/>
            </w:rPr>
          </w:pPr>
          <w:hyperlink w:anchor="_Toc169972724" w:history="1">
            <w:r w:rsidRPr="00C769B8">
              <w:rPr>
                <w:rStyle w:val="Collegamentoipertestuale"/>
                <w:noProof/>
              </w:rPr>
              <w:t>Capitolo II</w:t>
            </w:r>
            <w:r>
              <w:rPr>
                <w:noProof/>
                <w:webHidden/>
              </w:rPr>
              <w:tab/>
            </w:r>
            <w:r>
              <w:rPr>
                <w:noProof/>
                <w:webHidden/>
              </w:rPr>
              <w:fldChar w:fldCharType="begin"/>
            </w:r>
            <w:r>
              <w:rPr>
                <w:noProof/>
                <w:webHidden/>
              </w:rPr>
              <w:instrText xml:space="preserve"> PAGEREF _Toc169972724 \h </w:instrText>
            </w:r>
            <w:r>
              <w:rPr>
                <w:noProof/>
                <w:webHidden/>
              </w:rPr>
            </w:r>
            <w:r>
              <w:rPr>
                <w:noProof/>
                <w:webHidden/>
              </w:rPr>
              <w:fldChar w:fldCharType="separate"/>
            </w:r>
            <w:r>
              <w:rPr>
                <w:noProof/>
                <w:webHidden/>
              </w:rPr>
              <w:t>11</w:t>
            </w:r>
            <w:r>
              <w:rPr>
                <w:noProof/>
                <w:webHidden/>
              </w:rPr>
              <w:fldChar w:fldCharType="end"/>
            </w:r>
          </w:hyperlink>
        </w:p>
        <w:p w14:paraId="023CDF15" w14:textId="30BCE8DC" w:rsidR="00426FFD" w:rsidRDefault="00426FFD">
          <w:pPr>
            <w:pStyle w:val="Sommario2"/>
            <w:rPr>
              <w:rFonts w:asciiTheme="minorHAnsi" w:eastAsiaTheme="minorEastAsia" w:hAnsiTheme="minorHAnsi" w:cstheme="minorBidi"/>
              <w:smallCaps w:val="0"/>
              <w:noProof/>
              <w:spacing w:val="0"/>
              <w:sz w:val="22"/>
              <w:lang w:eastAsia="it-IT"/>
            </w:rPr>
          </w:pPr>
          <w:hyperlink w:anchor="_Toc169972725" w:history="1">
            <w:r w:rsidRPr="00C769B8">
              <w:rPr>
                <w:rStyle w:val="Collegamentoipertestuale"/>
                <w:noProof/>
              </w:rPr>
              <w:t>Cybersecurity Knowledge Base</w:t>
            </w:r>
            <w:r>
              <w:rPr>
                <w:noProof/>
                <w:webHidden/>
              </w:rPr>
              <w:tab/>
            </w:r>
            <w:r>
              <w:rPr>
                <w:noProof/>
                <w:webHidden/>
              </w:rPr>
              <w:fldChar w:fldCharType="begin"/>
            </w:r>
            <w:r>
              <w:rPr>
                <w:noProof/>
                <w:webHidden/>
              </w:rPr>
              <w:instrText xml:space="preserve"> PAGEREF _Toc169972725 \h </w:instrText>
            </w:r>
            <w:r>
              <w:rPr>
                <w:noProof/>
                <w:webHidden/>
              </w:rPr>
            </w:r>
            <w:r>
              <w:rPr>
                <w:noProof/>
                <w:webHidden/>
              </w:rPr>
              <w:fldChar w:fldCharType="separate"/>
            </w:r>
            <w:r>
              <w:rPr>
                <w:noProof/>
                <w:webHidden/>
              </w:rPr>
              <w:t>11</w:t>
            </w:r>
            <w:r>
              <w:rPr>
                <w:noProof/>
                <w:webHidden/>
              </w:rPr>
              <w:fldChar w:fldCharType="end"/>
            </w:r>
          </w:hyperlink>
        </w:p>
        <w:p w14:paraId="7446D13D" w14:textId="696D2D9B" w:rsidR="00426FFD" w:rsidRDefault="00426FFD">
          <w:pPr>
            <w:pStyle w:val="Sommario2"/>
            <w:rPr>
              <w:rFonts w:asciiTheme="minorHAnsi" w:eastAsiaTheme="minorEastAsia" w:hAnsiTheme="minorHAnsi" w:cstheme="minorBidi"/>
              <w:smallCaps w:val="0"/>
              <w:noProof/>
              <w:spacing w:val="0"/>
              <w:sz w:val="22"/>
              <w:lang w:eastAsia="it-IT"/>
            </w:rPr>
          </w:pPr>
          <w:hyperlink w:anchor="_Toc169972728" w:history="1">
            <w:r w:rsidRPr="00C769B8">
              <w:rPr>
                <w:rStyle w:val="Collegamentoipertestuale"/>
                <w:noProof/>
              </w:rPr>
              <w:t>2.1</w:t>
            </w:r>
            <w:r>
              <w:rPr>
                <w:rFonts w:asciiTheme="minorHAnsi" w:eastAsiaTheme="minorEastAsia" w:hAnsiTheme="minorHAnsi" w:cstheme="minorBidi"/>
                <w:smallCaps w:val="0"/>
                <w:noProof/>
                <w:spacing w:val="0"/>
                <w:sz w:val="22"/>
                <w:lang w:eastAsia="it-IT"/>
              </w:rPr>
              <w:tab/>
            </w:r>
            <w:r w:rsidRPr="00C769B8">
              <w:rPr>
                <w:rStyle w:val="Collegamentoipertestuale"/>
                <w:noProof/>
              </w:rPr>
              <w:t>Internet of Things – Un mondo interconnesso</w:t>
            </w:r>
            <w:r>
              <w:rPr>
                <w:noProof/>
                <w:webHidden/>
              </w:rPr>
              <w:tab/>
            </w:r>
            <w:r>
              <w:rPr>
                <w:noProof/>
                <w:webHidden/>
              </w:rPr>
              <w:fldChar w:fldCharType="begin"/>
            </w:r>
            <w:r>
              <w:rPr>
                <w:noProof/>
                <w:webHidden/>
              </w:rPr>
              <w:instrText xml:space="preserve"> PAGEREF _Toc169972728 \h </w:instrText>
            </w:r>
            <w:r>
              <w:rPr>
                <w:noProof/>
                <w:webHidden/>
              </w:rPr>
            </w:r>
            <w:r>
              <w:rPr>
                <w:noProof/>
                <w:webHidden/>
              </w:rPr>
              <w:fldChar w:fldCharType="separate"/>
            </w:r>
            <w:r>
              <w:rPr>
                <w:noProof/>
                <w:webHidden/>
              </w:rPr>
              <w:t>11</w:t>
            </w:r>
            <w:r>
              <w:rPr>
                <w:noProof/>
                <w:webHidden/>
              </w:rPr>
              <w:fldChar w:fldCharType="end"/>
            </w:r>
          </w:hyperlink>
        </w:p>
        <w:p w14:paraId="5BD5FC3C" w14:textId="2F9407B6" w:rsidR="00426FFD" w:rsidRDefault="00426FFD">
          <w:pPr>
            <w:pStyle w:val="Sommario2"/>
            <w:rPr>
              <w:rFonts w:asciiTheme="minorHAnsi" w:eastAsiaTheme="minorEastAsia" w:hAnsiTheme="minorHAnsi" w:cstheme="minorBidi"/>
              <w:smallCaps w:val="0"/>
              <w:noProof/>
              <w:spacing w:val="0"/>
              <w:sz w:val="22"/>
              <w:lang w:eastAsia="it-IT"/>
            </w:rPr>
          </w:pPr>
          <w:hyperlink w:anchor="_Toc169972729" w:history="1">
            <w:r w:rsidRPr="00C769B8">
              <w:rPr>
                <w:rStyle w:val="Collegamentoipertestuale"/>
                <w:noProof/>
              </w:rPr>
              <w:t>2.2</w:t>
            </w:r>
            <w:r>
              <w:rPr>
                <w:rFonts w:asciiTheme="minorHAnsi" w:eastAsiaTheme="minorEastAsia" w:hAnsiTheme="minorHAnsi" w:cstheme="minorBidi"/>
                <w:smallCaps w:val="0"/>
                <w:noProof/>
                <w:spacing w:val="0"/>
                <w:sz w:val="22"/>
                <w:lang w:eastAsia="it-IT"/>
              </w:rPr>
              <w:tab/>
            </w:r>
            <w:r w:rsidRPr="00C769B8">
              <w:rPr>
                <w:rStyle w:val="Collegamentoipertestuale"/>
                <w:noProof/>
              </w:rPr>
              <w:t>Cybersecurity – Cos’è e di cosa si occupa</w:t>
            </w:r>
            <w:r>
              <w:rPr>
                <w:noProof/>
                <w:webHidden/>
              </w:rPr>
              <w:tab/>
            </w:r>
            <w:r>
              <w:rPr>
                <w:noProof/>
                <w:webHidden/>
              </w:rPr>
              <w:fldChar w:fldCharType="begin"/>
            </w:r>
            <w:r>
              <w:rPr>
                <w:noProof/>
                <w:webHidden/>
              </w:rPr>
              <w:instrText xml:space="preserve"> PAGEREF _Toc169972729 \h </w:instrText>
            </w:r>
            <w:r>
              <w:rPr>
                <w:noProof/>
                <w:webHidden/>
              </w:rPr>
            </w:r>
            <w:r>
              <w:rPr>
                <w:noProof/>
                <w:webHidden/>
              </w:rPr>
              <w:fldChar w:fldCharType="separate"/>
            </w:r>
            <w:r>
              <w:rPr>
                <w:noProof/>
                <w:webHidden/>
              </w:rPr>
              <w:t>12</w:t>
            </w:r>
            <w:r>
              <w:rPr>
                <w:noProof/>
                <w:webHidden/>
              </w:rPr>
              <w:fldChar w:fldCharType="end"/>
            </w:r>
          </w:hyperlink>
        </w:p>
        <w:p w14:paraId="3B3A69EE" w14:textId="603ED4EF" w:rsidR="00426FFD" w:rsidRDefault="00426FFD">
          <w:pPr>
            <w:pStyle w:val="Sommario2"/>
            <w:rPr>
              <w:rFonts w:asciiTheme="minorHAnsi" w:eastAsiaTheme="minorEastAsia" w:hAnsiTheme="minorHAnsi" w:cstheme="minorBidi"/>
              <w:smallCaps w:val="0"/>
              <w:noProof/>
              <w:spacing w:val="0"/>
              <w:sz w:val="22"/>
              <w:lang w:eastAsia="it-IT"/>
            </w:rPr>
          </w:pPr>
          <w:hyperlink w:anchor="_Toc169972730" w:history="1">
            <w:r w:rsidRPr="00C769B8">
              <w:rPr>
                <w:rStyle w:val="Collegamentoipertestuale"/>
                <w:noProof/>
              </w:rPr>
              <w:t>2.3</w:t>
            </w:r>
            <w:r>
              <w:rPr>
                <w:rFonts w:asciiTheme="minorHAnsi" w:eastAsiaTheme="minorEastAsia" w:hAnsiTheme="minorHAnsi" w:cstheme="minorBidi"/>
                <w:smallCaps w:val="0"/>
                <w:noProof/>
                <w:spacing w:val="0"/>
                <w:sz w:val="22"/>
                <w:lang w:eastAsia="it-IT"/>
              </w:rPr>
              <w:tab/>
            </w:r>
            <w:r w:rsidRPr="00C769B8">
              <w:rPr>
                <w:rStyle w:val="Collegamentoipertestuale"/>
                <w:noProof/>
              </w:rPr>
              <w:t>Cyber Kill Chain – Cos’è e come usarla</w:t>
            </w:r>
            <w:r>
              <w:rPr>
                <w:noProof/>
                <w:webHidden/>
              </w:rPr>
              <w:tab/>
            </w:r>
            <w:r>
              <w:rPr>
                <w:noProof/>
                <w:webHidden/>
              </w:rPr>
              <w:fldChar w:fldCharType="begin"/>
            </w:r>
            <w:r>
              <w:rPr>
                <w:noProof/>
                <w:webHidden/>
              </w:rPr>
              <w:instrText xml:space="preserve"> PAGEREF _Toc169972730 \h </w:instrText>
            </w:r>
            <w:r>
              <w:rPr>
                <w:noProof/>
                <w:webHidden/>
              </w:rPr>
            </w:r>
            <w:r>
              <w:rPr>
                <w:noProof/>
                <w:webHidden/>
              </w:rPr>
              <w:fldChar w:fldCharType="separate"/>
            </w:r>
            <w:r>
              <w:rPr>
                <w:noProof/>
                <w:webHidden/>
              </w:rPr>
              <w:t>13</w:t>
            </w:r>
            <w:r>
              <w:rPr>
                <w:noProof/>
                <w:webHidden/>
              </w:rPr>
              <w:fldChar w:fldCharType="end"/>
            </w:r>
          </w:hyperlink>
        </w:p>
        <w:p w14:paraId="4AFEAB06" w14:textId="6959F938" w:rsidR="00426FFD" w:rsidRDefault="00426FFD">
          <w:pPr>
            <w:pStyle w:val="Sommario2"/>
            <w:rPr>
              <w:rFonts w:asciiTheme="minorHAnsi" w:eastAsiaTheme="minorEastAsia" w:hAnsiTheme="minorHAnsi" w:cstheme="minorBidi"/>
              <w:smallCaps w:val="0"/>
              <w:noProof/>
              <w:spacing w:val="0"/>
              <w:sz w:val="22"/>
              <w:lang w:eastAsia="it-IT"/>
            </w:rPr>
          </w:pPr>
          <w:hyperlink w:anchor="_Toc169972731" w:history="1">
            <w:r w:rsidRPr="00C769B8">
              <w:rPr>
                <w:rStyle w:val="Collegamentoipertestuale"/>
                <w:noProof/>
              </w:rPr>
              <w:t>2.4</w:t>
            </w:r>
            <w:r>
              <w:rPr>
                <w:rFonts w:asciiTheme="minorHAnsi" w:eastAsiaTheme="minorEastAsia" w:hAnsiTheme="minorHAnsi" w:cstheme="minorBidi"/>
                <w:smallCaps w:val="0"/>
                <w:noProof/>
                <w:spacing w:val="0"/>
                <w:sz w:val="22"/>
                <w:lang w:eastAsia="it-IT"/>
              </w:rPr>
              <w:tab/>
            </w:r>
            <w:r w:rsidRPr="00C769B8">
              <w:rPr>
                <w:rStyle w:val="Collegamentoipertestuale"/>
                <w:noProof/>
              </w:rPr>
              <w:t>APT e Indicatori</w:t>
            </w:r>
            <w:r>
              <w:rPr>
                <w:noProof/>
                <w:webHidden/>
              </w:rPr>
              <w:tab/>
            </w:r>
            <w:r>
              <w:rPr>
                <w:noProof/>
                <w:webHidden/>
              </w:rPr>
              <w:fldChar w:fldCharType="begin"/>
            </w:r>
            <w:r>
              <w:rPr>
                <w:noProof/>
                <w:webHidden/>
              </w:rPr>
              <w:instrText xml:space="preserve"> PAGEREF _Toc169972731 \h </w:instrText>
            </w:r>
            <w:r>
              <w:rPr>
                <w:noProof/>
                <w:webHidden/>
              </w:rPr>
            </w:r>
            <w:r>
              <w:rPr>
                <w:noProof/>
                <w:webHidden/>
              </w:rPr>
              <w:fldChar w:fldCharType="separate"/>
            </w:r>
            <w:r>
              <w:rPr>
                <w:noProof/>
                <w:webHidden/>
              </w:rPr>
              <w:t>17</w:t>
            </w:r>
            <w:r>
              <w:rPr>
                <w:noProof/>
                <w:webHidden/>
              </w:rPr>
              <w:fldChar w:fldCharType="end"/>
            </w:r>
          </w:hyperlink>
        </w:p>
        <w:p w14:paraId="26F3DDAC" w14:textId="436A9B79" w:rsidR="00426FFD" w:rsidRDefault="00426FFD">
          <w:pPr>
            <w:pStyle w:val="Sommario2"/>
            <w:rPr>
              <w:rFonts w:asciiTheme="minorHAnsi" w:eastAsiaTheme="minorEastAsia" w:hAnsiTheme="minorHAnsi" w:cstheme="minorBidi"/>
              <w:smallCaps w:val="0"/>
              <w:noProof/>
              <w:spacing w:val="0"/>
              <w:sz w:val="22"/>
              <w:lang w:eastAsia="it-IT"/>
            </w:rPr>
          </w:pPr>
          <w:hyperlink w:anchor="_Toc169972732" w:history="1">
            <w:r w:rsidRPr="00C769B8">
              <w:rPr>
                <w:rStyle w:val="Collegamentoipertestuale"/>
                <w:noProof/>
                <w:lang w:val="en-US"/>
              </w:rPr>
              <w:t>2.5</w:t>
            </w:r>
            <w:r>
              <w:rPr>
                <w:rFonts w:asciiTheme="minorHAnsi" w:eastAsiaTheme="minorEastAsia" w:hAnsiTheme="minorHAnsi" w:cstheme="minorBidi"/>
                <w:smallCaps w:val="0"/>
                <w:noProof/>
                <w:spacing w:val="0"/>
                <w:sz w:val="22"/>
                <w:lang w:eastAsia="it-IT"/>
              </w:rPr>
              <w:tab/>
            </w:r>
            <w:r w:rsidRPr="00C769B8">
              <w:rPr>
                <w:rStyle w:val="Collegamentoipertestuale"/>
                <w:noProof/>
                <w:lang w:val="en-US"/>
              </w:rPr>
              <w:t>CPE – CVE – CWE – CAPEC – ATT&amp;CK</w:t>
            </w:r>
            <w:r>
              <w:rPr>
                <w:noProof/>
                <w:webHidden/>
              </w:rPr>
              <w:tab/>
            </w:r>
            <w:r>
              <w:rPr>
                <w:noProof/>
                <w:webHidden/>
              </w:rPr>
              <w:fldChar w:fldCharType="begin"/>
            </w:r>
            <w:r>
              <w:rPr>
                <w:noProof/>
                <w:webHidden/>
              </w:rPr>
              <w:instrText xml:space="preserve"> PAGEREF _Toc169972732 \h </w:instrText>
            </w:r>
            <w:r>
              <w:rPr>
                <w:noProof/>
                <w:webHidden/>
              </w:rPr>
            </w:r>
            <w:r>
              <w:rPr>
                <w:noProof/>
                <w:webHidden/>
              </w:rPr>
              <w:fldChar w:fldCharType="separate"/>
            </w:r>
            <w:r>
              <w:rPr>
                <w:noProof/>
                <w:webHidden/>
              </w:rPr>
              <w:t>18</w:t>
            </w:r>
            <w:r>
              <w:rPr>
                <w:noProof/>
                <w:webHidden/>
              </w:rPr>
              <w:fldChar w:fldCharType="end"/>
            </w:r>
          </w:hyperlink>
        </w:p>
        <w:p w14:paraId="748BD6D0" w14:textId="753F49D3" w:rsidR="00426FFD" w:rsidRDefault="00426FFD">
          <w:pPr>
            <w:pStyle w:val="Sommario2"/>
            <w:rPr>
              <w:rFonts w:asciiTheme="minorHAnsi" w:eastAsiaTheme="minorEastAsia" w:hAnsiTheme="minorHAnsi" w:cstheme="minorBidi"/>
              <w:smallCaps w:val="0"/>
              <w:noProof/>
              <w:spacing w:val="0"/>
              <w:sz w:val="22"/>
              <w:lang w:eastAsia="it-IT"/>
            </w:rPr>
          </w:pPr>
          <w:hyperlink w:anchor="_Toc169972733" w:history="1">
            <w:r w:rsidRPr="00C769B8">
              <w:rPr>
                <w:rStyle w:val="Collegamentoipertestuale"/>
                <w:noProof/>
              </w:rPr>
              <w:t>2.6</w:t>
            </w:r>
            <w:r>
              <w:rPr>
                <w:rFonts w:asciiTheme="minorHAnsi" w:eastAsiaTheme="minorEastAsia" w:hAnsiTheme="minorHAnsi" w:cstheme="minorBidi"/>
                <w:smallCaps w:val="0"/>
                <w:noProof/>
                <w:spacing w:val="0"/>
                <w:sz w:val="22"/>
                <w:lang w:eastAsia="it-IT"/>
              </w:rPr>
              <w:tab/>
            </w:r>
            <w:r w:rsidRPr="00C769B8">
              <w:rPr>
                <w:rStyle w:val="Collegamentoipertestuale"/>
                <w:noProof/>
              </w:rPr>
              <w:t>MITRE ATT&amp;CK Framework</w:t>
            </w:r>
            <w:r>
              <w:rPr>
                <w:noProof/>
                <w:webHidden/>
              </w:rPr>
              <w:tab/>
            </w:r>
            <w:r>
              <w:rPr>
                <w:noProof/>
                <w:webHidden/>
              </w:rPr>
              <w:fldChar w:fldCharType="begin"/>
            </w:r>
            <w:r>
              <w:rPr>
                <w:noProof/>
                <w:webHidden/>
              </w:rPr>
              <w:instrText xml:space="preserve"> PAGEREF _Toc169972733 \h </w:instrText>
            </w:r>
            <w:r>
              <w:rPr>
                <w:noProof/>
                <w:webHidden/>
              </w:rPr>
            </w:r>
            <w:r>
              <w:rPr>
                <w:noProof/>
                <w:webHidden/>
              </w:rPr>
              <w:fldChar w:fldCharType="separate"/>
            </w:r>
            <w:r>
              <w:rPr>
                <w:noProof/>
                <w:webHidden/>
              </w:rPr>
              <w:t>21</w:t>
            </w:r>
            <w:r>
              <w:rPr>
                <w:noProof/>
                <w:webHidden/>
              </w:rPr>
              <w:fldChar w:fldCharType="end"/>
            </w:r>
          </w:hyperlink>
        </w:p>
        <w:p w14:paraId="33BCE6C5" w14:textId="0AEFCF89" w:rsidR="00426FFD" w:rsidRDefault="00426FFD">
          <w:pPr>
            <w:pStyle w:val="Sommario2"/>
            <w:rPr>
              <w:rFonts w:asciiTheme="minorHAnsi" w:eastAsiaTheme="minorEastAsia" w:hAnsiTheme="minorHAnsi" w:cstheme="minorBidi"/>
              <w:smallCaps w:val="0"/>
              <w:noProof/>
              <w:spacing w:val="0"/>
              <w:sz w:val="22"/>
              <w:lang w:eastAsia="it-IT"/>
            </w:rPr>
          </w:pPr>
          <w:hyperlink w:anchor="_Toc169972734" w:history="1">
            <w:r w:rsidRPr="00C769B8">
              <w:rPr>
                <w:rStyle w:val="Collegamentoipertestuale"/>
                <w:noProof/>
              </w:rPr>
              <w:t>2.7</w:t>
            </w:r>
            <w:r>
              <w:rPr>
                <w:rFonts w:asciiTheme="minorHAnsi" w:eastAsiaTheme="minorEastAsia" w:hAnsiTheme="minorHAnsi" w:cstheme="minorBidi"/>
                <w:smallCaps w:val="0"/>
                <w:noProof/>
                <w:spacing w:val="0"/>
                <w:sz w:val="22"/>
                <w:lang w:eastAsia="it-IT"/>
              </w:rPr>
              <w:tab/>
            </w:r>
            <w:r w:rsidRPr="00C769B8">
              <w:rPr>
                <w:rStyle w:val="Collegamentoipertestuale"/>
                <w:noProof/>
              </w:rPr>
              <w:t>MITRE ATLAS – Nuove tecnologie e nuove minacce</w:t>
            </w:r>
            <w:r>
              <w:rPr>
                <w:noProof/>
                <w:webHidden/>
              </w:rPr>
              <w:tab/>
            </w:r>
            <w:r>
              <w:rPr>
                <w:noProof/>
                <w:webHidden/>
              </w:rPr>
              <w:fldChar w:fldCharType="begin"/>
            </w:r>
            <w:r>
              <w:rPr>
                <w:noProof/>
                <w:webHidden/>
              </w:rPr>
              <w:instrText xml:space="preserve"> PAGEREF _Toc169972734 \h </w:instrText>
            </w:r>
            <w:r>
              <w:rPr>
                <w:noProof/>
                <w:webHidden/>
              </w:rPr>
            </w:r>
            <w:r>
              <w:rPr>
                <w:noProof/>
                <w:webHidden/>
              </w:rPr>
              <w:fldChar w:fldCharType="separate"/>
            </w:r>
            <w:r>
              <w:rPr>
                <w:noProof/>
                <w:webHidden/>
              </w:rPr>
              <w:t>25</w:t>
            </w:r>
            <w:r>
              <w:rPr>
                <w:noProof/>
                <w:webHidden/>
              </w:rPr>
              <w:fldChar w:fldCharType="end"/>
            </w:r>
          </w:hyperlink>
        </w:p>
        <w:p w14:paraId="70EDDB1F" w14:textId="75E4A5AA" w:rsidR="00426FFD" w:rsidRDefault="00426FFD">
          <w:pPr>
            <w:pStyle w:val="Sommario2"/>
            <w:rPr>
              <w:rFonts w:asciiTheme="minorHAnsi" w:eastAsiaTheme="minorEastAsia" w:hAnsiTheme="minorHAnsi" w:cstheme="minorBidi"/>
              <w:smallCaps w:val="0"/>
              <w:noProof/>
              <w:spacing w:val="0"/>
              <w:sz w:val="22"/>
              <w:lang w:eastAsia="it-IT"/>
            </w:rPr>
          </w:pPr>
          <w:hyperlink w:anchor="_Toc169972735" w:history="1">
            <w:r w:rsidRPr="00C769B8">
              <w:rPr>
                <w:rStyle w:val="Collegamentoipertestuale"/>
                <w:noProof/>
              </w:rPr>
              <w:t>Stato dell’Arte</w:t>
            </w:r>
            <w:r>
              <w:rPr>
                <w:noProof/>
                <w:webHidden/>
              </w:rPr>
              <w:tab/>
            </w:r>
            <w:r>
              <w:rPr>
                <w:noProof/>
                <w:webHidden/>
              </w:rPr>
              <w:fldChar w:fldCharType="begin"/>
            </w:r>
            <w:r>
              <w:rPr>
                <w:noProof/>
                <w:webHidden/>
              </w:rPr>
              <w:instrText xml:space="preserve"> PAGEREF _Toc169972735 \h </w:instrText>
            </w:r>
            <w:r>
              <w:rPr>
                <w:noProof/>
                <w:webHidden/>
              </w:rPr>
            </w:r>
            <w:r>
              <w:rPr>
                <w:noProof/>
                <w:webHidden/>
              </w:rPr>
              <w:fldChar w:fldCharType="separate"/>
            </w:r>
            <w:r>
              <w:rPr>
                <w:noProof/>
                <w:webHidden/>
              </w:rPr>
              <w:t>27</w:t>
            </w:r>
            <w:r>
              <w:rPr>
                <w:noProof/>
                <w:webHidden/>
              </w:rPr>
              <w:fldChar w:fldCharType="end"/>
            </w:r>
          </w:hyperlink>
        </w:p>
        <w:p w14:paraId="6FFC2002" w14:textId="06C95C6C" w:rsidR="00426FFD" w:rsidRDefault="00426FFD">
          <w:pPr>
            <w:pStyle w:val="Sommario2"/>
            <w:rPr>
              <w:rFonts w:asciiTheme="minorHAnsi" w:eastAsiaTheme="minorEastAsia" w:hAnsiTheme="minorHAnsi" w:cstheme="minorBidi"/>
              <w:smallCaps w:val="0"/>
              <w:noProof/>
              <w:spacing w:val="0"/>
              <w:sz w:val="22"/>
              <w:lang w:eastAsia="it-IT"/>
            </w:rPr>
          </w:pPr>
          <w:hyperlink w:anchor="_Toc169972736" w:history="1">
            <w:r w:rsidRPr="00C769B8">
              <w:rPr>
                <w:rStyle w:val="Collegamentoipertestuale"/>
                <w:noProof/>
              </w:rPr>
              <w:t>2.8</w:t>
            </w:r>
            <w:r>
              <w:rPr>
                <w:rFonts w:asciiTheme="minorHAnsi" w:eastAsiaTheme="minorEastAsia" w:hAnsiTheme="minorHAnsi" w:cstheme="minorBidi"/>
                <w:smallCaps w:val="0"/>
                <w:noProof/>
                <w:spacing w:val="0"/>
                <w:sz w:val="22"/>
                <w:lang w:eastAsia="it-IT"/>
              </w:rPr>
              <w:tab/>
            </w:r>
            <w:r w:rsidRPr="00C769B8">
              <w:rPr>
                <w:rStyle w:val="Collegamentoipertestuale"/>
                <w:noProof/>
              </w:rPr>
              <w:t>Mappatura Vulnerabilità – TTPs</w:t>
            </w:r>
            <w:r>
              <w:rPr>
                <w:noProof/>
                <w:webHidden/>
              </w:rPr>
              <w:tab/>
            </w:r>
            <w:r>
              <w:rPr>
                <w:noProof/>
                <w:webHidden/>
              </w:rPr>
              <w:fldChar w:fldCharType="begin"/>
            </w:r>
            <w:r>
              <w:rPr>
                <w:noProof/>
                <w:webHidden/>
              </w:rPr>
              <w:instrText xml:space="preserve"> PAGEREF _Toc169972736 \h </w:instrText>
            </w:r>
            <w:r>
              <w:rPr>
                <w:noProof/>
                <w:webHidden/>
              </w:rPr>
            </w:r>
            <w:r>
              <w:rPr>
                <w:noProof/>
                <w:webHidden/>
              </w:rPr>
              <w:fldChar w:fldCharType="separate"/>
            </w:r>
            <w:r>
              <w:rPr>
                <w:noProof/>
                <w:webHidden/>
              </w:rPr>
              <w:t>27</w:t>
            </w:r>
            <w:r>
              <w:rPr>
                <w:noProof/>
                <w:webHidden/>
              </w:rPr>
              <w:fldChar w:fldCharType="end"/>
            </w:r>
          </w:hyperlink>
        </w:p>
        <w:p w14:paraId="3664CE5C" w14:textId="5C4CB341"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37" w:history="1">
            <w:r w:rsidRPr="00C769B8">
              <w:rPr>
                <w:rStyle w:val="Collegamentoipertestuale"/>
                <w:noProof/>
              </w:rPr>
              <w:t>2.8.1</w:t>
            </w:r>
            <w:r>
              <w:rPr>
                <w:rFonts w:asciiTheme="minorHAnsi" w:eastAsiaTheme="minorEastAsia" w:hAnsiTheme="minorHAnsi" w:cstheme="minorBidi"/>
                <w:i w:val="0"/>
                <w:noProof/>
                <w:spacing w:val="0"/>
                <w:lang w:eastAsia="it-IT"/>
              </w:rPr>
              <w:tab/>
            </w:r>
            <w:r w:rsidRPr="00C769B8">
              <w:rPr>
                <w:rStyle w:val="Collegamentoipertestuale"/>
                <w:noProof/>
              </w:rPr>
              <w:t>Mappings – Explorer</w:t>
            </w:r>
            <w:r>
              <w:rPr>
                <w:noProof/>
                <w:webHidden/>
              </w:rPr>
              <w:tab/>
            </w:r>
            <w:r>
              <w:rPr>
                <w:noProof/>
                <w:webHidden/>
              </w:rPr>
              <w:fldChar w:fldCharType="begin"/>
            </w:r>
            <w:r>
              <w:rPr>
                <w:noProof/>
                <w:webHidden/>
              </w:rPr>
              <w:instrText xml:space="preserve"> PAGEREF _Toc169972737 \h </w:instrText>
            </w:r>
            <w:r>
              <w:rPr>
                <w:noProof/>
                <w:webHidden/>
              </w:rPr>
            </w:r>
            <w:r>
              <w:rPr>
                <w:noProof/>
                <w:webHidden/>
              </w:rPr>
              <w:fldChar w:fldCharType="separate"/>
            </w:r>
            <w:r>
              <w:rPr>
                <w:noProof/>
                <w:webHidden/>
              </w:rPr>
              <w:t>27</w:t>
            </w:r>
            <w:r>
              <w:rPr>
                <w:noProof/>
                <w:webHidden/>
              </w:rPr>
              <w:fldChar w:fldCharType="end"/>
            </w:r>
          </w:hyperlink>
        </w:p>
        <w:p w14:paraId="544D6CF9" w14:textId="0A5B556B"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38" w:history="1">
            <w:r w:rsidRPr="00C769B8">
              <w:rPr>
                <w:rStyle w:val="Collegamentoipertestuale"/>
                <w:noProof/>
              </w:rPr>
              <w:t>2.8.2</w:t>
            </w:r>
            <w:r>
              <w:rPr>
                <w:rFonts w:asciiTheme="minorHAnsi" w:eastAsiaTheme="minorEastAsia" w:hAnsiTheme="minorHAnsi" w:cstheme="minorBidi"/>
                <w:i w:val="0"/>
                <w:noProof/>
                <w:spacing w:val="0"/>
                <w:lang w:eastAsia="it-IT"/>
              </w:rPr>
              <w:tab/>
            </w:r>
            <w:r w:rsidRPr="00C769B8">
              <w:rPr>
                <w:rStyle w:val="Collegamentoipertestuale"/>
                <w:noProof/>
              </w:rPr>
              <w:t>Altri metodi di relazione tra Vulnerabilità e TTPs</w:t>
            </w:r>
            <w:r>
              <w:rPr>
                <w:noProof/>
                <w:webHidden/>
              </w:rPr>
              <w:tab/>
            </w:r>
            <w:r>
              <w:rPr>
                <w:noProof/>
                <w:webHidden/>
              </w:rPr>
              <w:fldChar w:fldCharType="begin"/>
            </w:r>
            <w:r>
              <w:rPr>
                <w:noProof/>
                <w:webHidden/>
              </w:rPr>
              <w:instrText xml:space="preserve"> PAGEREF _Toc169972738 \h </w:instrText>
            </w:r>
            <w:r>
              <w:rPr>
                <w:noProof/>
                <w:webHidden/>
              </w:rPr>
            </w:r>
            <w:r>
              <w:rPr>
                <w:noProof/>
                <w:webHidden/>
              </w:rPr>
              <w:fldChar w:fldCharType="separate"/>
            </w:r>
            <w:r>
              <w:rPr>
                <w:noProof/>
                <w:webHidden/>
              </w:rPr>
              <w:t>29</w:t>
            </w:r>
            <w:r>
              <w:rPr>
                <w:noProof/>
                <w:webHidden/>
              </w:rPr>
              <w:fldChar w:fldCharType="end"/>
            </w:r>
          </w:hyperlink>
        </w:p>
        <w:p w14:paraId="395A6639" w14:textId="5FF17C77"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39" w:history="1">
            <w:r w:rsidRPr="00C769B8">
              <w:rPr>
                <w:rStyle w:val="Collegamentoipertestuale"/>
                <w:noProof/>
                <w:lang w:val="en-US"/>
              </w:rPr>
              <w:t>2.8.2.1</w:t>
            </w:r>
            <w:r>
              <w:rPr>
                <w:rFonts w:asciiTheme="minorHAnsi" w:eastAsiaTheme="minorEastAsia" w:hAnsiTheme="minorHAnsi" w:cstheme="minorBidi"/>
                <w:noProof/>
                <w:spacing w:val="0"/>
                <w:lang w:eastAsia="it-IT"/>
              </w:rPr>
              <w:tab/>
            </w:r>
            <w:r w:rsidRPr="00C769B8">
              <w:rPr>
                <w:rStyle w:val="Collegamentoipertestuale"/>
                <w:noProof/>
                <w:lang w:val="en-US"/>
              </w:rPr>
              <w:t>Mapping CVEs and ATT&amp;CK Framework TTPs: An Empirical Approach</w:t>
            </w:r>
            <w:r>
              <w:rPr>
                <w:noProof/>
                <w:webHidden/>
              </w:rPr>
              <w:tab/>
            </w:r>
            <w:r>
              <w:rPr>
                <w:noProof/>
                <w:webHidden/>
              </w:rPr>
              <w:fldChar w:fldCharType="begin"/>
            </w:r>
            <w:r>
              <w:rPr>
                <w:noProof/>
                <w:webHidden/>
              </w:rPr>
              <w:instrText xml:space="preserve"> PAGEREF _Toc169972739 \h </w:instrText>
            </w:r>
            <w:r>
              <w:rPr>
                <w:noProof/>
                <w:webHidden/>
              </w:rPr>
            </w:r>
            <w:r>
              <w:rPr>
                <w:noProof/>
                <w:webHidden/>
              </w:rPr>
              <w:fldChar w:fldCharType="separate"/>
            </w:r>
            <w:r>
              <w:rPr>
                <w:noProof/>
                <w:webHidden/>
              </w:rPr>
              <w:t>29</w:t>
            </w:r>
            <w:r>
              <w:rPr>
                <w:noProof/>
                <w:webHidden/>
              </w:rPr>
              <w:fldChar w:fldCharType="end"/>
            </w:r>
          </w:hyperlink>
        </w:p>
        <w:p w14:paraId="5C106369" w14:textId="07829963"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40" w:history="1">
            <w:r w:rsidRPr="00C769B8">
              <w:rPr>
                <w:rStyle w:val="Collegamentoipertestuale"/>
                <w:noProof/>
                <w:lang w:val="en-US"/>
              </w:rPr>
              <w:t>2.8.2.2</w:t>
            </w:r>
            <w:r>
              <w:rPr>
                <w:rFonts w:asciiTheme="minorHAnsi" w:eastAsiaTheme="minorEastAsia" w:hAnsiTheme="minorHAnsi" w:cstheme="minorBidi"/>
                <w:noProof/>
                <w:spacing w:val="0"/>
                <w:lang w:eastAsia="it-IT"/>
              </w:rPr>
              <w:tab/>
            </w:r>
            <w:r w:rsidRPr="00C769B8">
              <w:rPr>
                <w:rStyle w:val="Collegamentoipertestuale"/>
                <w:noProof/>
                <w:lang w:val="en-US"/>
              </w:rPr>
              <w:t>SMET - Semantic Mapping of CVE to ATT&amp;CK and its Application to Cyber Security</w:t>
            </w:r>
            <w:r>
              <w:rPr>
                <w:noProof/>
                <w:webHidden/>
              </w:rPr>
              <w:tab/>
            </w:r>
            <w:r>
              <w:rPr>
                <w:noProof/>
                <w:webHidden/>
              </w:rPr>
              <w:fldChar w:fldCharType="begin"/>
            </w:r>
            <w:r>
              <w:rPr>
                <w:noProof/>
                <w:webHidden/>
              </w:rPr>
              <w:instrText xml:space="preserve"> PAGEREF _Toc169972740 \h </w:instrText>
            </w:r>
            <w:r>
              <w:rPr>
                <w:noProof/>
                <w:webHidden/>
              </w:rPr>
            </w:r>
            <w:r>
              <w:rPr>
                <w:noProof/>
                <w:webHidden/>
              </w:rPr>
              <w:fldChar w:fldCharType="separate"/>
            </w:r>
            <w:r>
              <w:rPr>
                <w:noProof/>
                <w:webHidden/>
              </w:rPr>
              <w:t>30</w:t>
            </w:r>
            <w:r>
              <w:rPr>
                <w:noProof/>
                <w:webHidden/>
              </w:rPr>
              <w:fldChar w:fldCharType="end"/>
            </w:r>
          </w:hyperlink>
        </w:p>
        <w:p w14:paraId="7BC290A7" w14:textId="29FE0CA3"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41" w:history="1">
            <w:r w:rsidRPr="00C769B8">
              <w:rPr>
                <w:rStyle w:val="Collegamentoipertestuale"/>
                <w:noProof/>
                <w:lang w:val="en-US"/>
              </w:rPr>
              <w:t>2.8.2.3</w:t>
            </w:r>
            <w:r>
              <w:rPr>
                <w:rFonts w:asciiTheme="minorHAnsi" w:eastAsiaTheme="minorEastAsia" w:hAnsiTheme="minorHAnsi" w:cstheme="minorBidi"/>
                <w:noProof/>
                <w:spacing w:val="0"/>
                <w:lang w:eastAsia="it-IT"/>
              </w:rPr>
              <w:tab/>
            </w:r>
            <w:r w:rsidRPr="00C769B8">
              <w:rPr>
                <w:rStyle w:val="Collegamentoipertestuale"/>
                <w:noProof/>
                <w:lang w:val="en-US"/>
              </w:rPr>
              <w:t>TRAM - Threat Report ATT&amp;CK Mapper</w:t>
            </w:r>
            <w:r>
              <w:rPr>
                <w:noProof/>
                <w:webHidden/>
              </w:rPr>
              <w:tab/>
            </w:r>
            <w:r>
              <w:rPr>
                <w:noProof/>
                <w:webHidden/>
              </w:rPr>
              <w:fldChar w:fldCharType="begin"/>
            </w:r>
            <w:r>
              <w:rPr>
                <w:noProof/>
                <w:webHidden/>
              </w:rPr>
              <w:instrText xml:space="preserve"> PAGEREF _Toc169972741 \h </w:instrText>
            </w:r>
            <w:r>
              <w:rPr>
                <w:noProof/>
                <w:webHidden/>
              </w:rPr>
            </w:r>
            <w:r>
              <w:rPr>
                <w:noProof/>
                <w:webHidden/>
              </w:rPr>
              <w:fldChar w:fldCharType="separate"/>
            </w:r>
            <w:r>
              <w:rPr>
                <w:noProof/>
                <w:webHidden/>
              </w:rPr>
              <w:t>32</w:t>
            </w:r>
            <w:r>
              <w:rPr>
                <w:noProof/>
                <w:webHidden/>
              </w:rPr>
              <w:fldChar w:fldCharType="end"/>
            </w:r>
          </w:hyperlink>
        </w:p>
        <w:p w14:paraId="72344AE1" w14:textId="25BAD954"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42" w:history="1">
            <w:r w:rsidRPr="00C769B8">
              <w:rPr>
                <w:rStyle w:val="Collegamentoipertestuale"/>
                <w:noProof/>
                <w:lang w:val="en-US"/>
              </w:rPr>
              <w:t>2.8.2.4</w:t>
            </w:r>
            <w:r>
              <w:rPr>
                <w:rFonts w:asciiTheme="minorHAnsi" w:eastAsiaTheme="minorEastAsia" w:hAnsiTheme="minorHAnsi" w:cstheme="minorBidi"/>
                <w:noProof/>
                <w:spacing w:val="0"/>
                <w:lang w:eastAsia="it-IT"/>
              </w:rPr>
              <w:tab/>
            </w:r>
            <w:r w:rsidRPr="00C769B8">
              <w:rPr>
                <w:rStyle w:val="Collegamentoipertestuale"/>
                <w:noProof/>
                <w:lang w:val="en-US"/>
              </w:rPr>
              <w:t>Threat action extraction using information retrieval</w:t>
            </w:r>
            <w:r>
              <w:rPr>
                <w:noProof/>
                <w:webHidden/>
              </w:rPr>
              <w:tab/>
            </w:r>
            <w:r>
              <w:rPr>
                <w:noProof/>
                <w:webHidden/>
              </w:rPr>
              <w:fldChar w:fldCharType="begin"/>
            </w:r>
            <w:r>
              <w:rPr>
                <w:noProof/>
                <w:webHidden/>
              </w:rPr>
              <w:instrText xml:space="preserve"> PAGEREF _Toc169972742 \h </w:instrText>
            </w:r>
            <w:r>
              <w:rPr>
                <w:noProof/>
                <w:webHidden/>
              </w:rPr>
            </w:r>
            <w:r>
              <w:rPr>
                <w:noProof/>
                <w:webHidden/>
              </w:rPr>
              <w:fldChar w:fldCharType="separate"/>
            </w:r>
            <w:r>
              <w:rPr>
                <w:noProof/>
                <w:webHidden/>
              </w:rPr>
              <w:t>34</w:t>
            </w:r>
            <w:r>
              <w:rPr>
                <w:noProof/>
                <w:webHidden/>
              </w:rPr>
              <w:fldChar w:fldCharType="end"/>
            </w:r>
          </w:hyperlink>
        </w:p>
        <w:p w14:paraId="5B298F73" w14:textId="0A35A62E"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43" w:history="1">
            <w:r w:rsidRPr="00C769B8">
              <w:rPr>
                <w:rStyle w:val="Collegamentoipertestuale"/>
                <w:noProof/>
                <w:lang w:val="en-US"/>
              </w:rPr>
              <w:t>2.8.2.5</w:t>
            </w:r>
            <w:r>
              <w:rPr>
                <w:rFonts w:asciiTheme="minorHAnsi" w:eastAsiaTheme="minorEastAsia" w:hAnsiTheme="minorHAnsi" w:cstheme="minorBidi"/>
                <w:noProof/>
                <w:spacing w:val="0"/>
                <w:lang w:eastAsia="it-IT"/>
              </w:rPr>
              <w:tab/>
            </w:r>
            <w:r w:rsidRPr="00C769B8">
              <w:rPr>
                <w:rStyle w:val="Collegamentoipertestuale"/>
                <w:bCs/>
                <w:noProof/>
                <w:lang w:val="en-US"/>
              </w:rPr>
              <w:t>TTPpredictor</w:t>
            </w:r>
            <w:r w:rsidRPr="00C769B8">
              <w:rPr>
                <w:rStyle w:val="Collegamentoipertestuale"/>
                <w:noProof/>
                <w:lang w:val="en-US"/>
              </w:rPr>
              <w:t xml:space="preserve"> - CVE-driven attack technique prediction with semantic information extraction and a domain-specific language model</w:t>
            </w:r>
            <w:r>
              <w:rPr>
                <w:noProof/>
                <w:webHidden/>
              </w:rPr>
              <w:tab/>
            </w:r>
            <w:r>
              <w:rPr>
                <w:noProof/>
                <w:webHidden/>
              </w:rPr>
              <w:fldChar w:fldCharType="begin"/>
            </w:r>
            <w:r>
              <w:rPr>
                <w:noProof/>
                <w:webHidden/>
              </w:rPr>
              <w:instrText xml:space="preserve"> PAGEREF _Toc169972743 \h </w:instrText>
            </w:r>
            <w:r>
              <w:rPr>
                <w:noProof/>
                <w:webHidden/>
              </w:rPr>
            </w:r>
            <w:r>
              <w:rPr>
                <w:noProof/>
                <w:webHidden/>
              </w:rPr>
              <w:fldChar w:fldCharType="separate"/>
            </w:r>
            <w:r>
              <w:rPr>
                <w:noProof/>
                <w:webHidden/>
              </w:rPr>
              <w:t>34</w:t>
            </w:r>
            <w:r>
              <w:rPr>
                <w:noProof/>
                <w:webHidden/>
              </w:rPr>
              <w:fldChar w:fldCharType="end"/>
            </w:r>
          </w:hyperlink>
        </w:p>
        <w:p w14:paraId="64711667" w14:textId="72900906"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44" w:history="1">
            <w:r w:rsidRPr="00C769B8">
              <w:rPr>
                <w:rStyle w:val="Collegamentoipertestuale"/>
                <w:noProof/>
                <w:lang w:val="en-US"/>
              </w:rPr>
              <w:t>2.8.2.6</w:t>
            </w:r>
            <w:r>
              <w:rPr>
                <w:rFonts w:asciiTheme="minorHAnsi" w:eastAsiaTheme="minorEastAsia" w:hAnsiTheme="minorHAnsi" w:cstheme="minorBidi"/>
                <w:noProof/>
                <w:spacing w:val="0"/>
                <w:lang w:eastAsia="it-IT"/>
              </w:rPr>
              <w:tab/>
            </w:r>
            <w:r w:rsidRPr="00C769B8">
              <w:rPr>
                <w:rStyle w:val="Collegamentoipertestuale"/>
                <w:noProof/>
                <w:lang w:val="en-US"/>
              </w:rPr>
              <w:t>ExAction: Automatically extracting threat actions from cyber threat intelligence report based on multimodal learning</w:t>
            </w:r>
            <w:r>
              <w:rPr>
                <w:noProof/>
                <w:webHidden/>
              </w:rPr>
              <w:tab/>
            </w:r>
            <w:r>
              <w:rPr>
                <w:noProof/>
                <w:webHidden/>
              </w:rPr>
              <w:fldChar w:fldCharType="begin"/>
            </w:r>
            <w:r>
              <w:rPr>
                <w:noProof/>
                <w:webHidden/>
              </w:rPr>
              <w:instrText xml:space="preserve"> PAGEREF _Toc169972744 \h </w:instrText>
            </w:r>
            <w:r>
              <w:rPr>
                <w:noProof/>
                <w:webHidden/>
              </w:rPr>
            </w:r>
            <w:r>
              <w:rPr>
                <w:noProof/>
                <w:webHidden/>
              </w:rPr>
              <w:fldChar w:fldCharType="separate"/>
            </w:r>
            <w:r>
              <w:rPr>
                <w:noProof/>
                <w:webHidden/>
              </w:rPr>
              <w:t>36</w:t>
            </w:r>
            <w:r>
              <w:rPr>
                <w:noProof/>
                <w:webHidden/>
              </w:rPr>
              <w:fldChar w:fldCharType="end"/>
            </w:r>
          </w:hyperlink>
        </w:p>
        <w:p w14:paraId="61754F46" w14:textId="08D7C1D3"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45" w:history="1">
            <w:r w:rsidRPr="00C769B8">
              <w:rPr>
                <w:rStyle w:val="Collegamentoipertestuale"/>
                <w:noProof/>
                <w:lang w:val="en-US"/>
              </w:rPr>
              <w:t>2.8.2.7</w:t>
            </w:r>
            <w:r>
              <w:rPr>
                <w:rFonts w:asciiTheme="minorHAnsi" w:eastAsiaTheme="minorEastAsia" w:hAnsiTheme="minorHAnsi" w:cstheme="minorBidi"/>
                <w:noProof/>
                <w:spacing w:val="0"/>
                <w:lang w:eastAsia="it-IT"/>
              </w:rPr>
              <w:tab/>
            </w:r>
            <w:r w:rsidRPr="00C769B8">
              <w:rPr>
                <w:rStyle w:val="Collegamentoipertestuale"/>
                <w:noProof/>
                <w:lang w:val="en-US"/>
              </w:rPr>
              <w:t>Automated threat report classification over multi-source data</w:t>
            </w:r>
            <w:r>
              <w:rPr>
                <w:noProof/>
                <w:webHidden/>
              </w:rPr>
              <w:tab/>
            </w:r>
            <w:r>
              <w:rPr>
                <w:noProof/>
                <w:webHidden/>
              </w:rPr>
              <w:fldChar w:fldCharType="begin"/>
            </w:r>
            <w:r>
              <w:rPr>
                <w:noProof/>
                <w:webHidden/>
              </w:rPr>
              <w:instrText xml:space="preserve"> PAGEREF _Toc169972745 \h </w:instrText>
            </w:r>
            <w:r>
              <w:rPr>
                <w:noProof/>
                <w:webHidden/>
              </w:rPr>
            </w:r>
            <w:r>
              <w:rPr>
                <w:noProof/>
                <w:webHidden/>
              </w:rPr>
              <w:fldChar w:fldCharType="separate"/>
            </w:r>
            <w:r>
              <w:rPr>
                <w:noProof/>
                <w:webHidden/>
              </w:rPr>
              <w:t>36</w:t>
            </w:r>
            <w:r>
              <w:rPr>
                <w:noProof/>
                <w:webHidden/>
              </w:rPr>
              <w:fldChar w:fldCharType="end"/>
            </w:r>
          </w:hyperlink>
        </w:p>
        <w:p w14:paraId="6C6F12CF" w14:textId="4D3694EF"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46" w:history="1">
            <w:r w:rsidRPr="00C769B8">
              <w:rPr>
                <w:rStyle w:val="Collegamentoipertestuale"/>
                <w:noProof/>
              </w:rPr>
              <w:t>2.8.2.8</w:t>
            </w:r>
            <w:r>
              <w:rPr>
                <w:rFonts w:asciiTheme="minorHAnsi" w:eastAsiaTheme="minorEastAsia" w:hAnsiTheme="minorHAnsi" w:cstheme="minorBidi"/>
                <w:noProof/>
                <w:spacing w:val="0"/>
                <w:lang w:eastAsia="it-IT"/>
              </w:rPr>
              <w:tab/>
            </w:r>
            <w:r w:rsidRPr="00C769B8">
              <w:rPr>
                <w:rStyle w:val="Collegamentoipertestuale"/>
                <w:noProof/>
              </w:rPr>
              <w:t>BRON</w:t>
            </w:r>
            <w:r>
              <w:rPr>
                <w:noProof/>
                <w:webHidden/>
              </w:rPr>
              <w:tab/>
            </w:r>
            <w:r>
              <w:rPr>
                <w:noProof/>
                <w:webHidden/>
              </w:rPr>
              <w:fldChar w:fldCharType="begin"/>
            </w:r>
            <w:r>
              <w:rPr>
                <w:noProof/>
                <w:webHidden/>
              </w:rPr>
              <w:instrText xml:space="preserve"> PAGEREF _Toc169972746 \h </w:instrText>
            </w:r>
            <w:r>
              <w:rPr>
                <w:noProof/>
                <w:webHidden/>
              </w:rPr>
            </w:r>
            <w:r>
              <w:rPr>
                <w:noProof/>
                <w:webHidden/>
              </w:rPr>
              <w:fldChar w:fldCharType="separate"/>
            </w:r>
            <w:r>
              <w:rPr>
                <w:noProof/>
                <w:webHidden/>
              </w:rPr>
              <w:t>37</w:t>
            </w:r>
            <w:r>
              <w:rPr>
                <w:noProof/>
                <w:webHidden/>
              </w:rPr>
              <w:fldChar w:fldCharType="end"/>
            </w:r>
          </w:hyperlink>
        </w:p>
        <w:p w14:paraId="7C317BFE" w14:textId="759B1E15"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47" w:history="1">
            <w:r w:rsidRPr="00C769B8">
              <w:rPr>
                <w:rStyle w:val="Collegamentoipertestuale"/>
                <w:noProof/>
                <w:lang w:val="en-US"/>
              </w:rPr>
              <w:t>2.8.2.9</w:t>
            </w:r>
            <w:r>
              <w:rPr>
                <w:rFonts w:asciiTheme="minorHAnsi" w:eastAsiaTheme="minorEastAsia" w:hAnsiTheme="minorHAnsi" w:cstheme="minorBidi"/>
                <w:noProof/>
                <w:spacing w:val="0"/>
                <w:lang w:eastAsia="it-IT"/>
              </w:rPr>
              <w:tab/>
            </w:r>
            <w:r w:rsidRPr="00C769B8">
              <w:rPr>
                <w:rStyle w:val="Collegamentoipertestuale"/>
                <w:noProof/>
                <w:lang w:val="en-US"/>
              </w:rPr>
              <w:t>Linking CVEs to mitre att&amp;ck techniques</w:t>
            </w:r>
            <w:r>
              <w:rPr>
                <w:noProof/>
                <w:webHidden/>
              </w:rPr>
              <w:tab/>
            </w:r>
            <w:r>
              <w:rPr>
                <w:noProof/>
                <w:webHidden/>
              </w:rPr>
              <w:fldChar w:fldCharType="begin"/>
            </w:r>
            <w:r>
              <w:rPr>
                <w:noProof/>
                <w:webHidden/>
              </w:rPr>
              <w:instrText xml:space="preserve"> PAGEREF _Toc169972747 \h </w:instrText>
            </w:r>
            <w:r>
              <w:rPr>
                <w:noProof/>
                <w:webHidden/>
              </w:rPr>
            </w:r>
            <w:r>
              <w:rPr>
                <w:noProof/>
                <w:webHidden/>
              </w:rPr>
              <w:fldChar w:fldCharType="separate"/>
            </w:r>
            <w:r>
              <w:rPr>
                <w:noProof/>
                <w:webHidden/>
              </w:rPr>
              <w:t>38</w:t>
            </w:r>
            <w:r>
              <w:rPr>
                <w:noProof/>
                <w:webHidden/>
              </w:rPr>
              <w:fldChar w:fldCharType="end"/>
            </w:r>
          </w:hyperlink>
        </w:p>
        <w:p w14:paraId="116EB597" w14:textId="7B3663AB" w:rsidR="00426FFD" w:rsidRDefault="00426FFD">
          <w:pPr>
            <w:pStyle w:val="Sommario4"/>
            <w:tabs>
              <w:tab w:val="left" w:pos="1940"/>
            </w:tabs>
            <w:rPr>
              <w:rFonts w:asciiTheme="minorHAnsi" w:eastAsiaTheme="minorEastAsia" w:hAnsiTheme="minorHAnsi" w:cstheme="minorBidi"/>
              <w:noProof/>
              <w:spacing w:val="0"/>
              <w:lang w:eastAsia="it-IT"/>
            </w:rPr>
          </w:pPr>
          <w:hyperlink w:anchor="_Toc169972748" w:history="1">
            <w:r w:rsidRPr="00C769B8">
              <w:rPr>
                <w:rStyle w:val="Collegamentoipertestuale"/>
                <w:noProof/>
                <w:lang w:val="en-US"/>
              </w:rPr>
              <w:t>2.8.2.10</w:t>
            </w:r>
            <w:r>
              <w:rPr>
                <w:rFonts w:asciiTheme="minorHAnsi" w:eastAsiaTheme="minorEastAsia" w:hAnsiTheme="minorHAnsi" w:cstheme="minorBidi"/>
                <w:noProof/>
                <w:spacing w:val="0"/>
                <w:lang w:eastAsia="it-IT"/>
              </w:rPr>
              <w:tab/>
            </w:r>
            <w:r w:rsidRPr="00C769B8">
              <w:rPr>
                <w:rStyle w:val="Collegamentoipertestuale"/>
                <w:noProof/>
                <w:lang w:val="en-US"/>
              </w:rPr>
              <w:t>Cve2att&amp;ck: Bert-based mapping of CVEs to mitre ATT&amp;CK techniques</w:t>
            </w:r>
            <w:r>
              <w:rPr>
                <w:noProof/>
                <w:webHidden/>
              </w:rPr>
              <w:tab/>
            </w:r>
            <w:r>
              <w:rPr>
                <w:noProof/>
                <w:webHidden/>
              </w:rPr>
              <w:fldChar w:fldCharType="begin"/>
            </w:r>
            <w:r>
              <w:rPr>
                <w:noProof/>
                <w:webHidden/>
              </w:rPr>
              <w:instrText xml:space="preserve"> PAGEREF _Toc169972748 \h </w:instrText>
            </w:r>
            <w:r>
              <w:rPr>
                <w:noProof/>
                <w:webHidden/>
              </w:rPr>
            </w:r>
            <w:r>
              <w:rPr>
                <w:noProof/>
                <w:webHidden/>
              </w:rPr>
              <w:fldChar w:fldCharType="separate"/>
            </w:r>
            <w:r>
              <w:rPr>
                <w:noProof/>
                <w:webHidden/>
              </w:rPr>
              <w:t>38</w:t>
            </w:r>
            <w:r>
              <w:rPr>
                <w:noProof/>
                <w:webHidden/>
              </w:rPr>
              <w:fldChar w:fldCharType="end"/>
            </w:r>
          </w:hyperlink>
        </w:p>
        <w:p w14:paraId="5F390E23" w14:textId="562BE0E5" w:rsidR="00426FFD" w:rsidRDefault="00426FFD">
          <w:pPr>
            <w:pStyle w:val="Sommario4"/>
            <w:tabs>
              <w:tab w:val="left" w:pos="1940"/>
            </w:tabs>
            <w:rPr>
              <w:rFonts w:asciiTheme="minorHAnsi" w:eastAsiaTheme="minorEastAsia" w:hAnsiTheme="minorHAnsi" w:cstheme="minorBidi"/>
              <w:noProof/>
              <w:spacing w:val="0"/>
              <w:lang w:eastAsia="it-IT"/>
            </w:rPr>
          </w:pPr>
          <w:hyperlink w:anchor="_Toc169972749" w:history="1">
            <w:r w:rsidRPr="00C769B8">
              <w:rPr>
                <w:rStyle w:val="Collegamentoipertestuale"/>
                <w:noProof/>
                <w:lang w:val="en-US"/>
              </w:rPr>
              <w:t>2.8.2.11</w:t>
            </w:r>
            <w:r>
              <w:rPr>
                <w:rFonts w:asciiTheme="minorHAnsi" w:eastAsiaTheme="minorEastAsia" w:hAnsiTheme="minorHAnsi" w:cstheme="minorBidi"/>
                <w:noProof/>
                <w:spacing w:val="0"/>
                <w:lang w:eastAsia="it-IT"/>
              </w:rPr>
              <w:tab/>
            </w:r>
            <w:r w:rsidRPr="00C769B8">
              <w:rPr>
                <w:rStyle w:val="Collegamentoipertestuale"/>
                <w:noProof/>
                <w:lang w:val="en-US"/>
              </w:rPr>
              <w:t>Linking common vulnerabilities and exposures to the mitre att&amp;ck framework: A self-distillation approach</w:t>
            </w:r>
            <w:r>
              <w:rPr>
                <w:noProof/>
                <w:webHidden/>
              </w:rPr>
              <w:tab/>
            </w:r>
            <w:r>
              <w:rPr>
                <w:noProof/>
                <w:webHidden/>
              </w:rPr>
              <w:fldChar w:fldCharType="begin"/>
            </w:r>
            <w:r>
              <w:rPr>
                <w:noProof/>
                <w:webHidden/>
              </w:rPr>
              <w:instrText xml:space="preserve"> PAGEREF _Toc169972749 \h </w:instrText>
            </w:r>
            <w:r>
              <w:rPr>
                <w:noProof/>
                <w:webHidden/>
              </w:rPr>
            </w:r>
            <w:r>
              <w:rPr>
                <w:noProof/>
                <w:webHidden/>
              </w:rPr>
              <w:fldChar w:fldCharType="separate"/>
            </w:r>
            <w:r>
              <w:rPr>
                <w:noProof/>
                <w:webHidden/>
              </w:rPr>
              <w:t>39</w:t>
            </w:r>
            <w:r>
              <w:rPr>
                <w:noProof/>
                <w:webHidden/>
              </w:rPr>
              <w:fldChar w:fldCharType="end"/>
            </w:r>
          </w:hyperlink>
        </w:p>
        <w:p w14:paraId="2AE03BF8" w14:textId="09229F70" w:rsidR="00426FFD" w:rsidRDefault="00426FFD">
          <w:pPr>
            <w:pStyle w:val="Sommario4"/>
            <w:tabs>
              <w:tab w:val="left" w:pos="1940"/>
            </w:tabs>
            <w:rPr>
              <w:rFonts w:asciiTheme="minorHAnsi" w:eastAsiaTheme="minorEastAsia" w:hAnsiTheme="minorHAnsi" w:cstheme="minorBidi"/>
              <w:noProof/>
              <w:spacing w:val="0"/>
              <w:lang w:eastAsia="it-IT"/>
            </w:rPr>
          </w:pPr>
          <w:hyperlink w:anchor="_Toc169972750" w:history="1">
            <w:r w:rsidRPr="00C769B8">
              <w:rPr>
                <w:rStyle w:val="Collegamentoipertestuale"/>
                <w:noProof/>
              </w:rPr>
              <w:t>2.8.2.12</w:t>
            </w:r>
            <w:r>
              <w:rPr>
                <w:rFonts w:asciiTheme="minorHAnsi" w:eastAsiaTheme="minorEastAsia" w:hAnsiTheme="minorHAnsi" w:cstheme="minorBidi"/>
                <w:noProof/>
                <w:spacing w:val="0"/>
                <w:lang w:eastAsia="it-IT"/>
              </w:rPr>
              <w:tab/>
            </w:r>
            <w:r w:rsidRPr="00C769B8">
              <w:rPr>
                <w:rStyle w:val="Collegamentoipertestuale"/>
                <w:noProof/>
              </w:rPr>
              <w:t>Conclusione</w:t>
            </w:r>
            <w:r>
              <w:rPr>
                <w:noProof/>
                <w:webHidden/>
              </w:rPr>
              <w:tab/>
            </w:r>
            <w:r>
              <w:rPr>
                <w:noProof/>
                <w:webHidden/>
              </w:rPr>
              <w:fldChar w:fldCharType="begin"/>
            </w:r>
            <w:r>
              <w:rPr>
                <w:noProof/>
                <w:webHidden/>
              </w:rPr>
              <w:instrText xml:space="preserve"> PAGEREF _Toc169972750 \h </w:instrText>
            </w:r>
            <w:r>
              <w:rPr>
                <w:noProof/>
                <w:webHidden/>
              </w:rPr>
            </w:r>
            <w:r>
              <w:rPr>
                <w:noProof/>
                <w:webHidden/>
              </w:rPr>
              <w:fldChar w:fldCharType="separate"/>
            </w:r>
            <w:r>
              <w:rPr>
                <w:noProof/>
                <w:webHidden/>
              </w:rPr>
              <w:t>40</w:t>
            </w:r>
            <w:r>
              <w:rPr>
                <w:noProof/>
                <w:webHidden/>
              </w:rPr>
              <w:fldChar w:fldCharType="end"/>
            </w:r>
          </w:hyperlink>
        </w:p>
        <w:p w14:paraId="7769581B" w14:textId="6335FF11" w:rsidR="00426FFD" w:rsidRDefault="00426FFD">
          <w:pPr>
            <w:pStyle w:val="Sommario2"/>
            <w:rPr>
              <w:rFonts w:asciiTheme="minorHAnsi" w:eastAsiaTheme="minorEastAsia" w:hAnsiTheme="minorHAnsi" w:cstheme="minorBidi"/>
              <w:smallCaps w:val="0"/>
              <w:noProof/>
              <w:spacing w:val="0"/>
              <w:sz w:val="22"/>
              <w:lang w:eastAsia="it-IT"/>
            </w:rPr>
          </w:pPr>
          <w:hyperlink w:anchor="_Toc169972751" w:history="1">
            <w:r w:rsidRPr="00C769B8">
              <w:rPr>
                <w:rStyle w:val="Collegamentoipertestuale"/>
                <w:noProof/>
              </w:rPr>
              <w:t>2.9</w:t>
            </w:r>
            <w:r>
              <w:rPr>
                <w:rFonts w:asciiTheme="minorHAnsi" w:eastAsiaTheme="minorEastAsia" w:hAnsiTheme="minorHAnsi" w:cstheme="minorBidi"/>
                <w:smallCaps w:val="0"/>
                <w:noProof/>
                <w:spacing w:val="0"/>
                <w:sz w:val="22"/>
                <w:lang w:eastAsia="it-IT"/>
              </w:rPr>
              <w:tab/>
            </w:r>
            <w:r w:rsidRPr="00C769B8">
              <w:rPr>
                <w:rStyle w:val="Collegamentoipertestuale"/>
                <w:noProof/>
              </w:rPr>
              <w:t>Analisi di un reale attacco con MITRE ATT&amp;CK</w:t>
            </w:r>
            <w:r>
              <w:rPr>
                <w:noProof/>
                <w:webHidden/>
              </w:rPr>
              <w:tab/>
            </w:r>
            <w:r>
              <w:rPr>
                <w:noProof/>
                <w:webHidden/>
              </w:rPr>
              <w:fldChar w:fldCharType="begin"/>
            </w:r>
            <w:r>
              <w:rPr>
                <w:noProof/>
                <w:webHidden/>
              </w:rPr>
              <w:instrText xml:space="preserve"> PAGEREF _Toc169972751 \h </w:instrText>
            </w:r>
            <w:r>
              <w:rPr>
                <w:noProof/>
                <w:webHidden/>
              </w:rPr>
            </w:r>
            <w:r>
              <w:rPr>
                <w:noProof/>
                <w:webHidden/>
              </w:rPr>
              <w:fldChar w:fldCharType="separate"/>
            </w:r>
            <w:r>
              <w:rPr>
                <w:noProof/>
                <w:webHidden/>
              </w:rPr>
              <w:t>41</w:t>
            </w:r>
            <w:r>
              <w:rPr>
                <w:noProof/>
                <w:webHidden/>
              </w:rPr>
              <w:fldChar w:fldCharType="end"/>
            </w:r>
          </w:hyperlink>
        </w:p>
        <w:p w14:paraId="1F65FACC" w14:textId="1DBD3F7B"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52" w:history="1">
            <w:r w:rsidRPr="00C769B8">
              <w:rPr>
                <w:rStyle w:val="Collegamentoipertestuale"/>
                <w:noProof/>
              </w:rPr>
              <w:t>2.9.1</w:t>
            </w:r>
            <w:r>
              <w:rPr>
                <w:rFonts w:asciiTheme="minorHAnsi" w:eastAsiaTheme="minorEastAsia" w:hAnsiTheme="minorHAnsi" w:cstheme="minorBidi"/>
                <w:i w:val="0"/>
                <w:noProof/>
                <w:spacing w:val="0"/>
                <w:lang w:eastAsia="it-IT"/>
              </w:rPr>
              <w:tab/>
            </w:r>
            <w:r w:rsidRPr="00C769B8">
              <w:rPr>
                <w:rStyle w:val="Collegamentoipertestuale"/>
                <w:noProof/>
              </w:rPr>
              <w:t>Reconaissance</w:t>
            </w:r>
            <w:r>
              <w:rPr>
                <w:noProof/>
                <w:webHidden/>
              </w:rPr>
              <w:tab/>
            </w:r>
            <w:r>
              <w:rPr>
                <w:noProof/>
                <w:webHidden/>
              </w:rPr>
              <w:fldChar w:fldCharType="begin"/>
            </w:r>
            <w:r>
              <w:rPr>
                <w:noProof/>
                <w:webHidden/>
              </w:rPr>
              <w:instrText xml:space="preserve"> PAGEREF _Toc169972752 \h </w:instrText>
            </w:r>
            <w:r>
              <w:rPr>
                <w:noProof/>
                <w:webHidden/>
              </w:rPr>
            </w:r>
            <w:r>
              <w:rPr>
                <w:noProof/>
                <w:webHidden/>
              </w:rPr>
              <w:fldChar w:fldCharType="separate"/>
            </w:r>
            <w:r>
              <w:rPr>
                <w:noProof/>
                <w:webHidden/>
              </w:rPr>
              <w:t>42</w:t>
            </w:r>
            <w:r>
              <w:rPr>
                <w:noProof/>
                <w:webHidden/>
              </w:rPr>
              <w:fldChar w:fldCharType="end"/>
            </w:r>
          </w:hyperlink>
        </w:p>
        <w:p w14:paraId="265328AC" w14:textId="278B00C4"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53" w:history="1">
            <w:r w:rsidRPr="00C769B8">
              <w:rPr>
                <w:rStyle w:val="Collegamentoipertestuale"/>
                <w:noProof/>
                <w:lang w:val="en-US"/>
              </w:rPr>
              <w:t>2.9.2</w:t>
            </w:r>
            <w:r>
              <w:rPr>
                <w:rFonts w:asciiTheme="minorHAnsi" w:eastAsiaTheme="minorEastAsia" w:hAnsiTheme="minorHAnsi" w:cstheme="minorBidi"/>
                <w:i w:val="0"/>
                <w:noProof/>
                <w:spacing w:val="0"/>
                <w:lang w:eastAsia="it-IT"/>
              </w:rPr>
              <w:tab/>
            </w:r>
            <w:r w:rsidRPr="00C769B8">
              <w:rPr>
                <w:rStyle w:val="Collegamentoipertestuale"/>
                <w:noProof/>
                <w:lang w:val="en-US"/>
              </w:rPr>
              <w:t>Initial Acces</w:t>
            </w:r>
            <w:r>
              <w:rPr>
                <w:noProof/>
                <w:webHidden/>
              </w:rPr>
              <w:tab/>
            </w:r>
            <w:r>
              <w:rPr>
                <w:noProof/>
                <w:webHidden/>
              </w:rPr>
              <w:fldChar w:fldCharType="begin"/>
            </w:r>
            <w:r>
              <w:rPr>
                <w:noProof/>
                <w:webHidden/>
              </w:rPr>
              <w:instrText xml:space="preserve"> PAGEREF _Toc169972753 \h </w:instrText>
            </w:r>
            <w:r>
              <w:rPr>
                <w:noProof/>
                <w:webHidden/>
              </w:rPr>
            </w:r>
            <w:r>
              <w:rPr>
                <w:noProof/>
                <w:webHidden/>
              </w:rPr>
              <w:fldChar w:fldCharType="separate"/>
            </w:r>
            <w:r>
              <w:rPr>
                <w:noProof/>
                <w:webHidden/>
              </w:rPr>
              <w:t>43</w:t>
            </w:r>
            <w:r>
              <w:rPr>
                <w:noProof/>
                <w:webHidden/>
              </w:rPr>
              <w:fldChar w:fldCharType="end"/>
            </w:r>
          </w:hyperlink>
        </w:p>
        <w:p w14:paraId="5F4C09AD" w14:textId="511459E4"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54" w:history="1">
            <w:r w:rsidRPr="00C769B8">
              <w:rPr>
                <w:rStyle w:val="Collegamentoipertestuale"/>
                <w:noProof/>
                <w:lang w:val="en-US"/>
              </w:rPr>
              <w:t>2.9.3</w:t>
            </w:r>
            <w:r>
              <w:rPr>
                <w:rFonts w:asciiTheme="minorHAnsi" w:eastAsiaTheme="minorEastAsia" w:hAnsiTheme="minorHAnsi" w:cstheme="minorBidi"/>
                <w:i w:val="0"/>
                <w:noProof/>
                <w:spacing w:val="0"/>
                <w:lang w:eastAsia="it-IT"/>
              </w:rPr>
              <w:tab/>
            </w:r>
            <w:r w:rsidRPr="00C769B8">
              <w:rPr>
                <w:rStyle w:val="Collegamentoipertestuale"/>
                <w:noProof/>
                <w:lang w:val="en-US"/>
              </w:rPr>
              <w:t>Exploitation</w:t>
            </w:r>
            <w:r>
              <w:rPr>
                <w:noProof/>
                <w:webHidden/>
              </w:rPr>
              <w:tab/>
            </w:r>
            <w:r>
              <w:rPr>
                <w:noProof/>
                <w:webHidden/>
              </w:rPr>
              <w:fldChar w:fldCharType="begin"/>
            </w:r>
            <w:r>
              <w:rPr>
                <w:noProof/>
                <w:webHidden/>
              </w:rPr>
              <w:instrText xml:space="preserve"> PAGEREF _Toc169972754 \h </w:instrText>
            </w:r>
            <w:r>
              <w:rPr>
                <w:noProof/>
                <w:webHidden/>
              </w:rPr>
            </w:r>
            <w:r>
              <w:rPr>
                <w:noProof/>
                <w:webHidden/>
              </w:rPr>
              <w:fldChar w:fldCharType="separate"/>
            </w:r>
            <w:r>
              <w:rPr>
                <w:noProof/>
                <w:webHidden/>
              </w:rPr>
              <w:t>43</w:t>
            </w:r>
            <w:r>
              <w:rPr>
                <w:noProof/>
                <w:webHidden/>
              </w:rPr>
              <w:fldChar w:fldCharType="end"/>
            </w:r>
          </w:hyperlink>
        </w:p>
        <w:p w14:paraId="031C1EB9" w14:textId="327D81E7"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55" w:history="1">
            <w:r w:rsidRPr="00C769B8">
              <w:rPr>
                <w:rStyle w:val="Collegamentoipertestuale"/>
                <w:noProof/>
              </w:rPr>
              <w:t>2.9.4</w:t>
            </w:r>
            <w:r>
              <w:rPr>
                <w:rFonts w:asciiTheme="minorHAnsi" w:eastAsiaTheme="minorEastAsia" w:hAnsiTheme="minorHAnsi" w:cstheme="minorBidi"/>
                <w:i w:val="0"/>
                <w:noProof/>
                <w:spacing w:val="0"/>
                <w:lang w:eastAsia="it-IT"/>
              </w:rPr>
              <w:tab/>
            </w:r>
            <w:r w:rsidRPr="00C769B8">
              <w:rPr>
                <w:rStyle w:val="Collegamentoipertestuale"/>
                <w:noProof/>
              </w:rPr>
              <w:t>Lateral movement</w:t>
            </w:r>
            <w:r>
              <w:rPr>
                <w:noProof/>
                <w:webHidden/>
              </w:rPr>
              <w:tab/>
            </w:r>
            <w:r>
              <w:rPr>
                <w:noProof/>
                <w:webHidden/>
              </w:rPr>
              <w:fldChar w:fldCharType="begin"/>
            </w:r>
            <w:r>
              <w:rPr>
                <w:noProof/>
                <w:webHidden/>
              </w:rPr>
              <w:instrText xml:space="preserve"> PAGEREF _Toc169972755 \h </w:instrText>
            </w:r>
            <w:r>
              <w:rPr>
                <w:noProof/>
                <w:webHidden/>
              </w:rPr>
            </w:r>
            <w:r>
              <w:rPr>
                <w:noProof/>
                <w:webHidden/>
              </w:rPr>
              <w:fldChar w:fldCharType="separate"/>
            </w:r>
            <w:r>
              <w:rPr>
                <w:noProof/>
                <w:webHidden/>
              </w:rPr>
              <w:t>44</w:t>
            </w:r>
            <w:r>
              <w:rPr>
                <w:noProof/>
                <w:webHidden/>
              </w:rPr>
              <w:fldChar w:fldCharType="end"/>
            </w:r>
          </w:hyperlink>
        </w:p>
        <w:p w14:paraId="68D34FC2" w14:textId="6526C66F"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56" w:history="1">
            <w:r w:rsidRPr="00C769B8">
              <w:rPr>
                <w:rStyle w:val="Collegamentoipertestuale"/>
                <w:noProof/>
              </w:rPr>
              <w:t>2.9.5</w:t>
            </w:r>
            <w:r>
              <w:rPr>
                <w:rFonts w:asciiTheme="minorHAnsi" w:eastAsiaTheme="minorEastAsia" w:hAnsiTheme="minorHAnsi" w:cstheme="minorBidi"/>
                <w:i w:val="0"/>
                <w:noProof/>
                <w:spacing w:val="0"/>
                <w:lang w:eastAsia="it-IT"/>
              </w:rPr>
              <w:tab/>
            </w:r>
            <w:r w:rsidRPr="00C769B8">
              <w:rPr>
                <w:rStyle w:val="Collegamentoipertestuale"/>
                <w:noProof/>
              </w:rPr>
              <w:t>Discovery</w:t>
            </w:r>
            <w:r>
              <w:rPr>
                <w:noProof/>
                <w:webHidden/>
              </w:rPr>
              <w:tab/>
            </w:r>
            <w:r>
              <w:rPr>
                <w:noProof/>
                <w:webHidden/>
              </w:rPr>
              <w:fldChar w:fldCharType="begin"/>
            </w:r>
            <w:r>
              <w:rPr>
                <w:noProof/>
                <w:webHidden/>
              </w:rPr>
              <w:instrText xml:space="preserve"> PAGEREF _Toc169972756 \h </w:instrText>
            </w:r>
            <w:r>
              <w:rPr>
                <w:noProof/>
                <w:webHidden/>
              </w:rPr>
            </w:r>
            <w:r>
              <w:rPr>
                <w:noProof/>
                <w:webHidden/>
              </w:rPr>
              <w:fldChar w:fldCharType="separate"/>
            </w:r>
            <w:r>
              <w:rPr>
                <w:noProof/>
                <w:webHidden/>
              </w:rPr>
              <w:t>45</w:t>
            </w:r>
            <w:r>
              <w:rPr>
                <w:noProof/>
                <w:webHidden/>
              </w:rPr>
              <w:fldChar w:fldCharType="end"/>
            </w:r>
          </w:hyperlink>
        </w:p>
        <w:p w14:paraId="0DA7BA4C" w14:textId="5298CD0A"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57" w:history="1">
            <w:r w:rsidRPr="00C769B8">
              <w:rPr>
                <w:rStyle w:val="Collegamentoipertestuale"/>
                <w:noProof/>
              </w:rPr>
              <w:t>2.9.6</w:t>
            </w:r>
            <w:r>
              <w:rPr>
                <w:rFonts w:asciiTheme="minorHAnsi" w:eastAsiaTheme="minorEastAsia" w:hAnsiTheme="minorHAnsi" w:cstheme="minorBidi"/>
                <w:i w:val="0"/>
                <w:noProof/>
                <w:spacing w:val="0"/>
                <w:lang w:eastAsia="it-IT"/>
              </w:rPr>
              <w:tab/>
            </w:r>
            <w:r w:rsidRPr="00C769B8">
              <w:rPr>
                <w:rStyle w:val="Collegamentoipertestuale"/>
                <w:noProof/>
              </w:rPr>
              <w:t>Defense evasion &amp; Privilege Escalation</w:t>
            </w:r>
            <w:r>
              <w:rPr>
                <w:noProof/>
                <w:webHidden/>
              </w:rPr>
              <w:tab/>
            </w:r>
            <w:r>
              <w:rPr>
                <w:noProof/>
                <w:webHidden/>
              </w:rPr>
              <w:fldChar w:fldCharType="begin"/>
            </w:r>
            <w:r>
              <w:rPr>
                <w:noProof/>
                <w:webHidden/>
              </w:rPr>
              <w:instrText xml:space="preserve"> PAGEREF _Toc169972757 \h </w:instrText>
            </w:r>
            <w:r>
              <w:rPr>
                <w:noProof/>
                <w:webHidden/>
              </w:rPr>
            </w:r>
            <w:r>
              <w:rPr>
                <w:noProof/>
                <w:webHidden/>
              </w:rPr>
              <w:fldChar w:fldCharType="separate"/>
            </w:r>
            <w:r>
              <w:rPr>
                <w:noProof/>
                <w:webHidden/>
              </w:rPr>
              <w:t>46</w:t>
            </w:r>
            <w:r>
              <w:rPr>
                <w:noProof/>
                <w:webHidden/>
              </w:rPr>
              <w:fldChar w:fldCharType="end"/>
            </w:r>
          </w:hyperlink>
        </w:p>
        <w:p w14:paraId="76A2A08A" w14:textId="65F4FC59"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58" w:history="1">
            <w:r w:rsidRPr="00C769B8">
              <w:rPr>
                <w:rStyle w:val="Collegamentoipertestuale"/>
                <w:noProof/>
              </w:rPr>
              <w:t>2.9.7</w:t>
            </w:r>
            <w:r>
              <w:rPr>
                <w:rFonts w:asciiTheme="minorHAnsi" w:eastAsiaTheme="minorEastAsia" w:hAnsiTheme="minorHAnsi" w:cstheme="minorBidi"/>
                <w:i w:val="0"/>
                <w:noProof/>
                <w:spacing w:val="0"/>
                <w:lang w:eastAsia="it-IT"/>
              </w:rPr>
              <w:tab/>
            </w:r>
            <w:r w:rsidRPr="00C769B8">
              <w:rPr>
                <w:rStyle w:val="Collegamentoipertestuale"/>
                <w:noProof/>
              </w:rPr>
              <w:t>Execution</w:t>
            </w:r>
            <w:r>
              <w:rPr>
                <w:noProof/>
                <w:webHidden/>
              </w:rPr>
              <w:tab/>
            </w:r>
            <w:r>
              <w:rPr>
                <w:noProof/>
                <w:webHidden/>
              </w:rPr>
              <w:fldChar w:fldCharType="begin"/>
            </w:r>
            <w:r>
              <w:rPr>
                <w:noProof/>
                <w:webHidden/>
              </w:rPr>
              <w:instrText xml:space="preserve"> PAGEREF _Toc169972758 \h </w:instrText>
            </w:r>
            <w:r>
              <w:rPr>
                <w:noProof/>
                <w:webHidden/>
              </w:rPr>
            </w:r>
            <w:r>
              <w:rPr>
                <w:noProof/>
                <w:webHidden/>
              </w:rPr>
              <w:fldChar w:fldCharType="separate"/>
            </w:r>
            <w:r>
              <w:rPr>
                <w:noProof/>
                <w:webHidden/>
              </w:rPr>
              <w:t>46</w:t>
            </w:r>
            <w:r>
              <w:rPr>
                <w:noProof/>
                <w:webHidden/>
              </w:rPr>
              <w:fldChar w:fldCharType="end"/>
            </w:r>
          </w:hyperlink>
        </w:p>
        <w:p w14:paraId="57F5D168" w14:textId="274C3273"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59" w:history="1">
            <w:r w:rsidRPr="00C769B8">
              <w:rPr>
                <w:rStyle w:val="Collegamentoipertestuale"/>
                <w:noProof/>
              </w:rPr>
              <w:t>2.9.8</w:t>
            </w:r>
            <w:r>
              <w:rPr>
                <w:rFonts w:asciiTheme="minorHAnsi" w:eastAsiaTheme="minorEastAsia" w:hAnsiTheme="minorHAnsi" w:cstheme="minorBidi"/>
                <w:i w:val="0"/>
                <w:noProof/>
                <w:spacing w:val="0"/>
                <w:lang w:eastAsia="it-IT"/>
              </w:rPr>
              <w:tab/>
            </w:r>
            <w:r w:rsidRPr="00C769B8">
              <w:rPr>
                <w:rStyle w:val="Collegamentoipertestuale"/>
                <w:noProof/>
              </w:rPr>
              <w:t>Impact</w:t>
            </w:r>
            <w:r>
              <w:rPr>
                <w:noProof/>
                <w:webHidden/>
              </w:rPr>
              <w:tab/>
            </w:r>
            <w:r>
              <w:rPr>
                <w:noProof/>
                <w:webHidden/>
              </w:rPr>
              <w:fldChar w:fldCharType="begin"/>
            </w:r>
            <w:r>
              <w:rPr>
                <w:noProof/>
                <w:webHidden/>
              </w:rPr>
              <w:instrText xml:space="preserve"> PAGEREF _Toc169972759 \h </w:instrText>
            </w:r>
            <w:r>
              <w:rPr>
                <w:noProof/>
                <w:webHidden/>
              </w:rPr>
            </w:r>
            <w:r>
              <w:rPr>
                <w:noProof/>
                <w:webHidden/>
              </w:rPr>
              <w:fldChar w:fldCharType="separate"/>
            </w:r>
            <w:r>
              <w:rPr>
                <w:noProof/>
                <w:webHidden/>
              </w:rPr>
              <w:t>47</w:t>
            </w:r>
            <w:r>
              <w:rPr>
                <w:noProof/>
                <w:webHidden/>
              </w:rPr>
              <w:fldChar w:fldCharType="end"/>
            </w:r>
          </w:hyperlink>
        </w:p>
        <w:p w14:paraId="0C6F659D" w14:textId="0D78193D" w:rsidR="00426FFD" w:rsidRDefault="00426FFD">
          <w:pPr>
            <w:pStyle w:val="Sommario2"/>
            <w:rPr>
              <w:rFonts w:asciiTheme="minorHAnsi" w:eastAsiaTheme="minorEastAsia" w:hAnsiTheme="minorHAnsi" w:cstheme="minorBidi"/>
              <w:smallCaps w:val="0"/>
              <w:noProof/>
              <w:spacing w:val="0"/>
              <w:sz w:val="22"/>
              <w:lang w:eastAsia="it-IT"/>
            </w:rPr>
          </w:pPr>
          <w:hyperlink w:anchor="_Toc169972760" w:history="1">
            <w:r w:rsidRPr="00C769B8">
              <w:rPr>
                <w:rStyle w:val="Collegamentoipertestuale"/>
                <w:noProof/>
              </w:rPr>
              <w:t>2.10</w:t>
            </w:r>
            <w:r>
              <w:rPr>
                <w:rFonts w:asciiTheme="minorHAnsi" w:eastAsiaTheme="minorEastAsia" w:hAnsiTheme="minorHAnsi" w:cstheme="minorBidi"/>
                <w:smallCaps w:val="0"/>
                <w:noProof/>
                <w:spacing w:val="0"/>
                <w:sz w:val="22"/>
                <w:lang w:eastAsia="it-IT"/>
              </w:rPr>
              <w:tab/>
            </w:r>
            <w:r w:rsidRPr="00C769B8">
              <w:rPr>
                <w:rStyle w:val="Collegamentoipertestuale"/>
                <w:noProof/>
              </w:rPr>
              <w:t>Attacchi Cyber – Analisi delle tendenze</w:t>
            </w:r>
            <w:r>
              <w:rPr>
                <w:noProof/>
                <w:webHidden/>
              </w:rPr>
              <w:tab/>
            </w:r>
            <w:r>
              <w:rPr>
                <w:noProof/>
                <w:webHidden/>
              </w:rPr>
              <w:fldChar w:fldCharType="begin"/>
            </w:r>
            <w:r>
              <w:rPr>
                <w:noProof/>
                <w:webHidden/>
              </w:rPr>
              <w:instrText xml:space="preserve"> PAGEREF _Toc169972760 \h </w:instrText>
            </w:r>
            <w:r>
              <w:rPr>
                <w:noProof/>
                <w:webHidden/>
              </w:rPr>
            </w:r>
            <w:r>
              <w:rPr>
                <w:noProof/>
                <w:webHidden/>
              </w:rPr>
              <w:fldChar w:fldCharType="separate"/>
            </w:r>
            <w:r>
              <w:rPr>
                <w:noProof/>
                <w:webHidden/>
              </w:rPr>
              <w:t>49</w:t>
            </w:r>
            <w:r>
              <w:rPr>
                <w:noProof/>
                <w:webHidden/>
              </w:rPr>
              <w:fldChar w:fldCharType="end"/>
            </w:r>
          </w:hyperlink>
        </w:p>
        <w:p w14:paraId="289A01EB" w14:textId="4E48003C"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61" w:history="1">
            <w:r w:rsidRPr="00C769B8">
              <w:rPr>
                <w:rStyle w:val="Collegamentoipertestuale"/>
                <w:noProof/>
              </w:rPr>
              <w:t>2.10.1</w:t>
            </w:r>
            <w:r>
              <w:rPr>
                <w:rFonts w:asciiTheme="minorHAnsi" w:eastAsiaTheme="minorEastAsia" w:hAnsiTheme="minorHAnsi" w:cstheme="minorBidi"/>
                <w:i w:val="0"/>
                <w:noProof/>
                <w:spacing w:val="0"/>
                <w:lang w:eastAsia="it-IT"/>
              </w:rPr>
              <w:tab/>
            </w:r>
            <w:r w:rsidRPr="00C769B8">
              <w:rPr>
                <w:rStyle w:val="Collegamentoipertestuale"/>
                <w:noProof/>
              </w:rPr>
              <w:t>Q2 2022 vs Q3 2023</w:t>
            </w:r>
            <w:r>
              <w:rPr>
                <w:noProof/>
                <w:webHidden/>
              </w:rPr>
              <w:tab/>
            </w:r>
            <w:r>
              <w:rPr>
                <w:noProof/>
                <w:webHidden/>
              </w:rPr>
              <w:fldChar w:fldCharType="begin"/>
            </w:r>
            <w:r>
              <w:rPr>
                <w:noProof/>
                <w:webHidden/>
              </w:rPr>
              <w:instrText xml:space="preserve"> PAGEREF _Toc169972761 \h </w:instrText>
            </w:r>
            <w:r>
              <w:rPr>
                <w:noProof/>
                <w:webHidden/>
              </w:rPr>
            </w:r>
            <w:r>
              <w:rPr>
                <w:noProof/>
                <w:webHidden/>
              </w:rPr>
              <w:fldChar w:fldCharType="separate"/>
            </w:r>
            <w:r>
              <w:rPr>
                <w:noProof/>
                <w:webHidden/>
              </w:rPr>
              <w:t>49</w:t>
            </w:r>
            <w:r>
              <w:rPr>
                <w:noProof/>
                <w:webHidden/>
              </w:rPr>
              <w:fldChar w:fldCharType="end"/>
            </w:r>
          </w:hyperlink>
        </w:p>
        <w:p w14:paraId="37484B98" w14:textId="6D271963"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62" w:history="1">
            <w:r w:rsidRPr="00C769B8">
              <w:rPr>
                <w:rStyle w:val="Collegamentoipertestuale"/>
                <w:noProof/>
              </w:rPr>
              <w:t>2.10.2</w:t>
            </w:r>
            <w:r>
              <w:rPr>
                <w:rFonts w:asciiTheme="minorHAnsi" w:eastAsiaTheme="minorEastAsia" w:hAnsiTheme="minorHAnsi" w:cstheme="minorBidi"/>
                <w:i w:val="0"/>
                <w:noProof/>
                <w:spacing w:val="0"/>
                <w:lang w:eastAsia="it-IT"/>
              </w:rPr>
              <w:tab/>
            </w:r>
            <w:r w:rsidRPr="00C769B8">
              <w:rPr>
                <w:rStyle w:val="Collegamentoipertestuale"/>
                <w:noProof/>
              </w:rPr>
              <w:t>Provenienza delle cyber minacce</w:t>
            </w:r>
            <w:r>
              <w:rPr>
                <w:noProof/>
                <w:webHidden/>
              </w:rPr>
              <w:tab/>
            </w:r>
            <w:r>
              <w:rPr>
                <w:noProof/>
                <w:webHidden/>
              </w:rPr>
              <w:fldChar w:fldCharType="begin"/>
            </w:r>
            <w:r>
              <w:rPr>
                <w:noProof/>
                <w:webHidden/>
              </w:rPr>
              <w:instrText xml:space="preserve"> PAGEREF _Toc169972762 \h </w:instrText>
            </w:r>
            <w:r>
              <w:rPr>
                <w:noProof/>
                <w:webHidden/>
              </w:rPr>
            </w:r>
            <w:r>
              <w:rPr>
                <w:noProof/>
                <w:webHidden/>
              </w:rPr>
              <w:fldChar w:fldCharType="separate"/>
            </w:r>
            <w:r>
              <w:rPr>
                <w:noProof/>
                <w:webHidden/>
              </w:rPr>
              <w:t>50</w:t>
            </w:r>
            <w:r>
              <w:rPr>
                <w:noProof/>
                <w:webHidden/>
              </w:rPr>
              <w:fldChar w:fldCharType="end"/>
            </w:r>
          </w:hyperlink>
        </w:p>
        <w:p w14:paraId="6B88DB09" w14:textId="486832CC"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63" w:history="1">
            <w:r w:rsidRPr="00C769B8">
              <w:rPr>
                <w:rStyle w:val="Collegamentoipertestuale"/>
                <w:noProof/>
              </w:rPr>
              <w:t>2.10.3</w:t>
            </w:r>
            <w:r>
              <w:rPr>
                <w:rFonts w:asciiTheme="minorHAnsi" w:eastAsiaTheme="minorEastAsia" w:hAnsiTheme="minorHAnsi" w:cstheme="minorBidi"/>
                <w:i w:val="0"/>
                <w:noProof/>
                <w:spacing w:val="0"/>
                <w:lang w:eastAsia="it-IT"/>
              </w:rPr>
              <w:tab/>
            </w:r>
            <w:r w:rsidRPr="00C769B8">
              <w:rPr>
                <w:rStyle w:val="Collegamentoipertestuale"/>
                <w:noProof/>
              </w:rPr>
              <w:t>Stime dei costi futuri</w:t>
            </w:r>
            <w:r>
              <w:rPr>
                <w:noProof/>
                <w:webHidden/>
              </w:rPr>
              <w:tab/>
            </w:r>
            <w:r>
              <w:rPr>
                <w:noProof/>
                <w:webHidden/>
              </w:rPr>
              <w:fldChar w:fldCharType="begin"/>
            </w:r>
            <w:r>
              <w:rPr>
                <w:noProof/>
                <w:webHidden/>
              </w:rPr>
              <w:instrText xml:space="preserve"> PAGEREF _Toc169972763 \h </w:instrText>
            </w:r>
            <w:r>
              <w:rPr>
                <w:noProof/>
                <w:webHidden/>
              </w:rPr>
            </w:r>
            <w:r>
              <w:rPr>
                <w:noProof/>
                <w:webHidden/>
              </w:rPr>
              <w:fldChar w:fldCharType="separate"/>
            </w:r>
            <w:r>
              <w:rPr>
                <w:noProof/>
                <w:webHidden/>
              </w:rPr>
              <w:t>51</w:t>
            </w:r>
            <w:r>
              <w:rPr>
                <w:noProof/>
                <w:webHidden/>
              </w:rPr>
              <w:fldChar w:fldCharType="end"/>
            </w:r>
          </w:hyperlink>
        </w:p>
        <w:p w14:paraId="7C47D9C8" w14:textId="0FD6938F" w:rsidR="00426FFD" w:rsidRDefault="00426FFD">
          <w:pPr>
            <w:pStyle w:val="Sommario2"/>
            <w:rPr>
              <w:rFonts w:asciiTheme="minorHAnsi" w:eastAsiaTheme="minorEastAsia" w:hAnsiTheme="minorHAnsi" w:cstheme="minorBidi"/>
              <w:smallCaps w:val="0"/>
              <w:noProof/>
              <w:spacing w:val="0"/>
              <w:sz w:val="22"/>
              <w:lang w:eastAsia="it-IT"/>
            </w:rPr>
          </w:pPr>
          <w:hyperlink w:anchor="_Toc169972764" w:history="1">
            <w:r w:rsidRPr="00C769B8">
              <w:rPr>
                <w:rStyle w:val="Collegamentoipertestuale"/>
                <w:noProof/>
              </w:rPr>
              <w:t>2.11</w:t>
            </w:r>
            <w:r>
              <w:rPr>
                <w:rFonts w:asciiTheme="minorHAnsi" w:eastAsiaTheme="minorEastAsia" w:hAnsiTheme="minorHAnsi" w:cstheme="minorBidi"/>
                <w:smallCaps w:val="0"/>
                <w:noProof/>
                <w:spacing w:val="0"/>
                <w:sz w:val="22"/>
                <w:lang w:eastAsia="it-IT"/>
              </w:rPr>
              <w:tab/>
            </w:r>
            <w:r w:rsidRPr="00C769B8">
              <w:rPr>
                <w:rStyle w:val="Collegamentoipertestuale"/>
                <w:noProof/>
              </w:rPr>
              <w:t>NIS2 – L’ultima normativa nel mondo cyber</w:t>
            </w:r>
            <w:r>
              <w:rPr>
                <w:noProof/>
                <w:webHidden/>
              </w:rPr>
              <w:tab/>
            </w:r>
            <w:r>
              <w:rPr>
                <w:noProof/>
                <w:webHidden/>
              </w:rPr>
              <w:fldChar w:fldCharType="begin"/>
            </w:r>
            <w:r>
              <w:rPr>
                <w:noProof/>
                <w:webHidden/>
              </w:rPr>
              <w:instrText xml:space="preserve"> PAGEREF _Toc169972764 \h </w:instrText>
            </w:r>
            <w:r>
              <w:rPr>
                <w:noProof/>
                <w:webHidden/>
              </w:rPr>
            </w:r>
            <w:r>
              <w:rPr>
                <w:noProof/>
                <w:webHidden/>
              </w:rPr>
              <w:fldChar w:fldCharType="separate"/>
            </w:r>
            <w:r>
              <w:rPr>
                <w:noProof/>
                <w:webHidden/>
              </w:rPr>
              <w:t>52</w:t>
            </w:r>
            <w:r>
              <w:rPr>
                <w:noProof/>
                <w:webHidden/>
              </w:rPr>
              <w:fldChar w:fldCharType="end"/>
            </w:r>
          </w:hyperlink>
        </w:p>
        <w:p w14:paraId="6B7AD50D" w14:textId="149640E9" w:rsidR="00426FFD" w:rsidRDefault="00426FFD">
          <w:pPr>
            <w:pStyle w:val="Sommario1"/>
            <w:rPr>
              <w:rFonts w:asciiTheme="minorHAnsi" w:eastAsiaTheme="minorEastAsia" w:hAnsiTheme="minorHAnsi" w:cstheme="minorBidi"/>
              <w:b w:val="0"/>
              <w:smallCaps w:val="0"/>
              <w:noProof/>
              <w:spacing w:val="0"/>
              <w:sz w:val="22"/>
              <w:lang w:eastAsia="it-IT"/>
            </w:rPr>
          </w:pPr>
          <w:hyperlink w:anchor="_Toc169972765" w:history="1">
            <w:r w:rsidRPr="00C769B8">
              <w:rPr>
                <w:rStyle w:val="Collegamentoipertestuale"/>
                <w:noProof/>
              </w:rPr>
              <w:t>Capitolo III</w:t>
            </w:r>
            <w:r>
              <w:rPr>
                <w:noProof/>
                <w:webHidden/>
              </w:rPr>
              <w:tab/>
            </w:r>
            <w:r>
              <w:rPr>
                <w:noProof/>
                <w:webHidden/>
              </w:rPr>
              <w:fldChar w:fldCharType="begin"/>
            </w:r>
            <w:r>
              <w:rPr>
                <w:noProof/>
                <w:webHidden/>
              </w:rPr>
              <w:instrText xml:space="preserve"> PAGEREF _Toc169972765 \h </w:instrText>
            </w:r>
            <w:r>
              <w:rPr>
                <w:noProof/>
                <w:webHidden/>
              </w:rPr>
            </w:r>
            <w:r>
              <w:rPr>
                <w:noProof/>
                <w:webHidden/>
              </w:rPr>
              <w:fldChar w:fldCharType="separate"/>
            </w:r>
            <w:r>
              <w:rPr>
                <w:noProof/>
                <w:webHidden/>
              </w:rPr>
              <w:t>55</w:t>
            </w:r>
            <w:r>
              <w:rPr>
                <w:noProof/>
                <w:webHidden/>
              </w:rPr>
              <w:fldChar w:fldCharType="end"/>
            </w:r>
          </w:hyperlink>
        </w:p>
        <w:p w14:paraId="624C3640" w14:textId="3B8444E2" w:rsidR="00426FFD" w:rsidRDefault="00426FFD">
          <w:pPr>
            <w:pStyle w:val="Sommario2"/>
            <w:rPr>
              <w:rFonts w:asciiTheme="minorHAnsi" w:eastAsiaTheme="minorEastAsia" w:hAnsiTheme="minorHAnsi" w:cstheme="minorBidi"/>
              <w:smallCaps w:val="0"/>
              <w:noProof/>
              <w:spacing w:val="0"/>
              <w:sz w:val="22"/>
              <w:lang w:eastAsia="it-IT"/>
            </w:rPr>
          </w:pPr>
          <w:hyperlink w:anchor="_Toc169972766" w:history="1">
            <w:r w:rsidRPr="00C769B8">
              <w:rPr>
                <w:rStyle w:val="Collegamentoipertestuale"/>
                <w:noProof/>
              </w:rPr>
              <w:t>Sperimentazione</w:t>
            </w:r>
            <w:r>
              <w:rPr>
                <w:noProof/>
                <w:webHidden/>
              </w:rPr>
              <w:tab/>
            </w:r>
            <w:r>
              <w:rPr>
                <w:noProof/>
                <w:webHidden/>
              </w:rPr>
              <w:fldChar w:fldCharType="begin"/>
            </w:r>
            <w:r>
              <w:rPr>
                <w:noProof/>
                <w:webHidden/>
              </w:rPr>
              <w:instrText xml:space="preserve"> PAGEREF _Toc169972766 \h </w:instrText>
            </w:r>
            <w:r>
              <w:rPr>
                <w:noProof/>
                <w:webHidden/>
              </w:rPr>
            </w:r>
            <w:r>
              <w:rPr>
                <w:noProof/>
                <w:webHidden/>
              </w:rPr>
              <w:fldChar w:fldCharType="separate"/>
            </w:r>
            <w:r>
              <w:rPr>
                <w:noProof/>
                <w:webHidden/>
              </w:rPr>
              <w:t>55</w:t>
            </w:r>
            <w:r>
              <w:rPr>
                <w:noProof/>
                <w:webHidden/>
              </w:rPr>
              <w:fldChar w:fldCharType="end"/>
            </w:r>
          </w:hyperlink>
        </w:p>
        <w:p w14:paraId="20CA300F" w14:textId="391F2C20" w:rsidR="00426FFD" w:rsidRDefault="00426FFD">
          <w:pPr>
            <w:pStyle w:val="Sommario2"/>
            <w:rPr>
              <w:rFonts w:asciiTheme="minorHAnsi" w:eastAsiaTheme="minorEastAsia" w:hAnsiTheme="minorHAnsi" w:cstheme="minorBidi"/>
              <w:smallCaps w:val="0"/>
              <w:noProof/>
              <w:spacing w:val="0"/>
              <w:sz w:val="22"/>
              <w:lang w:eastAsia="it-IT"/>
            </w:rPr>
          </w:pPr>
          <w:hyperlink w:anchor="_Toc169972768" w:history="1">
            <w:r w:rsidRPr="00C769B8">
              <w:rPr>
                <w:rStyle w:val="Collegamentoipertestuale"/>
                <w:noProof/>
              </w:rPr>
              <w:t>3.1</w:t>
            </w:r>
            <w:r>
              <w:rPr>
                <w:rFonts w:asciiTheme="minorHAnsi" w:eastAsiaTheme="minorEastAsia" w:hAnsiTheme="minorHAnsi" w:cstheme="minorBidi"/>
                <w:smallCaps w:val="0"/>
                <w:noProof/>
                <w:spacing w:val="0"/>
                <w:sz w:val="22"/>
                <w:lang w:eastAsia="it-IT"/>
              </w:rPr>
              <w:tab/>
            </w:r>
            <w:r w:rsidRPr="00C769B8">
              <w:rPr>
                <w:rStyle w:val="Collegamentoipertestuale"/>
                <w:noProof/>
              </w:rPr>
              <w:t>Funzionalità di DetectiveAttacks</w:t>
            </w:r>
            <w:r>
              <w:rPr>
                <w:noProof/>
                <w:webHidden/>
              </w:rPr>
              <w:tab/>
            </w:r>
            <w:r>
              <w:rPr>
                <w:noProof/>
                <w:webHidden/>
              </w:rPr>
              <w:fldChar w:fldCharType="begin"/>
            </w:r>
            <w:r>
              <w:rPr>
                <w:noProof/>
                <w:webHidden/>
              </w:rPr>
              <w:instrText xml:space="preserve"> PAGEREF _Toc169972768 \h </w:instrText>
            </w:r>
            <w:r>
              <w:rPr>
                <w:noProof/>
                <w:webHidden/>
              </w:rPr>
            </w:r>
            <w:r>
              <w:rPr>
                <w:noProof/>
                <w:webHidden/>
              </w:rPr>
              <w:fldChar w:fldCharType="separate"/>
            </w:r>
            <w:r>
              <w:rPr>
                <w:noProof/>
                <w:webHidden/>
              </w:rPr>
              <w:t>55</w:t>
            </w:r>
            <w:r>
              <w:rPr>
                <w:noProof/>
                <w:webHidden/>
              </w:rPr>
              <w:fldChar w:fldCharType="end"/>
            </w:r>
          </w:hyperlink>
        </w:p>
        <w:p w14:paraId="07A27E21" w14:textId="4A2915FF" w:rsidR="00426FFD" w:rsidRDefault="00426FFD">
          <w:pPr>
            <w:pStyle w:val="Sommario2"/>
            <w:rPr>
              <w:rFonts w:asciiTheme="minorHAnsi" w:eastAsiaTheme="minorEastAsia" w:hAnsiTheme="minorHAnsi" w:cstheme="minorBidi"/>
              <w:smallCaps w:val="0"/>
              <w:noProof/>
              <w:spacing w:val="0"/>
              <w:sz w:val="22"/>
              <w:lang w:eastAsia="it-IT"/>
            </w:rPr>
          </w:pPr>
          <w:hyperlink w:anchor="_Toc169972769" w:history="1">
            <w:r w:rsidRPr="00C769B8">
              <w:rPr>
                <w:rStyle w:val="Collegamentoipertestuale"/>
                <w:noProof/>
              </w:rPr>
              <w:t>3.2</w:t>
            </w:r>
            <w:r>
              <w:rPr>
                <w:rFonts w:asciiTheme="minorHAnsi" w:eastAsiaTheme="minorEastAsia" w:hAnsiTheme="minorHAnsi" w:cstheme="minorBidi"/>
                <w:smallCaps w:val="0"/>
                <w:noProof/>
                <w:spacing w:val="0"/>
                <w:sz w:val="22"/>
                <w:lang w:eastAsia="it-IT"/>
              </w:rPr>
              <w:tab/>
            </w:r>
            <w:r w:rsidRPr="00C769B8">
              <w:rPr>
                <w:rStyle w:val="Collegamentoipertestuale"/>
                <w:noProof/>
              </w:rPr>
              <w:t>Tecnologie utilizzate</w:t>
            </w:r>
            <w:r>
              <w:rPr>
                <w:noProof/>
                <w:webHidden/>
              </w:rPr>
              <w:tab/>
            </w:r>
            <w:r>
              <w:rPr>
                <w:noProof/>
                <w:webHidden/>
              </w:rPr>
              <w:fldChar w:fldCharType="begin"/>
            </w:r>
            <w:r>
              <w:rPr>
                <w:noProof/>
                <w:webHidden/>
              </w:rPr>
              <w:instrText xml:space="preserve"> PAGEREF _Toc169972769 \h </w:instrText>
            </w:r>
            <w:r>
              <w:rPr>
                <w:noProof/>
                <w:webHidden/>
              </w:rPr>
            </w:r>
            <w:r>
              <w:rPr>
                <w:noProof/>
                <w:webHidden/>
              </w:rPr>
              <w:fldChar w:fldCharType="separate"/>
            </w:r>
            <w:r>
              <w:rPr>
                <w:noProof/>
                <w:webHidden/>
              </w:rPr>
              <w:t>56</w:t>
            </w:r>
            <w:r>
              <w:rPr>
                <w:noProof/>
                <w:webHidden/>
              </w:rPr>
              <w:fldChar w:fldCharType="end"/>
            </w:r>
          </w:hyperlink>
        </w:p>
        <w:p w14:paraId="7FCD60D2" w14:textId="556E7A27"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70" w:history="1">
            <w:r w:rsidRPr="00C769B8">
              <w:rPr>
                <w:rStyle w:val="Collegamentoipertestuale"/>
                <w:noProof/>
              </w:rPr>
              <w:t>3.2.1</w:t>
            </w:r>
            <w:r>
              <w:rPr>
                <w:rFonts w:asciiTheme="minorHAnsi" w:eastAsiaTheme="minorEastAsia" w:hAnsiTheme="minorHAnsi" w:cstheme="minorBidi"/>
                <w:i w:val="0"/>
                <w:noProof/>
                <w:spacing w:val="0"/>
                <w:lang w:eastAsia="it-IT"/>
              </w:rPr>
              <w:tab/>
            </w:r>
            <w:r w:rsidRPr="00C769B8">
              <w:rPr>
                <w:rStyle w:val="Collegamentoipertestuale"/>
                <w:noProof/>
              </w:rPr>
              <w:t>Framework, lib</w:t>
            </w:r>
            <w:r w:rsidRPr="00C769B8">
              <w:rPr>
                <w:rStyle w:val="Collegamentoipertestuale"/>
                <w:noProof/>
              </w:rPr>
              <w:t>r</w:t>
            </w:r>
            <w:r w:rsidRPr="00C769B8">
              <w:rPr>
                <w:rStyle w:val="Collegamentoipertestuale"/>
                <w:noProof/>
              </w:rPr>
              <w:t>erie e modelli utilizzati</w:t>
            </w:r>
            <w:r>
              <w:rPr>
                <w:noProof/>
                <w:webHidden/>
              </w:rPr>
              <w:tab/>
            </w:r>
            <w:r>
              <w:rPr>
                <w:noProof/>
                <w:webHidden/>
              </w:rPr>
              <w:fldChar w:fldCharType="begin"/>
            </w:r>
            <w:r>
              <w:rPr>
                <w:noProof/>
                <w:webHidden/>
              </w:rPr>
              <w:instrText xml:space="preserve"> PAGEREF _Toc169972770 \h </w:instrText>
            </w:r>
            <w:r>
              <w:rPr>
                <w:noProof/>
                <w:webHidden/>
              </w:rPr>
            </w:r>
            <w:r>
              <w:rPr>
                <w:noProof/>
                <w:webHidden/>
              </w:rPr>
              <w:fldChar w:fldCharType="separate"/>
            </w:r>
            <w:r>
              <w:rPr>
                <w:noProof/>
                <w:webHidden/>
              </w:rPr>
              <w:t>56</w:t>
            </w:r>
            <w:r>
              <w:rPr>
                <w:noProof/>
                <w:webHidden/>
              </w:rPr>
              <w:fldChar w:fldCharType="end"/>
            </w:r>
          </w:hyperlink>
        </w:p>
        <w:p w14:paraId="05085845" w14:textId="40F798A8"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71" w:history="1">
            <w:r w:rsidRPr="00C769B8">
              <w:rPr>
                <w:rStyle w:val="Collegamentoipertestuale"/>
                <w:noProof/>
              </w:rPr>
              <w:t>3.2.2</w:t>
            </w:r>
            <w:r>
              <w:rPr>
                <w:rFonts w:asciiTheme="minorHAnsi" w:eastAsiaTheme="minorEastAsia" w:hAnsiTheme="minorHAnsi" w:cstheme="minorBidi"/>
                <w:i w:val="0"/>
                <w:noProof/>
                <w:spacing w:val="0"/>
                <w:lang w:eastAsia="it-IT"/>
              </w:rPr>
              <w:tab/>
            </w:r>
            <w:r w:rsidRPr="00C769B8">
              <w:rPr>
                <w:rStyle w:val="Collegamentoipertestuale"/>
                <w:noProof/>
              </w:rPr>
              <w:t>Tipo di dati manipolato – STIX Object e dict</w:t>
            </w:r>
            <w:r>
              <w:rPr>
                <w:noProof/>
                <w:webHidden/>
              </w:rPr>
              <w:tab/>
            </w:r>
            <w:r>
              <w:rPr>
                <w:noProof/>
                <w:webHidden/>
              </w:rPr>
              <w:fldChar w:fldCharType="begin"/>
            </w:r>
            <w:r>
              <w:rPr>
                <w:noProof/>
                <w:webHidden/>
              </w:rPr>
              <w:instrText xml:space="preserve"> PAGEREF _Toc169972771 \h </w:instrText>
            </w:r>
            <w:r>
              <w:rPr>
                <w:noProof/>
                <w:webHidden/>
              </w:rPr>
            </w:r>
            <w:r>
              <w:rPr>
                <w:noProof/>
                <w:webHidden/>
              </w:rPr>
              <w:fldChar w:fldCharType="separate"/>
            </w:r>
            <w:r>
              <w:rPr>
                <w:noProof/>
                <w:webHidden/>
              </w:rPr>
              <w:t>58</w:t>
            </w:r>
            <w:r>
              <w:rPr>
                <w:noProof/>
                <w:webHidden/>
              </w:rPr>
              <w:fldChar w:fldCharType="end"/>
            </w:r>
          </w:hyperlink>
        </w:p>
        <w:p w14:paraId="2C2F0BD6" w14:textId="177B63BD" w:rsidR="00426FFD" w:rsidRDefault="00426FFD">
          <w:pPr>
            <w:pStyle w:val="Sommario2"/>
            <w:rPr>
              <w:rFonts w:asciiTheme="minorHAnsi" w:eastAsiaTheme="minorEastAsia" w:hAnsiTheme="minorHAnsi" w:cstheme="minorBidi"/>
              <w:smallCaps w:val="0"/>
              <w:noProof/>
              <w:spacing w:val="0"/>
              <w:sz w:val="22"/>
              <w:lang w:eastAsia="it-IT"/>
            </w:rPr>
          </w:pPr>
          <w:hyperlink w:anchor="_Toc169972772" w:history="1">
            <w:r w:rsidRPr="00C769B8">
              <w:rPr>
                <w:rStyle w:val="Collegamentoipertestuale"/>
                <w:noProof/>
              </w:rPr>
              <w:t>Struttura package e directory</w:t>
            </w:r>
            <w:r>
              <w:rPr>
                <w:noProof/>
                <w:webHidden/>
              </w:rPr>
              <w:tab/>
            </w:r>
            <w:r>
              <w:rPr>
                <w:noProof/>
                <w:webHidden/>
              </w:rPr>
              <w:fldChar w:fldCharType="begin"/>
            </w:r>
            <w:r>
              <w:rPr>
                <w:noProof/>
                <w:webHidden/>
              </w:rPr>
              <w:instrText xml:space="preserve"> PAGEREF _Toc169972772 \h </w:instrText>
            </w:r>
            <w:r>
              <w:rPr>
                <w:noProof/>
                <w:webHidden/>
              </w:rPr>
            </w:r>
            <w:r>
              <w:rPr>
                <w:noProof/>
                <w:webHidden/>
              </w:rPr>
              <w:fldChar w:fldCharType="separate"/>
            </w:r>
            <w:r>
              <w:rPr>
                <w:noProof/>
                <w:webHidden/>
              </w:rPr>
              <w:t>59</w:t>
            </w:r>
            <w:r>
              <w:rPr>
                <w:noProof/>
                <w:webHidden/>
              </w:rPr>
              <w:fldChar w:fldCharType="end"/>
            </w:r>
          </w:hyperlink>
        </w:p>
        <w:p w14:paraId="23E5D022" w14:textId="24175F56" w:rsidR="00426FFD" w:rsidRDefault="00426FFD">
          <w:pPr>
            <w:pStyle w:val="Sommario2"/>
            <w:rPr>
              <w:rFonts w:asciiTheme="minorHAnsi" w:eastAsiaTheme="minorEastAsia" w:hAnsiTheme="minorHAnsi" w:cstheme="minorBidi"/>
              <w:smallCaps w:val="0"/>
              <w:noProof/>
              <w:spacing w:val="0"/>
              <w:sz w:val="22"/>
              <w:lang w:eastAsia="it-IT"/>
            </w:rPr>
          </w:pPr>
          <w:hyperlink w:anchor="_Toc169972773" w:history="1">
            <w:r w:rsidRPr="00C769B8">
              <w:rPr>
                <w:rStyle w:val="Collegamentoipertestuale"/>
                <w:noProof/>
              </w:rPr>
              <w:t>3.3</w:t>
            </w:r>
            <w:r>
              <w:rPr>
                <w:rFonts w:asciiTheme="minorHAnsi" w:eastAsiaTheme="minorEastAsia" w:hAnsiTheme="minorHAnsi" w:cstheme="minorBidi"/>
                <w:smallCaps w:val="0"/>
                <w:noProof/>
                <w:spacing w:val="0"/>
                <w:sz w:val="22"/>
                <w:lang w:eastAsia="it-IT"/>
              </w:rPr>
              <w:tab/>
            </w:r>
            <w:r w:rsidRPr="00C769B8">
              <w:rPr>
                <w:rStyle w:val="Collegamentoipertestuale"/>
                <w:noProof/>
              </w:rPr>
              <w:t>Architettura</w:t>
            </w:r>
            <w:r>
              <w:rPr>
                <w:noProof/>
                <w:webHidden/>
              </w:rPr>
              <w:tab/>
            </w:r>
            <w:r>
              <w:rPr>
                <w:noProof/>
                <w:webHidden/>
              </w:rPr>
              <w:fldChar w:fldCharType="begin"/>
            </w:r>
            <w:r>
              <w:rPr>
                <w:noProof/>
                <w:webHidden/>
              </w:rPr>
              <w:instrText xml:space="preserve"> PAGEREF _Toc169972773 \h </w:instrText>
            </w:r>
            <w:r>
              <w:rPr>
                <w:noProof/>
                <w:webHidden/>
              </w:rPr>
            </w:r>
            <w:r>
              <w:rPr>
                <w:noProof/>
                <w:webHidden/>
              </w:rPr>
              <w:fldChar w:fldCharType="separate"/>
            </w:r>
            <w:r>
              <w:rPr>
                <w:noProof/>
                <w:webHidden/>
              </w:rPr>
              <w:t>59</w:t>
            </w:r>
            <w:r>
              <w:rPr>
                <w:noProof/>
                <w:webHidden/>
              </w:rPr>
              <w:fldChar w:fldCharType="end"/>
            </w:r>
          </w:hyperlink>
        </w:p>
        <w:p w14:paraId="426E7574" w14:textId="0D225EA3"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74" w:history="1">
            <w:r w:rsidRPr="00C769B8">
              <w:rPr>
                <w:rStyle w:val="Collegamentoipertestuale"/>
                <w:noProof/>
              </w:rPr>
              <w:t>3.3.1</w:t>
            </w:r>
            <w:r>
              <w:rPr>
                <w:rFonts w:asciiTheme="minorHAnsi" w:eastAsiaTheme="minorEastAsia" w:hAnsiTheme="minorHAnsi" w:cstheme="minorBidi"/>
                <w:i w:val="0"/>
                <w:noProof/>
                <w:spacing w:val="0"/>
                <w:lang w:eastAsia="it-IT"/>
              </w:rPr>
              <w:tab/>
            </w:r>
            <w:r w:rsidRPr="00C769B8">
              <w:rPr>
                <w:rStyle w:val="Collegamentoipertestuale"/>
                <w:noProof/>
              </w:rPr>
              <w:t>Componenti dell’architettura</w:t>
            </w:r>
            <w:r>
              <w:rPr>
                <w:noProof/>
                <w:webHidden/>
              </w:rPr>
              <w:tab/>
            </w:r>
            <w:r>
              <w:rPr>
                <w:noProof/>
                <w:webHidden/>
              </w:rPr>
              <w:fldChar w:fldCharType="begin"/>
            </w:r>
            <w:r>
              <w:rPr>
                <w:noProof/>
                <w:webHidden/>
              </w:rPr>
              <w:instrText xml:space="preserve"> PAGEREF _Toc169972774 \h </w:instrText>
            </w:r>
            <w:r>
              <w:rPr>
                <w:noProof/>
                <w:webHidden/>
              </w:rPr>
            </w:r>
            <w:r>
              <w:rPr>
                <w:noProof/>
                <w:webHidden/>
              </w:rPr>
              <w:fldChar w:fldCharType="separate"/>
            </w:r>
            <w:r>
              <w:rPr>
                <w:noProof/>
                <w:webHidden/>
              </w:rPr>
              <w:t>61</w:t>
            </w:r>
            <w:r>
              <w:rPr>
                <w:noProof/>
                <w:webHidden/>
              </w:rPr>
              <w:fldChar w:fldCharType="end"/>
            </w:r>
          </w:hyperlink>
        </w:p>
        <w:p w14:paraId="229CB976" w14:textId="226ABF4F" w:rsidR="00426FFD" w:rsidRDefault="00426FFD">
          <w:pPr>
            <w:pStyle w:val="Sommario2"/>
            <w:rPr>
              <w:rFonts w:asciiTheme="minorHAnsi" w:eastAsiaTheme="minorEastAsia" w:hAnsiTheme="minorHAnsi" w:cstheme="minorBidi"/>
              <w:smallCaps w:val="0"/>
              <w:noProof/>
              <w:spacing w:val="0"/>
              <w:sz w:val="22"/>
              <w:lang w:eastAsia="it-IT"/>
            </w:rPr>
          </w:pPr>
          <w:hyperlink w:anchor="_Toc169972775" w:history="1">
            <w:r w:rsidRPr="00C769B8">
              <w:rPr>
                <w:rStyle w:val="Collegamentoipertestuale"/>
                <w:noProof/>
              </w:rPr>
              <w:t>3.4</w:t>
            </w:r>
            <w:r>
              <w:rPr>
                <w:rFonts w:asciiTheme="minorHAnsi" w:eastAsiaTheme="minorEastAsia" w:hAnsiTheme="minorHAnsi" w:cstheme="minorBidi"/>
                <w:smallCaps w:val="0"/>
                <w:noProof/>
                <w:spacing w:val="0"/>
                <w:sz w:val="22"/>
                <w:lang w:eastAsia="it-IT"/>
              </w:rPr>
              <w:tab/>
            </w:r>
            <w:r w:rsidRPr="00C769B8">
              <w:rPr>
                <w:rStyle w:val="Collegamentoipertestuale"/>
                <w:noProof/>
              </w:rPr>
              <w:t>stix&amp;vulnerability</w:t>
            </w:r>
            <w:r>
              <w:rPr>
                <w:noProof/>
                <w:webHidden/>
              </w:rPr>
              <w:tab/>
            </w:r>
            <w:r>
              <w:rPr>
                <w:noProof/>
                <w:webHidden/>
              </w:rPr>
              <w:fldChar w:fldCharType="begin"/>
            </w:r>
            <w:r>
              <w:rPr>
                <w:noProof/>
                <w:webHidden/>
              </w:rPr>
              <w:instrText xml:space="preserve"> PAGEREF _Toc169972775 \h </w:instrText>
            </w:r>
            <w:r>
              <w:rPr>
                <w:noProof/>
                <w:webHidden/>
              </w:rPr>
            </w:r>
            <w:r>
              <w:rPr>
                <w:noProof/>
                <w:webHidden/>
              </w:rPr>
              <w:fldChar w:fldCharType="separate"/>
            </w:r>
            <w:r>
              <w:rPr>
                <w:noProof/>
                <w:webHidden/>
              </w:rPr>
              <w:t>62</w:t>
            </w:r>
            <w:r>
              <w:rPr>
                <w:noProof/>
                <w:webHidden/>
              </w:rPr>
              <w:fldChar w:fldCharType="end"/>
            </w:r>
          </w:hyperlink>
        </w:p>
        <w:p w14:paraId="7183A0EE" w14:textId="0A3A82AF"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76" w:history="1">
            <w:r w:rsidRPr="00C769B8">
              <w:rPr>
                <w:rStyle w:val="Collegamentoipertestuale"/>
                <w:noProof/>
              </w:rPr>
              <w:t>3.4.1</w:t>
            </w:r>
            <w:r>
              <w:rPr>
                <w:rFonts w:asciiTheme="minorHAnsi" w:eastAsiaTheme="minorEastAsia" w:hAnsiTheme="minorHAnsi" w:cstheme="minorBidi"/>
                <w:i w:val="0"/>
                <w:noProof/>
                <w:spacing w:val="0"/>
                <w:lang w:eastAsia="it-IT"/>
              </w:rPr>
              <w:tab/>
            </w:r>
            <w:r w:rsidRPr="00C769B8">
              <w:rPr>
                <w:rStyle w:val="Collegamentoipertestuale"/>
                <w:noProof/>
              </w:rPr>
              <w:t>Data Provider</w:t>
            </w:r>
            <w:r>
              <w:rPr>
                <w:noProof/>
                <w:webHidden/>
              </w:rPr>
              <w:tab/>
            </w:r>
            <w:r>
              <w:rPr>
                <w:noProof/>
                <w:webHidden/>
              </w:rPr>
              <w:fldChar w:fldCharType="begin"/>
            </w:r>
            <w:r>
              <w:rPr>
                <w:noProof/>
                <w:webHidden/>
              </w:rPr>
              <w:instrText xml:space="preserve"> PAGEREF _Toc169972776 \h </w:instrText>
            </w:r>
            <w:r>
              <w:rPr>
                <w:noProof/>
                <w:webHidden/>
              </w:rPr>
            </w:r>
            <w:r>
              <w:rPr>
                <w:noProof/>
                <w:webHidden/>
              </w:rPr>
              <w:fldChar w:fldCharType="separate"/>
            </w:r>
            <w:r>
              <w:rPr>
                <w:noProof/>
                <w:webHidden/>
              </w:rPr>
              <w:t>63</w:t>
            </w:r>
            <w:r>
              <w:rPr>
                <w:noProof/>
                <w:webHidden/>
              </w:rPr>
              <w:fldChar w:fldCharType="end"/>
            </w:r>
          </w:hyperlink>
        </w:p>
        <w:p w14:paraId="61C1CC16" w14:textId="17A081EE"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77" w:history="1">
            <w:r w:rsidRPr="00C769B8">
              <w:rPr>
                <w:rStyle w:val="Collegamentoipertestuale"/>
                <w:noProof/>
              </w:rPr>
              <w:t>3.4.1.1</w:t>
            </w:r>
            <w:r>
              <w:rPr>
                <w:rFonts w:asciiTheme="minorHAnsi" w:eastAsiaTheme="minorEastAsia" w:hAnsiTheme="minorHAnsi" w:cstheme="minorBidi"/>
                <w:noProof/>
                <w:spacing w:val="0"/>
                <w:lang w:eastAsia="it-IT"/>
              </w:rPr>
              <w:tab/>
            </w:r>
            <w:r w:rsidRPr="00C769B8">
              <w:rPr>
                <w:rStyle w:val="Collegamentoipertestuale"/>
                <w:noProof/>
              </w:rPr>
              <w:t>Singleton</w:t>
            </w:r>
            <w:r>
              <w:rPr>
                <w:noProof/>
                <w:webHidden/>
              </w:rPr>
              <w:tab/>
            </w:r>
            <w:r>
              <w:rPr>
                <w:noProof/>
                <w:webHidden/>
              </w:rPr>
              <w:fldChar w:fldCharType="begin"/>
            </w:r>
            <w:r>
              <w:rPr>
                <w:noProof/>
                <w:webHidden/>
              </w:rPr>
              <w:instrText xml:space="preserve"> PAGEREF _Toc169972777 \h </w:instrText>
            </w:r>
            <w:r>
              <w:rPr>
                <w:noProof/>
                <w:webHidden/>
              </w:rPr>
            </w:r>
            <w:r>
              <w:rPr>
                <w:noProof/>
                <w:webHidden/>
              </w:rPr>
              <w:fldChar w:fldCharType="separate"/>
            </w:r>
            <w:r>
              <w:rPr>
                <w:noProof/>
                <w:webHidden/>
              </w:rPr>
              <w:t>64</w:t>
            </w:r>
            <w:r>
              <w:rPr>
                <w:noProof/>
                <w:webHidden/>
              </w:rPr>
              <w:fldChar w:fldCharType="end"/>
            </w:r>
          </w:hyperlink>
        </w:p>
        <w:p w14:paraId="62BF4B1F" w14:textId="3AEDC069"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78" w:history="1">
            <w:r w:rsidRPr="00C769B8">
              <w:rPr>
                <w:rStyle w:val="Collegamentoipertestuale"/>
                <w:noProof/>
              </w:rPr>
              <w:t>3.4.1.2</w:t>
            </w:r>
            <w:r>
              <w:rPr>
                <w:rFonts w:asciiTheme="minorHAnsi" w:eastAsiaTheme="minorEastAsia" w:hAnsiTheme="minorHAnsi" w:cstheme="minorBidi"/>
                <w:noProof/>
                <w:spacing w:val="0"/>
                <w:lang w:eastAsia="it-IT"/>
              </w:rPr>
              <w:tab/>
            </w:r>
            <w:r w:rsidRPr="00C769B8">
              <w:rPr>
                <w:rStyle w:val="Collegamentoipertestuale"/>
                <w:noProof/>
              </w:rPr>
              <w:t>Interfaccia per CTI data</w:t>
            </w:r>
            <w:r>
              <w:rPr>
                <w:noProof/>
                <w:webHidden/>
              </w:rPr>
              <w:tab/>
            </w:r>
            <w:r>
              <w:rPr>
                <w:noProof/>
                <w:webHidden/>
              </w:rPr>
              <w:fldChar w:fldCharType="begin"/>
            </w:r>
            <w:r>
              <w:rPr>
                <w:noProof/>
                <w:webHidden/>
              </w:rPr>
              <w:instrText xml:space="preserve"> PAGEREF _Toc169972778 \h </w:instrText>
            </w:r>
            <w:r>
              <w:rPr>
                <w:noProof/>
                <w:webHidden/>
              </w:rPr>
            </w:r>
            <w:r>
              <w:rPr>
                <w:noProof/>
                <w:webHidden/>
              </w:rPr>
              <w:fldChar w:fldCharType="separate"/>
            </w:r>
            <w:r>
              <w:rPr>
                <w:noProof/>
                <w:webHidden/>
              </w:rPr>
              <w:t>65</w:t>
            </w:r>
            <w:r>
              <w:rPr>
                <w:noProof/>
                <w:webHidden/>
              </w:rPr>
              <w:fldChar w:fldCharType="end"/>
            </w:r>
          </w:hyperlink>
        </w:p>
        <w:p w14:paraId="5FB1CA03" w14:textId="4EAF8834"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79" w:history="1">
            <w:r w:rsidRPr="00C769B8">
              <w:rPr>
                <w:rStyle w:val="Collegamentoipertestuale"/>
                <w:noProof/>
              </w:rPr>
              <w:t>3.4.1.3</w:t>
            </w:r>
            <w:r>
              <w:rPr>
                <w:rFonts w:asciiTheme="minorHAnsi" w:eastAsiaTheme="minorEastAsia" w:hAnsiTheme="minorHAnsi" w:cstheme="minorBidi"/>
                <w:noProof/>
                <w:spacing w:val="0"/>
                <w:lang w:eastAsia="it-IT"/>
              </w:rPr>
              <w:tab/>
            </w:r>
            <w:r w:rsidRPr="00C769B8">
              <w:rPr>
                <w:rStyle w:val="Collegamentoipertestuale"/>
                <w:noProof/>
              </w:rPr>
              <w:t>Domain</w:t>
            </w:r>
            <w:r>
              <w:rPr>
                <w:noProof/>
                <w:webHidden/>
              </w:rPr>
              <w:tab/>
            </w:r>
            <w:r>
              <w:rPr>
                <w:noProof/>
                <w:webHidden/>
              </w:rPr>
              <w:fldChar w:fldCharType="begin"/>
            </w:r>
            <w:r>
              <w:rPr>
                <w:noProof/>
                <w:webHidden/>
              </w:rPr>
              <w:instrText xml:space="preserve"> PAGEREF _Toc169972779 \h </w:instrText>
            </w:r>
            <w:r>
              <w:rPr>
                <w:noProof/>
                <w:webHidden/>
              </w:rPr>
            </w:r>
            <w:r>
              <w:rPr>
                <w:noProof/>
                <w:webHidden/>
              </w:rPr>
              <w:fldChar w:fldCharType="separate"/>
            </w:r>
            <w:r>
              <w:rPr>
                <w:noProof/>
                <w:webHidden/>
              </w:rPr>
              <w:t>71</w:t>
            </w:r>
            <w:r>
              <w:rPr>
                <w:noProof/>
                <w:webHidden/>
              </w:rPr>
              <w:fldChar w:fldCharType="end"/>
            </w:r>
          </w:hyperlink>
        </w:p>
        <w:p w14:paraId="429FC88E" w14:textId="0B6110ED"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80" w:history="1">
            <w:r w:rsidRPr="00C769B8">
              <w:rPr>
                <w:rStyle w:val="Collegamentoipertestuale"/>
                <w:noProof/>
              </w:rPr>
              <w:t>3.4.1.4</w:t>
            </w:r>
            <w:r>
              <w:rPr>
                <w:rFonts w:asciiTheme="minorHAnsi" w:eastAsiaTheme="minorEastAsia" w:hAnsiTheme="minorHAnsi" w:cstheme="minorBidi"/>
                <w:noProof/>
                <w:spacing w:val="0"/>
                <w:lang w:eastAsia="it-IT"/>
              </w:rPr>
              <w:tab/>
            </w:r>
            <w:r w:rsidRPr="00C769B8">
              <w:rPr>
                <w:rStyle w:val="Collegamentoipertestuale"/>
                <w:noProof/>
              </w:rPr>
              <w:t>Container</w:t>
            </w:r>
            <w:r>
              <w:rPr>
                <w:noProof/>
                <w:webHidden/>
              </w:rPr>
              <w:tab/>
            </w:r>
            <w:r>
              <w:rPr>
                <w:noProof/>
                <w:webHidden/>
              </w:rPr>
              <w:fldChar w:fldCharType="begin"/>
            </w:r>
            <w:r>
              <w:rPr>
                <w:noProof/>
                <w:webHidden/>
              </w:rPr>
              <w:instrText xml:space="preserve"> PAGEREF _Toc169972780 \h </w:instrText>
            </w:r>
            <w:r>
              <w:rPr>
                <w:noProof/>
                <w:webHidden/>
              </w:rPr>
            </w:r>
            <w:r>
              <w:rPr>
                <w:noProof/>
                <w:webHidden/>
              </w:rPr>
              <w:fldChar w:fldCharType="separate"/>
            </w:r>
            <w:r>
              <w:rPr>
                <w:noProof/>
                <w:webHidden/>
              </w:rPr>
              <w:t>74</w:t>
            </w:r>
            <w:r>
              <w:rPr>
                <w:noProof/>
                <w:webHidden/>
              </w:rPr>
              <w:fldChar w:fldCharType="end"/>
            </w:r>
          </w:hyperlink>
        </w:p>
        <w:p w14:paraId="06DDC5E8" w14:textId="7CDB556F"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81" w:history="1">
            <w:r w:rsidRPr="00C769B8">
              <w:rPr>
                <w:rStyle w:val="Collegamentoipertestuale"/>
                <w:noProof/>
              </w:rPr>
              <w:t>3.4.1.5</w:t>
            </w:r>
            <w:r>
              <w:rPr>
                <w:rFonts w:asciiTheme="minorHAnsi" w:eastAsiaTheme="minorEastAsia" w:hAnsiTheme="minorHAnsi" w:cstheme="minorBidi"/>
                <w:noProof/>
                <w:spacing w:val="0"/>
                <w:lang w:eastAsia="it-IT"/>
              </w:rPr>
              <w:tab/>
            </w:r>
            <w:r w:rsidRPr="00C769B8">
              <w:rPr>
                <w:rStyle w:val="Collegamentoipertestuale"/>
                <w:noProof/>
              </w:rPr>
              <w:t>gptAPI</w:t>
            </w:r>
            <w:r>
              <w:rPr>
                <w:noProof/>
                <w:webHidden/>
              </w:rPr>
              <w:tab/>
            </w:r>
            <w:r>
              <w:rPr>
                <w:noProof/>
                <w:webHidden/>
              </w:rPr>
              <w:fldChar w:fldCharType="begin"/>
            </w:r>
            <w:r>
              <w:rPr>
                <w:noProof/>
                <w:webHidden/>
              </w:rPr>
              <w:instrText xml:space="preserve"> PAGEREF _Toc169972781 \h </w:instrText>
            </w:r>
            <w:r>
              <w:rPr>
                <w:noProof/>
                <w:webHidden/>
              </w:rPr>
            </w:r>
            <w:r>
              <w:rPr>
                <w:noProof/>
                <w:webHidden/>
              </w:rPr>
              <w:fldChar w:fldCharType="separate"/>
            </w:r>
            <w:r>
              <w:rPr>
                <w:noProof/>
                <w:webHidden/>
              </w:rPr>
              <w:t>83</w:t>
            </w:r>
            <w:r>
              <w:rPr>
                <w:noProof/>
                <w:webHidden/>
              </w:rPr>
              <w:fldChar w:fldCharType="end"/>
            </w:r>
          </w:hyperlink>
        </w:p>
        <w:p w14:paraId="04FE125A" w14:textId="50ED0BA6"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82" w:history="1">
            <w:r w:rsidRPr="00C769B8">
              <w:rPr>
                <w:rStyle w:val="Collegamentoipertestuale"/>
                <w:noProof/>
              </w:rPr>
              <w:t>3.4.1.6</w:t>
            </w:r>
            <w:r>
              <w:rPr>
                <w:rFonts w:asciiTheme="minorHAnsi" w:eastAsiaTheme="minorEastAsia" w:hAnsiTheme="minorHAnsi" w:cstheme="minorBidi"/>
                <w:noProof/>
                <w:spacing w:val="0"/>
                <w:lang w:eastAsia="it-IT"/>
              </w:rPr>
              <w:tab/>
            </w:r>
            <w:r w:rsidRPr="00C769B8">
              <w:rPr>
                <w:rStyle w:val="Collegamentoipertestuale"/>
                <w:noProof/>
              </w:rPr>
              <w:t>PDF Utility</w:t>
            </w:r>
            <w:r>
              <w:rPr>
                <w:noProof/>
                <w:webHidden/>
              </w:rPr>
              <w:tab/>
            </w:r>
            <w:r>
              <w:rPr>
                <w:noProof/>
                <w:webHidden/>
              </w:rPr>
              <w:fldChar w:fldCharType="begin"/>
            </w:r>
            <w:r>
              <w:rPr>
                <w:noProof/>
                <w:webHidden/>
              </w:rPr>
              <w:instrText xml:space="preserve"> PAGEREF _Toc169972782 \h </w:instrText>
            </w:r>
            <w:r>
              <w:rPr>
                <w:noProof/>
                <w:webHidden/>
              </w:rPr>
            </w:r>
            <w:r>
              <w:rPr>
                <w:noProof/>
                <w:webHidden/>
              </w:rPr>
              <w:fldChar w:fldCharType="separate"/>
            </w:r>
            <w:r>
              <w:rPr>
                <w:noProof/>
                <w:webHidden/>
              </w:rPr>
              <w:t>83</w:t>
            </w:r>
            <w:r>
              <w:rPr>
                <w:noProof/>
                <w:webHidden/>
              </w:rPr>
              <w:fldChar w:fldCharType="end"/>
            </w:r>
          </w:hyperlink>
        </w:p>
        <w:p w14:paraId="2212BB99" w14:textId="2D3B9E33"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83" w:history="1">
            <w:r w:rsidRPr="00C769B8">
              <w:rPr>
                <w:rStyle w:val="Collegamentoipertestuale"/>
                <w:noProof/>
              </w:rPr>
              <w:t>3.4.1.7</w:t>
            </w:r>
            <w:r>
              <w:rPr>
                <w:rFonts w:asciiTheme="minorHAnsi" w:eastAsiaTheme="minorEastAsia" w:hAnsiTheme="minorHAnsi" w:cstheme="minorBidi"/>
                <w:noProof/>
                <w:spacing w:val="0"/>
                <w:lang w:eastAsia="it-IT"/>
              </w:rPr>
              <w:tab/>
            </w:r>
            <w:r w:rsidRPr="00C769B8">
              <w:rPr>
                <w:rStyle w:val="Collegamentoipertestuale"/>
                <w:noProof/>
              </w:rPr>
              <w:t>Interfaccia per cvwelib</w:t>
            </w:r>
            <w:r>
              <w:rPr>
                <w:noProof/>
                <w:webHidden/>
              </w:rPr>
              <w:tab/>
            </w:r>
            <w:r>
              <w:rPr>
                <w:noProof/>
                <w:webHidden/>
              </w:rPr>
              <w:fldChar w:fldCharType="begin"/>
            </w:r>
            <w:r>
              <w:rPr>
                <w:noProof/>
                <w:webHidden/>
              </w:rPr>
              <w:instrText xml:space="preserve"> PAGEREF _Toc169972783 \h </w:instrText>
            </w:r>
            <w:r>
              <w:rPr>
                <w:noProof/>
                <w:webHidden/>
              </w:rPr>
            </w:r>
            <w:r>
              <w:rPr>
                <w:noProof/>
                <w:webHidden/>
              </w:rPr>
              <w:fldChar w:fldCharType="separate"/>
            </w:r>
            <w:r>
              <w:rPr>
                <w:noProof/>
                <w:webHidden/>
              </w:rPr>
              <w:t>84</w:t>
            </w:r>
            <w:r>
              <w:rPr>
                <w:noProof/>
                <w:webHidden/>
              </w:rPr>
              <w:fldChar w:fldCharType="end"/>
            </w:r>
          </w:hyperlink>
        </w:p>
        <w:p w14:paraId="43B39933" w14:textId="1D4AA1E4" w:rsidR="00426FFD" w:rsidRDefault="00426FFD">
          <w:pPr>
            <w:pStyle w:val="Sommario4"/>
            <w:tabs>
              <w:tab w:val="left" w:pos="1920"/>
            </w:tabs>
            <w:rPr>
              <w:rFonts w:asciiTheme="minorHAnsi" w:eastAsiaTheme="minorEastAsia" w:hAnsiTheme="minorHAnsi" w:cstheme="minorBidi"/>
              <w:noProof/>
              <w:spacing w:val="0"/>
              <w:lang w:eastAsia="it-IT"/>
            </w:rPr>
          </w:pPr>
          <w:hyperlink w:anchor="_Toc169972784" w:history="1">
            <w:r w:rsidRPr="00C769B8">
              <w:rPr>
                <w:rStyle w:val="Collegamentoipertestuale"/>
                <w:noProof/>
              </w:rPr>
              <w:t>3.4.1.8</w:t>
            </w:r>
            <w:r>
              <w:rPr>
                <w:rFonts w:asciiTheme="minorHAnsi" w:eastAsiaTheme="minorEastAsia" w:hAnsiTheme="minorHAnsi" w:cstheme="minorBidi"/>
                <w:noProof/>
                <w:spacing w:val="0"/>
                <w:lang w:eastAsia="it-IT"/>
              </w:rPr>
              <w:tab/>
            </w:r>
            <w:r w:rsidRPr="00C769B8">
              <w:rPr>
                <w:rStyle w:val="Collegamentoipertestuale"/>
                <w:noProof/>
              </w:rPr>
              <w:t>Interfaccia per capeclib</w:t>
            </w:r>
            <w:r>
              <w:rPr>
                <w:noProof/>
                <w:webHidden/>
              </w:rPr>
              <w:tab/>
            </w:r>
            <w:r>
              <w:rPr>
                <w:noProof/>
                <w:webHidden/>
              </w:rPr>
              <w:fldChar w:fldCharType="begin"/>
            </w:r>
            <w:r>
              <w:rPr>
                <w:noProof/>
                <w:webHidden/>
              </w:rPr>
              <w:instrText xml:space="preserve"> PAGEREF _Toc169972784 \h </w:instrText>
            </w:r>
            <w:r>
              <w:rPr>
                <w:noProof/>
                <w:webHidden/>
              </w:rPr>
            </w:r>
            <w:r>
              <w:rPr>
                <w:noProof/>
                <w:webHidden/>
              </w:rPr>
              <w:fldChar w:fldCharType="separate"/>
            </w:r>
            <w:r>
              <w:rPr>
                <w:noProof/>
                <w:webHidden/>
              </w:rPr>
              <w:t>85</w:t>
            </w:r>
            <w:r>
              <w:rPr>
                <w:noProof/>
                <w:webHidden/>
              </w:rPr>
              <w:fldChar w:fldCharType="end"/>
            </w:r>
          </w:hyperlink>
        </w:p>
        <w:p w14:paraId="5C091158" w14:textId="2A0D966C"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85" w:history="1">
            <w:r w:rsidRPr="00C769B8">
              <w:rPr>
                <w:rStyle w:val="Collegamentoipertestuale"/>
                <w:noProof/>
              </w:rPr>
              <w:t>3.4.2</w:t>
            </w:r>
            <w:r>
              <w:rPr>
                <w:rFonts w:asciiTheme="minorHAnsi" w:eastAsiaTheme="minorEastAsia" w:hAnsiTheme="minorHAnsi" w:cstheme="minorBidi"/>
                <w:i w:val="0"/>
                <w:noProof/>
                <w:spacing w:val="0"/>
                <w:lang w:eastAsia="it-IT"/>
              </w:rPr>
              <w:tab/>
            </w:r>
            <w:r w:rsidRPr="00C769B8">
              <w:rPr>
                <w:rStyle w:val="Collegamentoipertestuale"/>
                <w:noProof/>
              </w:rPr>
              <w:t>Data Acces API</w:t>
            </w:r>
            <w:r>
              <w:rPr>
                <w:noProof/>
                <w:webHidden/>
              </w:rPr>
              <w:tab/>
            </w:r>
            <w:r>
              <w:rPr>
                <w:noProof/>
                <w:webHidden/>
              </w:rPr>
              <w:fldChar w:fldCharType="begin"/>
            </w:r>
            <w:r>
              <w:rPr>
                <w:noProof/>
                <w:webHidden/>
              </w:rPr>
              <w:instrText xml:space="preserve"> PAGEREF _Toc169972785 \h </w:instrText>
            </w:r>
            <w:r>
              <w:rPr>
                <w:noProof/>
                <w:webHidden/>
              </w:rPr>
            </w:r>
            <w:r>
              <w:rPr>
                <w:noProof/>
                <w:webHidden/>
              </w:rPr>
              <w:fldChar w:fldCharType="separate"/>
            </w:r>
            <w:r>
              <w:rPr>
                <w:noProof/>
                <w:webHidden/>
              </w:rPr>
              <w:t>86</w:t>
            </w:r>
            <w:r>
              <w:rPr>
                <w:noProof/>
                <w:webHidden/>
              </w:rPr>
              <w:fldChar w:fldCharType="end"/>
            </w:r>
          </w:hyperlink>
        </w:p>
        <w:p w14:paraId="62EB324F" w14:textId="53F9C74F" w:rsidR="00426FFD" w:rsidRDefault="00426FFD">
          <w:pPr>
            <w:pStyle w:val="Sommario2"/>
            <w:rPr>
              <w:rFonts w:asciiTheme="minorHAnsi" w:eastAsiaTheme="minorEastAsia" w:hAnsiTheme="minorHAnsi" w:cstheme="minorBidi"/>
              <w:smallCaps w:val="0"/>
              <w:noProof/>
              <w:spacing w:val="0"/>
              <w:sz w:val="22"/>
              <w:lang w:eastAsia="it-IT"/>
            </w:rPr>
          </w:pPr>
          <w:hyperlink w:anchor="_Toc169972786" w:history="1">
            <w:r w:rsidRPr="00C769B8">
              <w:rPr>
                <w:rStyle w:val="Collegamentoipertestuale"/>
                <w:noProof/>
              </w:rPr>
              <w:t>3.5</w:t>
            </w:r>
            <w:r>
              <w:rPr>
                <w:rFonts w:asciiTheme="minorHAnsi" w:eastAsiaTheme="minorEastAsia" w:hAnsiTheme="minorHAnsi" w:cstheme="minorBidi"/>
                <w:smallCaps w:val="0"/>
                <w:noProof/>
                <w:spacing w:val="0"/>
                <w:sz w:val="22"/>
                <w:lang w:eastAsia="it-IT"/>
              </w:rPr>
              <w:tab/>
            </w:r>
            <w:r w:rsidRPr="00C769B8">
              <w:rPr>
                <w:rStyle w:val="Collegamentoipertestuale"/>
                <w:noProof/>
              </w:rPr>
              <w:t>cvwelib</w:t>
            </w:r>
            <w:r>
              <w:rPr>
                <w:noProof/>
                <w:webHidden/>
              </w:rPr>
              <w:tab/>
            </w:r>
            <w:r>
              <w:rPr>
                <w:noProof/>
                <w:webHidden/>
              </w:rPr>
              <w:fldChar w:fldCharType="begin"/>
            </w:r>
            <w:r>
              <w:rPr>
                <w:noProof/>
                <w:webHidden/>
              </w:rPr>
              <w:instrText xml:space="preserve"> PAGEREF _Toc169972786 \h </w:instrText>
            </w:r>
            <w:r>
              <w:rPr>
                <w:noProof/>
                <w:webHidden/>
              </w:rPr>
            </w:r>
            <w:r>
              <w:rPr>
                <w:noProof/>
                <w:webHidden/>
              </w:rPr>
              <w:fldChar w:fldCharType="separate"/>
            </w:r>
            <w:r>
              <w:rPr>
                <w:noProof/>
                <w:webHidden/>
              </w:rPr>
              <w:t>86</w:t>
            </w:r>
            <w:r>
              <w:rPr>
                <w:noProof/>
                <w:webHidden/>
              </w:rPr>
              <w:fldChar w:fldCharType="end"/>
            </w:r>
          </w:hyperlink>
        </w:p>
        <w:p w14:paraId="73F5FCA1" w14:textId="174D3462"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87" w:history="1">
            <w:r w:rsidRPr="00C769B8">
              <w:rPr>
                <w:rStyle w:val="Collegamentoipertestuale"/>
                <w:noProof/>
              </w:rPr>
              <w:t>3.5.1</w:t>
            </w:r>
            <w:r>
              <w:rPr>
                <w:rFonts w:asciiTheme="minorHAnsi" w:eastAsiaTheme="minorEastAsia" w:hAnsiTheme="minorHAnsi" w:cstheme="minorBidi"/>
                <w:i w:val="0"/>
                <w:noProof/>
                <w:spacing w:val="0"/>
                <w:lang w:eastAsia="it-IT"/>
              </w:rPr>
              <w:tab/>
            </w:r>
            <w:r w:rsidRPr="00C769B8">
              <w:rPr>
                <w:rStyle w:val="Collegamentoipertestuale"/>
                <w:noProof/>
              </w:rPr>
              <w:t>Struttura della libreria</w:t>
            </w:r>
            <w:r>
              <w:rPr>
                <w:noProof/>
                <w:webHidden/>
              </w:rPr>
              <w:tab/>
            </w:r>
            <w:r>
              <w:rPr>
                <w:noProof/>
                <w:webHidden/>
              </w:rPr>
              <w:fldChar w:fldCharType="begin"/>
            </w:r>
            <w:r>
              <w:rPr>
                <w:noProof/>
                <w:webHidden/>
              </w:rPr>
              <w:instrText xml:space="preserve"> PAGEREF _Toc169972787 \h </w:instrText>
            </w:r>
            <w:r>
              <w:rPr>
                <w:noProof/>
                <w:webHidden/>
              </w:rPr>
            </w:r>
            <w:r>
              <w:rPr>
                <w:noProof/>
                <w:webHidden/>
              </w:rPr>
              <w:fldChar w:fldCharType="separate"/>
            </w:r>
            <w:r>
              <w:rPr>
                <w:noProof/>
                <w:webHidden/>
              </w:rPr>
              <w:t>87</w:t>
            </w:r>
            <w:r>
              <w:rPr>
                <w:noProof/>
                <w:webHidden/>
              </w:rPr>
              <w:fldChar w:fldCharType="end"/>
            </w:r>
          </w:hyperlink>
        </w:p>
        <w:p w14:paraId="3EE996F6" w14:textId="551E93DE"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88" w:history="1">
            <w:r w:rsidRPr="00C769B8">
              <w:rPr>
                <w:rStyle w:val="Collegamentoipertestuale"/>
                <w:noProof/>
              </w:rPr>
              <w:t>3.5.2</w:t>
            </w:r>
            <w:r>
              <w:rPr>
                <w:rFonts w:asciiTheme="minorHAnsi" w:eastAsiaTheme="minorEastAsia" w:hAnsiTheme="minorHAnsi" w:cstheme="minorBidi"/>
                <w:i w:val="0"/>
                <w:noProof/>
                <w:spacing w:val="0"/>
                <w:lang w:eastAsia="it-IT"/>
              </w:rPr>
              <w:tab/>
            </w:r>
            <w:r w:rsidRPr="00C769B8">
              <w:rPr>
                <w:rStyle w:val="Collegamentoipertestuale"/>
                <w:noProof/>
              </w:rPr>
              <w:t>Vantaggio rispetto alle NIST API</w:t>
            </w:r>
            <w:r>
              <w:rPr>
                <w:noProof/>
                <w:webHidden/>
              </w:rPr>
              <w:tab/>
            </w:r>
            <w:r>
              <w:rPr>
                <w:noProof/>
                <w:webHidden/>
              </w:rPr>
              <w:fldChar w:fldCharType="begin"/>
            </w:r>
            <w:r>
              <w:rPr>
                <w:noProof/>
                <w:webHidden/>
              </w:rPr>
              <w:instrText xml:space="preserve"> PAGEREF _Toc169972788 \h </w:instrText>
            </w:r>
            <w:r>
              <w:rPr>
                <w:noProof/>
                <w:webHidden/>
              </w:rPr>
            </w:r>
            <w:r>
              <w:rPr>
                <w:noProof/>
                <w:webHidden/>
              </w:rPr>
              <w:fldChar w:fldCharType="separate"/>
            </w:r>
            <w:r>
              <w:rPr>
                <w:noProof/>
                <w:webHidden/>
              </w:rPr>
              <w:t>88</w:t>
            </w:r>
            <w:r>
              <w:rPr>
                <w:noProof/>
                <w:webHidden/>
              </w:rPr>
              <w:fldChar w:fldCharType="end"/>
            </w:r>
          </w:hyperlink>
        </w:p>
        <w:p w14:paraId="2251398E" w14:textId="0AC84BAE" w:rsidR="00426FFD" w:rsidRDefault="00426FFD">
          <w:pPr>
            <w:pStyle w:val="Sommario2"/>
            <w:rPr>
              <w:rFonts w:asciiTheme="minorHAnsi" w:eastAsiaTheme="minorEastAsia" w:hAnsiTheme="minorHAnsi" w:cstheme="minorBidi"/>
              <w:smallCaps w:val="0"/>
              <w:noProof/>
              <w:spacing w:val="0"/>
              <w:sz w:val="22"/>
              <w:lang w:eastAsia="it-IT"/>
            </w:rPr>
          </w:pPr>
          <w:hyperlink w:anchor="_Toc169972789" w:history="1">
            <w:r w:rsidRPr="00C769B8">
              <w:rPr>
                <w:rStyle w:val="Collegamentoipertestuale"/>
                <w:noProof/>
              </w:rPr>
              <w:t>3.6</w:t>
            </w:r>
            <w:r>
              <w:rPr>
                <w:rFonts w:asciiTheme="minorHAnsi" w:eastAsiaTheme="minorEastAsia" w:hAnsiTheme="minorHAnsi" w:cstheme="minorBidi"/>
                <w:smallCaps w:val="0"/>
                <w:noProof/>
                <w:spacing w:val="0"/>
                <w:sz w:val="22"/>
                <w:lang w:eastAsia="it-IT"/>
              </w:rPr>
              <w:tab/>
            </w:r>
            <w:r w:rsidRPr="00C769B8">
              <w:rPr>
                <w:rStyle w:val="Collegamentoipertestuale"/>
                <w:noProof/>
              </w:rPr>
              <w:t>capeclib</w:t>
            </w:r>
            <w:r>
              <w:rPr>
                <w:noProof/>
                <w:webHidden/>
              </w:rPr>
              <w:tab/>
            </w:r>
            <w:r>
              <w:rPr>
                <w:noProof/>
                <w:webHidden/>
              </w:rPr>
              <w:fldChar w:fldCharType="begin"/>
            </w:r>
            <w:r>
              <w:rPr>
                <w:noProof/>
                <w:webHidden/>
              </w:rPr>
              <w:instrText xml:space="preserve"> PAGEREF _Toc169972789 \h </w:instrText>
            </w:r>
            <w:r>
              <w:rPr>
                <w:noProof/>
                <w:webHidden/>
              </w:rPr>
            </w:r>
            <w:r>
              <w:rPr>
                <w:noProof/>
                <w:webHidden/>
              </w:rPr>
              <w:fldChar w:fldCharType="separate"/>
            </w:r>
            <w:r>
              <w:rPr>
                <w:noProof/>
                <w:webHidden/>
              </w:rPr>
              <w:t>88</w:t>
            </w:r>
            <w:r>
              <w:rPr>
                <w:noProof/>
                <w:webHidden/>
              </w:rPr>
              <w:fldChar w:fldCharType="end"/>
            </w:r>
          </w:hyperlink>
        </w:p>
        <w:p w14:paraId="2119BC6D" w14:textId="0DC0364A" w:rsidR="00426FFD" w:rsidRDefault="00426FFD">
          <w:pPr>
            <w:pStyle w:val="Sommario2"/>
            <w:rPr>
              <w:rFonts w:asciiTheme="minorHAnsi" w:eastAsiaTheme="minorEastAsia" w:hAnsiTheme="minorHAnsi" w:cstheme="minorBidi"/>
              <w:smallCaps w:val="0"/>
              <w:noProof/>
              <w:spacing w:val="0"/>
              <w:sz w:val="22"/>
              <w:lang w:eastAsia="it-IT"/>
            </w:rPr>
          </w:pPr>
          <w:hyperlink w:anchor="_Toc169972790" w:history="1">
            <w:r w:rsidRPr="00C769B8">
              <w:rPr>
                <w:rStyle w:val="Collegamentoipertestuale"/>
                <w:noProof/>
              </w:rPr>
              <w:t>3.7</w:t>
            </w:r>
            <w:r>
              <w:rPr>
                <w:rFonts w:asciiTheme="minorHAnsi" w:eastAsiaTheme="minorEastAsia" w:hAnsiTheme="minorHAnsi" w:cstheme="minorBidi"/>
                <w:smallCaps w:val="0"/>
                <w:noProof/>
                <w:spacing w:val="0"/>
                <w:sz w:val="22"/>
                <w:lang w:eastAsia="it-IT"/>
              </w:rPr>
              <w:tab/>
            </w:r>
            <w:r w:rsidRPr="00C769B8">
              <w:rPr>
                <w:rStyle w:val="Collegamentoipertestuale"/>
                <w:noProof/>
              </w:rPr>
              <w:t>webInterface</w:t>
            </w:r>
            <w:r>
              <w:rPr>
                <w:noProof/>
                <w:webHidden/>
              </w:rPr>
              <w:tab/>
            </w:r>
            <w:r>
              <w:rPr>
                <w:noProof/>
                <w:webHidden/>
              </w:rPr>
              <w:fldChar w:fldCharType="begin"/>
            </w:r>
            <w:r>
              <w:rPr>
                <w:noProof/>
                <w:webHidden/>
              </w:rPr>
              <w:instrText xml:space="preserve"> PAGEREF _Toc169972790 \h </w:instrText>
            </w:r>
            <w:r>
              <w:rPr>
                <w:noProof/>
                <w:webHidden/>
              </w:rPr>
            </w:r>
            <w:r>
              <w:rPr>
                <w:noProof/>
                <w:webHidden/>
              </w:rPr>
              <w:fldChar w:fldCharType="separate"/>
            </w:r>
            <w:r>
              <w:rPr>
                <w:noProof/>
                <w:webHidden/>
              </w:rPr>
              <w:t>90</w:t>
            </w:r>
            <w:r>
              <w:rPr>
                <w:noProof/>
                <w:webHidden/>
              </w:rPr>
              <w:fldChar w:fldCharType="end"/>
            </w:r>
          </w:hyperlink>
        </w:p>
        <w:p w14:paraId="735E7225" w14:textId="7A5AB7EC"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91" w:history="1">
            <w:r w:rsidRPr="00C769B8">
              <w:rPr>
                <w:rStyle w:val="Collegamentoipertestuale"/>
                <w:noProof/>
              </w:rPr>
              <w:t>3.7.1</w:t>
            </w:r>
            <w:r>
              <w:rPr>
                <w:rFonts w:asciiTheme="minorHAnsi" w:eastAsiaTheme="minorEastAsia" w:hAnsiTheme="minorHAnsi" w:cstheme="minorBidi"/>
                <w:i w:val="0"/>
                <w:noProof/>
                <w:spacing w:val="0"/>
                <w:lang w:eastAsia="it-IT"/>
              </w:rPr>
              <w:tab/>
            </w:r>
            <w:r w:rsidRPr="00C769B8">
              <w:rPr>
                <w:rStyle w:val="Collegamentoipertestuale"/>
                <w:noProof/>
              </w:rPr>
              <w:t>Searching choices</w:t>
            </w:r>
            <w:r>
              <w:rPr>
                <w:noProof/>
                <w:webHidden/>
              </w:rPr>
              <w:tab/>
            </w:r>
            <w:r>
              <w:rPr>
                <w:noProof/>
                <w:webHidden/>
              </w:rPr>
              <w:fldChar w:fldCharType="begin"/>
            </w:r>
            <w:r>
              <w:rPr>
                <w:noProof/>
                <w:webHidden/>
              </w:rPr>
              <w:instrText xml:space="preserve"> PAGEREF _Toc169972791 \h </w:instrText>
            </w:r>
            <w:r>
              <w:rPr>
                <w:noProof/>
                <w:webHidden/>
              </w:rPr>
            </w:r>
            <w:r>
              <w:rPr>
                <w:noProof/>
                <w:webHidden/>
              </w:rPr>
              <w:fldChar w:fldCharType="separate"/>
            </w:r>
            <w:r>
              <w:rPr>
                <w:noProof/>
                <w:webHidden/>
              </w:rPr>
              <w:t>91</w:t>
            </w:r>
            <w:r>
              <w:rPr>
                <w:noProof/>
                <w:webHidden/>
              </w:rPr>
              <w:fldChar w:fldCharType="end"/>
            </w:r>
          </w:hyperlink>
        </w:p>
        <w:p w14:paraId="094DD966" w14:textId="25F5A8CF"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92" w:history="1">
            <w:r w:rsidRPr="00C769B8">
              <w:rPr>
                <w:rStyle w:val="Collegamentoipertestuale"/>
                <w:noProof/>
              </w:rPr>
              <w:t>3.7.2</w:t>
            </w:r>
            <w:r>
              <w:rPr>
                <w:rFonts w:asciiTheme="minorHAnsi" w:eastAsiaTheme="minorEastAsia" w:hAnsiTheme="minorHAnsi" w:cstheme="minorBidi"/>
                <w:i w:val="0"/>
                <w:noProof/>
                <w:spacing w:val="0"/>
                <w:lang w:eastAsia="it-IT"/>
              </w:rPr>
              <w:tab/>
            </w:r>
            <w:r w:rsidRPr="00C769B8">
              <w:rPr>
                <w:rStyle w:val="Collegamentoipertestuale"/>
                <w:noProof/>
              </w:rPr>
              <w:t>Manual searching page</w:t>
            </w:r>
            <w:r>
              <w:rPr>
                <w:noProof/>
                <w:webHidden/>
              </w:rPr>
              <w:tab/>
            </w:r>
            <w:r>
              <w:rPr>
                <w:noProof/>
                <w:webHidden/>
              </w:rPr>
              <w:fldChar w:fldCharType="begin"/>
            </w:r>
            <w:r>
              <w:rPr>
                <w:noProof/>
                <w:webHidden/>
              </w:rPr>
              <w:instrText xml:space="preserve"> PAGEREF _Toc169972792 \h </w:instrText>
            </w:r>
            <w:r>
              <w:rPr>
                <w:noProof/>
                <w:webHidden/>
              </w:rPr>
            </w:r>
            <w:r>
              <w:rPr>
                <w:noProof/>
                <w:webHidden/>
              </w:rPr>
              <w:fldChar w:fldCharType="separate"/>
            </w:r>
            <w:r>
              <w:rPr>
                <w:noProof/>
                <w:webHidden/>
              </w:rPr>
              <w:t>91</w:t>
            </w:r>
            <w:r>
              <w:rPr>
                <w:noProof/>
                <w:webHidden/>
              </w:rPr>
              <w:fldChar w:fldCharType="end"/>
            </w:r>
          </w:hyperlink>
        </w:p>
        <w:p w14:paraId="0A99DD86" w14:textId="5ABA5D55" w:rsidR="00426FFD" w:rsidRDefault="00426FFD">
          <w:pPr>
            <w:pStyle w:val="Sommario3"/>
            <w:tabs>
              <w:tab w:val="left" w:pos="1920"/>
            </w:tabs>
            <w:rPr>
              <w:rFonts w:asciiTheme="minorHAnsi" w:eastAsiaTheme="minorEastAsia" w:hAnsiTheme="minorHAnsi" w:cstheme="minorBidi"/>
              <w:i w:val="0"/>
              <w:noProof/>
              <w:spacing w:val="0"/>
              <w:lang w:eastAsia="it-IT"/>
            </w:rPr>
          </w:pPr>
          <w:hyperlink w:anchor="_Toc169972793" w:history="1">
            <w:r w:rsidRPr="00C769B8">
              <w:rPr>
                <w:rStyle w:val="Collegamentoipertestuale"/>
                <w:noProof/>
              </w:rPr>
              <w:t>3.7.3</w:t>
            </w:r>
            <w:r>
              <w:rPr>
                <w:rFonts w:asciiTheme="minorHAnsi" w:eastAsiaTheme="minorEastAsia" w:hAnsiTheme="minorHAnsi" w:cstheme="minorBidi"/>
                <w:i w:val="0"/>
                <w:noProof/>
                <w:spacing w:val="0"/>
                <w:lang w:eastAsia="it-IT"/>
              </w:rPr>
              <w:tab/>
            </w:r>
            <w:r w:rsidRPr="00C769B8">
              <w:rPr>
                <w:rStyle w:val="Collegamentoipertestuale"/>
                <w:noProof/>
              </w:rPr>
              <w:t>Attack patterns by phase</w:t>
            </w:r>
            <w:r>
              <w:rPr>
                <w:noProof/>
                <w:webHidden/>
              </w:rPr>
              <w:tab/>
            </w:r>
            <w:r>
              <w:rPr>
                <w:noProof/>
                <w:webHidden/>
              </w:rPr>
              <w:fldChar w:fldCharType="begin"/>
            </w:r>
            <w:r>
              <w:rPr>
                <w:noProof/>
                <w:webHidden/>
              </w:rPr>
              <w:instrText xml:space="preserve"> PAGEREF _Toc169972793 \h </w:instrText>
            </w:r>
            <w:r>
              <w:rPr>
                <w:noProof/>
                <w:webHidden/>
              </w:rPr>
            </w:r>
            <w:r>
              <w:rPr>
                <w:noProof/>
                <w:webHidden/>
              </w:rPr>
              <w:fldChar w:fldCharType="separate"/>
            </w:r>
            <w:r>
              <w:rPr>
                <w:noProof/>
                <w:webHidden/>
              </w:rPr>
              <w:t>93</w:t>
            </w:r>
            <w:r>
              <w:rPr>
                <w:noProof/>
                <w:webHidden/>
              </w:rPr>
              <w:fldChar w:fldCharType="end"/>
            </w:r>
          </w:hyperlink>
        </w:p>
        <w:p w14:paraId="4BD40B63" w14:textId="3A8DF7D0" w:rsidR="00426FFD" w:rsidRDefault="00426FFD">
          <w:pPr>
            <w:pStyle w:val="Sommario2"/>
            <w:rPr>
              <w:rFonts w:asciiTheme="minorHAnsi" w:eastAsiaTheme="minorEastAsia" w:hAnsiTheme="minorHAnsi" w:cstheme="minorBidi"/>
              <w:smallCaps w:val="0"/>
              <w:noProof/>
              <w:spacing w:val="0"/>
              <w:sz w:val="22"/>
              <w:lang w:eastAsia="it-IT"/>
            </w:rPr>
          </w:pPr>
          <w:hyperlink w:anchor="_Toc169972794" w:history="1">
            <w:r w:rsidRPr="00C769B8">
              <w:rPr>
                <w:rStyle w:val="Collegamentoipertestuale"/>
                <w:noProof/>
              </w:rPr>
              <w:t>3.8</w:t>
            </w:r>
            <w:r>
              <w:rPr>
                <w:rFonts w:asciiTheme="minorHAnsi" w:eastAsiaTheme="minorEastAsia" w:hAnsiTheme="minorHAnsi" w:cstheme="minorBidi"/>
                <w:smallCaps w:val="0"/>
                <w:noProof/>
                <w:spacing w:val="0"/>
                <w:sz w:val="22"/>
                <w:lang w:eastAsia="it-IT"/>
              </w:rPr>
              <w:tab/>
            </w:r>
            <w:r w:rsidRPr="00C769B8">
              <w:rPr>
                <w:rStyle w:val="Collegamentoipertestuale"/>
                <w:noProof/>
              </w:rPr>
              <w:t>nginx</w:t>
            </w:r>
            <w:r>
              <w:rPr>
                <w:noProof/>
                <w:webHidden/>
              </w:rPr>
              <w:tab/>
            </w:r>
            <w:r>
              <w:rPr>
                <w:noProof/>
                <w:webHidden/>
              </w:rPr>
              <w:fldChar w:fldCharType="begin"/>
            </w:r>
            <w:r>
              <w:rPr>
                <w:noProof/>
                <w:webHidden/>
              </w:rPr>
              <w:instrText xml:space="preserve"> PAGEREF _Toc169972794 \h </w:instrText>
            </w:r>
            <w:r>
              <w:rPr>
                <w:noProof/>
                <w:webHidden/>
              </w:rPr>
            </w:r>
            <w:r>
              <w:rPr>
                <w:noProof/>
                <w:webHidden/>
              </w:rPr>
              <w:fldChar w:fldCharType="separate"/>
            </w:r>
            <w:r>
              <w:rPr>
                <w:noProof/>
                <w:webHidden/>
              </w:rPr>
              <w:t>96</w:t>
            </w:r>
            <w:r>
              <w:rPr>
                <w:noProof/>
                <w:webHidden/>
              </w:rPr>
              <w:fldChar w:fldCharType="end"/>
            </w:r>
          </w:hyperlink>
        </w:p>
        <w:p w14:paraId="20C5A72A" w14:textId="7917F952" w:rsidR="00426FFD" w:rsidRDefault="00426FFD">
          <w:pPr>
            <w:pStyle w:val="Sommario2"/>
            <w:rPr>
              <w:rFonts w:asciiTheme="minorHAnsi" w:eastAsiaTheme="minorEastAsia" w:hAnsiTheme="minorHAnsi" w:cstheme="minorBidi"/>
              <w:smallCaps w:val="0"/>
              <w:noProof/>
              <w:spacing w:val="0"/>
              <w:sz w:val="22"/>
              <w:lang w:eastAsia="it-IT"/>
            </w:rPr>
          </w:pPr>
          <w:hyperlink w:anchor="_Toc169972795" w:history="1">
            <w:r w:rsidRPr="00C769B8">
              <w:rPr>
                <w:rStyle w:val="Collegamentoipertestuale"/>
                <w:noProof/>
              </w:rPr>
              <w:t>Sviluppi Futuri</w:t>
            </w:r>
            <w:r>
              <w:rPr>
                <w:noProof/>
                <w:webHidden/>
              </w:rPr>
              <w:tab/>
            </w:r>
            <w:r>
              <w:rPr>
                <w:noProof/>
                <w:webHidden/>
              </w:rPr>
              <w:fldChar w:fldCharType="begin"/>
            </w:r>
            <w:r>
              <w:rPr>
                <w:noProof/>
                <w:webHidden/>
              </w:rPr>
              <w:instrText xml:space="preserve"> PAGEREF _Toc169972795 \h </w:instrText>
            </w:r>
            <w:r>
              <w:rPr>
                <w:noProof/>
                <w:webHidden/>
              </w:rPr>
            </w:r>
            <w:r>
              <w:rPr>
                <w:noProof/>
                <w:webHidden/>
              </w:rPr>
              <w:fldChar w:fldCharType="separate"/>
            </w:r>
            <w:r>
              <w:rPr>
                <w:noProof/>
                <w:webHidden/>
              </w:rPr>
              <w:t>97</w:t>
            </w:r>
            <w:r>
              <w:rPr>
                <w:noProof/>
                <w:webHidden/>
              </w:rPr>
              <w:fldChar w:fldCharType="end"/>
            </w:r>
          </w:hyperlink>
        </w:p>
        <w:p w14:paraId="59AAB3B3" w14:textId="39B1FB57" w:rsidR="00426FFD" w:rsidRDefault="00426FFD">
          <w:pPr>
            <w:pStyle w:val="Sommario1"/>
            <w:rPr>
              <w:rFonts w:asciiTheme="minorHAnsi" w:eastAsiaTheme="minorEastAsia" w:hAnsiTheme="minorHAnsi" w:cstheme="minorBidi"/>
              <w:b w:val="0"/>
              <w:smallCaps w:val="0"/>
              <w:noProof/>
              <w:spacing w:val="0"/>
              <w:sz w:val="22"/>
              <w:lang w:eastAsia="it-IT"/>
            </w:rPr>
          </w:pPr>
          <w:hyperlink w:anchor="_Toc169972796" w:history="1">
            <w:r w:rsidRPr="00C769B8">
              <w:rPr>
                <w:rStyle w:val="Collegamentoipertestuale"/>
                <w:noProof/>
                <w:lang w:eastAsia="it-IT"/>
              </w:rPr>
              <w:t>Ringraziamenti</w:t>
            </w:r>
            <w:r>
              <w:rPr>
                <w:noProof/>
                <w:webHidden/>
              </w:rPr>
              <w:tab/>
            </w:r>
            <w:r>
              <w:rPr>
                <w:noProof/>
                <w:webHidden/>
              </w:rPr>
              <w:fldChar w:fldCharType="begin"/>
            </w:r>
            <w:r>
              <w:rPr>
                <w:noProof/>
                <w:webHidden/>
              </w:rPr>
              <w:instrText xml:space="preserve"> PAGEREF _Toc169972796 \h </w:instrText>
            </w:r>
            <w:r>
              <w:rPr>
                <w:noProof/>
                <w:webHidden/>
              </w:rPr>
            </w:r>
            <w:r>
              <w:rPr>
                <w:noProof/>
                <w:webHidden/>
              </w:rPr>
              <w:fldChar w:fldCharType="separate"/>
            </w:r>
            <w:r>
              <w:rPr>
                <w:noProof/>
                <w:webHidden/>
              </w:rPr>
              <w:t>98</w:t>
            </w:r>
            <w:r>
              <w:rPr>
                <w:noProof/>
                <w:webHidden/>
              </w:rPr>
              <w:fldChar w:fldCharType="end"/>
            </w:r>
          </w:hyperlink>
        </w:p>
        <w:p w14:paraId="04BCB1C6" w14:textId="21EDC548" w:rsidR="00426FFD" w:rsidRDefault="00426FFD">
          <w:pPr>
            <w:pStyle w:val="Sommario1"/>
            <w:rPr>
              <w:rFonts w:asciiTheme="minorHAnsi" w:eastAsiaTheme="minorEastAsia" w:hAnsiTheme="minorHAnsi" w:cstheme="minorBidi"/>
              <w:b w:val="0"/>
              <w:smallCaps w:val="0"/>
              <w:noProof/>
              <w:spacing w:val="0"/>
              <w:sz w:val="22"/>
              <w:lang w:eastAsia="it-IT"/>
            </w:rPr>
          </w:pPr>
          <w:hyperlink w:anchor="_Toc169972797" w:history="1">
            <w:r w:rsidRPr="00C769B8">
              <w:rPr>
                <w:rStyle w:val="Collegamentoipertestuale"/>
                <w:noProof/>
              </w:rPr>
              <w:t>Bibliografia</w:t>
            </w:r>
            <w:r>
              <w:rPr>
                <w:noProof/>
                <w:webHidden/>
              </w:rPr>
              <w:tab/>
            </w:r>
            <w:r>
              <w:rPr>
                <w:noProof/>
                <w:webHidden/>
              </w:rPr>
              <w:fldChar w:fldCharType="begin"/>
            </w:r>
            <w:r>
              <w:rPr>
                <w:noProof/>
                <w:webHidden/>
              </w:rPr>
              <w:instrText xml:space="preserve"> PAGEREF _Toc169972797 \h </w:instrText>
            </w:r>
            <w:r>
              <w:rPr>
                <w:noProof/>
                <w:webHidden/>
              </w:rPr>
            </w:r>
            <w:r>
              <w:rPr>
                <w:noProof/>
                <w:webHidden/>
              </w:rPr>
              <w:fldChar w:fldCharType="separate"/>
            </w:r>
            <w:r>
              <w:rPr>
                <w:noProof/>
                <w:webHidden/>
              </w:rPr>
              <w:t>99</w:t>
            </w:r>
            <w:r>
              <w:rPr>
                <w:noProof/>
                <w:webHidden/>
              </w:rPr>
              <w:fldChar w:fldCharType="end"/>
            </w:r>
          </w:hyperlink>
        </w:p>
        <w:p w14:paraId="65A2F552" w14:textId="55FCA0F1" w:rsidR="00A97DC3" w:rsidRPr="007E4D82" w:rsidRDefault="00AA600A" w:rsidP="00B86D72">
          <w:r>
            <w:fldChar w:fldCharType="end"/>
          </w:r>
        </w:p>
      </w:sdtContent>
    </w:sdt>
    <w:p w14:paraId="3E770FBF" w14:textId="5D167C80" w:rsidR="00F85D37" w:rsidRPr="00333F41" w:rsidRDefault="00F85D37" w:rsidP="00B86D72">
      <w:pPr>
        <w:pStyle w:val="Sommario1"/>
      </w:pPr>
    </w:p>
    <w:p w14:paraId="4CE4C2D2" w14:textId="0F2F2924" w:rsidR="004F76EF" w:rsidRPr="007A3B69" w:rsidRDefault="004F76EF" w:rsidP="00A329E5">
      <w:pPr>
        <w:pStyle w:val="Titolo1"/>
      </w:pPr>
      <w:bookmarkStart w:id="11" w:name="_Toc521926745"/>
      <w:bookmarkStart w:id="12" w:name="_Toc525114697"/>
      <w:bookmarkStart w:id="13" w:name="_Toc162019238"/>
      <w:bookmarkStart w:id="14" w:name="_Toc169972722"/>
      <w:r w:rsidRPr="007A3B69">
        <w:lastRenderedPageBreak/>
        <w:t>Capitolo I</w:t>
      </w:r>
      <w:bookmarkEnd w:id="11"/>
      <w:bookmarkEnd w:id="12"/>
      <w:bookmarkEnd w:id="13"/>
      <w:bookmarkEnd w:id="14"/>
      <w:r w:rsidR="00662E33" w:rsidRPr="007A3B69">
        <w:t xml:space="preserve"> </w:t>
      </w:r>
    </w:p>
    <w:p w14:paraId="5E12DCB8" w14:textId="42414D3A" w:rsidR="002F1BFA" w:rsidRPr="007E4D82" w:rsidRDefault="004F76EF" w:rsidP="00A329E5">
      <w:pPr>
        <w:pStyle w:val="Sottotitolo"/>
        <w:rPr>
          <w:ins w:id="15" w:author="Rick" w:date="2018-10-04T10:48:00Z"/>
        </w:rPr>
      </w:pPr>
      <w:bookmarkStart w:id="16" w:name="_Toc525114698"/>
      <w:bookmarkStart w:id="17" w:name="_Toc162019239"/>
      <w:bookmarkStart w:id="18" w:name="_Toc169972723"/>
      <w:r w:rsidRPr="007E4D82">
        <w:t>Introduzione</w:t>
      </w:r>
      <w:bookmarkEnd w:id="16"/>
      <w:bookmarkEnd w:id="17"/>
      <w:bookmarkEnd w:id="18"/>
    </w:p>
    <w:p w14:paraId="11C7E81C" w14:textId="7DA8188A" w:rsidR="009C1821" w:rsidRPr="007A3B69" w:rsidRDefault="00856A1C" w:rsidP="007D7E88">
      <w:r w:rsidRPr="007A3B69">
        <w:t>Nell'era digitale in cui viviamo, l'informatica e la cybersecurity sono diventate componenti fondamentali della nostra esistenza quotidiana. Questo legame inscindibile tra tecnologia e sicurezza informatica è al centro del</w:t>
      </w:r>
      <w:r w:rsidR="0043302B">
        <w:t xml:space="preserve"> presente studio</w:t>
      </w:r>
      <w:r w:rsidRPr="007A3B69">
        <w:t xml:space="preserve">, che esplora </w:t>
      </w:r>
      <w:r w:rsidR="0043302B">
        <w:t>c</w:t>
      </w:r>
      <w:r w:rsidRPr="007A3B69">
        <w:t>ome la cybersecurity è diventata una materia indispensabile per proteggere i dati e le infrastrutture che sostengono la nostra società. Il mondo sta andando incontro all’evoluzione, giorno dopo giorno, mese dopo mese, anno dopo anno</w:t>
      </w:r>
      <w:r w:rsidR="00B8522E" w:rsidRPr="007A3B69">
        <w:t>.</w:t>
      </w:r>
      <w:r w:rsidRPr="007A3B69">
        <w:t xml:space="preserve"> </w:t>
      </w:r>
      <w:r w:rsidR="00B8522E" w:rsidRPr="007A3B69">
        <w:t>L</w:t>
      </w:r>
      <w:r w:rsidRPr="007A3B69">
        <w:t xml:space="preserve">’evoluzione però non </w:t>
      </w:r>
      <w:r w:rsidR="00B8522E" w:rsidRPr="007A3B69">
        <w:t xml:space="preserve">è </w:t>
      </w:r>
      <w:r w:rsidRPr="007A3B69">
        <w:t>solo positiva</w:t>
      </w:r>
      <w:r w:rsidR="00B8522E" w:rsidRPr="007A3B69">
        <w:t>:</w:t>
      </w:r>
      <w:r w:rsidRPr="007A3B69">
        <w:t xml:space="preserve"> </w:t>
      </w:r>
      <w:r w:rsidR="00B8522E" w:rsidRPr="007A3B69">
        <w:t xml:space="preserve">ogni scoperta può essere interpretata sia come un progresso benefico, sia come una possibilità di impiego dannoso. </w:t>
      </w:r>
    </w:p>
    <w:p w14:paraId="4A99BD5F" w14:textId="48805BE7" w:rsidR="009C1821" w:rsidRPr="007E4D82" w:rsidRDefault="009C1821" w:rsidP="00A329E5">
      <w:r w:rsidRPr="007E4D82">
        <w:t xml:space="preserve">Nell'ambito della sicurezza informatica, la distinzione tra uso </w:t>
      </w:r>
      <w:r w:rsidRPr="007E4D82">
        <w:rPr>
          <w:b/>
          <w:bCs/>
        </w:rPr>
        <w:t>legittimo</w:t>
      </w:r>
      <w:r w:rsidRPr="007E4D82">
        <w:t xml:space="preserve"> e </w:t>
      </w:r>
      <w:r w:rsidRPr="007E4D82">
        <w:rPr>
          <w:b/>
          <w:bCs/>
        </w:rPr>
        <w:t>malintenzionato</w:t>
      </w:r>
      <w:r w:rsidRPr="007E4D82">
        <w:t xml:space="preserve"> delle</w:t>
      </w:r>
      <w:r w:rsidR="00652C92" w:rsidRPr="007E4D82">
        <w:t xml:space="preserve"> nuove</w:t>
      </w:r>
      <w:r w:rsidRPr="007E4D82">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b/>
          <w:bCs/>
        </w:rPr>
        <w:t>conoscenza</w:t>
      </w:r>
      <w:r w:rsidRPr="007E4D82">
        <w:t xml:space="preserve"> in sé, quanto piuttosto gli </w:t>
      </w:r>
      <w:r w:rsidRPr="007E4D82">
        <w:rPr>
          <w:b/>
          <w:bCs/>
        </w:rPr>
        <w:t>intenti</w:t>
      </w:r>
      <w:r w:rsidRPr="007E4D82">
        <w:t xml:space="preserve"> che guidano il suo </w:t>
      </w:r>
      <w:r w:rsidRPr="007E4D82">
        <w:lastRenderedPageBreak/>
        <w:t xml:space="preserve">impiego. Le tecniche di attacco evolvono di pari passo con le tecnologie di difesa, generando un </w:t>
      </w:r>
      <w:r w:rsidRPr="007E4D82">
        <w:rPr>
          <w:b/>
          <w:bCs/>
        </w:rPr>
        <w:t>ciclo</w:t>
      </w:r>
      <w:r w:rsidRPr="007E4D82">
        <w:t xml:space="preserve"> </w:t>
      </w:r>
      <w:r w:rsidRPr="007E4D82">
        <w:rPr>
          <w:b/>
          <w:bCs/>
        </w:rPr>
        <w:t>continuo</w:t>
      </w:r>
      <w:r w:rsidRPr="007E4D82">
        <w:t xml:space="preserve"> di sfide e risposte. Questa dinamica impone agli esperti di sicurezza informatica di andare oltre la semplice reazione agli incidenti, spingendoli a prevedere e prevenire attivamente le potenziali minacce. </w:t>
      </w:r>
    </w:p>
    <w:p w14:paraId="0052089B" w14:textId="5567F043" w:rsidR="003D4F78" w:rsidRDefault="003D4F78" w:rsidP="00A329E5">
      <w:r w:rsidRPr="007E4D82">
        <w:t xml:space="preserve">Adottare tale approccio multidisciplinare, che integra una profonda comprensione delle </w:t>
      </w:r>
      <w:r w:rsidRPr="007E4D82">
        <w:rPr>
          <w:b/>
          <w:bCs/>
        </w:rPr>
        <w:t>tattiche</w:t>
      </w:r>
      <w:r w:rsidRPr="007E4D82">
        <w:t xml:space="preserve">, </w:t>
      </w:r>
      <w:r w:rsidRPr="007E4D82">
        <w:rPr>
          <w:b/>
          <w:bCs/>
        </w:rPr>
        <w:t>tecniche</w:t>
      </w:r>
      <w:r w:rsidRPr="007E4D82">
        <w:t xml:space="preserve"> e </w:t>
      </w:r>
      <w:r w:rsidRPr="007E4D82">
        <w:rPr>
          <w:b/>
          <w:bCs/>
        </w:rPr>
        <w:t>procedure</w:t>
      </w:r>
      <w:r w:rsidRPr="007E4D82">
        <w:t xml:space="preserve"> (</w:t>
      </w:r>
      <w:proofErr w:type="spellStart"/>
      <w:r w:rsidRPr="007E4D82">
        <w:rPr>
          <w:b/>
          <w:bCs/>
        </w:rPr>
        <w:t>TTP</w:t>
      </w:r>
      <w:r w:rsidR="0043302B">
        <w:rPr>
          <w:b/>
          <w:bCs/>
        </w:rPr>
        <w:t>s</w:t>
      </w:r>
      <w:proofErr w:type="spellEnd"/>
      <w:r w:rsidRPr="007E4D82">
        <w:t>) impiegate dagli aggressori con l'uso di strumenti all'avanguardia come l'</w:t>
      </w:r>
      <w:r w:rsidRPr="007E4D82">
        <w:rPr>
          <w:b/>
          <w:bCs/>
        </w:rPr>
        <w:t>analisi</w:t>
      </w:r>
      <w:r w:rsidRPr="007E4D82">
        <w:t xml:space="preserve"> </w:t>
      </w:r>
      <w:r w:rsidRPr="007E4D82">
        <w:rPr>
          <w:b/>
          <w:bCs/>
        </w:rPr>
        <w:t>comportamentale</w:t>
      </w:r>
      <w:r w:rsidRPr="007E4D82">
        <w:t xml:space="preserve">, la </w:t>
      </w:r>
      <w:proofErr w:type="spellStart"/>
      <w:r w:rsidRPr="007E4D82">
        <w:rPr>
          <w:b/>
          <w:bCs/>
        </w:rPr>
        <w:t>threat</w:t>
      </w:r>
      <w:proofErr w:type="spellEnd"/>
      <w:r w:rsidRPr="007E4D82">
        <w:t xml:space="preserve"> </w:t>
      </w:r>
      <w:r w:rsidRPr="007E4D82">
        <w:rPr>
          <w:b/>
          <w:bCs/>
        </w:rPr>
        <w:t>intelligence</w:t>
      </w:r>
      <w:r w:rsidRPr="007E4D82">
        <w:t xml:space="preserve"> e l'</w:t>
      </w:r>
      <w:r w:rsidRPr="007E4D82">
        <w:rPr>
          <w:b/>
          <w:bCs/>
        </w:rPr>
        <w:t>apprendimento</w:t>
      </w:r>
      <w:r w:rsidRPr="007E4D82">
        <w:t xml:space="preserve"> </w:t>
      </w:r>
      <w:r w:rsidRPr="007E4D82">
        <w:rPr>
          <w:b/>
          <w:bCs/>
        </w:rPr>
        <w:t>automatico</w:t>
      </w:r>
      <w:r w:rsidRPr="007E4D82">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0F791D66" w14:textId="352F2A61" w:rsidR="008C1FF0" w:rsidRPr="007E4D82" w:rsidRDefault="008C1FF0" w:rsidP="00A329E5">
      <w:r>
        <w:t xml:space="preserve">Per ottenere un </w:t>
      </w:r>
      <w:r w:rsidRPr="008C1FF0">
        <w:rPr>
          <w:b/>
          <w:bCs/>
        </w:rPr>
        <w:t>vantaggio significativo</w:t>
      </w:r>
      <w:r>
        <w:t xml:space="preserve"> rispetto agli agenti di minaccia, bisognerebbe conoscere ad ogni possibile tecnica quali sono quelle che possano avvenire successivamente o che possano essere già avvenute.</w:t>
      </w:r>
    </w:p>
    <w:p w14:paraId="5923A0DC" w14:textId="22BC4C9D" w:rsidR="00FA5DA4" w:rsidRDefault="003D4F78" w:rsidP="00A329E5">
      <w:r w:rsidRPr="007E4D82">
        <w:t>In questo contesto, l'</w:t>
      </w:r>
      <w:r w:rsidRPr="0043302B">
        <w:rPr>
          <w:b/>
          <w:bCs/>
        </w:rPr>
        <w:t>obiettivo</w:t>
      </w:r>
      <w:r w:rsidRPr="007E4D82">
        <w:t xml:space="preserve"> primario </w:t>
      </w:r>
      <w:r w:rsidR="008C1FF0">
        <w:t xml:space="preserve">del </w:t>
      </w:r>
      <w:r w:rsidRPr="007E4D82">
        <w:t xml:space="preserve">presente </w:t>
      </w:r>
      <w:r w:rsidR="0043302B">
        <w:t>studio</w:t>
      </w:r>
      <w:r w:rsidRPr="007E4D82">
        <w:t xml:space="preserve"> è esattamente quello di esplorare e delineare l'importanza di un approccio proattivo nella sicurezza informatica, attraverso</w:t>
      </w:r>
      <w:r w:rsidR="0043302B">
        <w:t xml:space="preserve"> lo </w:t>
      </w:r>
      <w:r w:rsidR="0043302B">
        <w:lastRenderedPageBreak/>
        <w:t>sviluppo di un sistema che permetta</w:t>
      </w:r>
      <w:r w:rsidR="00CE743F">
        <w:t xml:space="preserve"> un’analisi quantitativa</w:t>
      </w:r>
      <w:r w:rsidRPr="007E4D82">
        <w:t xml:space="preserve"> </w:t>
      </w:r>
      <w:r w:rsidR="00CE743F">
        <w:t>e</w:t>
      </w:r>
      <w:r w:rsidRPr="007E4D82">
        <w:t xml:space="preserve">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w:t>
      </w:r>
      <w:r w:rsidRPr="0043302B">
        <w:rPr>
          <w:b/>
          <w:bCs/>
        </w:rPr>
        <w:t>di ogni possibile</w:t>
      </w:r>
      <w:r w:rsidRPr="007E4D82">
        <w:t xml:space="preserve"> </w:t>
      </w:r>
      <w:r w:rsidRPr="0043302B">
        <w:rPr>
          <w:b/>
          <w:bCs/>
        </w:rPr>
        <w:t>minaccia</w:t>
      </w:r>
      <w:r w:rsidRPr="007E4D82">
        <w:t xml:space="preserve"> conosciuta</w:t>
      </w:r>
      <w:r w:rsidR="0043302B">
        <w:t xml:space="preserve"> nella CTI, anticipando le possibili azioni che un </w:t>
      </w:r>
      <w:proofErr w:type="spellStart"/>
      <w:r w:rsidR="0043302B">
        <w:t>attacker</w:t>
      </w:r>
      <w:proofErr w:type="spellEnd"/>
      <w:r w:rsidR="0043302B">
        <w:t xml:space="preserve"> può compiere in ogni fase della Cyber </w:t>
      </w:r>
      <w:proofErr w:type="spellStart"/>
      <w:r w:rsidR="0043302B">
        <w:t>Kill</w:t>
      </w:r>
      <w:proofErr w:type="spellEnd"/>
      <w:r w:rsidR="0043302B">
        <w:t xml:space="preserve"> Chain</w:t>
      </w:r>
      <w:r w:rsidR="00CE743F">
        <w:t xml:space="preserve"> e correlando ad ogni possibile vulnerabilità le tecniche utilizzabili</w:t>
      </w:r>
      <w:r w:rsidRPr="007E4D82">
        <w:t>.</w:t>
      </w:r>
    </w:p>
    <w:p w14:paraId="0009487A" w14:textId="77777777" w:rsidR="00FA5DA4" w:rsidRDefault="00FA5DA4" w:rsidP="00A329E5"/>
    <w:p w14:paraId="5745DFAF" w14:textId="77777777" w:rsidR="00FA5DA4" w:rsidRPr="007E4D82" w:rsidRDefault="00FA5DA4" w:rsidP="00A329E5">
      <w:pPr>
        <w:pStyle w:val="Titolo1"/>
      </w:pPr>
      <w:bookmarkStart w:id="19" w:name="_Toc521926754"/>
      <w:bookmarkStart w:id="20" w:name="_Toc525114707"/>
      <w:bookmarkStart w:id="21" w:name="_Toc162019243"/>
      <w:bookmarkStart w:id="22" w:name="_Toc169972724"/>
      <w:r w:rsidRPr="007E4D82">
        <w:lastRenderedPageBreak/>
        <w:t xml:space="preserve">Capitolo </w:t>
      </w:r>
      <w:r w:rsidRPr="007D5DF3">
        <w:t>II</w:t>
      </w:r>
      <w:bookmarkStart w:id="23" w:name="_Hlk521509706"/>
      <w:bookmarkEnd w:id="19"/>
      <w:bookmarkEnd w:id="20"/>
      <w:bookmarkEnd w:id="21"/>
      <w:bookmarkEnd w:id="22"/>
    </w:p>
    <w:p w14:paraId="2EA32CD1" w14:textId="1C5BDDC4" w:rsidR="00FA5DA4" w:rsidRDefault="009B211D" w:rsidP="00A329E5">
      <w:pPr>
        <w:pStyle w:val="Sottotitolo"/>
      </w:pPr>
      <w:bookmarkStart w:id="24" w:name="_Toc525114708"/>
      <w:bookmarkStart w:id="25" w:name="_Toc162019244"/>
      <w:bookmarkStart w:id="26" w:name="_Toc169972725"/>
      <w:r w:rsidRPr="00311F37">
        <w:t>Cybersecurity</w:t>
      </w:r>
      <w:r w:rsidR="00FA5DA4" w:rsidRPr="00311F37">
        <w:t xml:space="preserve"> Knowledge Base</w:t>
      </w:r>
      <w:bookmarkEnd w:id="23"/>
      <w:bookmarkEnd w:id="24"/>
      <w:bookmarkEnd w:id="25"/>
      <w:bookmarkEnd w:id="26"/>
    </w:p>
    <w:p w14:paraId="0692819D" w14:textId="28C0E438" w:rsidR="009B211D" w:rsidRPr="009B211D" w:rsidRDefault="000F7F44" w:rsidP="00A329E5">
      <w:r w:rsidRPr="007E4D82">
        <w:t xml:space="preserve">Per acquisire una piena comprensione del panorama della cybersecurity </w:t>
      </w:r>
      <w:r>
        <w:t xml:space="preserve">e metodi per la gestione del rischio, </w:t>
      </w:r>
      <w:r w:rsidRPr="007E4D82">
        <w:t>bisogna conoscere l’ambiente in cui ormai l’uomo da anni si muove</w:t>
      </w:r>
      <w:r w:rsidR="00AC444D">
        <w:t xml:space="preserve"> e le tecnologie attualmente utilizzabili</w:t>
      </w:r>
      <w:r w:rsidRPr="007E4D82">
        <w:t>.</w:t>
      </w:r>
      <w:bookmarkStart w:id="27" w:name="_Toc162344541"/>
      <w:bookmarkStart w:id="28" w:name="_Toc162345060"/>
      <w:bookmarkStart w:id="29" w:name="_Toc162345098"/>
      <w:bookmarkStart w:id="30" w:name="_Toc162372849"/>
      <w:bookmarkStart w:id="31" w:name="_Toc162388766"/>
      <w:bookmarkStart w:id="32" w:name="_Toc162426539"/>
      <w:bookmarkStart w:id="33" w:name="_Toc162426675"/>
      <w:bookmarkStart w:id="34" w:name="_Toc162432895"/>
      <w:bookmarkStart w:id="35" w:name="_Toc162433074"/>
      <w:bookmarkStart w:id="36" w:name="_Toc162433157"/>
      <w:bookmarkStart w:id="37" w:name="_Toc162949517"/>
      <w:bookmarkStart w:id="38" w:name="_Toc163234265"/>
      <w:bookmarkStart w:id="39" w:name="_Toc163248349"/>
      <w:bookmarkStart w:id="40" w:name="_Toc163248395"/>
      <w:bookmarkStart w:id="41" w:name="_Toc163382015"/>
      <w:bookmarkStart w:id="42" w:name="_Toc163382176"/>
      <w:bookmarkStart w:id="43" w:name="_Toc163382257"/>
      <w:bookmarkStart w:id="44" w:name="_Toc163391975"/>
      <w:bookmarkStart w:id="45" w:name="_Toc163994640"/>
      <w:bookmarkStart w:id="46" w:name="_Toc167109821"/>
      <w:bookmarkStart w:id="47" w:name="_Toc162344542"/>
      <w:bookmarkStart w:id="48" w:name="_Toc162345061"/>
      <w:bookmarkStart w:id="49" w:name="_Toc162345099"/>
      <w:bookmarkStart w:id="50" w:name="_Toc162372850"/>
      <w:bookmarkStart w:id="51" w:name="_Toc162388767"/>
      <w:bookmarkStart w:id="52" w:name="_Toc162426540"/>
      <w:bookmarkStart w:id="53" w:name="_Toc162426676"/>
      <w:bookmarkStart w:id="54" w:name="_Toc162432896"/>
      <w:bookmarkStart w:id="55" w:name="_Toc162433075"/>
      <w:bookmarkStart w:id="56" w:name="_Toc162433158"/>
      <w:bookmarkStart w:id="57" w:name="_Toc162949518"/>
      <w:bookmarkStart w:id="58" w:name="_Toc163234266"/>
      <w:bookmarkStart w:id="59" w:name="_Toc163248350"/>
      <w:bookmarkStart w:id="60" w:name="_Toc163248396"/>
      <w:bookmarkStart w:id="61" w:name="_Toc163382016"/>
      <w:bookmarkStart w:id="62" w:name="_Toc163382177"/>
      <w:bookmarkStart w:id="63" w:name="_Toc163382258"/>
      <w:bookmarkStart w:id="64" w:name="_Toc163391976"/>
      <w:bookmarkStart w:id="65" w:name="_Toc163994641"/>
      <w:bookmarkStart w:id="66" w:name="_Toc167109822"/>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6DA5DF7A"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67" w:name="_Toc169085196"/>
      <w:bookmarkStart w:id="68" w:name="_Toc169965273"/>
      <w:bookmarkStart w:id="69" w:name="_Toc169965391"/>
      <w:bookmarkStart w:id="70" w:name="_Toc169972726"/>
      <w:bookmarkEnd w:id="67"/>
      <w:bookmarkEnd w:id="68"/>
      <w:bookmarkEnd w:id="69"/>
      <w:bookmarkEnd w:id="70"/>
    </w:p>
    <w:p w14:paraId="04E569D9" w14:textId="77777777" w:rsidR="0043592C" w:rsidRPr="0043592C" w:rsidRDefault="0043592C" w:rsidP="0043592C">
      <w:pPr>
        <w:pStyle w:val="Paragrafoelenco"/>
        <w:keepNext/>
        <w:numPr>
          <w:ilvl w:val="0"/>
          <w:numId w:val="1"/>
        </w:numPr>
        <w:spacing w:before="360" w:after="120"/>
        <w:ind w:left="0"/>
        <w:outlineLvl w:val="1"/>
        <w:rPr>
          <w:rFonts w:eastAsia="Times New Roman" w:cs="Arial"/>
          <w:b/>
          <w:vanish/>
          <w:sz w:val="32"/>
          <w:szCs w:val="32"/>
          <w:lang w:eastAsia="en-US"/>
        </w:rPr>
      </w:pPr>
      <w:bookmarkStart w:id="71" w:name="_Toc169085197"/>
      <w:bookmarkStart w:id="72" w:name="_Toc169965274"/>
      <w:bookmarkStart w:id="73" w:name="_Toc169965392"/>
      <w:bookmarkStart w:id="74" w:name="_Toc169972727"/>
      <w:bookmarkEnd w:id="71"/>
      <w:bookmarkEnd w:id="72"/>
      <w:bookmarkEnd w:id="73"/>
      <w:bookmarkEnd w:id="74"/>
    </w:p>
    <w:p w14:paraId="20F1D3E9" w14:textId="5D3A73A1" w:rsidR="004F76EF" w:rsidRPr="009E5951" w:rsidRDefault="00662E33" w:rsidP="0043592C">
      <w:pPr>
        <w:pStyle w:val="Titolo2"/>
      </w:pPr>
      <w:bookmarkStart w:id="75" w:name="_Toc169972728"/>
      <w:r w:rsidRPr="009B211D">
        <w:t>Internet</w:t>
      </w:r>
      <w:r w:rsidRPr="009E5951">
        <w:t xml:space="preserve"> of </w:t>
      </w:r>
      <w:proofErr w:type="spellStart"/>
      <w:r w:rsidRPr="009E5951">
        <w:t>Things</w:t>
      </w:r>
      <w:proofErr w:type="spellEnd"/>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75"/>
    </w:p>
    <w:p w14:paraId="09F581E4" w14:textId="6A5F1452" w:rsidR="00662E33" w:rsidRPr="007E4D82" w:rsidRDefault="00BD3E3F" w:rsidP="00A329E5">
      <w:r w:rsidRPr="007E4D82">
        <w:t>Il concetto dell’</w:t>
      </w:r>
      <w:r w:rsidR="00EE7B5E" w:rsidRPr="007E4D82">
        <w:rPr>
          <w:b/>
          <w:bCs/>
        </w:rPr>
        <w:t>Internet delle Cose</w:t>
      </w:r>
      <w:r w:rsidR="002B6E90" w:rsidRPr="007E4D82">
        <w:rPr>
          <w:b/>
          <w:bCs/>
        </w:rPr>
        <w:t xml:space="preserve"> </w:t>
      </w:r>
      <w:r w:rsidR="002B6E90" w:rsidRPr="007E4D82">
        <w:rPr>
          <w:noProof/>
        </w:rPr>
        <w:t xml:space="preserve">[1] </w:t>
      </w:r>
      <w:r w:rsidR="00EE7B5E" w:rsidRPr="007E4D82">
        <w:t>(</w:t>
      </w:r>
      <w:r w:rsidR="00EE7B5E" w:rsidRPr="007E4D82">
        <w:rPr>
          <w:b/>
          <w:bCs/>
        </w:rPr>
        <w:t>IoT</w:t>
      </w:r>
      <w:r w:rsidR="000B70E3" w:rsidRPr="007E4D82">
        <w:rPr>
          <w:rStyle w:val="Rimandonotaapidipagina"/>
          <w:rFonts w:cs="Arial"/>
        </w:rPr>
        <w:footnoteReference w:id="2"/>
      </w:r>
      <w:r w:rsidR="00EE7B5E" w:rsidRPr="007E4D82">
        <w:t>)</w:t>
      </w:r>
      <w:r w:rsidR="002B6E90" w:rsidRPr="007E4D82">
        <w:t xml:space="preserve"> </w:t>
      </w:r>
      <w:r w:rsidR="00EE7B5E" w:rsidRPr="007E4D82">
        <w:t>è alla base della vita smart</w:t>
      </w:r>
      <w:r w:rsidR="000B70E3" w:rsidRPr="007E4D82">
        <w:rPr>
          <w:rStyle w:val="Rimandonotaapidipagina"/>
          <w:rFonts w:cs="Arial"/>
        </w:rPr>
        <w:footnoteReference w:id="3"/>
      </w:r>
      <w:r w:rsidR="00EE7B5E" w:rsidRPr="007E4D82">
        <w:t xml:space="preserve"> che l’uomo vive ogni giorno</w:t>
      </w:r>
      <w:r w:rsidR="00F86DA3" w:rsidRPr="007E4D82">
        <w:t xml:space="preserve">, descrive dispositivi dotati di sensori, capacità di elaborazione, software e altre tecnologie che </w:t>
      </w:r>
      <w:r w:rsidR="00F86DA3" w:rsidRPr="007E4D82">
        <w:lastRenderedPageBreak/>
        <w:t>collegano e scambiano dati con altri dispositivi e sistemi su Internet o altre reti di comunicazione.</w:t>
      </w:r>
    </w:p>
    <w:p w14:paraId="347D9B81" w14:textId="4AF2756A" w:rsidR="006D7815" w:rsidRPr="007E4D82" w:rsidRDefault="006D7815" w:rsidP="00A329E5">
      <w:pPr>
        <w:rPr>
          <w:u w:val="single"/>
        </w:rPr>
      </w:pPr>
      <w:r w:rsidRPr="007E4D82">
        <w:t>La riflessione su chi detenga la vera conoscenza, se</w:t>
      </w:r>
      <w:r w:rsidRPr="007E4D82">
        <w:rPr>
          <w:b/>
          <w:bCs/>
        </w:rPr>
        <w:t xml:space="preserve"> siamo noi a esplorare il mondo o </w:t>
      </w:r>
      <w:r w:rsidRPr="007E4D82">
        <w:t>se</w:t>
      </w:r>
      <w:r w:rsidRPr="007E4D82">
        <w:rPr>
          <w:b/>
          <w:bCs/>
        </w:rPr>
        <w:t xml:space="preserve"> è il mondo a scrutarci dettagliatamente</w:t>
      </w:r>
      <w:r w:rsidRPr="007E4D82">
        <w:t xml:space="preserve">, assume un rilievo particolare nell'era attuale, dominata dalla presenza capillare di dispositivi connessi. Questi strumenti, progettati per agevolare la nostra esistenza, </w:t>
      </w:r>
      <w:r w:rsidR="00BA21AB" w:rsidRPr="007E4D82">
        <w:t xml:space="preserve">entrano nella sfera della nostra </w:t>
      </w:r>
      <w:r w:rsidR="00BA21AB" w:rsidRPr="007E4D82">
        <w:rPr>
          <w:b/>
          <w:bCs/>
        </w:rPr>
        <w:t>privacy</w:t>
      </w:r>
      <w:r w:rsidR="00BA21AB" w:rsidRPr="007E4D82">
        <w:t xml:space="preserve"> per nostra stessa scelta</w:t>
      </w:r>
      <w:r w:rsidRPr="007E4D82">
        <w:t>, sollevando interrogativi imprescindibili: quali dati raccolgono su di noi? Con quale precisione possono anticipare i nostri interessi e desideri di acquisto? E come fanno a mappare così accuratamente le nostre routine quotidiane? Ancor più cruciale è comprendere le potenziali implicazioni legate alla divulgazione di queste informazioni personali.</w:t>
      </w:r>
    </w:p>
    <w:p w14:paraId="358B1F0C" w14:textId="26E3793F" w:rsidR="00E03D65" w:rsidRPr="00B75024" w:rsidRDefault="006D7815" w:rsidP="00A329E5">
      <w:r w:rsidRPr="007E4D82">
        <w:t>Il compito della materia d’argomento di questo elaborato è proprio quello di rispondere all’ultima domanda.</w:t>
      </w:r>
    </w:p>
    <w:p w14:paraId="62C68E12" w14:textId="11F253D4" w:rsidR="002506C9" w:rsidRPr="007E4D82" w:rsidRDefault="00382611" w:rsidP="00A329E5">
      <w:pPr>
        <w:pStyle w:val="Titolo2"/>
      </w:pPr>
      <w:bookmarkStart w:id="76" w:name="_Toc169972729"/>
      <w:r w:rsidRPr="007E4D82">
        <w:t xml:space="preserve">Cybersecurity – </w:t>
      </w:r>
      <w:r w:rsidR="002506C9" w:rsidRPr="007E4D82">
        <w:t>C</w:t>
      </w:r>
      <w:r w:rsidRPr="007E4D82">
        <w:t>os’è e di cosa si occupa</w:t>
      </w:r>
      <w:bookmarkEnd w:id="76"/>
    </w:p>
    <w:p w14:paraId="7504E972" w14:textId="5028DA2B" w:rsidR="002506C9" w:rsidRPr="007A3B69" w:rsidRDefault="00BA21AB" w:rsidP="00A329E5">
      <w:r w:rsidRPr="007A3B69">
        <w:t xml:space="preserve">La </w:t>
      </w:r>
      <w:r w:rsidRPr="007A3B69">
        <w:rPr>
          <w:b/>
          <w:bCs/>
        </w:rPr>
        <w:t>Cybersecurity</w:t>
      </w:r>
      <w:r w:rsidR="002B6E90" w:rsidRPr="007A3B69">
        <w:t xml:space="preserve"> [2]</w:t>
      </w:r>
      <w:r w:rsidRPr="007A3B69">
        <w:t xml:space="preserve"> </w:t>
      </w:r>
      <w:r w:rsidR="000B70E3" w:rsidRPr="007A3B69">
        <w:t xml:space="preserve">è una materia che </w:t>
      </w:r>
      <w:r w:rsidRPr="007A3B69">
        <w:t xml:space="preserve">ha il compito di </w:t>
      </w:r>
      <w:r w:rsidR="000B70E3" w:rsidRPr="007A3B69">
        <w:rPr>
          <w:b/>
          <w:bCs/>
        </w:rPr>
        <w:t>proteggere</w:t>
      </w:r>
      <w:r w:rsidR="000B70E3" w:rsidRPr="007A3B69">
        <w:t xml:space="preserve">, nel senso più ampio del termine, </w:t>
      </w:r>
      <w:r w:rsidR="000B70E3" w:rsidRPr="007A3B69">
        <w:rPr>
          <w:b/>
          <w:bCs/>
        </w:rPr>
        <w:t>infrastrutture</w:t>
      </w:r>
      <w:r w:rsidR="000B70E3" w:rsidRPr="007A3B69">
        <w:t xml:space="preserve"> </w:t>
      </w:r>
      <w:r w:rsidR="000B70E3" w:rsidRPr="007A3B69">
        <w:rPr>
          <w:b/>
          <w:bCs/>
        </w:rPr>
        <w:t>digitali</w:t>
      </w:r>
      <w:r w:rsidR="000B70E3" w:rsidRPr="007A3B69">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A329E5">
      <w:r w:rsidRPr="007E4D82">
        <w:lastRenderedPageBreak/>
        <w:t xml:space="preserve">Al cuore della cybersecurity vi è la triade </w:t>
      </w:r>
      <w:r w:rsidRPr="007E4D82">
        <w:rPr>
          <w:b/>
          <w:bCs/>
        </w:rPr>
        <w:t>CIA</w:t>
      </w:r>
      <w:r w:rsidR="0049505E" w:rsidRPr="007E4D82">
        <w:rPr>
          <w:b/>
          <w:bCs/>
        </w:rPr>
        <w:t xml:space="preserve"> </w:t>
      </w:r>
      <w:r w:rsidR="0049505E" w:rsidRPr="007E4D82">
        <w:t>[3]</w:t>
      </w:r>
      <w:r w:rsidR="002B6E90" w:rsidRPr="007E4D82">
        <w:t xml:space="preserve"> </w:t>
      </w:r>
      <w:r w:rsidRPr="007E4D82">
        <w:t>(</w:t>
      </w:r>
      <w:proofErr w:type="spellStart"/>
      <w:r w:rsidRPr="007E4D82">
        <w:t>Confidentiality</w:t>
      </w:r>
      <w:proofErr w:type="spellEnd"/>
      <w:r w:rsidRPr="007E4D82">
        <w:t xml:space="preserve">, </w:t>
      </w:r>
      <w:proofErr w:type="spellStart"/>
      <w:r w:rsidRPr="007E4D82">
        <w:t>Integrity</w:t>
      </w:r>
      <w:proofErr w:type="spellEnd"/>
      <w:r w:rsidRPr="007E4D82">
        <w:t xml:space="preserve">, </w:t>
      </w:r>
      <w:proofErr w:type="spellStart"/>
      <w:r w:rsidRPr="007E4D82">
        <w:t>Availability</w:t>
      </w:r>
      <w:proofErr w:type="spellEnd"/>
      <w:r w:rsidRPr="007E4D82">
        <w:t xml:space="preserve">) che funge da pilastro per la sicurezza delle informazioni. Questo modello si prefigge di garantire la </w:t>
      </w:r>
      <w:r w:rsidRPr="007E4D82">
        <w:rPr>
          <w:b/>
          <w:bCs/>
        </w:rPr>
        <w:t>riservatezza</w:t>
      </w:r>
      <w:r w:rsidRPr="007E4D82">
        <w:t xml:space="preserve"> (</w:t>
      </w:r>
      <w:proofErr w:type="spellStart"/>
      <w:r w:rsidRPr="007E4D82">
        <w:rPr>
          <w:b/>
          <w:bCs/>
        </w:rPr>
        <w:t>Confidentiality</w:t>
      </w:r>
      <w:proofErr w:type="spellEnd"/>
      <w:r w:rsidRPr="007E4D82">
        <w:t>) proteggendo le informazioni sensibili dall'accesso non autorizzato, l'</w:t>
      </w:r>
      <w:r w:rsidRPr="007E4D82">
        <w:rPr>
          <w:b/>
          <w:bCs/>
        </w:rPr>
        <w:t>integrità</w:t>
      </w:r>
      <w:r w:rsidRPr="007E4D82">
        <w:t xml:space="preserve"> (</w:t>
      </w:r>
      <w:proofErr w:type="spellStart"/>
      <w:r w:rsidRPr="007E4D82">
        <w:rPr>
          <w:b/>
          <w:bCs/>
        </w:rPr>
        <w:t>Integrity</w:t>
      </w:r>
      <w:proofErr w:type="spellEnd"/>
      <w:r w:rsidRPr="007E4D82">
        <w:t xml:space="preserve">) assicurando che i dati non vengano alterati o distrutti in modo improprio, e la </w:t>
      </w:r>
      <w:r w:rsidRPr="007E4D82">
        <w:rPr>
          <w:b/>
          <w:bCs/>
        </w:rPr>
        <w:t>disponibilità</w:t>
      </w:r>
      <w:r w:rsidRPr="007E4D82">
        <w:t xml:space="preserve"> (</w:t>
      </w:r>
      <w:proofErr w:type="spellStart"/>
      <w:r w:rsidRPr="007E4D82">
        <w:rPr>
          <w:b/>
          <w:bCs/>
        </w:rPr>
        <w:t>Availability</w:t>
      </w:r>
      <w:proofErr w:type="spellEnd"/>
      <w:r w:rsidRPr="007E4D82">
        <w:t xml:space="preserve">) mantenendo l'accesso continuo e ininterrotto alle informazioni e ai sistemi per gli utenti autorizzati. </w:t>
      </w:r>
    </w:p>
    <w:p w14:paraId="00AFA883" w14:textId="0BE2E4C7" w:rsidR="002506C9" w:rsidRPr="007E4D82" w:rsidRDefault="00BD456E" w:rsidP="00A329E5">
      <w:r w:rsidRPr="007E4D82">
        <w:t>Insieme, questi principi formano il framework su cui si basano le strategie di difesa contro gli attacchi informatici, che puntano a violare queste fondamenta per infliggere danni o trarre vantaggi illeciti.</w:t>
      </w:r>
    </w:p>
    <w:p w14:paraId="567D90A1" w14:textId="00BD6B10" w:rsidR="007E177D" w:rsidRPr="007E4D82" w:rsidRDefault="002506C9" w:rsidP="00A329E5">
      <w:pPr>
        <w:pStyle w:val="Titolo2"/>
      </w:pPr>
      <w:bookmarkStart w:id="77" w:name="_Toc169972730"/>
      <w:r w:rsidRPr="007E4D82">
        <w:t xml:space="preserve">Cyber </w:t>
      </w:r>
      <w:proofErr w:type="spellStart"/>
      <w:r w:rsidRPr="007E4D82">
        <w:t>Kill</w:t>
      </w:r>
      <w:proofErr w:type="spellEnd"/>
      <w:r w:rsidRPr="007E4D82">
        <w:t xml:space="preserve"> Chain </w:t>
      </w:r>
      <w:bookmarkStart w:id="78" w:name="_Hlk162373592"/>
      <w:r w:rsidRPr="007E4D82">
        <w:t>–</w:t>
      </w:r>
      <w:bookmarkEnd w:id="78"/>
      <w:r w:rsidRPr="007E4D82">
        <w:t xml:space="preserve"> Cos’è e come usarla</w:t>
      </w:r>
      <w:bookmarkEnd w:id="77"/>
    </w:p>
    <w:p w14:paraId="26F83A89" w14:textId="6559583B" w:rsidR="002D5AE1" w:rsidRPr="007E4D82" w:rsidRDefault="002D5AE1" w:rsidP="00A329E5">
      <w:r w:rsidRPr="007E4D82">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b/>
          <w:bCs/>
        </w:rPr>
        <w:t xml:space="preserve">Cyber </w:t>
      </w:r>
      <w:proofErr w:type="spellStart"/>
      <w:r w:rsidRPr="007E4D82">
        <w:rPr>
          <w:b/>
          <w:bCs/>
        </w:rPr>
        <w:t>Kill</w:t>
      </w:r>
      <w:proofErr w:type="spellEnd"/>
      <w:r w:rsidRPr="007E4D82">
        <w:rPr>
          <w:b/>
          <w:bCs/>
        </w:rPr>
        <w:t xml:space="preserve"> Chain</w:t>
      </w:r>
      <w:r w:rsidR="002A4CA3">
        <w:rPr>
          <w:b/>
          <w:bCs/>
        </w:rPr>
        <w:t xml:space="preserve"> </w:t>
      </w:r>
      <w:r w:rsidR="002A4CA3">
        <w:t>(</w:t>
      </w:r>
      <w:r w:rsidR="002A4CA3">
        <w:rPr>
          <w:b/>
          <w:bCs/>
        </w:rPr>
        <w:t>CKC</w:t>
      </w:r>
      <w:r w:rsidR="002A4CA3">
        <w:t>)</w:t>
      </w:r>
      <w:r w:rsidRPr="007E4D82">
        <w:t xml:space="preserve"> [8]</w:t>
      </w:r>
      <w:r w:rsidR="00B357C6">
        <w:t xml:space="preserve"> (figura 1)</w:t>
      </w:r>
      <w:r w:rsidRPr="007E4D82">
        <w:t>.</w:t>
      </w:r>
    </w:p>
    <w:p w14:paraId="2BFEAEDC" w14:textId="21A35DD1" w:rsidR="00EF074E" w:rsidRPr="007E4D82" w:rsidRDefault="002D5AE1" w:rsidP="00A329E5">
      <w:r w:rsidRPr="007E4D82">
        <w:t xml:space="preserve">È fondamentale analizzare e capire in dettaglio la </w:t>
      </w:r>
      <w:r w:rsidR="002A4CA3">
        <w:t>CKC</w:t>
      </w:r>
      <w:r w:rsidRPr="007E4D82">
        <w:t xml:space="preserve"> per implementare efficacemente misure di prevenzione e difesa. Questo modello, sviluppato per descrivere le fasi sequenziali di un attacco informatico, offre agli esperti di sicurezza una visione </w:t>
      </w:r>
      <w:r w:rsidRPr="007E4D82">
        <w:lastRenderedPageBreak/>
        <w:t xml:space="preserve">strutturata dei processi attraverso cui un aggressore pianifica e esegue un attacco. </w:t>
      </w:r>
    </w:p>
    <w:p w14:paraId="7EE0C8E5" w14:textId="574A02B6" w:rsidR="00EF074E" w:rsidRPr="007E4D82" w:rsidRDefault="00EF074E" w:rsidP="0043302B">
      <w:pPr>
        <w:jc w:val="center"/>
      </w:pPr>
      <w:r w:rsidRPr="007E4D82">
        <w:rPr>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43302B">
      <w:pPr>
        <w:jc w:val="center"/>
      </w:pPr>
      <w:r w:rsidRPr="00B75024">
        <w:t xml:space="preserve">Figura 1: Fasi della Cyber </w:t>
      </w:r>
      <w:proofErr w:type="spellStart"/>
      <w:r w:rsidRPr="00B75024">
        <w:t>Kill</w:t>
      </w:r>
      <w:proofErr w:type="spellEnd"/>
      <w:r w:rsidRPr="00B75024">
        <w:t xml:space="preserve"> Chain</w:t>
      </w:r>
    </w:p>
    <w:p w14:paraId="4D56D948" w14:textId="5F8D8C1E" w:rsidR="00EF074E" w:rsidRPr="007E4D82" w:rsidRDefault="00EF074E" w:rsidP="00A329E5">
      <w:r w:rsidRPr="007E4D82">
        <w:t xml:space="preserve">Le </w:t>
      </w:r>
      <w:r w:rsidRPr="0043302B">
        <w:t>fasi</w:t>
      </w:r>
      <w:r w:rsidRPr="007E4D82">
        <w:t xml:space="preserve"> di cui è composta la </w:t>
      </w:r>
      <w:r w:rsidR="002A4CA3">
        <w:t>CKC</w:t>
      </w:r>
      <w:r w:rsidRPr="007E4D82">
        <w:t xml:space="preserve"> sono:</w:t>
      </w:r>
    </w:p>
    <w:p w14:paraId="7608FA85" w14:textId="1EF8DE33" w:rsidR="00EF074E" w:rsidRPr="007E4D82" w:rsidRDefault="00EF074E" w:rsidP="00A329E5">
      <w:pPr>
        <w:pStyle w:val="Paragrafoelenco"/>
        <w:numPr>
          <w:ilvl w:val="0"/>
          <w:numId w:val="13"/>
        </w:numPr>
        <w:rPr>
          <w:b/>
          <w:sz w:val="32"/>
          <w:szCs w:val="32"/>
        </w:rPr>
      </w:pPr>
      <w:proofErr w:type="spellStart"/>
      <w:r w:rsidRPr="007E4D82">
        <w:rPr>
          <w:b/>
        </w:rPr>
        <w:t>Reconaissance</w:t>
      </w:r>
      <w:proofErr w:type="spellEnd"/>
      <w:r w:rsidRPr="007E4D82">
        <w:t>: volta a ottenere informazioni sulla vittima al fine di capire le modalità con cui agire successivamente. Può essere svolta in due modalità:</w:t>
      </w:r>
    </w:p>
    <w:p w14:paraId="2171B9D5" w14:textId="0A221B87" w:rsidR="00EF074E" w:rsidRPr="007E4D82" w:rsidRDefault="00EF074E" w:rsidP="00A329E5">
      <w:pPr>
        <w:pStyle w:val="Paragrafoelenco"/>
        <w:numPr>
          <w:ilvl w:val="1"/>
          <w:numId w:val="13"/>
        </w:numPr>
      </w:pPr>
      <w:r w:rsidRPr="007E4D82">
        <w:rPr>
          <w:b/>
          <w:i/>
          <w:iCs/>
        </w:rPr>
        <w:t>Passiva</w:t>
      </w:r>
      <w:r w:rsidRPr="007E4D82">
        <w:t xml:space="preserve">: utilizza metodi che non permettono all’individuo/organizzazione target di </w:t>
      </w:r>
      <w:r w:rsidR="0043302B">
        <w:t>individuare le azioni di ricognizione in corso</w:t>
      </w:r>
      <w:r w:rsidR="00F60BFA" w:rsidRPr="007E4D82">
        <w:t xml:space="preserve"> (es. Domain Names, whois, Social Network).</w:t>
      </w:r>
    </w:p>
    <w:p w14:paraId="4277D953" w14:textId="3A854044" w:rsidR="00EF074E" w:rsidRPr="007E4D82" w:rsidRDefault="00EF074E" w:rsidP="00A329E5">
      <w:pPr>
        <w:pStyle w:val="Paragrafoelenco"/>
        <w:numPr>
          <w:ilvl w:val="1"/>
          <w:numId w:val="13"/>
        </w:numPr>
      </w:pPr>
      <w:r w:rsidRPr="007E4D82">
        <w:rPr>
          <w:b/>
          <w:i/>
          <w:iCs/>
        </w:rPr>
        <w:t>Attiva</w:t>
      </w:r>
      <w:r w:rsidRPr="007E4D82">
        <w:t>:</w:t>
      </w:r>
      <w:r w:rsidR="00F60BFA" w:rsidRPr="007E4D82">
        <w:t xml:space="preserve"> permette di ottenere un profilo del target più specifico ma potrebbe mettere in allerta la vittima (es. Port scanning and Services).</w:t>
      </w:r>
    </w:p>
    <w:p w14:paraId="79F28699" w14:textId="1B768D63" w:rsidR="00EF074E" w:rsidRPr="007E4D82" w:rsidRDefault="00643E80" w:rsidP="00A329E5">
      <w:pPr>
        <w:pStyle w:val="Paragrafoelenco"/>
        <w:numPr>
          <w:ilvl w:val="0"/>
          <w:numId w:val="13"/>
        </w:numPr>
        <w:rPr>
          <w:b/>
          <w:sz w:val="32"/>
          <w:szCs w:val="32"/>
        </w:rPr>
      </w:pPr>
      <w:proofErr w:type="spellStart"/>
      <w:r w:rsidRPr="00643E80">
        <w:rPr>
          <w:b/>
        </w:rPr>
        <w:lastRenderedPageBreak/>
        <w:t>Weaponization</w:t>
      </w:r>
      <w:proofErr w:type="spellEnd"/>
      <w:r w:rsidR="00EF074E" w:rsidRPr="007E4D82">
        <w:rPr>
          <w:sz w:val="32"/>
          <w:szCs w:val="32"/>
        </w:rPr>
        <w:t xml:space="preserve">: </w:t>
      </w:r>
      <w:r w:rsidR="00F60BFA" w:rsidRPr="007E4D82">
        <w:t xml:space="preserve">ha lo scopo di progettare il metodo con cui agire, tramite le informazioni ottenute precedentemente, </w:t>
      </w:r>
      <w:r w:rsidR="000347A1" w:rsidRPr="007E4D82">
        <w:t>progettando</w:t>
      </w:r>
      <w:r w:rsidR="00F60BFA" w:rsidRPr="007E4D82">
        <w:t xml:space="preserve"> e sviluppando due </w:t>
      </w:r>
      <w:r w:rsidR="000347A1" w:rsidRPr="007E4D82">
        <w:t>componenti</w:t>
      </w:r>
      <w:r w:rsidR="00F60BFA" w:rsidRPr="007E4D82">
        <w:t>:</w:t>
      </w:r>
    </w:p>
    <w:p w14:paraId="761BD272" w14:textId="133AE859" w:rsidR="00F60BFA" w:rsidRPr="007E4D82" w:rsidRDefault="00F60BFA" w:rsidP="00A329E5">
      <w:pPr>
        <w:pStyle w:val="Paragrafoelenco"/>
        <w:numPr>
          <w:ilvl w:val="1"/>
          <w:numId w:val="13"/>
        </w:numPr>
        <w:rPr>
          <w:b/>
          <w:sz w:val="32"/>
          <w:szCs w:val="32"/>
        </w:rPr>
      </w:pPr>
      <w:r w:rsidRPr="007E4D82">
        <w:rPr>
          <w:b/>
          <w:i/>
          <w:iCs/>
        </w:rPr>
        <w:t>RAT</w:t>
      </w:r>
      <w:r w:rsidRPr="007E4D82">
        <w:t xml:space="preserve">: </w:t>
      </w:r>
      <w:r w:rsidRPr="007E4D82">
        <w:rPr>
          <w:i/>
          <w:iCs/>
        </w:rPr>
        <w:t>Remote Acce</w:t>
      </w:r>
      <w:r w:rsidR="00643E80">
        <w:rPr>
          <w:i/>
          <w:iCs/>
        </w:rPr>
        <w:t>s</w:t>
      </w:r>
      <w:r w:rsidRPr="007E4D82">
        <w:rPr>
          <w:i/>
          <w:iCs/>
        </w:rPr>
        <w:t>s Tool</w:t>
      </w:r>
      <w:r w:rsidRPr="007E4D82">
        <w:t xml:space="preserve">, è la parte di software che permette di ottenere l’accesso quando viene eseguita sul sistema target, solitamente anche chiamata </w:t>
      </w:r>
      <w:r w:rsidRPr="007E4D82">
        <w:rPr>
          <w:i/>
          <w:iCs/>
        </w:rPr>
        <w:t>payload of cyber-</w:t>
      </w:r>
      <w:proofErr w:type="spellStart"/>
      <w:r w:rsidRPr="007E4D82">
        <w:rPr>
          <w:i/>
          <w:iCs/>
        </w:rPr>
        <w:t>weapon</w:t>
      </w:r>
      <w:proofErr w:type="spellEnd"/>
      <w:r w:rsidRPr="007E4D82">
        <w:t>.</w:t>
      </w:r>
    </w:p>
    <w:p w14:paraId="5ACB3E28" w14:textId="0DA53799" w:rsidR="00F60BFA" w:rsidRPr="007E4D82" w:rsidRDefault="00F60BFA" w:rsidP="00A329E5">
      <w:pPr>
        <w:pStyle w:val="Paragrafoelenco"/>
        <w:numPr>
          <w:ilvl w:val="1"/>
          <w:numId w:val="13"/>
        </w:numPr>
        <w:rPr>
          <w:b/>
          <w:sz w:val="32"/>
          <w:szCs w:val="32"/>
        </w:rPr>
      </w:pPr>
      <w:r w:rsidRPr="007E4D82">
        <w:rPr>
          <w:b/>
          <w:i/>
          <w:iCs/>
        </w:rPr>
        <w:t>Exploit</w:t>
      </w:r>
      <w:r w:rsidRPr="007E4D82">
        <w:t xml:space="preserve">: è </w:t>
      </w:r>
      <w:r w:rsidR="00A45B5A" w:rsidRPr="007E4D82">
        <w:t xml:space="preserve">lo </w:t>
      </w:r>
      <w:r w:rsidRPr="007E4D82">
        <w:t xml:space="preserve">script che permette di </w:t>
      </w:r>
      <w:r w:rsidR="00A45B5A" w:rsidRPr="007E4D82">
        <w:t>eseguire il RAT utilizzando vulnerabilità de</w:t>
      </w:r>
      <w:r w:rsidR="000347A1" w:rsidRPr="007E4D82">
        <w:t>i</w:t>
      </w:r>
      <w:r w:rsidR="00A45B5A" w:rsidRPr="007E4D82">
        <w:t xml:space="preserve"> </w:t>
      </w:r>
      <w:r w:rsidR="000347A1" w:rsidRPr="007E4D82">
        <w:t>sistemi</w:t>
      </w:r>
      <w:r w:rsidR="00A45B5A" w:rsidRPr="007E4D82">
        <w:t xml:space="preserve">/software target, tramite l’utilizzo di </w:t>
      </w:r>
      <w:r w:rsidR="00A45B5A" w:rsidRPr="007E4D82">
        <w:rPr>
          <w:i/>
          <w:iCs/>
        </w:rPr>
        <w:t>CVE</w:t>
      </w:r>
      <w:r w:rsidR="00643E80">
        <w:rPr>
          <w:rStyle w:val="Rimandonotaapidipagina"/>
          <w:i/>
          <w:iCs/>
        </w:rPr>
        <w:footnoteReference w:id="4"/>
      </w:r>
      <w:r w:rsidR="00A45B5A" w:rsidRPr="007E4D82">
        <w:t>.</w:t>
      </w:r>
    </w:p>
    <w:p w14:paraId="578B61A9" w14:textId="732BE3A0" w:rsidR="00EF074E" w:rsidRPr="007E4D82" w:rsidRDefault="00EF074E" w:rsidP="00A329E5">
      <w:pPr>
        <w:pStyle w:val="Paragrafoelenco"/>
        <w:numPr>
          <w:ilvl w:val="0"/>
          <w:numId w:val="13"/>
        </w:numPr>
        <w:rPr>
          <w:b/>
          <w:sz w:val="32"/>
          <w:szCs w:val="32"/>
        </w:rPr>
      </w:pPr>
      <w:r w:rsidRPr="007E4D82">
        <w:rPr>
          <w:b/>
        </w:rPr>
        <w:t>Delivery</w:t>
      </w:r>
      <w:r w:rsidRPr="007E4D82">
        <w:t>:</w:t>
      </w:r>
      <w:r w:rsidR="00A45B5A" w:rsidRPr="007E4D82">
        <w:t xml:space="preserve"> </w:t>
      </w:r>
      <w:r w:rsidR="00643E80">
        <w:t xml:space="preserve">è </w:t>
      </w:r>
      <w:r w:rsidR="00A45B5A" w:rsidRPr="007E4D82">
        <w:t xml:space="preserve">la parte critica della catena per un </w:t>
      </w:r>
      <w:proofErr w:type="spellStart"/>
      <w:r w:rsidR="00A45B5A" w:rsidRPr="007E4D82">
        <w:t>attacker</w:t>
      </w:r>
      <w:proofErr w:type="spellEnd"/>
      <w:r w:rsidR="00A45B5A" w:rsidRPr="007E4D82">
        <w:rPr>
          <w:rStyle w:val="Rimandonotaapidipagina"/>
          <w:rFonts w:ascii="Arial" w:hAnsi="Arial" w:cs="Arial"/>
          <w:bCs/>
        </w:rPr>
        <w:footnoteReference w:id="5"/>
      </w:r>
      <w:r w:rsidR="00A45B5A" w:rsidRPr="007E4D82">
        <w:t>, l’</w:t>
      </w:r>
      <w:r w:rsidR="00A45B5A" w:rsidRPr="007E4D82">
        <w:rPr>
          <w:i/>
          <w:iCs/>
        </w:rPr>
        <w:t xml:space="preserve">alto rischio </w:t>
      </w:r>
      <w:r w:rsidR="00A45B5A" w:rsidRPr="007E4D82">
        <w:t>è dovuto alle possibili tracce che vengono lasciate dal cyber criminale. Nessun metodo permette di ottenere il 100% di successo in questa fase, ma anche un tentativo andato male permette di ottenere rilevanti informazioni sul target.</w:t>
      </w:r>
    </w:p>
    <w:p w14:paraId="1F6BF55C" w14:textId="6336D34C" w:rsidR="00EF074E" w:rsidRPr="007E4D82" w:rsidRDefault="00EF074E" w:rsidP="00A329E5">
      <w:pPr>
        <w:pStyle w:val="Paragrafoelenco"/>
        <w:numPr>
          <w:ilvl w:val="0"/>
          <w:numId w:val="13"/>
        </w:numPr>
        <w:rPr>
          <w:b/>
          <w:sz w:val="32"/>
          <w:szCs w:val="32"/>
        </w:rPr>
      </w:pPr>
      <w:r w:rsidRPr="007E4D82">
        <w:rPr>
          <w:b/>
        </w:rPr>
        <w:lastRenderedPageBreak/>
        <w:t>Exploitation</w:t>
      </w:r>
      <w:r w:rsidRPr="007E4D82">
        <w:rPr>
          <w:sz w:val="32"/>
          <w:szCs w:val="32"/>
        </w:rPr>
        <w:t>:</w:t>
      </w:r>
      <w:r w:rsidR="00A45B5A" w:rsidRPr="007E4D82">
        <w:t xml:space="preserve"> fase in cui vengono sfruttate le CVE </w:t>
      </w:r>
      <w:r w:rsidR="000347A1" w:rsidRPr="007E4D82">
        <w:t xml:space="preserve">per eseguire lo script sviluppato precedentemente, molte volte non è sufficiente un solo </w:t>
      </w:r>
      <w:r w:rsidR="000347A1" w:rsidRPr="007E4D82">
        <w:rPr>
          <w:i/>
          <w:iCs/>
        </w:rPr>
        <w:t>exploit</w:t>
      </w:r>
      <w:r w:rsidR="000347A1" w:rsidRPr="007E4D82">
        <w:t xml:space="preserve">, bensì si utilizzano </w:t>
      </w:r>
      <w:r w:rsidR="000347A1" w:rsidRPr="007E4D82">
        <w:rPr>
          <w:i/>
          <w:iCs/>
        </w:rPr>
        <w:t>exploit kit</w:t>
      </w:r>
      <w:r w:rsidR="000347A1" w:rsidRPr="007E4D82">
        <w:rPr>
          <w:rStyle w:val="Rimandonotaapidipagina"/>
          <w:rFonts w:ascii="Arial" w:hAnsi="Arial" w:cs="Arial"/>
          <w:bCs/>
          <w:i/>
          <w:iCs/>
        </w:rPr>
        <w:footnoteReference w:id="6"/>
      </w:r>
      <w:r w:rsidR="000347A1" w:rsidRPr="007E4D82">
        <w:t>.</w:t>
      </w:r>
    </w:p>
    <w:p w14:paraId="136E1E0F" w14:textId="68D935C2" w:rsidR="00EF074E" w:rsidRPr="007E4D82" w:rsidRDefault="00EF074E" w:rsidP="00A329E5">
      <w:pPr>
        <w:pStyle w:val="Paragrafoelenco"/>
        <w:numPr>
          <w:ilvl w:val="0"/>
          <w:numId w:val="13"/>
        </w:numPr>
        <w:rPr>
          <w:b/>
          <w:sz w:val="32"/>
          <w:szCs w:val="32"/>
        </w:rPr>
      </w:pPr>
      <w:r w:rsidRPr="007E4D82">
        <w:rPr>
          <w:b/>
        </w:rPr>
        <w:t>Installation</w:t>
      </w:r>
      <w:r w:rsidRPr="007E4D82">
        <w:rPr>
          <w:sz w:val="32"/>
          <w:szCs w:val="32"/>
        </w:rPr>
        <w:t>:</w:t>
      </w:r>
      <w:r w:rsidR="000347A1" w:rsidRPr="007E4D82">
        <w:rPr>
          <w:sz w:val="32"/>
          <w:szCs w:val="32"/>
        </w:rPr>
        <w:t xml:space="preserve"> </w:t>
      </w:r>
      <w:r w:rsidR="000347A1" w:rsidRPr="007E4D82">
        <w:t xml:space="preserve">prevede l’istallazione del RAT eludendo tutti i sistemi di sicurezza della vittima (ad es. Anti-Virus, Anti-Debugger, </w:t>
      </w:r>
      <w:r w:rsidR="00BE5E19" w:rsidRPr="007E4D82">
        <w:t>Anti-</w:t>
      </w:r>
      <w:proofErr w:type="spellStart"/>
      <w:r w:rsidR="00BE5E19" w:rsidRPr="007E4D82">
        <w:t>Emulation</w:t>
      </w:r>
      <w:proofErr w:type="spellEnd"/>
      <w:r w:rsidR="00BE5E19" w:rsidRPr="007E4D82">
        <w:t xml:space="preserve">), tramite l’utilizzo di </w:t>
      </w:r>
      <w:r w:rsidR="00BE5E19" w:rsidRPr="007E4D82">
        <w:rPr>
          <w:i/>
          <w:iCs/>
        </w:rPr>
        <w:t xml:space="preserve">Rootkit </w:t>
      </w:r>
      <w:r w:rsidR="00BE5E19" w:rsidRPr="007E4D82">
        <w:t xml:space="preserve">e </w:t>
      </w:r>
      <w:proofErr w:type="spellStart"/>
      <w:r w:rsidR="00BE5E19" w:rsidRPr="007E4D82">
        <w:rPr>
          <w:i/>
          <w:iCs/>
        </w:rPr>
        <w:t>Bootkit</w:t>
      </w:r>
      <w:proofErr w:type="spellEnd"/>
      <w:r w:rsidR="00BE5E19" w:rsidRPr="007E4D82">
        <w:t>, rendendo l’accesso ai sistemi della vittima persistente.</w:t>
      </w:r>
    </w:p>
    <w:p w14:paraId="783FA467" w14:textId="65311D1F" w:rsidR="00EF074E" w:rsidRPr="007E4D82" w:rsidRDefault="00EF074E" w:rsidP="00A329E5">
      <w:pPr>
        <w:pStyle w:val="Paragrafoelenco"/>
        <w:numPr>
          <w:ilvl w:val="0"/>
          <w:numId w:val="13"/>
        </w:numPr>
        <w:rPr>
          <w:b/>
          <w:sz w:val="32"/>
          <w:szCs w:val="32"/>
        </w:rPr>
      </w:pPr>
      <w:proofErr w:type="spellStart"/>
      <w:r w:rsidRPr="007E4D82">
        <w:rPr>
          <w:b/>
        </w:rPr>
        <w:t>Command</w:t>
      </w:r>
      <w:proofErr w:type="spellEnd"/>
      <w:r w:rsidRPr="007E4D82">
        <w:rPr>
          <w:b/>
        </w:rPr>
        <w:t xml:space="preserve"> &amp; </w:t>
      </w:r>
      <w:proofErr w:type="spellStart"/>
      <w:r w:rsidRPr="007E4D82">
        <w:rPr>
          <w:b/>
        </w:rPr>
        <w:t>Controll</w:t>
      </w:r>
      <w:proofErr w:type="spellEnd"/>
      <w:r w:rsidRPr="007E4D82">
        <w:rPr>
          <w:b/>
        </w:rPr>
        <w:t xml:space="preserve"> (C2)</w:t>
      </w:r>
      <w:r w:rsidRPr="007E4D82">
        <w:rPr>
          <w:sz w:val="32"/>
          <w:szCs w:val="32"/>
        </w:rPr>
        <w:t>:</w:t>
      </w:r>
      <w:r w:rsidR="000347A1" w:rsidRPr="007E4D82">
        <w:rPr>
          <w:sz w:val="32"/>
          <w:szCs w:val="32"/>
        </w:rPr>
        <w:t xml:space="preserve"> </w:t>
      </w:r>
      <w:r w:rsidR="00BE5E19" w:rsidRPr="007E4D82">
        <w:t>in questa fase l’</w:t>
      </w:r>
      <w:proofErr w:type="spellStart"/>
      <w:r w:rsidR="00BE5E19" w:rsidRPr="007E4D82">
        <w:t>attacker</w:t>
      </w:r>
      <w:proofErr w:type="spellEnd"/>
      <w:r w:rsidR="00BE5E19" w:rsidRPr="007E4D82">
        <w:t xml:space="preserve"> riesce a comunicare con i sistemi </w:t>
      </w:r>
      <w:proofErr w:type="spellStart"/>
      <w:r w:rsidR="00BE5E19" w:rsidRPr="007E4D82">
        <w:t>infetti</w:t>
      </w:r>
      <w:proofErr w:type="spellEnd"/>
      <w:r w:rsidR="00BE5E19" w:rsidRPr="007E4D82">
        <w:t xml:space="preserve">, negli anni sono </w:t>
      </w:r>
      <w:r w:rsidR="007E4D82" w:rsidRPr="007E4D82">
        <w:t>nate differenti strutture</w:t>
      </w:r>
      <w:r w:rsidR="00BE5E19" w:rsidRPr="007E4D82">
        <w:t xml:space="preserve"> per portare a termine questo step:</w:t>
      </w:r>
    </w:p>
    <w:p w14:paraId="714A6152" w14:textId="12102EAC" w:rsidR="00BE5E19" w:rsidRPr="007E4D82" w:rsidRDefault="00BE5E19" w:rsidP="00A329E5">
      <w:pPr>
        <w:pStyle w:val="Paragrafoelenco"/>
        <w:numPr>
          <w:ilvl w:val="1"/>
          <w:numId w:val="13"/>
        </w:numPr>
        <w:rPr>
          <w:b/>
          <w:sz w:val="32"/>
          <w:szCs w:val="32"/>
        </w:rPr>
      </w:pPr>
      <w:r w:rsidRPr="007E4D82">
        <w:rPr>
          <w:b/>
          <w:i/>
          <w:iCs/>
        </w:rPr>
        <w:t>Struttura Centralizzata</w:t>
      </w:r>
      <w:r w:rsidRPr="007E4D82">
        <w:t xml:space="preserve">: classica </w:t>
      </w:r>
      <w:r w:rsidRPr="007E4D82">
        <w:rPr>
          <w:i/>
          <w:iCs/>
        </w:rPr>
        <w:t xml:space="preserve">struttura </w:t>
      </w:r>
      <w:proofErr w:type="spellStart"/>
      <w:r w:rsidRPr="007E4D82">
        <w:rPr>
          <w:i/>
          <w:iCs/>
        </w:rPr>
        <w:t>client-server</w:t>
      </w:r>
      <w:proofErr w:type="spellEnd"/>
      <w:r w:rsidRPr="007E4D82">
        <w:t xml:space="preserve">, la limitazione consiste nel numero di risorse hardware/software disponibili nel </w:t>
      </w:r>
      <w:r w:rsidRPr="007E4D82">
        <w:rPr>
          <w:i/>
          <w:iCs/>
        </w:rPr>
        <w:t>C2 Server</w:t>
      </w:r>
      <w:r w:rsidR="007E4D82" w:rsidRPr="007E4D82">
        <w:t>.</w:t>
      </w:r>
    </w:p>
    <w:p w14:paraId="5B02946E" w14:textId="41DD7560" w:rsidR="00BE5E19" w:rsidRPr="007E4D82" w:rsidRDefault="00BE5E19" w:rsidP="00A329E5">
      <w:pPr>
        <w:pStyle w:val="Paragrafoelenco"/>
        <w:numPr>
          <w:ilvl w:val="1"/>
          <w:numId w:val="13"/>
        </w:numPr>
        <w:rPr>
          <w:b/>
          <w:sz w:val="32"/>
          <w:szCs w:val="32"/>
        </w:rPr>
      </w:pPr>
      <w:r w:rsidRPr="007E4D82">
        <w:rPr>
          <w:b/>
          <w:i/>
          <w:iCs/>
        </w:rPr>
        <w:t>Struttura Decentralizzata</w:t>
      </w:r>
      <w:r w:rsidRPr="007E4D82">
        <w:rPr>
          <w:b/>
        </w:rPr>
        <w:t xml:space="preserve">: </w:t>
      </w:r>
      <w:r w:rsidRPr="007E4D82">
        <w:t xml:space="preserve">prevede l’utilizzo della modalità di </w:t>
      </w:r>
      <w:r w:rsidRPr="007E4D82">
        <w:rPr>
          <w:i/>
          <w:iCs/>
        </w:rPr>
        <w:t>comunicazione peer</w:t>
      </w:r>
      <w:r w:rsidR="007E4D82" w:rsidRPr="007E4D82">
        <w:rPr>
          <w:i/>
          <w:iCs/>
        </w:rPr>
        <w:t>-</w:t>
      </w:r>
      <w:r w:rsidRPr="007E4D82">
        <w:rPr>
          <w:i/>
          <w:iCs/>
        </w:rPr>
        <w:t>to</w:t>
      </w:r>
      <w:r w:rsidR="007E4D82" w:rsidRPr="007E4D82">
        <w:rPr>
          <w:i/>
          <w:iCs/>
        </w:rPr>
        <w:t>-</w:t>
      </w:r>
      <w:r w:rsidRPr="007E4D82">
        <w:rPr>
          <w:i/>
          <w:iCs/>
        </w:rPr>
        <w:t>peer</w:t>
      </w:r>
      <w:r w:rsidR="007E4D82" w:rsidRPr="007E4D82">
        <w:t>, la quale permette alta scalabilità e tolleranza verso gli errori di trasmissione.</w:t>
      </w:r>
    </w:p>
    <w:p w14:paraId="1EF1728C" w14:textId="0E4CAB13" w:rsidR="00BE5E19" w:rsidRPr="007E4D82" w:rsidRDefault="00BE5E19" w:rsidP="00A329E5">
      <w:pPr>
        <w:pStyle w:val="Paragrafoelenco"/>
        <w:numPr>
          <w:ilvl w:val="1"/>
          <w:numId w:val="13"/>
        </w:numPr>
        <w:rPr>
          <w:b/>
          <w:sz w:val="32"/>
          <w:szCs w:val="32"/>
        </w:rPr>
      </w:pPr>
      <w:r w:rsidRPr="007E4D82">
        <w:rPr>
          <w:b/>
          <w:i/>
          <w:iCs/>
        </w:rPr>
        <w:t>Struttura basata sui Social Network</w:t>
      </w:r>
      <w:r w:rsidRPr="007E4D82">
        <w:t>:</w:t>
      </w:r>
      <w:r w:rsidR="007E4D82" w:rsidRPr="007E4D82">
        <w:t xml:space="preserve"> permette di passare le informazioni tramite l’utilizzo di social network (es. </w:t>
      </w:r>
      <w:proofErr w:type="spellStart"/>
      <w:r w:rsidR="007E4D82" w:rsidRPr="007E4D82">
        <w:rPr>
          <w:i/>
          <w:iCs/>
        </w:rPr>
        <w:t>Taidoor</w:t>
      </w:r>
      <w:proofErr w:type="spellEnd"/>
      <w:r w:rsidR="007E4D82" w:rsidRPr="007E4D82">
        <w:t>)</w:t>
      </w:r>
      <w:r w:rsidR="00643E80">
        <w:t>.</w:t>
      </w:r>
    </w:p>
    <w:p w14:paraId="2859CB03" w14:textId="4AFB5384" w:rsidR="00C45558" w:rsidRPr="005F13DC" w:rsidRDefault="00EF074E" w:rsidP="00A329E5">
      <w:pPr>
        <w:pStyle w:val="Paragrafoelenco"/>
        <w:numPr>
          <w:ilvl w:val="0"/>
          <w:numId w:val="13"/>
        </w:numPr>
      </w:pPr>
      <w:r w:rsidRPr="007E4D82">
        <w:rPr>
          <w:b/>
        </w:rPr>
        <w:lastRenderedPageBreak/>
        <w:t xml:space="preserve">Act on </w:t>
      </w:r>
      <w:proofErr w:type="spellStart"/>
      <w:r w:rsidRPr="007E4D82">
        <w:rPr>
          <w:b/>
        </w:rPr>
        <w:t>Objective</w:t>
      </w:r>
      <w:proofErr w:type="spellEnd"/>
      <w:r w:rsidRPr="00E03D65">
        <w:t>:</w:t>
      </w:r>
      <w:r w:rsidR="000347A1" w:rsidRPr="00E03D65">
        <w:t xml:space="preserve"> </w:t>
      </w:r>
      <w:r w:rsidR="007E4D82" w:rsidRPr="00E03D65">
        <w:t xml:space="preserve">l'ultima fase della Cyber </w:t>
      </w:r>
      <w:proofErr w:type="spellStart"/>
      <w:r w:rsidR="007E4D82" w:rsidRPr="00E03D65">
        <w:t>Kill</w:t>
      </w:r>
      <w:proofErr w:type="spellEnd"/>
      <w:r w:rsidR="007E4D82" w:rsidRPr="00E03D65">
        <w:t xml:space="preserve"> Chain, implica </w:t>
      </w:r>
      <w:r w:rsidR="007E4D82" w:rsidRPr="00E03D65">
        <w:rPr>
          <w:i/>
          <w:iCs/>
        </w:rPr>
        <w:t>il raggiungimento dell'obiettivo</w:t>
      </w:r>
      <w:r w:rsidR="007E4D82" w:rsidRPr="00E03D65">
        <w:t xml:space="preserve"> </w:t>
      </w:r>
      <w:r w:rsidR="007E4D82" w:rsidRPr="00E03D65">
        <w:rPr>
          <w:i/>
          <w:iCs/>
        </w:rPr>
        <w:t>prefissato</w:t>
      </w:r>
      <w:r w:rsidR="007E4D82" w:rsidRPr="00E03D65">
        <w:t xml:space="preserve"> dall'aggressore. Dopo aver stabilito 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w:t>
      </w:r>
      <w:proofErr w:type="spellStart"/>
      <w:r w:rsidR="007E4D82" w:rsidRPr="00E03D65">
        <w:t>Ransoware</w:t>
      </w:r>
      <w:proofErr w:type="spellEnd"/>
      <w:r w:rsidR="007E4D82" w:rsidRPr="00E03D65">
        <w:t xml:space="preserve">, </w:t>
      </w:r>
      <w:proofErr w:type="spellStart"/>
      <w:r w:rsidR="007E4D82" w:rsidRPr="00E03D65">
        <w:t>BOTNets</w:t>
      </w:r>
      <w:proofErr w:type="spellEnd"/>
      <w:r w:rsidR="007E4D82" w:rsidRPr="00E03D65">
        <w:t xml:space="preserve">, </w:t>
      </w:r>
      <w:proofErr w:type="spellStart"/>
      <w:r w:rsidR="007E4D82" w:rsidRPr="00E03D65">
        <w:t>DDos</w:t>
      </w:r>
      <w:proofErr w:type="spellEnd"/>
      <w:r w:rsidR="007E4D82" w:rsidRPr="00E03D65">
        <w:t xml:space="preserve">, </w:t>
      </w:r>
      <w:proofErr w:type="spellStart"/>
      <w:r w:rsidR="007E4D82" w:rsidRPr="00E03D65">
        <w:t>ZeroDay</w:t>
      </w:r>
      <w:proofErr w:type="spellEnd"/>
      <w:r w:rsidR="007E4D82" w:rsidRPr="00E03D65">
        <w:t xml:space="preserve">, Data </w:t>
      </w:r>
      <w:proofErr w:type="spellStart"/>
      <w:r w:rsidR="007E4D82" w:rsidRPr="00E03D65">
        <w:t>exfiltration</w:t>
      </w:r>
      <w:proofErr w:type="spellEnd"/>
      <w:r w:rsidR="007E4D82" w:rsidRPr="00E03D65">
        <w:t>).</w:t>
      </w:r>
    </w:p>
    <w:p w14:paraId="3C845E75" w14:textId="54EF0833" w:rsidR="00E03D65" w:rsidRPr="009E5951" w:rsidRDefault="00E03D65" w:rsidP="00A329E5">
      <w:pPr>
        <w:pStyle w:val="Titolo2"/>
      </w:pPr>
      <w:bookmarkStart w:id="79" w:name="_Toc169972731"/>
      <w:r w:rsidRPr="009E5951">
        <w:t>APT</w:t>
      </w:r>
      <w:r w:rsidR="00FF64B7">
        <w:t xml:space="preserve"> e Indicatori</w:t>
      </w:r>
      <w:bookmarkEnd w:id="79"/>
    </w:p>
    <w:p w14:paraId="1BBCDEA8" w14:textId="77777777" w:rsidR="009C734E" w:rsidRDefault="009E5951" w:rsidP="00A329E5">
      <w:r>
        <w:t>Per via dell’avanzamento</w:t>
      </w:r>
      <w:r w:rsidR="003D7421">
        <w:t xml:space="preserve"> delle tecnologie difensive</w:t>
      </w:r>
      <w:r>
        <w:t xml:space="preserve"> del </w:t>
      </w:r>
      <w:r w:rsidRPr="009E5951">
        <w:rPr>
          <w:b/>
          <w:bCs/>
        </w:rPr>
        <w:t>blue team</w:t>
      </w:r>
      <w:r>
        <w:rPr>
          <w:rStyle w:val="Rimandonotaapidipagina"/>
          <w:b/>
          <w:bCs/>
        </w:rPr>
        <w:footnoteReference w:id="7"/>
      </w:r>
      <w:r w:rsidR="003D7421">
        <w:t xml:space="preserve">, anche il </w:t>
      </w:r>
      <w:r w:rsidR="003D7421">
        <w:rPr>
          <w:b/>
          <w:bCs/>
        </w:rPr>
        <w:t>red team</w:t>
      </w:r>
      <w:r w:rsidR="003D7421">
        <w:rPr>
          <w:rStyle w:val="Rimandonotaapidipagina"/>
          <w:b/>
          <w:bCs/>
        </w:rPr>
        <w:footnoteReference w:id="8"/>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proofErr w:type="spellStart"/>
      <w:r w:rsidR="003D7421">
        <w:rPr>
          <w:b/>
          <w:bCs/>
        </w:rPr>
        <w:t>Adavanced</w:t>
      </w:r>
      <w:proofErr w:type="spellEnd"/>
      <w:r w:rsidR="003D7421">
        <w:rPr>
          <w:b/>
          <w:bCs/>
        </w:rPr>
        <w:t xml:space="preserve"> </w:t>
      </w:r>
      <w:proofErr w:type="spellStart"/>
      <w:r w:rsidR="003D7421" w:rsidRPr="00FF64B7">
        <w:rPr>
          <w:rFonts w:eastAsia="SimSun"/>
          <w:b/>
          <w:spacing w:val="0"/>
          <w:lang w:eastAsia="it-IT"/>
        </w:rPr>
        <w:t>Persistent</w:t>
      </w:r>
      <w:proofErr w:type="spellEnd"/>
      <w:r w:rsidR="003D7421">
        <w:rPr>
          <w:b/>
          <w:bCs/>
        </w:rPr>
        <w:t xml:space="preserve"> </w:t>
      </w:r>
      <w:proofErr w:type="spellStart"/>
      <w:r w:rsidR="003D7421">
        <w:rPr>
          <w:b/>
          <w:bCs/>
        </w:rPr>
        <w:t>Threat</w:t>
      </w:r>
      <w:proofErr w:type="spellEnd"/>
      <w:r w:rsidR="003D7421">
        <w:t xml:space="preserve">) </w:t>
      </w:r>
      <w:r w:rsidR="001C7060">
        <w:t>[9].</w:t>
      </w:r>
      <w:r w:rsidR="009C734E">
        <w:t xml:space="preserve"> </w:t>
      </w:r>
    </w:p>
    <w:p w14:paraId="14CA2F7B" w14:textId="2CE28210" w:rsidR="001C7060" w:rsidRDefault="009C734E" w:rsidP="00A329E5">
      <w:r>
        <w:t xml:space="preserve">Questi nuovi metodi di attacco sono volti </w:t>
      </w:r>
      <w:r w:rsidRPr="009C734E">
        <w:t>all’</w:t>
      </w:r>
      <w:r w:rsidRPr="009C734E">
        <w:rPr>
          <w:b/>
          <w:bCs/>
        </w:rPr>
        <w:t>utilizzo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A329E5">
      <w:pPr>
        <w:rPr>
          <w:u w:val="single"/>
        </w:rPr>
      </w:pPr>
      <w:r>
        <w:t xml:space="preserve">L’unico modo per difendersi da questo tipo di minacce è utilizzare metodi di </w:t>
      </w:r>
      <w:proofErr w:type="spellStart"/>
      <w:r w:rsidRPr="008D67BA">
        <w:rPr>
          <w:b/>
          <w:bCs/>
          <w:i/>
          <w:iCs/>
        </w:rPr>
        <w:t>Intellience-driven</w:t>
      </w:r>
      <w:proofErr w:type="spellEnd"/>
      <w:r w:rsidRPr="008D67BA">
        <w:rPr>
          <w:b/>
          <w:bCs/>
          <w:i/>
          <w:iCs/>
        </w:rPr>
        <w:t xml:space="preserve"> Computer Network Defense</w:t>
      </w:r>
      <w:r>
        <w:t xml:space="preserve">, cioè </w:t>
      </w:r>
      <w:r w:rsidR="008D67BA">
        <w:t xml:space="preserve">un processo continuo basato su una </w:t>
      </w:r>
      <w:r>
        <w:t xml:space="preserve">strategia di gestione del rischio </w:t>
      </w:r>
      <w:r>
        <w:lastRenderedPageBreak/>
        <w:t xml:space="preserve">che mira </w:t>
      </w:r>
      <w:r w:rsidR="008D67BA">
        <w:t xml:space="preserve">a rilevare le </w:t>
      </w:r>
      <w:r>
        <w:t>minacce</w:t>
      </w:r>
      <w:r w:rsidR="008D67BA">
        <w:t>, includere le analisi sugli avversari, le loro capacità, obbiettivi e limitazioni.</w:t>
      </w:r>
    </w:p>
    <w:p w14:paraId="5AE370D3" w14:textId="74E268B1" w:rsidR="00FF64B7" w:rsidRDefault="00FF64B7" w:rsidP="00A329E5">
      <w:r w:rsidRPr="00FF64B7">
        <w:t xml:space="preserve">Per </w:t>
      </w:r>
      <w:r>
        <w:t xml:space="preserve">utilizzare questo metodo di rilevazione </w:t>
      </w:r>
      <w:r w:rsidR="00643E80">
        <w:t>degli</w:t>
      </w:r>
      <w:r w:rsidRPr="00FF64B7">
        <w:t xml:space="preserve"> APT, vengono impiegati specifici </w:t>
      </w:r>
      <w:r w:rsidRPr="005D6A9B">
        <w:rPr>
          <w:b/>
          <w:bCs/>
        </w:rPr>
        <w:t>identificatori</w:t>
      </w:r>
      <w:r w:rsidRPr="00FF64B7">
        <w:t xml:space="preserve"> o </w:t>
      </w:r>
      <w:r w:rsidRPr="005D6A9B">
        <w:rPr>
          <w:b/>
          <w:bCs/>
        </w:rPr>
        <w:t>indicatori di compromissione</w:t>
      </w:r>
      <w:r w:rsidRPr="00FF64B7">
        <w:t xml:space="preserve"> (</w:t>
      </w:r>
      <w:proofErr w:type="spellStart"/>
      <w:r w:rsidRPr="00FF64B7">
        <w:rPr>
          <w:b/>
          <w:bCs/>
        </w:rPr>
        <w:t>IoC</w:t>
      </w:r>
      <w:proofErr w:type="spellEnd"/>
      <w:r w:rsidRPr="00FF64B7">
        <w:t>)</w:t>
      </w:r>
      <w:r w:rsidR="005D6A9B">
        <w:t xml:space="preserve"> [9]</w:t>
      </w:r>
      <w:r>
        <w:t xml:space="preserve"> i quali possono essere suddivisi in tre categorie:</w:t>
      </w:r>
    </w:p>
    <w:p w14:paraId="1C23D1F8" w14:textId="470836C0" w:rsidR="00FF64B7" w:rsidRPr="00B75024" w:rsidRDefault="00FF64B7" w:rsidP="00A329E5">
      <w:pPr>
        <w:pStyle w:val="Paragrafoelenco"/>
        <w:numPr>
          <w:ilvl w:val="0"/>
          <w:numId w:val="19"/>
        </w:numPr>
        <w:rPr>
          <w:u w:val="single"/>
        </w:rPr>
      </w:pPr>
      <w:r w:rsidRPr="00B75024">
        <w:rPr>
          <w:b/>
          <w:bCs/>
        </w:rPr>
        <w:t>Atomici</w:t>
      </w:r>
      <w:r w:rsidRPr="00B75024">
        <w:t xml:space="preserve">: non posso essere suddivisi in parti più piccole (come l’indirizzo IP) </w:t>
      </w:r>
    </w:p>
    <w:p w14:paraId="3F62BEF4" w14:textId="2EA02509" w:rsidR="00FF64B7" w:rsidRPr="00B75024" w:rsidRDefault="00FF64B7" w:rsidP="00A329E5">
      <w:pPr>
        <w:pStyle w:val="Paragrafoelenco"/>
        <w:numPr>
          <w:ilvl w:val="0"/>
          <w:numId w:val="19"/>
        </w:numPr>
        <w:rPr>
          <w:u w:val="single"/>
        </w:rPr>
      </w:pPr>
      <w:r w:rsidRPr="00B75024">
        <w:rPr>
          <w:b/>
          <w:bCs/>
        </w:rPr>
        <w:t>Calcolati</w:t>
      </w:r>
      <w:r w:rsidRPr="00B75024">
        <w:t>: derivano da dati coinvolti in un incidente (come i valori hash)</w:t>
      </w:r>
    </w:p>
    <w:p w14:paraId="2A26188F" w14:textId="381E0970" w:rsidR="007E177D" w:rsidRPr="00B75024" w:rsidRDefault="00FF64B7" w:rsidP="00A329E5">
      <w:pPr>
        <w:pStyle w:val="Paragrafoelenco"/>
        <w:numPr>
          <w:ilvl w:val="0"/>
          <w:numId w:val="19"/>
        </w:numPr>
        <w:rPr>
          <w:u w:val="single"/>
        </w:rPr>
      </w:pPr>
      <w:r w:rsidRPr="00B75024">
        <w:rPr>
          <w:b/>
          <w:bCs/>
        </w:rPr>
        <w:t>Comportamentali</w:t>
      </w:r>
      <w:r w:rsidRPr="00B75024">
        <w:t xml:space="preserve">: </w:t>
      </w:r>
      <w:r w:rsidR="00F35007" w:rsidRPr="00B75024">
        <w:t xml:space="preserve">maggiormente utilizzati, sono </w:t>
      </w:r>
      <w:r w:rsidRPr="00B75024">
        <w:t xml:space="preserve">collezione di indicatori atomici e calcolati in combinazione </w:t>
      </w:r>
      <w:r w:rsidR="00F35007" w:rsidRPr="00B75024">
        <w:t xml:space="preserve">logica </w:t>
      </w:r>
      <w:r w:rsidRPr="00B75024">
        <w:t>tra loro.</w:t>
      </w:r>
    </w:p>
    <w:p w14:paraId="51AF4CCE" w14:textId="0AD5414A" w:rsidR="005F13DC" w:rsidRDefault="000B75A8" w:rsidP="00A329E5">
      <w:pPr>
        <w:pStyle w:val="Titolo2"/>
        <w:rPr>
          <w:lang w:val="en-US"/>
        </w:rPr>
      </w:pPr>
      <w:bookmarkStart w:id="80" w:name="_Toc169972732"/>
      <w:r>
        <w:rPr>
          <w:lang w:val="en-US"/>
        </w:rPr>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80"/>
    </w:p>
    <w:p w14:paraId="48778EEA" w14:textId="625F8304" w:rsidR="00BB2D61" w:rsidRPr="00563036" w:rsidRDefault="00BB2D61" w:rsidP="00A329E5">
      <w:r w:rsidRPr="00563036">
        <w:t xml:space="preserve">Le </w:t>
      </w:r>
      <w:r w:rsidRPr="00563036">
        <w:rPr>
          <w:b/>
          <w:bCs/>
        </w:rPr>
        <w:t xml:space="preserve">Common Platform </w:t>
      </w:r>
      <w:proofErr w:type="spellStart"/>
      <w:r w:rsidRPr="00563036">
        <w:rPr>
          <w:b/>
          <w:bCs/>
        </w:rPr>
        <w:t>Enumeration</w:t>
      </w:r>
      <w:proofErr w:type="spellEnd"/>
      <w:r w:rsidRPr="00563036">
        <w:t xml:space="preserve"> (</w:t>
      </w:r>
      <w:r w:rsidRPr="00563036">
        <w:rPr>
          <w:b/>
          <w:bCs/>
        </w:rPr>
        <w:t>CPE</w:t>
      </w:r>
      <w:r w:rsidRPr="00563036">
        <w:t xml:space="preserve">) sono uno standard per denominare e catalogare versioni specifiche di sistemi operativi, applicazioni software e dispositivi hardware. Mantenute dalla </w:t>
      </w:r>
      <w:r w:rsidRPr="00643E80">
        <w:rPr>
          <w:b/>
          <w:bCs/>
        </w:rPr>
        <w:t>MITRE Corporation</w:t>
      </w:r>
      <w:r w:rsidRPr="00563036">
        <w:t xml:space="preserve">, le CPE mirano a fornire un modo univoco e standardizzato per identificare e descrivere i prodotti in modo che sia possibile correlarli facilmente con le informazioni sulle </w:t>
      </w:r>
      <w:r w:rsidRPr="00563036">
        <w:rPr>
          <w:b/>
          <w:bCs/>
        </w:rPr>
        <w:t>CVE</w:t>
      </w:r>
      <w:r w:rsidRPr="00563036">
        <w:t>.</w:t>
      </w:r>
    </w:p>
    <w:p w14:paraId="5456C942" w14:textId="5BDADF99" w:rsidR="004C21C8" w:rsidRPr="00563036" w:rsidRDefault="005F13DC" w:rsidP="00A329E5">
      <w:r w:rsidRPr="00563036">
        <w:t xml:space="preserve">Le </w:t>
      </w:r>
      <w:r w:rsidRPr="00563036">
        <w:rPr>
          <w:b/>
          <w:bCs/>
        </w:rPr>
        <w:t xml:space="preserve">Common </w:t>
      </w:r>
      <w:proofErr w:type="spellStart"/>
      <w:r w:rsidRPr="00563036">
        <w:rPr>
          <w:b/>
          <w:bCs/>
        </w:rPr>
        <w:t>Vulnerabilities</w:t>
      </w:r>
      <w:proofErr w:type="spellEnd"/>
      <w:r w:rsidRPr="00563036">
        <w:rPr>
          <w:b/>
          <w:bCs/>
        </w:rPr>
        <w:t xml:space="preserve"> and </w:t>
      </w:r>
      <w:proofErr w:type="spellStart"/>
      <w:r w:rsidRPr="00563036">
        <w:rPr>
          <w:b/>
          <w:bCs/>
        </w:rPr>
        <w:t>Exposures</w:t>
      </w:r>
      <w:proofErr w:type="spellEnd"/>
      <w:r w:rsidRPr="00563036">
        <w:t xml:space="preserve"> (</w:t>
      </w:r>
      <w:r w:rsidRPr="00563036">
        <w:rPr>
          <w:b/>
          <w:bCs/>
        </w:rPr>
        <w:t>CVE</w:t>
      </w:r>
      <w:r w:rsidRPr="00563036">
        <w:t>)</w:t>
      </w:r>
      <w:r w:rsidR="003459C0" w:rsidRPr="00563036">
        <w:t xml:space="preserve"> [14]</w:t>
      </w:r>
      <w:r w:rsidRPr="00563036">
        <w:t>, sono un catalogo pubblico di identificator</w:t>
      </w:r>
      <w:r w:rsidR="003459C0" w:rsidRPr="00563036">
        <w:t>i</w:t>
      </w:r>
      <w:r w:rsidRPr="00563036">
        <w:t xml:space="preserve"> di vulnerabilità e falle di sicurezza, mantenut</w:t>
      </w:r>
      <w:r w:rsidR="00643E80">
        <w:t>o anch’esso</w:t>
      </w:r>
      <w:r w:rsidRPr="00563036">
        <w:t xml:space="preserve"> dalla </w:t>
      </w:r>
      <w:r w:rsidRPr="00563036">
        <w:rPr>
          <w:b/>
          <w:bCs/>
        </w:rPr>
        <w:t xml:space="preserve">MITRE </w:t>
      </w:r>
      <w:proofErr w:type="spellStart"/>
      <w:r w:rsidRPr="00563036">
        <w:rPr>
          <w:b/>
          <w:bCs/>
        </w:rPr>
        <w:t>Coporation</w:t>
      </w:r>
      <w:proofErr w:type="spellEnd"/>
      <w:r w:rsidRPr="00563036">
        <w:t>, ormai da anni queste sono uno dei principali metodi di identificazione univoco delle minacce</w:t>
      </w:r>
      <w:r w:rsidR="00643E80">
        <w:t xml:space="preserve"> su software proprietario</w:t>
      </w:r>
      <w:r w:rsidRPr="00563036">
        <w:t xml:space="preserve">. </w:t>
      </w:r>
    </w:p>
    <w:p w14:paraId="17D6F1A1" w14:textId="65783929" w:rsidR="004C21C8" w:rsidRPr="00563036" w:rsidRDefault="004C21C8" w:rsidP="00A329E5">
      <w:r w:rsidRPr="00563036">
        <w:lastRenderedPageBreak/>
        <w:t xml:space="preserve">La caratteristica distintiva delle </w:t>
      </w:r>
      <w:r w:rsidR="00BB2D61" w:rsidRPr="00563036">
        <w:t xml:space="preserve">CVE </w:t>
      </w:r>
      <w:r w:rsidRPr="00563036">
        <w:t>è l'assegnazione di un identificativo unico, o CVE</w:t>
      </w:r>
      <w:r w:rsidR="00643E80">
        <w:t>-ID</w:t>
      </w:r>
      <w:r w:rsidRPr="00563036">
        <w:t>, a</w:t>
      </w:r>
      <w:r w:rsidR="00BB2D61" w:rsidRPr="00563036">
        <w:t>d</w:t>
      </w:r>
      <w:r w:rsidRPr="00563036">
        <w:t xml:space="preserve"> ogni vulnerabilità registrata. Originariamente, dal loro inizio nel 1999, </w:t>
      </w:r>
      <w:r w:rsidR="00643E80">
        <w:t>i</w:t>
      </w:r>
      <w:r w:rsidRPr="00563036">
        <w:t xml:space="preserve"> CVE</w:t>
      </w:r>
      <w:r w:rsidR="00643E80">
        <w:t>-ID</w:t>
      </w:r>
      <w:r w:rsidRPr="00563036">
        <w:t xml:space="preser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563036" w:rsidRDefault="004C21C8" w:rsidP="00A329E5">
      <w:r w:rsidRPr="00563036">
        <w:t>Tuttavia, a seguito dell'incremento esponenziale nel numero di vulnerabilità scoperte annualmente, dal 13 Gennaio 2015 è stato 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130A4F92" w:rsidR="003459C0" w:rsidRPr="00563036" w:rsidRDefault="003459C0" w:rsidP="00A329E5">
      <w:r w:rsidRPr="00563036">
        <w:t xml:space="preserve">Parallelamente al sistema delle CVE, le </w:t>
      </w:r>
      <w:r w:rsidRPr="00563036">
        <w:rPr>
          <w:b/>
          <w:bCs/>
        </w:rPr>
        <w:t xml:space="preserve">Common </w:t>
      </w:r>
      <w:proofErr w:type="spellStart"/>
      <w:r w:rsidRPr="00563036">
        <w:rPr>
          <w:b/>
          <w:bCs/>
        </w:rPr>
        <w:t>Weakness</w:t>
      </w:r>
      <w:proofErr w:type="spellEnd"/>
      <w:r w:rsidRPr="00563036">
        <w:rPr>
          <w:b/>
          <w:bCs/>
        </w:rPr>
        <w:t xml:space="preserve"> </w:t>
      </w:r>
      <w:proofErr w:type="spellStart"/>
      <w:r w:rsidRPr="00563036">
        <w:rPr>
          <w:b/>
          <w:bCs/>
        </w:rPr>
        <w:t>Enumeration</w:t>
      </w:r>
      <w:proofErr w:type="spellEnd"/>
      <w:r w:rsidRPr="00563036">
        <w:t xml:space="preserve"> (</w:t>
      </w:r>
      <w:r w:rsidRPr="00563036">
        <w:rPr>
          <w:b/>
          <w:bCs/>
        </w:rPr>
        <w:t>CWE</w:t>
      </w:r>
      <w:r w:rsidRPr="00563036">
        <w:t>) [15] rappresentano un altro strumento fondamentale nel campo della sicurezza informatica, focalizzandosi sulle debolezze e difetti nel design e nell'implementazione del software che possono portare a vulnerabilità</w:t>
      </w:r>
      <w:r w:rsidR="00643E80">
        <w:t xml:space="preserve"> specifiche</w:t>
      </w:r>
      <w:r w:rsidRPr="00563036">
        <w:t xml:space="preserve">. Mentre le CVE forniscono un catalogo di vulnerabilità specifiche e note, le CWE offrono una vista più </w:t>
      </w:r>
      <w:r w:rsidRPr="00563036">
        <w:lastRenderedPageBreak/>
        <w:t>astratta, categorizzando tipologie di debolezze che sono comunemente sfruttate dagli aggressori.</w:t>
      </w:r>
    </w:p>
    <w:p w14:paraId="207EA517" w14:textId="59AE660D" w:rsidR="003459C0" w:rsidRPr="00563036" w:rsidRDefault="003459C0" w:rsidP="00A329E5">
      <w:r w:rsidRPr="00563036">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Pr="00563036" w:rsidRDefault="003459C0" w:rsidP="00A329E5">
      <w:r w:rsidRPr="00563036">
        <w:t xml:space="preserve">Le CWE, attraverso la loro classificazione, permettono di </w:t>
      </w:r>
      <w:r w:rsidRPr="00563036">
        <w:rPr>
          <w:b/>
          <w:bCs/>
        </w:rPr>
        <w:t>identificare</w:t>
      </w:r>
      <w:r w:rsidRPr="00563036">
        <w:t xml:space="preserve"> </w:t>
      </w:r>
      <w:r w:rsidRPr="00563036">
        <w:rPr>
          <w:b/>
          <w:bCs/>
        </w:rPr>
        <w:t>modelli</w:t>
      </w:r>
      <w:r w:rsidRPr="00563036">
        <w:t xml:space="preserve"> </w:t>
      </w:r>
      <w:r w:rsidRPr="00563036">
        <w:rPr>
          <w:b/>
          <w:bCs/>
        </w:rPr>
        <w:t>ricorrenti</w:t>
      </w:r>
      <w:r w:rsidRPr="00563036">
        <w:t xml:space="preserve"> </w:t>
      </w:r>
      <w:r w:rsidRPr="00563036">
        <w:rPr>
          <w:b/>
          <w:bCs/>
        </w:rPr>
        <w:t>di</w:t>
      </w:r>
      <w:r w:rsidRPr="00563036">
        <w:t xml:space="preserve"> </w:t>
      </w:r>
      <w:r w:rsidRPr="00563036">
        <w:rPr>
          <w:b/>
          <w:bCs/>
        </w:rPr>
        <w:t>errori</w:t>
      </w:r>
      <w:r w:rsidRPr="00563036">
        <w:t xml:space="preserve"> di programmazione </w:t>
      </w:r>
      <w:r w:rsidRPr="00563036">
        <w:rPr>
          <w:b/>
          <w:bCs/>
        </w:rPr>
        <w:t>e</w:t>
      </w:r>
      <w:r w:rsidRPr="00563036">
        <w:t xml:space="preserve"> </w:t>
      </w:r>
      <w:r w:rsidRPr="00563036">
        <w:rPr>
          <w:b/>
          <w:bCs/>
        </w:rPr>
        <w:t>difetti</w:t>
      </w:r>
      <w:r w:rsidRPr="00563036">
        <w:t xml:space="preserve"> </w:t>
      </w:r>
      <w:r w:rsidRPr="00563036">
        <w:rPr>
          <w:b/>
          <w:bCs/>
        </w:rPr>
        <w:t>di</w:t>
      </w:r>
      <w:r w:rsidRPr="00563036">
        <w:t xml:space="preserve"> </w:t>
      </w:r>
      <w:r w:rsidRPr="00563036">
        <w:rPr>
          <w:b/>
          <w:bCs/>
        </w:rPr>
        <w:t>design</w:t>
      </w:r>
      <w:r w:rsidRPr="00563036">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2D358F24" w:rsidR="00655C8E" w:rsidRDefault="00924DD2" w:rsidP="00A329E5">
      <w:r>
        <w:t xml:space="preserve">Dalle CWE inoltre è possibile ricollegarsi </w:t>
      </w:r>
      <w:r w:rsidR="008C1FF0">
        <w:t>ai</w:t>
      </w:r>
      <w:r w:rsidRPr="00924DD2">
        <w:t xml:space="preserve"> </w:t>
      </w:r>
      <w:r w:rsidRPr="00924DD2">
        <w:rPr>
          <w:b/>
          <w:bCs/>
        </w:rPr>
        <w:t xml:space="preserve">Common Attack Pattern </w:t>
      </w:r>
      <w:proofErr w:type="spellStart"/>
      <w:r w:rsidRPr="00924DD2">
        <w:rPr>
          <w:b/>
          <w:bCs/>
        </w:rPr>
        <w:t>Enumeration</w:t>
      </w:r>
      <w:proofErr w:type="spellEnd"/>
      <w:r w:rsidRPr="00924DD2">
        <w:rPr>
          <w:b/>
          <w:bCs/>
        </w:rPr>
        <w:t xml:space="preserve"> and </w:t>
      </w:r>
      <w:proofErr w:type="spellStart"/>
      <w:r w:rsidRPr="00924DD2">
        <w:rPr>
          <w:b/>
          <w:bCs/>
        </w:rPr>
        <w:t>Classification</w:t>
      </w:r>
      <w:proofErr w:type="spellEnd"/>
      <w:r>
        <w:rPr>
          <w:b/>
          <w:bCs/>
        </w:rPr>
        <w:t xml:space="preserve"> </w:t>
      </w:r>
      <w:r w:rsidRPr="00924DD2">
        <w:t>(</w:t>
      </w:r>
      <w:r>
        <w:rPr>
          <w:b/>
          <w:bCs/>
        </w:rPr>
        <w:t>CAPEC</w:t>
      </w:r>
      <w:r>
        <w:t>), nate nel 2007, sono un dizionario di pattern di attacco conosciuti e utilizzati dagli esperti del settore per prevenire aggressioni a sistemi informatici identificate</w:t>
      </w:r>
      <w:r w:rsidR="00A7778C">
        <w:t xml:space="preserve">, quest’ultimo inoltre sono correlate al </w:t>
      </w:r>
      <w:r w:rsidRPr="00924DD2">
        <w:rPr>
          <w:b/>
          <w:bCs/>
        </w:rPr>
        <w:t>MITRE ATT&amp;CK Framework</w:t>
      </w:r>
      <w:r w:rsidR="00BB2D61">
        <w:rPr>
          <w:b/>
          <w:bCs/>
        </w:rPr>
        <w:t xml:space="preserve"> </w:t>
      </w:r>
      <w:r w:rsidR="00BB2D61">
        <w:t>(figura 2)</w:t>
      </w:r>
      <w:r>
        <w:t>.</w:t>
      </w:r>
    </w:p>
    <w:p w14:paraId="6B1C17D5" w14:textId="465E51AB" w:rsidR="00924DD2" w:rsidRPr="00924DD2" w:rsidRDefault="00BB2D61" w:rsidP="00A7778C">
      <w:pPr>
        <w:jc w:val="center"/>
      </w:pPr>
      <w:r>
        <w:rPr>
          <w:noProof/>
        </w:rPr>
        <w:lastRenderedPageBreak/>
        <w:drawing>
          <wp:inline distT="0" distB="0" distL="0" distR="0" wp14:anchorId="6B1279D6" wp14:editId="4D458016">
            <wp:extent cx="4953469" cy="2594344"/>
            <wp:effectExtent l="0" t="0" r="0"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8191" cy="2612530"/>
                    </a:xfrm>
                    <a:prstGeom prst="rect">
                      <a:avLst/>
                    </a:prstGeom>
                    <a:noFill/>
                    <a:ln>
                      <a:noFill/>
                    </a:ln>
                  </pic:spPr>
                </pic:pic>
              </a:graphicData>
            </a:graphic>
          </wp:inline>
        </w:drawing>
      </w:r>
      <w:r>
        <w:br/>
      </w:r>
      <w:r w:rsidRPr="00B75024">
        <w:t xml:space="preserve">Figura 2: </w:t>
      </w:r>
      <w:r w:rsidR="00A7778C">
        <w:t>Correlazione tra CPE-CVE-CWE-CAPEC-ATT&amp;CK</w:t>
      </w:r>
      <w:r w:rsidRPr="00B75024">
        <w:t xml:space="preserve"> [16]</w:t>
      </w:r>
    </w:p>
    <w:p w14:paraId="2124BF77" w14:textId="0E06C98B" w:rsidR="007E177D" w:rsidRPr="007E4D82" w:rsidRDefault="007E177D" w:rsidP="00A329E5">
      <w:pPr>
        <w:pStyle w:val="Titolo2"/>
      </w:pPr>
      <w:bookmarkStart w:id="81" w:name="_Toc169972733"/>
      <w:r w:rsidRPr="007E4D82">
        <w:t>MITRE ATT&amp;CK Framework</w:t>
      </w:r>
      <w:bookmarkEnd w:id="81"/>
    </w:p>
    <w:p w14:paraId="20AE3148" w14:textId="2E50FAAE" w:rsidR="00924DD2" w:rsidRDefault="00F36A4D" w:rsidP="00A329E5">
      <w:r w:rsidRPr="00F36A4D">
        <w:t xml:space="preserve">In questo scenario in continua evoluzione, il </w:t>
      </w:r>
      <w:r w:rsidRPr="00633B5A">
        <w:t>MITRE ATT&amp;CK Framework</w:t>
      </w:r>
      <w:r w:rsidRPr="00F36A4D">
        <w:t xml:space="preserve"> </w:t>
      </w:r>
      <w:r w:rsidR="00633B5A">
        <w:t xml:space="preserve">[10] </w:t>
      </w:r>
      <w:r w:rsidRPr="00F36A4D">
        <w:t xml:space="preserve">emerge come uno strumento cruciale per la comprensione e la difesa contro </w:t>
      </w:r>
      <w:r w:rsidR="008C1FF0">
        <w:t>gli</w:t>
      </w:r>
      <w:r w:rsidRPr="00F36A4D">
        <w:t xml:space="preserve"> APT e altre minacce avanzate. </w:t>
      </w:r>
      <w:r w:rsidRPr="00633B5A">
        <w:rPr>
          <w:b/>
          <w:bCs/>
        </w:rPr>
        <w:t>ATT&amp;CK</w:t>
      </w:r>
      <w:r w:rsidRPr="00F36A4D">
        <w:t xml:space="preserve">, acronimo di </w:t>
      </w:r>
      <w:proofErr w:type="spellStart"/>
      <w:r w:rsidRPr="00633B5A">
        <w:rPr>
          <w:b/>
          <w:bCs/>
          <w:i/>
          <w:iCs/>
        </w:rPr>
        <w:t>Adversarial</w:t>
      </w:r>
      <w:proofErr w:type="spellEnd"/>
      <w:r w:rsidRPr="00633B5A">
        <w:rPr>
          <w:b/>
          <w:bCs/>
          <w:i/>
          <w:iCs/>
        </w:rPr>
        <w:t xml:space="preserve"> </w:t>
      </w:r>
      <w:proofErr w:type="spellStart"/>
      <w:r w:rsidRPr="00633B5A">
        <w:rPr>
          <w:b/>
          <w:bCs/>
          <w:i/>
          <w:iCs/>
        </w:rPr>
        <w:t>Tactics</w:t>
      </w:r>
      <w:proofErr w:type="spellEnd"/>
      <w:r w:rsidRPr="00633B5A">
        <w:rPr>
          <w:b/>
          <w:bCs/>
          <w:i/>
          <w:iCs/>
        </w:rPr>
        <w:t>, Techniques, and Common Knowledge</w:t>
      </w:r>
      <w:r w:rsidRPr="00F36A4D">
        <w:t>, è una base di conoscenza pubblicamente accessibile che cataloga e descrive in modo dettagliato</w:t>
      </w:r>
      <w:r w:rsidR="00924DD2">
        <w:t>:</w:t>
      </w:r>
    </w:p>
    <w:p w14:paraId="45E21C43" w14:textId="6C3A2789" w:rsidR="00924DD2" w:rsidRPr="00B75024" w:rsidRDefault="00F36A4D" w:rsidP="00A329E5">
      <w:pPr>
        <w:pStyle w:val="Paragrafoelenco"/>
        <w:numPr>
          <w:ilvl w:val="0"/>
          <w:numId w:val="20"/>
        </w:numPr>
      </w:pPr>
      <w:r w:rsidRPr="00B75024">
        <w:t xml:space="preserve">le </w:t>
      </w:r>
      <w:r w:rsidRPr="00B75024">
        <w:rPr>
          <w:i/>
          <w:iCs/>
        </w:rPr>
        <w:t>tattiche</w:t>
      </w:r>
      <w:r w:rsidRPr="00B75024">
        <w:t xml:space="preserve"> </w:t>
      </w:r>
      <w:r w:rsidR="00633B5A" w:rsidRPr="00B75024">
        <w:t>(</w:t>
      </w:r>
      <w:proofErr w:type="spellStart"/>
      <w:r w:rsidR="00633B5A" w:rsidRPr="00B75024">
        <w:rPr>
          <w:b/>
          <w:bCs/>
        </w:rPr>
        <w:t>tactics</w:t>
      </w:r>
      <w:proofErr w:type="spellEnd"/>
      <w:r w:rsidR="00633B5A" w:rsidRPr="00B75024">
        <w:t xml:space="preserve">) </w:t>
      </w:r>
      <w:r w:rsidRPr="00B75024">
        <w:t xml:space="preserve">e le </w:t>
      </w:r>
      <w:r w:rsidRPr="00B75024">
        <w:rPr>
          <w:i/>
          <w:iCs/>
        </w:rPr>
        <w:t>tecniche</w:t>
      </w:r>
      <w:r w:rsidR="00633B5A" w:rsidRPr="00B75024">
        <w:rPr>
          <w:i/>
          <w:iCs/>
        </w:rPr>
        <w:t xml:space="preserve"> </w:t>
      </w:r>
      <w:r w:rsidR="00633B5A" w:rsidRPr="00B75024">
        <w:t>(</w:t>
      </w:r>
      <w:proofErr w:type="spellStart"/>
      <w:r w:rsidR="00633B5A" w:rsidRPr="00B75024">
        <w:rPr>
          <w:b/>
          <w:bCs/>
        </w:rPr>
        <w:t>attack</w:t>
      </w:r>
      <w:proofErr w:type="spellEnd"/>
      <w:r w:rsidR="00633B5A" w:rsidRPr="00B75024">
        <w:rPr>
          <w:b/>
          <w:bCs/>
        </w:rPr>
        <w:t xml:space="preserve"> patterns</w:t>
      </w:r>
      <w:r w:rsidR="00633B5A" w:rsidRPr="00B75024">
        <w:t>)</w:t>
      </w:r>
      <w:r w:rsidRPr="00B75024">
        <w:t xml:space="preserve"> utilizzate dagli aggressori nelle loro campagne malevole</w:t>
      </w:r>
      <w:r w:rsidR="00924DD2" w:rsidRPr="00B75024">
        <w:t xml:space="preserve">, anche dette </w:t>
      </w:r>
      <w:proofErr w:type="spellStart"/>
      <w:r w:rsidR="00924DD2" w:rsidRPr="00563036">
        <w:rPr>
          <w:b/>
          <w:bCs/>
        </w:rPr>
        <w:t>Tactics</w:t>
      </w:r>
      <w:proofErr w:type="spellEnd"/>
      <w:r w:rsidR="00924DD2" w:rsidRPr="00563036">
        <w:rPr>
          <w:b/>
          <w:bCs/>
        </w:rPr>
        <w:t xml:space="preserve"> Techniques and </w:t>
      </w:r>
      <w:proofErr w:type="spellStart"/>
      <w:r w:rsidR="00924DD2" w:rsidRPr="00563036">
        <w:rPr>
          <w:b/>
          <w:bCs/>
        </w:rPr>
        <w:t>Procedures</w:t>
      </w:r>
      <w:proofErr w:type="spellEnd"/>
      <w:r w:rsidR="00924DD2" w:rsidRPr="00B75024">
        <w:t xml:space="preserve"> (</w:t>
      </w:r>
      <w:proofErr w:type="spellStart"/>
      <w:r w:rsidR="00924DD2" w:rsidRPr="00B75024">
        <w:rPr>
          <w:b/>
          <w:bCs/>
        </w:rPr>
        <w:t>TTPs</w:t>
      </w:r>
      <w:proofErr w:type="spellEnd"/>
      <w:r w:rsidR="00924DD2" w:rsidRPr="00B75024">
        <w:t>)</w:t>
      </w:r>
      <w:r w:rsidR="00D675A6">
        <w:t>;</w:t>
      </w:r>
    </w:p>
    <w:p w14:paraId="78CD7120" w14:textId="0EC366C2" w:rsidR="00924DD2" w:rsidRPr="00B75024" w:rsidRDefault="00633B5A" w:rsidP="00A329E5">
      <w:pPr>
        <w:pStyle w:val="Paragrafoelenco"/>
        <w:numPr>
          <w:ilvl w:val="0"/>
          <w:numId w:val="20"/>
        </w:numPr>
      </w:pPr>
      <w:r w:rsidRPr="00B75024">
        <w:t xml:space="preserve">tecniche di </w:t>
      </w:r>
      <w:r w:rsidRPr="00B75024">
        <w:rPr>
          <w:i/>
          <w:iCs/>
        </w:rPr>
        <w:t>riconoscimento</w:t>
      </w:r>
      <w:r w:rsidRPr="00B75024">
        <w:t xml:space="preserve"> (</w:t>
      </w:r>
      <w:proofErr w:type="spellStart"/>
      <w:r w:rsidRPr="00B75024">
        <w:rPr>
          <w:b/>
          <w:bCs/>
        </w:rPr>
        <w:t>detection</w:t>
      </w:r>
      <w:proofErr w:type="spellEnd"/>
      <w:r w:rsidRPr="00B75024">
        <w:t>)</w:t>
      </w:r>
      <w:r w:rsidR="00D675A6">
        <w:t>;</w:t>
      </w:r>
    </w:p>
    <w:p w14:paraId="2B075309" w14:textId="2AA74328" w:rsidR="00924DD2" w:rsidRPr="00B75024" w:rsidRDefault="00924DD2" w:rsidP="00A329E5">
      <w:pPr>
        <w:pStyle w:val="Paragrafoelenco"/>
        <w:numPr>
          <w:ilvl w:val="0"/>
          <w:numId w:val="20"/>
        </w:numPr>
      </w:pPr>
      <w:r w:rsidRPr="00B75024">
        <w:t xml:space="preserve">metodi di </w:t>
      </w:r>
      <w:r w:rsidR="00633B5A" w:rsidRPr="00B75024">
        <w:rPr>
          <w:i/>
          <w:iCs/>
        </w:rPr>
        <w:t>mitigazione</w:t>
      </w:r>
      <w:r w:rsidR="00633B5A" w:rsidRPr="00B75024">
        <w:t xml:space="preserve"> (</w:t>
      </w:r>
      <w:proofErr w:type="spellStart"/>
      <w:r w:rsidR="00633B5A" w:rsidRPr="00B75024">
        <w:rPr>
          <w:b/>
          <w:bCs/>
        </w:rPr>
        <w:t>course</w:t>
      </w:r>
      <w:proofErr w:type="spellEnd"/>
      <w:r w:rsidR="00633B5A" w:rsidRPr="00B75024">
        <w:rPr>
          <w:b/>
          <w:bCs/>
        </w:rPr>
        <w:t xml:space="preserve"> of action</w:t>
      </w:r>
      <w:r w:rsidR="00633B5A" w:rsidRPr="00B75024">
        <w:t>)</w:t>
      </w:r>
      <w:r w:rsidR="00D675A6">
        <w:t>;</w:t>
      </w:r>
    </w:p>
    <w:p w14:paraId="4893238F" w14:textId="0353D3E0" w:rsidR="00924DD2" w:rsidRPr="00B75024" w:rsidRDefault="008E63D1" w:rsidP="00A329E5">
      <w:pPr>
        <w:pStyle w:val="Paragrafoelenco"/>
        <w:numPr>
          <w:ilvl w:val="0"/>
          <w:numId w:val="20"/>
        </w:numPr>
      </w:pPr>
      <w:r w:rsidRPr="00B75024">
        <w:t xml:space="preserve">gruppi di </w:t>
      </w:r>
      <w:proofErr w:type="spellStart"/>
      <w:r w:rsidRPr="00B75024">
        <w:t>attacker</w:t>
      </w:r>
      <w:proofErr w:type="spellEnd"/>
      <w:r w:rsidRPr="00B75024">
        <w:t xml:space="preserve"> conosciuti (</w:t>
      </w:r>
      <w:proofErr w:type="spellStart"/>
      <w:r w:rsidRPr="00B75024">
        <w:rPr>
          <w:b/>
          <w:bCs/>
        </w:rPr>
        <w:t>threat</w:t>
      </w:r>
      <w:proofErr w:type="spellEnd"/>
      <w:r w:rsidRPr="00B75024">
        <w:rPr>
          <w:b/>
          <w:bCs/>
        </w:rPr>
        <w:t xml:space="preserve"> group</w:t>
      </w:r>
      <w:r w:rsidRPr="00B75024">
        <w:rPr>
          <w:i/>
          <w:iCs/>
        </w:rPr>
        <w:t xml:space="preserve"> </w:t>
      </w:r>
      <w:r w:rsidRPr="00B75024">
        <w:t>ad es. APT3, APT29)</w:t>
      </w:r>
      <w:r w:rsidR="00D675A6">
        <w:t>;</w:t>
      </w:r>
    </w:p>
    <w:p w14:paraId="719FC7F5" w14:textId="69ED6502" w:rsidR="00F20B85" w:rsidRDefault="00924DD2" w:rsidP="00A329E5">
      <w:pPr>
        <w:pStyle w:val="Paragrafoelenco"/>
        <w:numPr>
          <w:ilvl w:val="0"/>
          <w:numId w:val="20"/>
        </w:numPr>
      </w:pPr>
      <w:r w:rsidRPr="00B75024">
        <w:lastRenderedPageBreak/>
        <w:t>d</w:t>
      </w:r>
      <w:r w:rsidR="008E63D1" w:rsidRPr="00B75024">
        <w:t xml:space="preserve">ispositivi/sistemi comunemente presenti in ambienti industriali </w:t>
      </w:r>
      <w:r w:rsidR="008C1FF0">
        <w:t xml:space="preserve">che possono soffrire in casi di attacchi informatici </w:t>
      </w:r>
      <w:r w:rsidR="008E63D1" w:rsidRPr="00B75024">
        <w:t>(</w:t>
      </w:r>
      <w:r w:rsidR="008E63D1" w:rsidRPr="00B75024">
        <w:rPr>
          <w:b/>
          <w:bCs/>
        </w:rPr>
        <w:t>asset</w:t>
      </w:r>
      <w:r w:rsidR="008E63D1" w:rsidRPr="00B75024">
        <w:t>)</w:t>
      </w:r>
      <w:r w:rsidR="00D675A6">
        <w:t>;</w:t>
      </w:r>
    </w:p>
    <w:p w14:paraId="562D4019" w14:textId="5FE223A4" w:rsidR="00D675A6" w:rsidRPr="00B75024" w:rsidRDefault="00D675A6" w:rsidP="00A329E5">
      <w:pPr>
        <w:pStyle w:val="Paragrafoelenco"/>
        <w:numPr>
          <w:ilvl w:val="0"/>
          <w:numId w:val="20"/>
        </w:numPr>
      </w:pPr>
      <w:r>
        <w:t>tool/malware frequentemente usati dal red team</w:t>
      </w:r>
      <w:r w:rsidR="008C1FF0">
        <w:t xml:space="preserve"> per compiere azioni malevole</w:t>
      </w:r>
      <w:r>
        <w:t xml:space="preserve"> (</w:t>
      </w:r>
      <w:r>
        <w:rPr>
          <w:b/>
          <w:bCs/>
        </w:rPr>
        <w:t>software</w:t>
      </w:r>
      <w:r>
        <w:t>).</w:t>
      </w:r>
    </w:p>
    <w:p w14:paraId="6453512C" w14:textId="53B4E0DE" w:rsidR="00F20B85" w:rsidRPr="00285B1B" w:rsidRDefault="00F20B85" w:rsidP="00A329E5">
      <w:pPr>
        <w:rPr>
          <w:u w:val="single"/>
        </w:rPr>
      </w:pPr>
      <w:r w:rsidRPr="00285B1B">
        <w:t xml:space="preserve">Il framework mette a </w:t>
      </w:r>
      <w:r w:rsidR="00285B1B" w:rsidRPr="00285B1B">
        <w:t>disposizione</w:t>
      </w:r>
      <w:r w:rsidRPr="00285B1B">
        <w:t xml:space="preserve"> 3 matrici in modo da suddividere l</w:t>
      </w:r>
      <w:r w:rsidR="00285B1B">
        <w:t>’ambiente in cui gli attacchi possano avvenir</w:t>
      </w:r>
      <w:r w:rsidR="00D675A6">
        <w:t>e</w:t>
      </w:r>
      <w:r w:rsidRPr="00285B1B">
        <w:t xml:space="preserve">: </w:t>
      </w:r>
      <w:r w:rsidRPr="00285B1B">
        <w:rPr>
          <w:b/>
          <w:bCs/>
          <w:i/>
          <w:iCs/>
        </w:rPr>
        <w:t>Enterprise</w:t>
      </w:r>
      <w:r w:rsidRPr="00285B1B">
        <w:t xml:space="preserve">, </w:t>
      </w:r>
      <w:r w:rsidRPr="00285B1B">
        <w:rPr>
          <w:b/>
          <w:bCs/>
          <w:i/>
          <w:iCs/>
        </w:rPr>
        <w:t xml:space="preserve">ICS </w:t>
      </w:r>
      <w:r w:rsidRPr="00285B1B">
        <w:t>(</w:t>
      </w:r>
      <w:r w:rsidRPr="00285B1B">
        <w:rPr>
          <w:b/>
          <w:bCs/>
          <w:i/>
          <w:iCs/>
        </w:rPr>
        <w:t>Industrial Control Systems</w:t>
      </w:r>
      <w:r w:rsidRPr="00285B1B">
        <w:t xml:space="preserve">) e </w:t>
      </w:r>
      <w:r w:rsidRPr="00285B1B">
        <w:rPr>
          <w:b/>
          <w:bCs/>
          <w:i/>
          <w:iCs/>
        </w:rPr>
        <w:t>Mobile</w:t>
      </w:r>
      <w:r w:rsidRPr="00285B1B">
        <w:t>.</w:t>
      </w:r>
    </w:p>
    <w:p w14:paraId="43351707" w14:textId="073405AB" w:rsidR="00633B5A" w:rsidRPr="00F20B85" w:rsidRDefault="00633B5A" w:rsidP="00A329E5">
      <w:pPr>
        <w:rPr>
          <w:u w:val="single"/>
        </w:rPr>
      </w:pPr>
      <w:r>
        <w:t xml:space="preserve">Le </w:t>
      </w:r>
      <w:r w:rsidRPr="00F20B85">
        <w:rPr>
          <w:i/>
          <w:iCs/>
        </w:rPr>
        <w:t>tattiche</w:t>
      </w:r>
      <w:r w:rsidR="00F20B85">
        <w:t xml:space="preserve"> </w:t>
      </w:r>
      <w:r>
        <w:t xml:space="preserve">descritte </w:t>
      </w:r>
      <w:r w:rsidRPr="00F20B85">
        <w:t>nel</w:t>
      </w:r>
      <w:r>
        <w:t xml:space="preserve"> framework</w:t>
      </w:r>
      <w:r w:rsidR="00F20B85">
        <w:t>, nonché le colonne della matrice,</w:t>
      </w:r>
      <w:r>
        <w:t xml:space="preserve"> sono:</w:t>
      </w:r>
    </w:p>
    <w:p w14:paraId="3957CE87" w14:textId="77777777" w:rsidR="00633B5A" w:rsidRPr="00633B5A" w:rsidRDefault="00633B5A" w:rsidP="00A329E5">
      <w:pPr>
        <w:pStyle w:val="Paragrafoelenco"/>
        <w:numPr>
          <w:ilvl w:val="0"/>
          <w:numId w:val="14"/>
        </w:numPr>
      </w:pPr>
      <w:proofErr w:type="spellStart"/>
      <w:r w:rsidRPr="00633B5A">
        <w:rPr>
          <w:b/>
          <w:bCs/>
        </w:rPr>
        <w:t>Reconnaissance</w:t>
      </w:r>
      <w:proofErr w:type="spellEnd"/>
      <w:r w:rsidRPr="00633B5A">
        <w:t>: Raccogliere informazioni che possono essere utilizzate per pianificare futuri attacchi.</w:t>
      </w:r>
    </w:p>
    <w:p w14:paraId="789AE363" w14:textId="77777777" w:rsidR="00633B5A" w:rsidRPr="00633B5A" w:rsidRDefault="00633B5A" w:rsidP="00A329E5">
      <w:pPr>
        <w:pStyle w:val="Paragrafoelenco"/>
        <w:numPr>
          <w:ilvl w:val="0"/>
          <w:numId w:val="14"/>
        </w:numPr>
      </w:pPr>
      <w:r w:rsidRPr="00633B5A">
        <w:rPr>
          <w:b/>
          <w:bCs/>
        </w:rPr>
        <w:t>Resource</w:t>
      </w:r>
      <w:r w:rsidRPr="00633B5A">
        <w:t xml:space="preserve"> </w:t>
      </w:r>
      <w:r w:rsidRPr="00633B5A">
        <w:rPr>
          <w:b/>
          <w:bCs/>
        </w:rPr>
        <w:t>Development</w:t>
      </w:r>
      <w:r w:rsidRPr="00633B5A">
        <w:t>: Creare e gestire risorse utilizzate per supportare le operazioni offensive.</w:t>
      </w:r>
    </w:p>
    <w:p w14:paraId="69123EB4" w14:textId="77777777" w:rsidR="00633B5A" w:rsidRPr="00633B5A" w:rsidRDefault="00633B5A" w:rsidP="00A329E5">
      <w:pPr>
        <w:pStyle w:val="Paragrafoelenco"/>
        <w:numPr>
          <w:ilvl w:val="0"/>
          <w:numId w:val="14"/>
        </w:numPr>
      </w:pPr>
      <w:proofErr w:type="spellStart"/>
      <w:r w:rsidRPr="00633B5A">
        <w:rPr>
          <w:b/>
          <w:bCs/>
        </w:rPr>
        <w:t>Initial</w:t>
      </w:r>
      <w:proofErr w:type="spellEnd"/>
      <w:r w:rsidRPr="00633B5A">
        <w:t xml:space="preserve"> </w:t>
      </w:r>
      <w:r w:rsidRPr="00633B5A">
        <w:rPr>
          <w:b/>
          <w:bCs/>
        </w:rPr>
        <w:t>Access</w:t>
      </w:r>
      <w:r w:rsidRPr="00633B5A">
        <w:t>: Guadagnare l'ingresso nel network o nel sistema della vittima.</w:t>
      </w:r>
    </w:p>
    <w:p w14:paraId="7BFC7566" w14:textId="77777777" w:rsidR="00633B5A" w:rsidRPr="00633B5A" w:rsidRDefault="00633B5A" w:rsidP="00A329E5">
      <w:pPr>
        <w:pStyle w:val="Paragrafoelenco"/>
        <w:numPr>
          <w:ilvl w:val="0"/>
          <w:numId w:val="14"/>
        </w:numPr>
      </w:pPr>
      <w:proofErr w:type="spellStart"/>
      <w:r w:rsidRPr="00F20B85">
        <w:rPr>
          <w:b/>
          <w:bCs/>
        </w:rPr>
        <w:t>Execution</w:t>
      </w:r>
      <w:proofErr w:type="spellEnd"/>
      <w:r w:rsidRPr="00633B5A">
        <w:t>: Eseguire codice malevolo sul sistema della vittima per portare avanti l'attacco.</w:t>
      </w:r>
    </w:p>
    <w:p w14:paraId="1F30CD7B" w14:textId="77777777" w:rsidR="00633B5A" w:rsidRPr="00633B5A" w:rsidRDefault="00633B5A" w:rsidP="00A329E5">
      <w:pPr>
        <w:pStyle w:val="Paragrafoelenco"/>
        <w:numPr>
          <w:ilvl w:val="0"/>
          <w:numId w:val="14"/>
        </w:numPr>
      </w:pPr>
      <w:proofErr w:type="spellStart"/>
      <w:r w:rsidRPr="00F20B85">
        <w:rPr>
          <w:b/>
          <w:bCs/>
        </w:rPr>
        <w:t>Persistence</w:t>
      </w:r>
      <w:proofErr w:type="spellEnd"/>
      <w:r w:rsidRPr="00633B5A">
        <w:t>: Mantenere l'accesso a lungo termine ai sistemi compromessi attraverso vari metodi, nonostante i riavvii e i cambiamenti di credenziali.</w:t>
      </w:r>
    </w:p>
    <w:p w14:paraId="2E47B23D" w14:textId="77777777" w:rsidR="00633B5A" w:rsidRPr="00633B5A" w:rsidRDefault="00633B5A" w:rsidP="00A329E5">
      <w:pPr>
        <w:pStyle w:val="Paragrafoelenco"/>
        <w:numPr>
          <w:ilvl w:val="0"/>
          <w:numId w:val="14"/>
        </w:numPr>
      </w:pPr>
      <w:proofErr w:type="spellStart"/>
      <w:r w:rsidRPr="00F20B85">
        <w:rPr>
          <w:b/>
          <w:bCs/>
        </w:rPr>
        <w:t>Privilege</w:t>
      </w:r>
      <w:proofErr w:type="spellEnd"/>
      <w:r w:rsidRPr="00633B5A">
        <w:t xml:space="preserve"> </w:t>
      </w:r>
      <w:r w:rsidRPr="00F20B85">
        <w:rPr>
          <w:b/>
          <w:bCs/>
        </w:rPr>
        <w:t>Escalation</w:t>
      </w:r>
      <w:r w:rsidRPr="00633B5A">
        <w:t>: Ottenere livelli di accesso superiori sul sistema o network compromesso, spesso ottenendo privilegi di amministrazione.</w:t>
      </w:r>
    </w:p>
    <w:p w14:paraId="0F8D9DBD" w14:textId="77777777" w:rsidR="00633B5A" w:rsidRPr="00633B5A" w:rsidRDefault="00633B5A" w:rsidP="00A329E5">
      <w:pPr>
        <w:pStyle w:val="Paragrafoelenco"/>
        <w:numPr>
          <w:ilvl w:val="0"/>
          <w:numId w:val="14"/>
        </w:numPr>
      </w:pPr>
      <w:r w:rsidRPr="00F20B85">
        <w:rPr>
          <w:b/>
          <w:bCs/>
        </w:rPr>
        <w:lastRenderedPageBreak/>
        <w:t>Defense</w:t>
      </w:r>
      <w:r w:rsidRPr="00633B5A">
        <w:t xml:space="preserve"> </w:t>
      </w:r>
      <w:proofErr w:type="spellStart"/>
      <w:r w:rsidRPr="00F20B85">
        <w:rPr>
          <w:b/>
          <w:bCs/>
        </w:rPr>
        <w:t>Evasion</w:t>
      </w:r>
      <w:proofErr w:type="spellEnd"/>
      <w:r w:rsidRPr="00633B5A">
        <w:t>: Evitare il rilevamento attraverso diversi mezzi, includendo la modifica del codice malevolo e l'abuso di strumenti legittimi.</w:t>
      </w:r>
    </w:p>
    <w:p w14:paraId="46E90B64" w14:textId="77777777" w:rsidR="00633B5A" w:rsidRPr="00633B5A" w:rsidRDefault="00633B5A" w:rsidP="00A329E5">
      <w:pPr>
        <w:pStyle w:val="Paragrafoelenco"/>
        <w:numPr>
          <w:ilvl w:val="0"/>
          <w:numId w:val="14"/>
        </w:numPr>
      </w:pPr>
      <w:proofErr w:type="spellStart"/>
      <w:r w:rsidRPr="00F20B85">
        <w:rPr>
          <w:b/>
          <w:bCs/>
        </w:rPr>
        <w:t>Credential</w:t>
      </w:r>
      <w:proofErr w:type="spellEnd"/>
      <w:r w:rsidRPr="00633B5A">
        <w:t xml:space="preserve"> </w:t>
      </w:r>
      <w:r w:rsidRPr="00F20B85">
        <w:rPr>
          <w:b/>
          <w:bCs/>
        </w:rPr>
        <w:t>Access</w:t>
      </w:r>
      <w:r w:rsidRPr="00633B5A">
        <w:t>: Rubare credenziali come nomi utente e password per ottenere ulteriore accesso all'interno dell'ambiente della vittima.</w:t>
      </w:r>
    </w:p>
    <w:p w14:paraId="7566C9DA" w14:textId="77777777" w:rsidR="00633B5A" w:rsidRPr="00633B5A" w:rsidRDefault="00633B5A" w:rsidP="00A329E5">
      <w:pPr>
        <w:pStyle w:val="Paragrafoelenco"/>
        <w:numPr>
          <w:ilvl w:val="0"/>
          <w:numId w:val="14"/>
        </w:numPr>
      </w:pPr>
      <w:r w:rsidRPr="00F20B85">
        <w:rPr>
          <w:b/>
          <w:bCs/>
        </w:rPr>
        <w:t>Discovery</w:t>
      </w:r>
      <w:r w:rsidRPr="00633B5A">
        <w:t>: Raccogliere informazioni sull'ambiente interno per orientare gli attacchi successivi.</w:t>
      </w:r>
    </w:p>
    <w:p w14:paraId="035A97D3" w14:textId="77777777" w:rsidR="00633B5A" w:rsidRPr="00633B5A" w:rsidRDefault="00633B5A" w:rsidP="00A329E5">
      <w:pPr>
        <w:pStyle w:val="Paragrafoelenco"/>
        <w:numPr>
          <w:ilvl w:val="0"/>
          <w:numId w:val="14"/>
        </w:numPr>
      </w:pPr>
      <w:proofErr w:type="spellStart"/>
      <w:r w:rsidRPr="00F20B85">
        <w:rPr>
          <w:b/>
          <w:bCs/>
        </w:rPr>
        <w:t>Lateral</w:t>
      </w:r>
      <w:proofErr w:type="spellEnd"/>
      <w:r w:rsidRPr="00633B5A">
        <w:t xml:space="preserve"> </w:t>
      </w:r>
      <w:proofErr w:type="spellStart"/>
      <w:r w:rsidRPr="00F20B85">
        <w:rPr>
          <w:b/>
          <w:bCs/>
        </w:rPr>
        <w:t>Movement</w:t>
      </w:r>
      <w:proofErr w:type="spellEnd"/>
      <w:r w:rsidRPr="00633B5A">
        <w:t>: Muoversi attraverso la rete per accedere a ulteriori sistemi e informazioni.</w:t>
      </w:r>
    </w:p>
    <w:p w14:paraId="457F3538" w14:textId="77777777" w:rsidR="00633B5A" w:rsidRPr="00633B5A" w:rsidRDefault="00633B5A" w:rsidP="00A329E5">
      <w:pPr>
        <w:pStyle w:val="Paragrafoelenco"/>
        <w:numPr>
          <w:ilvl w:val="0"/>
          <w:numId w:val="14"/>
        </w:numPr>
      </w:pPr>
      <w:r w:rsidRPr="00F20B85">
        <w:rPr>
          <w:b/>
          <w:bCs/>
        </w:rPr>
        <w:t>Collection</w:t>
      </w:r>
      <w:r w:rsidRPr="00633B5A">
        <w:t>: Raccogliere dati di valore dall'ambiente della vittima.</w:t>
      </w:r>
    </w:p>
    <w:p w14:paraId="3C298EB2" w14:textId="77777777" w:rsidR="00633B5A" w:rsidRPr="00633B5A" w:rsidRDefault="00633B5A" w:rsidP="00A329E5">
      <w:pPr>
        <w:pStyle w:val="Paragrafoelenco"/>
        <w:numPr>
          <w:ilvl w:val="0"/>
          <w:numId w:val="14"/>
        </w:numPr>
      </w:pPr>
      <w:proofErr w:type="spellStart"/>
      <w:r w:rsidRPr="00F20B85">
        <w:rPr>
          <w:b/>
          <w:bCs/>
        </w:rPr>
        <w:t>Command</w:t>
      </w:r>
      <w:proofErr w:type="spellEnd"/>
      <w:r w:rsidRPr="00633B5A">
        <w:t xml:space="preserve"> </w:t>
      </w:r>
      <w:r w:rsidRPr="00F20B85">
        <w:rPr>
          <w:b/>
          <w:bCs/>
        </w:rPr>
        <w:t>and</w:t>
      </w:r>
      <w:r w:rsidRPr="00633B5A">
        <w:t xml:space="preserve"> </w:t>
      </w:r>
      <w:r w:rsidRPr="00F20B85">
        <w:rPr>
          <w:b/>
          <w:bCs/>
        </w:rPr>
        <w:t>Control</w:t>
      </w:r>
      <w:r w:rsidRPr="00633B5A">
        <w:t xml:space="preserve"> (C2): Comunicare con i sistemi compromessi per controllarli a distanza.</w:t>
      </w:r>
    </w:p>
    <w:p w14:paraId="215404FA" w14:textId="5536073F" w:rsidR="00633B5A" w:rsidRDefault="00633B5A" w:rsidP="00A329E5">
      <w:pPr>
        <w:pStyle w:val="Paragrafoelenco"/>
        <w:numPr>
          <w:ilvl w:val="0"/>
          <w:numId w:val="14"/>
        </w:numPr>
      </w:pPr>
      <w:proofErr w:type="spellStart"/>
      <w:r w:rsidRPr="00F20B85">
        <w:rPr>
          <w:b/>
          <w:bCs/>
        </w:rPr>
        <w:t>Exfiltration</w:t>
      </w:r>
      <w:proofErr w:type="spellEnd"/>
      <w:r w:rsidRPr="00633B5A">
        <w:t>: Trasferire dati da un computer o rete compromessi a un luogo controllato dall'aggressore.</w:t>
      </w:r>
    </w:p>
    <w:p w14:paraId="14C0E769" w14:textId="04B447FC" w:rsidR="00AF51D6" w:rsidRDefault="00AF51D6" w:rsidP="00A329E5">
      <w:pPr>
        <w:pStyle w:val="Paragrafoelenco"/>
        <w:numPr>
          <w:ilvl w:val="0"/>
          <w:numId w:val="14"/>
        </w:numPr>
      </w:pPr>
      <w:proofErr w:type="spellStart"/>
      <w:r w:rsidRPr="00AF51D6">
        <w:rPr>
          <w:b/>
          <w:bCs/>
        </w:rPr>
        <w:t>Impair</w:t>
      </w:r>
      <w:proofErr w:type="spellEnd"/>
      <w:r w:rsidRPr="00AF51D6">
        <w:rPr>
          <w:b/>
          <w:bCs/>
        </w:rPr>
        <w:t xml:space="preserve"> </w:t>
      </w:r>
      <w:proofErr w:type="spellStart"/>
      <w:r w:rsidRPr="00AF51D6">
        <w:rPr>
          <w:b/>
          <w:bCs/>
        </w:rPr>
        <w:t>Process</w:t>
      </w:r>
      <w:proofErr w:type="spellEnd"/>
      <w:r w:rsidRPr="00AF51D6">
        <w:rPr>
          <w:b/>
          <w:bCs/>
        </w:rPr>
        <w:t xml:space="preserve"> Control</w:t>
      </w:r>
      <w:r>
        <w:t xml:space="preserve">: Tecniche che portano a manipolare, danneggiare e/o disabilitare processi di controllo fisici. </w:t>
      </w:r>
    </w:p>
    <w:p w14:paraId="56A109FA" w14:textId="1B539CBE" w:rsidR="00AF51D6" w:rsidRPr="00AF51D6" w:rsidRDefault="00AF51D6" w:rsidP="00A329E5">
      <w:pPr>
        <w:pStyle w:val="Paragrafoelenco"/>
        <w:numPr>
          <w:ilvl w:val="0"/>
          <w:numId w:val="14"/>
        </w:numPr>
        <w:rPr>
          <w:b/>
          <w:bCs/>
        </w:rPr>
      </w:pPr>
      <w:proofErr w:type="spellStart"/>
      <w:r w:rsidRPr="00AF51D6">
        <w:rPr>
          <w:b/>
          <w:bCs/>
        </w:rPr>
        <w:t>Inhibit</w:t>
      </w:r>
      <w:proofErr w:type="spellEnd"/>
      <w:r w:rsidRPr="00AF51D6">
        <w:rPr>
          <w:b/>
          <w:bCs/>
        </w:rPr>
        <w:t xml:space="preserve"> </w:t>
      </w:r>
      <w:proofErr w:type="spellStart"/>
      <w:r w:rsidRPr="00AF51D6">
        <w:rPr>
          <w:b/>
          <w:bCs/>
        </w:rPr>
        <w:t>Response</w:t>
      </w:r>
      <w:proofErr w:type="spellEnd"/>
      <w:r w:rsidRPr="00AF51D6">
        <w:rPr>
          <w:b/>
          <w:bCs/>
        </w:rPr>
        <w:t xml:space="preserve"> </w:t>
      </w:r>
      <w:proofErr w:type="spellStart"/>
      <w:r w:rsidRPr="00AF51D6">
        <w:rPr>
          <w:b/>
          <w:bCs/>
        </w:rPr>
        <w:t>Function</w:t>
      </w:r>
      <w:proofErr w:type="spellEnd"/>
      <w:r>
        <w:t>: I</w:t>
      </w:r>
      <w:r w:rsidRPr="00AF51D6">
        <w:t>mpedire che le funzioni di sicurezza, protezione, garanzia della qualità e intervento dell'operatore rispondano a un guasto, a un pericolo o a uno stato pericoloso</w:t>
      </w:r>
      <w:r>
        <w:t xml:space="preserve"> non fermino le azioni malevole.</w:t>
      </w:r>
    </w:p>
    <w:p w14:paraId="7D36DC92" w14:textId="1EC256E6" w:rsidR="007E177D" w:rsidRDefault="00633B5A" w:rsidP="00A329E5">
      <w:pPr>
        <w:pStyle w:val="Paragrafoelenco"/>
        <w:numPr>
          <w:ilvl w:val="0"/>
          <w:numId w:val="14"/>
        </w:numPr>
      </w:pPr>
      <w:r w:rsidRPr="00F20B85">
        <w:rPr>
          <w:b/>
          <w:bCs/>
        </w:rPr>
        <w:t>Impact</w:t>
      </w:r>
      <w:r w:rsidRPr="00633B5A">
        <w:t>: Operazioni mirate a distruggere, interrompere o compromettere in modo significativo le risorse della vittima.</w:t>
      </w:r>
    </w:p>
    <w:p w14:paraId="10969338" w14:textId="203E22A0" w:rsidR="002D424F" w:rsidRDefault="002D424F" w:rsidP="00A329E5">
      <w:r>
        <w:lastRenderedPageBreak/>
        <w:t>Nella documentazione del framework in questione sono disponibili vari tool, tra cui:</w:t>
      </w:r>
    </w:p>
    <w:p w14:paraId="5DC00DC4" w14:textId="75FE9BBF" w:rsidR="002D424F" w:rsidRPr="002D424F" w:rsidRDefault="002D424F" w:rsidP="00A329E5">
      <w:pPr>
        <w:pStyle w:val="Paragrafoelenco"/>
        <w:numPr>
          <w:ilvl w:val="0"/>
          <w:numId w:val="16"/>
        </w:numPr>
        <w:rPr>
          <w:u w:val="single"/>
        </w:rPr>
      </w:pPr>
      <w:r w:rsidRPr="002D424F">
        <w:rPr>
          <w:b/>
          <w:bCs/>
        </w:rPr>
        <w:t>ATT&amp;CK Workbench</w:t>
      </w:r>
      <w:r w:rsidRPr="002D424F">
        <w:t>: un’applicazione che</w:t>
      </w:r>
      <w:r>
        <w:t xml:space="preserve"> permette di esplorare creare, annotare e condividere estensioni della conoscenza MITRE ATT&amp;CK.</w:t>
      </w:r>
    </w:p>
    <w:p w14:paraId="0AC318B0" w14:textId="289319BC" w:rsidR="002D424F" w:rsidRPr="002D424F" w:rsidRDefault="002D424F" w:rsidP="00A329E5">
      <w:pPr>
        <w:pStyle w:val="Paragrafoelenco"/>
        <w:numPr>
          <w:ilvl w:val="0"/>
          <w:numId w:val="16"/>
        </w:numPr>
        <w:rPr>
          <w:u w:val="single"/>
        </w:rPr>
      </w:pPr>
      <w:r w:rsidRPr="002D424F">
        <w:rPr>
          <w:b/>
          <w:bCs/>
        </w:rPr>
        <w:t>Python Utilities</w:t>
      </w:r>
      <w:r w:rsidRPr="002D424F">
        <w:t>: prevede una l</w:t>
      </w:r>
      <w:r>
        <w:t xml:space="preserve">ibreria </w:t>
      </w:r>
      <w:proofErr w:type="spellStart"/>
      <w:r>
        <w:t>python</w:t>
      </w:r>
      <w:proofErr w:type="spellEnd"/>
      <w:r>
        <w:t xml:space="preserve"> scaricabile, da poter utilizzare per manipolare e ottenere oggetti </w:t>
      </w:r>
      <w:r w:rsidRPr="004B56F5">
        <w:rPr>
          <w:b/>
          <w:bCs/>
        </w:rPr>
        <w:t>STIX 2.0</w:t>
      </w:r>
      <w:r>
        <w:t xml:space="preserve"> (</w:t>
      </w:r>
      <w:proofErr w:type="spellStart"/>
      <w:r w:rsidRPr="004B56F5">
        <w:rPr>
          <w:b/>
          <w:bCs/>
          <w:color w:val="111111"/>
          <w:shd w:val="clear" w:color="auto" w:fill="FDFDFD"/>
        </w:rPr>
        <w:t>Structured</w:t>
      </w:r>
      <w:proofErr w:type="spellEnd"/>
      <w:r w:rsidRPr="004B56F5">
        <w:rPr>
          <w:b/>
          <w:bCs/>
          <w:color w:val="111111"/>
          <w:shd w:val="clear" w:color="auto" w:fill="FDFDFD"/>
        </w:rPr>
        <w:t xml:space="preserve"> </w:t>
      </w:r>
      <w:proofErr w:type="spellStart"/>
      <w:r w:rsidRPr="004B56F5">
        <w:rPr>
          <w:b/>
          <w:bCs/>
          <w:color w:val="111111"/>
          <w:shd w:val="clear" w:color="auto" w:fill="FDFDFD"/>
        </w:rPr>
        <w:t>Threat</w:t>
      </w:r>
      <w:proofErr w:type="spellEnd"/>
      <w:r w:rsidRPr="004B56F5">
        <w:rPr>
          <w:b/>
          <w:bCs/>
          <w:color w:val="111111"/>
          <w:shd w:val="clear" w:color="auto" w:fill="FDFDFD"/>
        </w:rPr>
        <w:t xml:space="preserve"> Information </w:t>
      </w:r>
      <w:proofErr w:type="spellStart"/>
      <w:r w:rsidRPr="004B56F5">
        <w:rPr>
          <w:b/>
          <w:bCs/>
          <w:color w:val="111111"/>
          <w:shd w:val="clear" w:color="auto" w:fill="FDFDFD"/>
        </w:rPr>
        <w:t>Expression</w:t>
      </w:r>
      <w:proofErr w:type="spellEnd"/>
      <w:r>
        <w:rPr>
          <w:rFonts w:ascii="Helvetica" w:hAnsi="Helvetica"/>
          <w:color w:val="111111"/>
          <w:shd w:val="clear" w:color="auto" w:fill="FDFDFD"/>
        </w:rPr>
        <w:t>)</w:t>
      </w:r>
      <w:r w:rsidR="004B56F5">
        <w:rPr>
          <w:rFonts w:ascii="Helvetica" w:hAnsi="Helvetica"/>
          <w:color w:val="111111"/>
          <w:shd w:val="clear" w:color="auto" w:fill="FDFDFD"/>
        </w:rPr>
        <w:t>.</w:t>
      </w:r>
      <w:r>
        <w:t xml:space="preserve"> </w:t>
      </w:r>
    </w:p>
    <w:p w14:paraId="5C494B1E" w14:textId="4B41313C" w:rsidR="004B56F5" w:rsidRPr="004B56F5" w:rsidRDefault="002D424F" w:rsidP="00A329E5">
      <w:pPr>
        <w:pStyle w:val="Paragrafoelenco"/>
        <w:numPr>
          <w:ilvl w:val="0"/>
          <w:numId w:val="16"/>
        </w:numPr>
      </w:pPr>
      <w:r w:rsidRPr="004B56F5">
        <w:rPr>
          <w:b/>
          <w:bCs/>
        </w:rPr>
        <w:t>ATT&amp;CK Navigator</w:t>
      </w:r>
      <w:r w:rsidRPr="004B56F5">
        <w:t xml:space="preserve">: </w:t>
      </w:r>
      <w:r w:rsidR="004B56F5" w:rsidRPr="004B56F5">
        <w:t>Un tool web-</w:t>
      </w:r>
      <w:proofErr w:type="spellStart"/>
      <w:r w:rsidR="004B56F5" w:rsidRPr="004B56F5">
        <w:t>based</w:t>
      </w:r>
      <w:proofErr w:type="spellEnd"/>
      <w:r w:rsidR="004B56F5" w:rsidRPr="004B56F5">
        <w:t xml:space="preserve"> progettato specificamente per esplorare la matrice del MITRE ATT&amp;CK, consentendo agli utenti di annotare possibili combinazioni di tecniche per orchestrare un attacco o per ricostruire il percorso seguito dal red 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br/>
        <w:t>Con il MITRE ATT&amp;CK Navigator, gli utenti possono creare "</w:t>
      </w:r>
      <w:proofErr w:type="spellStart"/>
      <w:r w:rsidR="004B56F5" w:rsidRPr="007D63D0">
        <w:rPr>
          <w:b/>
          <w:bCs/>
        </w:rPr>
        <w:t>layer</w:t>
      </w:r>
      <w:proofErr w:type="spellEnd"/>
      <w:r w:rsidR="004B56F5" w:rsidRPr="004B56F5">
        <w:t xml:space="preserve">" personalizzati che evidenziano specifici insiemi di tecniche utilizzate in scenari di attacco noti o ipotetici, </w:t>
      </w:r>
      <w:r w:rsidR="004B56F5" w:rsidRPr="007D63D0">
        <w:rPr>
          <w:b/>
          <w:bCs/>
        </w:rPr>
        <w:t xml:space="preserve">facilitando l'analisi delle minacce </w:t>
      </w:r>
      <w:r w:rsidR="004B56F5" w:rsidRPr="004B56F5">
        <w:t xml:space="preserve">e la </w:t>
      </w:r>
      <w:r w:rsidR="004B56F5" w:rsidRPr="007D63D0">
        <w:rPr>
          <w:b/>
          <w:bCs/>
        </w:rPr>
        <w:t>pianificazione della difesa</w:t>
      </w:r>
      <w:r w:rsidR="004B56F5" w:rsidRPr="004B56F5">
        <w:t xml:space="preserve">.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w:t>
      </w:r>
      <w:r w:rsidR="004B56F5" w:rsidRPr="004B56F5">
        <w:lastRenderedPageBreak/>
        <w:t>consente la condivisione e la collaborazione tra i team, rendendo più semplice la disseminazione delle informazioni sulle minacce e l'aggiornamento delle conoscenze sulla sicurezza informatica</w:t>
      </w:r>
      <w:r w:rsidR="00B357C6">
        <w:t xml:space="preserve"> (figura </w:t>
      </w:r>
      <w:r w:rsidR="00BB2D61">
        <w:t>3</w:t>
      </w:r>
      <w:r w:rsidR="00B357C6">
        <w:t>)</w:t>
      </w:r>
      <w:r w:rsidR="004B56F5" w:rsidRPr="004B56F5">
        <w:t>.</w:t>
      </w:r>
    </w:p>
    <w:p w14:paraId="153D6359" w14:textId="15234F64" w:rsidR="00224F25" w:rsidRDefault="00224F25" w:rsidP="008C1FF0">
      <w:pPr>
        <w:jc w:val="center"/>
      </w:pPr>
      <w:r w:rsidRPr="00224F25">
        <w:rPr>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6C42D49F" w:rsidR="00B9533E" w:rsidRPr="00B75024" w:rsidRDefault="00B357C6" w:rsidP="008C1FF0">
      <w:pPr>
        <w:jc w:val="center"/>
        <w:rPr>
          <w:color w:val="C00000"/>
        </w:rPr>
      </w:pPr>
      <w:r w:rsidRPr="00B75024">
        <w:t xml:space="preserve">Figura </w:t>
      </w:r>
      <w:r w:rsidR="00BB2D61" w:rsidRPr="00B75024">
        <w:t>3</w:t>
      </w:r>
      <w:r w:rsidRPr="00B75024">
        <w:t xml:space="preserve">: </w:t>
      </w:r>
      <w:r w:rsidR="004B56F5" w:rsidRPr="00B75024">
        <w:t>Esempio di utilizzo del MITRE ATT&amp;CK Navigator</w:t>
      </w:r>
      <w:r w:rsidR="007D63D0" w:rsidRPr="00B75024">
        <w:br/>
        <w:t xml:space="preserve">studio dell’unione </w:t>
      </w:r>
      <w:r w:rsidR="008C1FF0">
        <w:t xml:space="preserve">di </w:t>
      </w:r>
      <w:r w:rsidR="00FD7288" w:rsidRPr="00B75024">
        <w:rPr>
          <w:color w:val="92D050"/>
        </w:rPr>
        <w:t>APT3</w:t>
      </w:r>
      <w:r w:rsidR="00FD7288" w:rsidRPr="00B75024">
        <w:t xml:space="preserve">, </w:t>
      </w:r>
      <w:r w:rsidR="00FD7288" w:rsidRPr="00B75024">
        <w:rPr>
          <w:color w:val="BF8F00" w:themeColor="accent4" w:themeShade="BF"/>
        </w:rPr>
        <w:t>APT29</w:t>
      </w:r>
      <w:r w:rsidR="00FD7288" w:rsidRPr="00B75024">
        <w:t xml:space="preserve">, </w:t>
      </w:r>
      <w:r w:rsidR="00FD7288" w:rsidRPr="00B75024">
        <w:rPr>
          <w:color w:val="C00000"/>
        </w:rPr>
        <w:t>APT3+APT29</w:t>
      </w:r>
    </w:p>
    <w:p w14:paraId="45C92816" w14:textId="6252527B" w:rsidR="00662E33" w:rsidRDefault="007E177D" w:rsidP="00A329E5">
      <w:pPr>
        <w:pStyle w:val="Titolo2"/>
      </w:pPr>
      <w:bookmarkStart w:id="82" w:name="_Toc169972734"/>
      <w:r w:rsidRPr="009E5951">
        <w:t>MITRE ATLAS – Nuove tecnologie e nuove minacce</w:t>
      </w:r>
      <w:bookmarkEnd w:id="82"/>
    </w:p>
    <w:p w14:paraId="174E28AE" w14:textId="77777777" w:rsidR="00B9533E" w:rsidRDefault="00B9533E" w:rsidP="00A329E5">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329E5">
      <w:r>
        <w:t xml:space="preserve">Con lo scopo di colmare il divario di conoscenza tra il red team e il blu team, è nato il nuovo framework </w:t>
      </w:r>
      <w:r w:rsidRPr="00B9533E">
        <w:rPr>
          <w:b/>
          <w:bCs/>
        </w:rPr>
        <w:t>Mitre</w:t>
      </w:r>
      <w:r>
        <w:rPr>
          <w:b/>
          <w:bCs/>
        </w:rPr>
        <w:t xml:space="preserve"> ATLAS </w:t>
      </w:r>
      <w:r>
        <w:t>(</w:t>
      </w:r>
      <w:proofErr w:type="spellStart"/>
      <w:r w:rsidR="00484A22" w:rsidRPr="00484A22">
        <w:rPr>
          <w:b/>
          <w:bCs/>
          <w:i/>
          <w:iCs/>
        </w:rPr>
        <w:t>Adversarial</w:t>
      </w:r>
      <w:proofErr w:type="spellEnd"/>
      <w:r w:rsidR="00484A22" w:rsidRPr="00484A22">
        <w:rPr>
          <w:b/>
          <w:bCs/>
          <w:i/>
          <w:iCs/>
        </w:rPr>
        <w:t xml:space="preserve"> </w:t>
      </w:r>
      <w:proofErr w:type="spellStart"/>
      <w:r w:rsidR="00484A22" w:rsidRPr="00484A22">
        <w:rPr>
          <w:b/>
          <w:bCs/>
          <w:i/>
          <w:iCs/>
        </w:rPr>
        <w:lastRenderedPageBreak/>
        <w:t>Threat</w:t>
      </w:r>
      <w:proofErr w:type="spellEnd"/>
      <w:r w:rsidR="00484A22" w:rsidRPr="00484A22">
        <w:rPr>
          <w:b/>
          <w:bCs/>
          <w:i/>
          <w:iCs/>
        </w:rPr>
        <w:t xml:space="preserve"> </w:t>
      </w:r>
      <w:proofErr w:type="spellStart"/>
      <w:r w:rsidR="00484A22" w:rsidRPr="00484A22">
        <w:rPr>
          <w:b/>
          <w:bCs/>
          <w:i/>
          <w:iCs/>
        </w:rPr>
        <w:t>Landscape</w:t>
      </w:r>
      <w:proofErr w:type="spellEnd"/>
      <w:r w:rsidR="00484A22" w:rsidRPr="00484A22">
        <w:rPr>
          <w:b/>
          <w:bCs/>
          <w:i/>
          <w:iCs/>
        </w:rPr>
        <w:t xml:space="preserve"> for </w:t>
      </w:r>
      <w:proofErr w:type="spellStart"/>
      <w:r w:rsidR="00484A22" w:rsidRPr="00484A22">
        <w:rPr>
          <w:b/>
          <w:bCs/>
          <w:i/>
          <w:iCs/>
        </w:rPr>
        <w:t>Artificial</w:t>
      </w:r>
      <w:proofErr w:type="spellEnd"/>
      <w:r w:rsidR="00484A22" w:rsidRPr="00484A22">
        <w:rPr>
          <w:b/>
          <w:bCs/>
          <w:i/>
          <w:iCs/>
        </w:rPr>
        <w:t>-Intelligence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329E5">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w:t>
      </w:r>
      <w:proofErr w:type="spellStart"/>
      <w:r>
        <w:t>attacker</w:t>
      </w:r>
      <w:proofErr w:type="spellEnd"/>
      <w:r>
        <w:t xml:space="preserve"> sono:</w:t>
      </w:r>
    </w:p>
    <w:p w14:paraId="53A0CE3D" w14:textId="7D100834" w:rsidR="00AF51D6" w:rsidRPr="00AF51D6" w:rsidRDefault="00AF51D6" w:rsidP="00A329E5">
      <w:pPr>
        <w:pStyle w:val="Paragrafoelenco"/>
        <w:numPr>
          <w:ilvl w:val="0"/>
          <w:numId w:val="15"/>
        </w:numPr>
      </w:pPr>
      <w:proofErr w:type="spellStart"/>
      <w:r w:rsidRPr="00AF51D6">
        <w:t>Reconnaissance</w:t>
      </w:r>
      <w:proofErr w:type="spellEnd"/>
    </w:p>
    <w:p w14:paraId="4BEFF4D3" w14:textId="2357A5FE" w:rsidR="00AF51D6" w:rsidRPr="00AF51D6" w:rsidRDefault="00AF51D6" w:rsidP="00A329E5">
      <w:pPr>
        <w:pStyle w:val="Paragrafoelenco"/>
        <w:numPr>
          <w:ilvl w:val="0"/>
          <w:numId w:val="15"/>
        </w:numPr>
      </w:pPr>
      <w:r w:rsidRPr="00AF51D6">
        <w:t>Resource Development</w:t>
      </w:r>
    </w:p>
    <w:p w14:paraId="64ECF31A" w14:textId="4F6D2DCE" w:rsidR="00AF51D6" w:rsidRPr="00AF51D6" w:rsidRDefault="00AF51D6" w:rsidP="00A329E5">
      <w:pPr>
        <w:pStyle w:val="Paragrafoelenco"/>
        <w:numPr>
          <w:ilvl w:val="0"/>
          <w:numId w:val="15"/>
        </w:numPr>
      </w:pPr>
      <w:proofErr w:type="spellStart"/>
      <w:r w:rsidRPr="00AF51D6">
        <w:t>Initial</w:t>
      </w:r>
      <w:proofErr w:type="spellEnd"/>
      <w:r w:rsidRPr="00AF51D6">
        <w:t xml:space="preserve"> Access</w:t>
      </w:r>
    </w:p>
    <w:p w14:paraId="68CA9B3D" w14:textId="78EA8754" w:rsidR="00AF51D6" w:rsidRPr="00AF51D6" w:rsidRDefault="00AF51D6" w:rsidP="00A329E5">
      <w:pPr>
        <w:pStyle w:val="Paragrafoelenco"/>
        <w:numPr>
          <w:ilvl w:val="0"/>
          <w:numId w:val="15"/>
        </w:numPr>
        <w:rPr>
          <w:b/>
          <w:bCs/>
        </w:rPr>
      </w:pPr>
      <w:r w:rsidRPr="00AF51D6">
        <w:rPr>
          <w:b/>
          <w:bCs/>
        </w:rPr>
        <w:t>ML Model Access</w:t>
      </w:r>
      <w:r>
        <w:t>:</w:t>
      </w:r>
      <w:r w:rsidR="00CC5CC1">
        <w:t xml:space="preserve"> Gli avversari cercano di ottenere certi livelli di accesso ad un modello di  machine learning.</w:t>
      </w:r>
    </w:p>
    <w:p w14:paraId="3FB2637A" w14:textId="0DA06D4C" w:rsidR="00AF51D6" w:rsidRPr="00AF51D6" w:rsidRDefault="00AF51D6" w:rsidP="00A329E5">
      <w:pPr>
        <w:pStyle w:val="Paragrafoelenco"/>
        <w:numPr>
          <w:ilvl w:val="0"/>
          <w:numId w:val="15"/>
        </w:numPr>
      </w:pPr>
      <w:proofErr w:type="spellStart"/>
      <w:r w:rsidRPr="00AF51D6">
        <w:t>Execution</w:t>
      </w:r>
      <w:proofErr w:type="spellEnd"/>
    </w:p>
    <w:p w14:paraId="399F23E0" w14:textId="07D8C3C3" w:rsidR="00AF51D6" w:rsidRPr="00AF51D6" w:rsidRDefault="00AF51D6" w:rsidP="00A329E5">
      <w:pPr>
        <w:pStyle w:val="Paragrafoelenco"/>
        <w:numPr>
          <w:ilvl w:val="0"/>
          <w:numId w:val="15"/>
        </w:numPr>
      </w:pPr>
      <w:proofErr w:type="spellStart"/>
      <w:r w:rsidRPr="00AF51D6">
        <w:t>Persistence</w:t>
      </w:r>
      <w:proofErr w:type="spellEnd"/>
    </w:p>
    <w:p w14:paraId="353EB96E" w14:textId="30F5024B" w:rsidR="00AF51D6" w:rsidRPr="00AF51D6" w:rsidRDefault="00AF51D6" w:rsidP="00A329E5">
      <w:pPr>
        <w:pStyle w:val="Paragrafoelenco"/>
        <w:numPr>
          <w:ilvl w:val="0"/>
          <w:numId w:val="15"/>
        </w:numPr>
      </w:pPr>
      <w:proofErr w:type="spellStart"/>
      <w:r w:rsidRPr="00AF51D6">
        <w:t>Privilege</w:t>
      </w:r>
      <w:proofErr w:type="spellEnd"/>
      <w:r w:rsidRPr="00AF51D6">
        <w:t xml:space="preserve"> Escalation</w:t>
      </w:r>
    </w:p>
    <w:p w14:paraId="73CFA5EF" w14:textId="53AFE45C" w:rsidR="00AF51D6" w:rsidRPr="00AF51D6" w:rsidRDefault="00AF51D6" w:rsidP="00A329E5">
      <w:pPr>
        <w:pStyle w:val="Paragrafoelenco"/>
        <w:numPr>
          <w:ilvl w:val="0"/>
          <w:numId w:val="15"/>
        </w:numPr>
      </w:pPr>
      <w:r w:rsidRPr="00AF51D6">
        <w:t xml:space="preserve">Defense </w:t>
      </w:r>
      <w:proofErr w:type="spellStart"/>
      <w:r w:rsidRPr="00AF51D6">
        <w:t>Evasion</w:t>
      </w:r>
      <w:proofErr w:type="spellEnd"/>
    </w:p>
    <w:p w14:paraId="0FB2236A" w14:textId="3B32F058" w:rsidR="00AF51D6" w:rsidRPr="00AF51D6" w:rsidRDefault="00AF51D6" w:rsidP="00A329E5">
      <w:pPr>
        <w:pStyle w:val="Paragrafoelenco"/>
        <w:numPr>
          <w:ilvl w:val="0"/>
          <w:numId w:val="15"/>
        </w:numPr>
      </w:pPr>
      <w:proofErr w:type="spellStart"/>
      <w:r w:rsidRPr="00AF51D6">
        <w:t>Credential</w:t>
      </w:r>
      <w:proofErr w:type="spellEnd"/>
      <w:r w:rsidRPr="00AF51D6">
        <w:t xml:space="preserve"> Access</w:t>
      </w:r>
    </w:p>
    <w:p w14:paraId="40055CA5" w14:textId="0B6C399E" w:rsidR="00AF51D6" w:rsidRPr="00AF51D6" w:rsidRDefault="00AF51D6" w:rsidP="00A329E5">
      <w:pPr>
        <w:pStyle w:val="Paragrafoelenco"/>
        <w:numPr>
          <w:ilvl w:val="0"/>
          <w:numId w:val="15"/>
        </w:numPr>
      </w:pPr>
      <w:r w:rsidRPr="00AF51D6">
        <w:t>Discovery</w:t>
      </w:r>
    </w:p>
    <w:p w14:paraId="28C0048F" w14:textId="5618B7BD" w:rsidR="00AF51D6" w:rsidRPr="00AF51D6" w:rsidRDefault="00AF51D6" w:rsidP="00A329E5">
      <w:pPr>
        <w:pStyle w:val="Paragrafoelenco"/>
        <w:numPr>
          <w:ilvl w:val="0"/>
          <w:numId w:val="15"/>
        </w:numPr>
      </w:pPr>
      <w:r w:rsidRPr="00AF51D6">
        <w:t>Collection</w:t>
      </w:r>
    </w:p>
    <w:p w14:paraId="48AC9F67" w14:textId="1EF368BA" w:rsidR="00AF51D6" w:rsidRPr="00AF51D6" w:rsidRDefault="00AF51D6" w:rsidP="00A329E5">
      <w:pPr>
        <w:pStyle w:val="Paragrafoelenco"/>
        <w:numPr>
          <w:ilvl w:val="0"/>
          <w:numId w:val="15"/>
        </w:numPr>
        <w:rPr>
          <w:b/>
          <w:bCs/>
        </w:rPr>
      </w:pPr>
      <w:r w:rsidRPr="00AF51D6">
        <w:rPr>
          <w:b/>
          <w:bCs/>
        </w:rPr>
        <w:lastRenderedPageBreak/>
        <w:t xml:space="preserve">ML Attack </w:t>
      </w:r>
      <w:proofErr w:type="spellStart"/>
      <w:r w:rsidRPr="00AF51D6">
        <w:rPr>
          <w:b/>
          <w:bCs/>
        </w:rPr>
        <w:t>Staging</w:t>
      </w:r>
      <w:proofErr w:type="spellEnd"/>
      <w:r>
        <w:t>:</w:t>
      </w:r>
      <w:r w:rsidR="00CC5CC1">
        <w:t xml:space="preserve"> Il red team utilizza le conoscenze </w:t>
      </w:r>
      <w:r w:rsidR="00CC5CC1" w:rsidRPr="00CC5CC1">
        <w:rPr>
          <w:i/>
          <w:iCs/>
        </w:rPr>
        <w:t>white box</w:t>
      </w:r>
      <w:r w:rsidR="00CC5CC1">
        <w:rPr>
          <w:rStyle w:val="Rimandonotaapidipagina"/>
          <w:rFonts w:ascii="Arial" w:hAnsi="Arial" w:cs="Arial"/>
        </w:rPr>
        <w:footnoteReference w:id="9"/>
      </w:r>
      <w:r w:rsidR="00CC5CC1">
        <w:t xml:space="preserve"> del sistema target per personalizzare l’attacco.</w:t>
      </w:r>
    </w:p>
    <w:p w14:paraId="216C0DE8" w14:textId="2329994B" w:rsidR="00AF51D6" w:rsidRPr="00AF51D6" w:rsidRDefault="00AF51D6" w:rsidP="00A329E5">
      <w:pPr>
        <w:pStyle w:val="Paragrafoelenco"/>
        <w:numPr>
          <w:ilvl w:val="0"/>
          <w:numId w:val="15"/>
        </w:numPr>
      </w:pPr>
      <w:proofErr w:type="spellStart"/>
      <w:r w:rsidRPr="00AF51D6">
        <w:t>Exfiltration</w:t>
      </w:r>
      <w:proofErr w:type="spellEnd"/>
    </w:p>
    <w:p w14:paraId="04DF8F93" w14:textId="77777777" w:rsidR="00AC370B" w:rsidRDefault="00AF51D6" w:rsidP="00A329E5">
      <w:pPr>
        <w:pStyle w:val="Paragrafoelenco"/>
        <w:numPr>
          <w:ilvl w:val="0"/>
          <w:numId w:val="15"/>
        </w:numPr>
      </w:pPr>
      <w:r w:rsidRPr="00AF51D6">
        <w:t>Impact</w:t>
      </w:r>
    </w:p>
    <w:p w14:paraId="759B6630" w14:textId="70A0DF08" w:rsidR="00DE45D9" w:rsidRPr="00DE45D9" w:rsidRDefault="00DE45D9" w:rsidP="00A329E5">
      <w:r w:rsidRPr="00DE45D9">
        <w:br w:type="page"/>
      </w:r>
    </w:p>
    <w:p w14:paraId="582C527A" w14:textId="51BFEAF4" w:rsidR="00623EC8" w:rsidRDefault="00311F37" w:rsidP="00A329E5">
      <w:pPr>
        <w:pStyle w:val="Sottotitolo"/>
      </w:pPr>
      <w:bookmarkStart w:id="83" w:name="_Toc169972735"/>
      <w:r w:rsidRPr="00311F37">
        <w:lastRenderedPageBreak/>
        <w:t>Stato dell’Arte</w:t>
      </w:r>
      <w:bookmarkEnd w:id="83"/>
    </w:p>
    <w:p w14:paraId="07C45FEF" w14:textId="0A973A22" w:rsidR="002A4CA3" w:rsidRDefault="002A4CA3" w:rsidP="00A329E5">
      <w:pPr>
        <w:pStyle w:val="Titolo2"/>
      </w:pPr>
      <w:bookmarkStart w:id="84" w:name="_Toc169972736"/>
      <w:r>
        <w:t xml:space="preserve">Mappatura Vulnerabilità </w:t>
      </w:r>
      <w:r w:rsidRPr="009E5951">
        <w:t>–</w:t>
      </w:r>
      <w:r>
        <w:t xml:space="preserve"> </w:t>
      </w:r>
      <w:proofErr w:type="spellStart"/>
      <w:r>
        <w:t>TTPs</w:t>
      </w:r>
      <w:bookmarkEnd w:id="84"/>
      <w:proofErr w:type="spellEnd"/>
    </w:p>
    <w:p w14:paraId="6E7A5AB3" w14:textId="76DCD0CB" w:rsidR="00B86D72" w:rsidRPr="00B86D72" w:rsidRDefault="00CE743F" w:rsidP="00CE743F">
      <w:r>
        <w:t>Al fine di raggiungere l’obbiettivo del presente studio, bisogna trovare un approccio per</w:t>
      </w:r>
      <w:r w:rsidR="00B86D72">
        <w:t xml:space="preserve"> ottenere la relazione tra</w:t>
      </w:r>
      <w:r>
        <w:t xml:space="preserve"> le</w:t>
      </w:r>
      <w:r w:rsidR="00B86D72">
        <w:t xml:space="preserve"> MITRE </w:t>
      </w:r>
      <w:proofErr w:type="spellStart"/>
      <w:r w:rsidR="00B86D72">
        <w:t>TTPs</w:t>
      </w:r>
      <w:proofErr w:type="spellEnd"/>
      <w:r w:rsidR="00B86D72">
        <w:t xml:space="preserve"> e </w:t>
      </w:r>
      <w:r>
        <w:t xml:space="preserve">le possibili </w:t>
      </w:r>
      <w:r w:rsidR="00B86D72">
        <w:t>vulnerabilità</w:t>
      </w:r>
      <w:r>
        <w:t>, in modo da approfondire e analizzare l’impatto di ogni vulnerabilità nel proprio ambiente di sviluppo tramite un’analisi quantitativa</w:t>
      </w:r>
      <w:r w:rsidR="00B86D72">
        <w:t>.</w:t>
      </w:r>
    </w:p>
    <w:p w14:paraId="13A0FF6F" w14:textId="445EB80D" w:rsidR="002A4CA3" w:rsidRPr="006A2FFF" w:rsidRDefault="002A4CA3" w:rsidP="00A329E5">
      <w:pPr>
        <w:pStyle w:val="Titolo3"/>
      </w:pPr>
      <w:bookmarkStart w:id="85" w:name="_Toc169972737"/>
      <w:proofErr w:type="spellStart"/>
      <w:r>
        <w:t>Mappings</w:t>
      </w:r>
      <w:proofErr w:type="spellEnd"/>
      <w:r>
        <w:t xml:space="preserve"> </w:t>
      </w:r>
      <w:r w:rsidRPr="009E5951">
        <w:t>–</w:t>
      </w:r>
      <w:r>
        <w:t xml:space="preserve"> Explorer</w:t>
      </w:r>
      <w:bookmarkEnd w:id="85"/>
    </w:p>
    <w:p w14:paraId="2274143A" w14:textId="00372175" w:rsidR="002A4CA3" w:rsidRDefault="002A4CA3" w:rsidP="00A329E5">
      <w:r>
        <w:t>Per approfondire lo studio sugli impatti che ogni vulnerabilità, identificata tramite u</w:t>
      </w:r>
      <w:r w:rsidR="00CE743F">
        <w:t>na CVE</w:t>
      </w:r>
      <w:r>
        <w:t>, può avere su un sistema informatico, la</w:t>
      </w:r>
      <w:r>
        <w:rPr>
          <w:b/>
          <w:bCs/>
        </w:rPr>
        <w:t xml:space="preserve"> CTID </w:t>
      </w:r>
      <w:r w:rsidRPr="001C4255">
        <w:t xml:space="preserve">(Center for </w:t>
      </w:r>
      <w:proofErr w:type="spellStart"/>
      <w:r w:rsidRPr="001C4255">
        <w:t>Threat-Informed</w:t>
      </w:r>
      <w:proofErr w:type="spellEnd"/>
      <w:r w:rsidRPr="001C4255">
        <w:t xml:space="preserve"> Defense) </w:t>
      </w:r>
      <w:r>
        <w:t xml:space="preserve">ha continuato a sviluppare un framework della </w:t>
      </w:r>
      <w:r w:rsidRPr="001C4255">
        <w:rPr>
          <w:b/>
          <w:bCs/>
        </w:rPr>
        <w:t>MITRE</w:t>
      </w:r>
      <w:r>
        <w:t xml:space="preserve"> </w:t>
      </w:r>
      <w:r w:rsidRPr="001C4255">
        <w:rPr>
          <w:b/>
          <w:bCs/>
        </w:rPr>
        <w:t>ENGENUITY</w:t>
      </w:r>
      <w:r>
        <w:rPr>
          <w:rStyle w:val="Rimandonotaapidipagina"/>
          <w:b/>
          <w:bCs/>
        </w:rPr>
        <w:footnoteReference w:id="10"/>
      </w:r>
      <w:r>
        <w:t xml:space="preserve"> che facilita la correlazione tra le CVE conosciute e le tecniche descritte nel framework ATT&amp;CK, anche se al tempo di scrittura di questo studio il framework </w:t>
      </w:r>
      <w:r w:rsidR="00FC4272">
        <w:t>MAPPING EXPLORER</w:t>
      </w:r>
      <w:r>
        <w:t xml:space="preserve"> lavora soltanto sul dominio </w:t>
      </w:r>
      <w:r w:rsidRPr="00E848BF">
        <w:rPr>
          <w:i/>
          <w:iCs/>
        </w:rPr>
        <w:t>Enterprise</w:t>
      </w:r>
      <w:r>
        <w:t xml:space="preserve"> della matrice ATT&amp;CK</w:t>
      </w:r>
      <w:r w:rsidR="00FC4272">
        <w:t>.</w:t>
      </w:r>
    </w:p>
    <w:p w14:paraId="5A38B2CF" w14:textId="77777777" w:rsidR="002A4CA3" w:rsidRDefault="002A4CA3" w:rsidP="00A329E5">
      <w:r>
        <w:t>Nello studio svolto da CTID ad ogni CVE vengono assegnati 4 parametri (figura 4):</w:t>
      </w:r>
    </w:p>
    <w:p w14:paraId="4C30A2D0" w14:textId="77777777" w:rsidR="002A4CA3" w:rsidRPr="00A73DAE" w:rsidRDefault="002A4CA3" w:rsidP="00A329E5">
      <w:pPr>
        <w:pStyle w:val="Paragrafoelenco"/>
        <w:numPr>
          <w:ilvl w:val="0"/>
          <w:numId w:val="18"/>
        </w:numPr>
      </w:pPr>
      <w:r w:rsidRPr="00A73DAE">
        <w:rPr>
          <w:b/>
          <w:bCs/>
        </w:rPr>
        <w:lastRenderedPageBreak/>
        <w:t>Exploitation Technique</w:t>
      </w:r>
      <w:r w:rsidRPr="00A73DAE">
        <w:t>:</w:t>
      </w:r>
      <w:r>
        <w:t xml:space="preserve"> una lista di metodi che possono essere usati per sfruttare la vulnerabilità;</w:t>
      </w:r>
    </w:p>
    <w:p w14:paraId="00E2E9D2" w14:textId="77777777" w:rsidR="002A4CA3" w:rsidRPr="00A73DAE" w:rsidRDefault="002A4CA3" w:rsidP="00A329E5">
      <w:pPr>
        <w:pStyle w:val="Paragrafoelenco"/>
        <w:numPr>
          <w:ilvl w:val="0"/>
          <w:numId w:val="17"/>
        </w:numPr>
      </w:pPr>
      <w:proofErr w:type="spellStart"/>
      <w:r w:rsidRPr="00A73DAE">
        <w:rPr>
          <w:b/>
          <w:bCs/>
        </w:rPr>
        <w:t>Primary</w:t>
      </w:r>
      <w:proofErr w:type="spellEnd"/>
      <w:r w:rsidRPr="00A73DAE">
        <w:rPr>
          <w:b/>
          <w:bCs/>
        </w:rPr>
        <w:t xml:space="preserve"> Impact</w:t>
      </w:r>
      <w:r w:rsidRPr="00A73DAE">
        <w:t>:</w:t>
      </w:r>
      <w:r>
        <w:t xml:space="preserve"> una lista di tecniche che identificano il beneficio inziale raggiunto;</w:t>
      </w:r>
    </w:p>
    <w:p w14:paraId="1C30D21E" w14:textId="77777777" w:rsidR="002A4CA3" w:rsidRPr="00A73DAE" w:rsidRDefault="002A4CA3" w:rsidP="00A329E5">
      <w:pPr>
        <w:pStyle w:val="Paragrafoelenco"/>
        <w:numPr>
          <w:ilvl w:val="0"/>
          <w:numId w:val="17"/>
        </w:numPr>
      </w:pPr>
      <w:proofErr w:type="spellStart"/>
      <w:r w:rsidRPr="00A73DAE">
        <w:rPr>
          <w:b/>
          <w:bCs/>
        </w:rPr>
        <w:t>Secondary</w:t>
      </w:r>
      <w:proofErr w:type="spellEnd"/>
      <w:r w:rsidRPr="00A73DAE">
        <w:rPr>
          <w:b/>
          <w:bCs/>
        </w:rPr>
        <w:t xml:space="preserve"> Impact</w:t>
      </w:r>
      <w:r w:rsidRPr="00A73DAE">
        <w:t>:</w:t>
      </w:r>
      <w:r>
        <w:t xml:space="preserve"> una lista di tecniche che descrivono cosa l’avversario può fare se ottiene il beneficio dell’impatto primario;</w:t>
      </w:r>
    </w:p>
    <w:p w14:paraId="17F97E8D" w14:textId="566D2F3D" w:rsidR="002A4CA3" w:rsidRPr="00A73DAE" w:rsidRDefault="002A4CA3" w:rsidP="00A329E5">
      <w:pPr>
        <w:pStyle w:val="Paragrafoelenco"/>
        <w:numPr>
          <w:ilvl w:val="0"/>
          <w:numId w:val="17"/>
        </w:numPr>
      </w:pPr>
      <w:proofErr w:type="spellStart"/>
      <w:r w:rsidRPr="00A73DAE">
        <w:rPr>
          <w:b/>
          <w:bCs/>
        </w:rPr>
        <w:t>Uncategorized</w:t>
      </w:r>
      <w:proofErr w:type="spellEnd"/>
      <w:r w:rsidRPr="00A73DAE">
        <w:t>:</w:t>
      </w:r>
      <w:r>
        <w:t xml:space="preserve"> una lista di tecniche correlate alla CVE in questione, il cui tipo di relazione non rientra tra le precedenti</w:t>
      </w:r>
      <w:r w:rsidR="00CE743F">
        <w:t xml:space="preserve"> o non è possibile delinearlo</w:t>
      </w:r>
      <w:r>
        <w:t>.</w:t>
      </w:r>
    </w:p>
    <w:p w14:paraId="5978A84C" w14:textId="77777777" w:rsidR="002A4CA3" w:rsidRPr="006A2FFF" w:rsidRDefault="002A4CA3" w:rsidP="00A329E5"/>
    <w:p w14:paraId="04DD4F3B" w14:textId="307B365A" w:rsidR="002A4CA3" w:rsidRDefault="002A4CA3" w:rsidP="00FC4272">
      <w:pPr>
        <w:jc w:val="center"/>
      </w:pPr>
      <w:r>
        <w:rPr>
          <w:noProof/>
        </w:rPr>
        <w:drawing>
          <wp:inline distT="0" distB="0" distL="0" distR="0" wp14:anchorId="4E3BA714" wp14:editId="61859749">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Pr="00B75024">
        <w:t xml:space="preserve">Figura 4: Esempio di come una CVE è </w:t>
      </w:r>
      <w:r>
        <w:t>relazionata</w:t>
      </w:r>
      <w:r w:rsidRPr="00B75024">
        <w:t xml:space="preserve"> al framework ATT&amp;CK [17]</w:t>
      </w:r>
    </w:p>
    <w:p w14:paraId="39353D89" w14:textId="77777777" w:rsidR="002A4CA3" w:rsidRDefault="002A4CA3" w:rsidP="00A329E5"/>
    <w:p w14:paraId="4A8685F6" w14:textId="33F07A90" w:rsidR="002A4CA3" w:rsidRDefault="002A4CA3" w:rsidP="00A329E5">
      <w:r>
        <w:t xml:space="preserve">Sebbene questo framework offra un'analisi comprensiva, la correlazione tra le CVE e le </w:t>
      </w:r>
      <w:proofErr w:type="spellStart"/>
      <w:r>
        <w:t>TTPs</w:t>
      </w:r>
      <w:proofErr w:type="spellEnd"/>
      <w:r>
        <w:t xml:space="preserve"> del MITRE ATT&amp;CK che mette a disposizione è aggiornata soltanto fino al</w:t>
      </w:r>
      <w:r w:rsidR="00CE743F">
        <w:t>l’anno</w:t>
      </w:r>
      <w:r>
        <w:t xml:space="preserve"> 2021, risultando quindi tre anni indietro rispetto alla data di redazione di questo </w:t>
      </w:r>
      <w:r>
        <w:lastRenderedPageBreak/>
        <w:t>studio.</w:t>
      </w:r>
      <w:r w:rsidRPr="00C45558">
        <w:t xml:space="preserve"> </w:t>
      </w:r>
      <w:r>
        <w:t xml:space="preserve">Al fine di ampliare il dataset di mappatura tra CVE e ATT&amp;CK </w:t>
      </w:r>
      <w:r w:rsidR="00CE743F">
        <w:t xml:space="preserve">verranno </w:t>
      </w:r>
      <w:r w:rsidR="00FC4272">
        <w:t>impiegate</w:t>
      </w:r>
      <w:r>
        <w:t xml:space="preserve"> anche </w:t>
      </w:r>
      <w:r w:rsidR="00FC4272">
        <w:t xml:space="preserve">altre tecniche per ottenere la medesima </w:t>
      </w:r>
      <w:r w:rsidR="00CE743F">
        <w:t>relazione</w:t>
      </w:r>
      <w:r w:rsidR="00FC4272">
        <w:t xml:space="preserve"> tra vulnerabilità e </w:t>
      </w:r>
      <w:proofErr w:type="spellStart"/>
      <w:r w:rsidR="00FC4272">
        <w:t>attack</w:t>
      </w:r>
      <w:proofErr w:type="spellEnd"/>
      <w:r w:rsidR="00FC4272">
        <w:t xml:space="preserve"> patterns </w:t>
      </w:r>
      <w:r w:rsidR="00CE743F">
        <w:t>MITRE</w:t>
      </w:r>
      <w:r>
        <w:t>.</w:t>
      </w:r>
    </w:p>
    <w:p w14:paraId="25CE1C5D" w14:textId="01F36E79" w:rsidR="002A4CA3" w:rsidRDefault="002955F9" w:rsidP="00A329E5">
      <w:pPr>
        <w:pStyle w:val="Titolo3"/>
      </w:pPr>
      <w:bookmarkStart w:id="86" w:name="_Toc169972738"/>
      <w:r>
        <w:t xml:space="preserve">Altri metodi di relazione tra Vulnerabilità e </w:t>
      </w:r>
      <w:proofErr w:type="spellStart"/>
      <w:r>
        <w:t>TTPs</w:t>
      </w:r>
      <w:bookmarkEnd w:id="86"/>
      <w:proofErr w:type="spellEnd"/>
    </w:p>
    <w:p w14:paraId="2B40D3CA" w14:textId="5343716F" w:rsidR="002955F9" w:rsidRDefault="002955F9" w:rsidP="00A329E5">
      <w:r>
        <w:t xml:space="preserve">Molteplici sono gli studi che hanno cercato di trovare una soluzione nel colmare il divario tra l’ambito delle </w:t>
      </w:r>
      <w:proofErr w:type="spellStart"/>
      <w:r>
        <w:t>TTPs</w:t>
      </w:r>
      <w:proofErr w:type="spellEnd"/>
      <w:r>
        <w:t xml:space="preserve"> e que</w:t>
      </w:r>
      <w:r w:rsidR="004972D0">
        <w:t>l</w:t>
      </w:r>
      <w:r>
        <w:t>lo delle vulnerabilità.</w:t>
      </w:r>
    </w:p>
    <w:p w14:paraId="7109B237" w14:textId="6EBDFE61" w:rsidR="002955F9" w:rsidRDefault="004972D0" w:rsidP="00A329E5">
      <w:r>
        <w:t>Di seguito vengono presentati i più</w:t>
      </w:r>
      <w:r w:rsidR="002955F9">
        <w:t xml:space="preserve"> recenti studi degni di nota nel contesto descritto</w:t>
      </w:r>
      <w:r>
        <w:t>.</w:t>
      </w:r>
    </w:p>
    <w:p w14:paraId="09D4CEFF" w14:textId="7216E49B" w:rsidR="00FC4272" w:rsidRPr="007F4FDC" w:rsidRDefault="00FC4272" w:rsidP="00FC4272">
      <w:pPr>
        <w:pStyle w:val="Titolo4"/>
        <w:rPr>
          <w:lang w:val="en-US"/>
        </w:rPr>
      </w:pPr>
      <w:bookmarkStart w:id="87" w:name="_Toc169972739"/>
      <w:r w:rsidRPr="007F4FDC">
        <w:rPr>
          <w:lang w:val="en-US"/>
        </w:rPr>
        <w:t>Mapping CVEs and ATT&amp;CK Framework TTPs: An Empirical Approach</w:t>
      </w:r>
      <w:bookmarkEnd w:id="87"/>
    </w:p>
    <w:p w14:paraId="193A6A25" w14:textId="3125AB9B" w:rsidR="004A1431" w:rsidRDefault="004A1431" w:rsidP="00A85B6B">
      <w:r>
        <w:t xml:space="preserve">Un approccio empirico [16] per mappare le CVE con gli </w:t>
      </w:r>
      <w:proofErr w:type="spellStart"/>
      <w:r>
        <w:t>attack</w:t>
      </w:r>
      <w:proofErr w:type="spellEnd"/>
      <w:r>
        <w:t xml:space="preserve"> patterns del framework ATT&amp;CK si basa sulla natura relazionale che vi è tra queste informazioni. </w:t>
      </w:r>
    </w:p>
    <w:p w14:paraId="1132B81E" w14:textId="77D0608E" w:rsidR="004A1431" w:rsidRDefault="004A1431" w:rsidP="00A85B6B">
      <w:r>
        <w:t xml:space="preserve">Come descritto precedentemente una CVE è correlata a zero, una o più </w:t>
      </w:r>
      <w:proofErr w:type="spellStart"/>
      <w:r>
        <w:t>CWEs</w:t>
      </w:r>
      <w:proofErr w:type="spellEnd"/>
      <w:r>
        <w:t xml:space="preserve">, a sua volta correlata a zero, uno o più </w:t>
      </w:r>
      <w:proofErr w:type="spellStart"/>
      <w:r>
        <w:t>CAPECs</w:t>
      </w:r>
      <w:proofErr w:type="spellEnd"/>
      <w:r>
        <w:t xml:space="preserve">, a sua volta correlata a zero, uno o più </w:t>
      </w:r>
      <w:proofErr w:type="spellStart"/>
      <w:r>
        <w:t>attack</w:t>
      </w:r>
      <w:proofErr w:type="spellEnd"/>
      <w:r>
        <w:t xml:space="preserve"> patterns </w:t>
      </w:r>
      <w:r w:rsidR="00CE743F">
        <w:t xml:space="preserve">del framework </w:t>
      </w:r>
      <w:r>
        <w:t>ATT&amp;CK. Ripercorrendo questa catena di relazioni è possibile quindi, data una determinata vulnerabilità CVE o CWE, ottenere la relazione di essa con il framework MITRE ATT&amp;CK (figura 2).</w:t>
      </w:r>
    </w:p>
    <w:p w14:paraId="0620C40C" w14:textId="5347F2C7" w:rsidR="00A145FF" w:rsidRPr="00A85B6B" w:rsidRDefault="00CE743F" w:rsidP="00A85B6B">
      <w:r>
        <w:lastRenderedPageBreak/>
        <w:t>Considerato che ATT&amp;CK si evolve molte velocemente ed</w:t>
      </w:r>
      <w:r w:rsidR="007E21BD">
        <w:t xml:space="preserve"> è nato</w:t>
      </w:r>
      <w:r>
        <w:t xml:space="preserve"> </w:t>
      </w:r>
      <w:r w:rsidR="007E21BD">
        <w:t xml:space="preserve">5 anni dopo il </w:t>
      </w:r>
      <w:r w:rsidR="00E02750">
        <w:t>catalogo</w:t>
      </w:r>
      <w:r w:rsidR="007E21BD">
        <w:t xml:space="preserve"> CAPEC, debuttato a sua volta anni dopo la nascita </w:t>
      </w:r>
      <w:r w:rsidR="00E02750">
        <w:t>del sistema delle</w:t>
      </w:r>
      <w:r w:rsidR="007E21BD">
        <w:t xml:space="preserve"> CWE, l</w:t>
      </w:r>
      <w:r w:rsidR="00A145FF">
        <w:t xml:space="preserve">o </w:t>
      </w:r>
      <w:r w:rsidR="00A145FF" w:rsidRPr="00A145FF">
        <w:rPr>
          <w:b/>
          <w:bCs/>
        </w:rPr>
        <w:t>svantaggio</w:t>
      </w:r>
      <w:r w:rsidR="00A145FF">
        <w:t xml:space="preserve"> del</w:t>
      </w:r>
      <w:r w:rsidR="007E21BD">
        <w:t>l’</w:t>
      </w:r>
      <w:r w:rsidR="00A145FF">
        <w:t xml:space="preserve">approccio </w:t>
      </w:r>
      <w:r w:rsidR="007E21BD">
        <w:t xml:space="preserve">presentato </w:t>
      </w:r>
      <w:r w:rsidR="00A145FF">
        <w:t>sta nel fatto che non sempre vi sono relazioni tra CVE e CWE,</w:t>
      </w:r>
      <w:r w:rsidR="007E21BD">
        <w:t xml:space="preserve"> tra</w:t>
      </w:r>
      <w:r w:rsidR="00A145FF">
        <w:t xml:space="preserve"> CWE e CAPEC o tra CAPEC e MITRE </w:t>
      </w:r>
      <w:proofErr w:type="spellStart"/>
      <w:r w:rsidR="00A145FF">
        <w:t>TTPs</w:t>
      </w:r>
      <w:proofErr w:type="spellEnd"/>
      <w:r w:rsidR="00A145FF">
        <w:t xml:space="preserve">, quindi non è sempre possibile ottenere la relazione finale tra vulnerabilità e MITRE </w:t>
      </w:r>
      <w:proofErr w:type="spellStart"/>
      <w:r w:rsidR="00A145FF">
        <w:t>TTPs</w:t>
      </w:r>
      <w:proofErr w:type="spellEnd"/>
      <w:r w:rsidR="00A145FF">
        <w:t>.</w:t>
      </w:r>
    </w:p>
    <w:p w14:paraId="4CE94CD1" w14:textId="0739131A" w:rsidR="005A31C0" w:rsidRPr="00213643" w:rsidRDefault="005A31C0" w:rsidP="00A329E5">
      <w:pPr>
        <w:pStyle w:val="Titolo4"/>
        <w:rPr>
          <w:lang w:val="en-US"/>
        </w:rPr>
      </w:pPr>
      <w:bookmarkStart w:id="88" w:name="_Toc169972740"/>
      <w:r w:rsidRPr="00213643">
        <w:rPr>
          <w:lang w:val="en-US"/>
        </w:rPr>
        <w:t>SMET - Semantic Mapping of CVE to ATT&amp;CK and its Application to Cyber Security</w:t>
      </w:r>
      <w:bookmarkEnd w:id="88"/>
    </w:p>
    <w:p w14:paraId="30F7E0BA" w14:textId="2CB98705" w:rsidR="00176EEF" w:rsidRDefault="005A31C0" w:rsidP="00A329E5">
      <w:r w:rsidRPr="00A539FA">
        <w:t>SMET</w:t>
      </w:r>
      <w:r>
        <w:t xml:space="preserve"> [24], è un nuovo strumento</w:t>
      </w:r>
      <w:r w:rsidRPr="00A539FA">
        <w:t xml:space="preserve"> che utilizza </w:t>
      </w:r>
      <w:r>
        <w:t xml:space="preserve">un modello denominato </w:t>
      </w:r>
      <w:r w:rsidRPr="00A539FA">
        <w:t>ATT&amp;CK BERT</w:t>
      </w:r>
      <w:r>
        <w:t xml:space="preserve"> </w:t>
      </w:r>
      <w:r w:rsidRPr="00A539FA">
        <w:t>per mappare automaticamente le voci di CVE alle tecniche di ATT&amp;CK in base alla similarità testuale.</w:t>
      </w:r>
      <w:r>
        <w:t xml:space="preserve"> ATT&amp;CK BERT è</w:t>
      </w:r>
      <w:r w:rsidR="00A539FA">
        <w:t xml:space="preserve"> un </w:t>
      </w:r>
      <w:r w:rsidR="00A539FA" w:rsidRPr="005F4790">
        <w:rPr>
          <w:b/>
          <w:bCs/>
        </w:rPr>
        <w:t>modello di similarità</w:t>
      </w:r>
      <w:r w:rsidR="00A539FA" w:rsidRPr="005F4790">
        <w:t xml:space="preserve"> tra frasi, o "</w:t>
      </w:r>
      <w:proofErr w:type="spellStart"/>
      <w:r w:rsidR="00A539FA" w:rsidRPr="009E2DF0">
        <w:rPr>
          <w:b/>
          <w:bCs/>
        </w:rPr>
        <w:t>sentence</w:t>
      </w:r>
      <w:proofErr w:type="spellEnd"/>
      <w:r w:rsidR="00A539FA" w:rsidRPr="009E2DF0">
        <w:rPr>
          <w:b/>
          <w:bCs/>
        </w:rPr>
        <w:t xml:space="preserve"> </w:t>
      </w:r>
      <w:proofErr w:type="spellStart"/>
      <w:r w:rsidR="00A539FA" w:rsidRPr="009E2DF0">
        <w:rPr>
          <w:b/>
          <w:bCs/>
        </w:rPr>
        <w:t>similarity</w:t>
      </w:r>
      <w:proofErr w:type="spellEnd"/>
      <w:r w:rsidR="00A539FA" w:rsidRPr="009E2DF0">
        <w:rPr>
          <w:b/>
          <w:bCs/>
        </w:rPr>
        <w:t xml:space="preserve"> model</w:t>
      </w:r>
      <w:r w:rsidR="00A539FA" w:rsidRPr="005F4790">
        <w:t>",</w:t>
      </w:r>
      <w:r w:rsidR="00A539FA">
        <w:t xml:space="preserve"> </w:t>
      </w:r>
      <w:r w:rsidR="008E07BE">
        <w:t xml:space="preserve">un modello di ML </w:t>
      </w:r>
      <w:r w:rsidR="00A539FA" w:rsidRPr="005F4790">
        <w:t>utilizzato nel campo dell'elaborazione del linguaggio naturale (</w:t>
      </w:r>
      <w:r w:rsidR="00A539FA" w:rsidRPr="005F4790">
        <w:rPr>
          <w:b/>
          <w:bCs/>
        </w:rPr>
        <w:t>NLP</w:t>
      </w:r>
      <w:r w:rsidR="00A539FA" w:rsidRPr="005F4790">
        <w:t xml:space="preserve">) per determinare </w:t>
      </w:r>
      <w:r w:rsidR="00A539FA">
        <w:t>quando una vulnerabilità è correlata ad una TTP</w:t>
      </w:r>
      <w:r w:rsidR="00A539FA" w:rsidRPr="005F4790">
        <w:t>.</w:t>
      </w:r>
      <w:r w:rsidR="00176EEF">
        <w:t xml:space="preserve"> Il modello risultante è ottenuto tramite il fine-tuning del modello noto come BERT</w:t>
      </w:r>
      <w:r w:rsidR="00176EEF">
        <w:rPr>
          <w:rStyle w:val="Rimandonotaapidipagina"/>
        </w:rPr>
        <w:footnoteReference w:id="11"/>
      </w:r>
      <w:r w:rsidR="00176EEF">
        <w:t xml:space="preserve">. </w:t>
      </w:r>
    </w:p>
    <w:p w14:paraId="5F44A368" w14:textId="64EE9C87" w:rsidR="00A539FA" w:rsidRDefault="00176EEF" w:rsidP="00A329E5">
      <w:r>
        <w:lastRenderedPageBreak/>
        <w:t xml:space="preserve">Il </w:t>
      </w:r>
      <w:r w:rsidR="00A539FA" w:rsidRPr="000B5CA8">
        <w:t>suo scopo è quello di trasformare descrizioni testuali complesse in rappresentazioni vettoriali</w:t>
      </w:r>
      <w:r w:rsidR="00A539FA">
        <w:t xml:space="preserve"> (detti vettori </w:t>
      </w:r>
      <w:proofErr w:type="spellStart"/>
      <w:r w:rsidR="00A539FA" w:rsidRPr="000B5CA8">
        <w:rPr>
          <w:b/>
          <w:bCs/>
        </w:rPr>
        <w:t>embedding</w:t>
      </w:r>
      <w:proofErr w:type="spellEnd"/>
      <w:r w:rsidR="00A539FA">
        <w:t xml:space="preserve">) </w:t>
      </w:r>
      <w:r w:rsidR="00A539FA" w:rsidRPr="000B5CA8">
        <w:t>che riflettano il significato semantico sottostante, facilitando così l'analisi delle strategie di attacco e migliorando la comprensione delle minacce</w:t>
      </w:r>
      <w:r w:rsidR="00A539FA">
        <w:t>.</w:t>
      </w:r>
    </w:p>
    <w:p w14:paraId="673DC68A" w14:textId="77777777" w:rsidR="00A539FA" w:rsidRDefault="00A539FA" w:rsidP="00A329E5">
      <w:r w:rsidRPr="000B5CA8">
        <w:t xml:space="preserve">I vettori </w:t>
      </w:r>
      <w:proofErr w:type="spellStart"/>
      <w:r w:rsidRPr="000B5CA8">
        <w:rPr>
          <w:b/>
          <w:bCs/>
        </w:rPr>
        <w:t>embedding</w:t>
      </w:r>
      <w:proofErr w:type="spellEnd"/>
      <w:r>
        <w:rPr>
          <w:b/>
          <w:bCs/>
        </w:rPr>
        <w:t xml:space="preserve"> </w:t>
      </w:r>
      <w:r>
        <w:t>[21]</w:t>
      </w:r>
      <w:r w:rsidRPr="000B5CA8">
        <w:t xml:space="preserve">, sono rappresentazioni numeriche ad alta </w:t>
      </w:r>
      <w:proofErr w:type="spellStart"/>
      <w:r w:rsidRPr="000B5CA8">
        <w:t>dimensionalità</w:t>
      </w:r>
      <w:proofErr w:type="spellEnd"/>
      <w:r w:rsidRPr="000B5CA8">
        <w:t xml:space="preserve"> di frasi o parole</w:t>
      </w:r>
      <w:r>
        <w:t>,</w:t>
      </w:r>
      <w:r w:rsidRPr="000B5CA8">
        <w:t xml:space="preserve"> catturano il contesto e il significato semantico delle entità linguistiche, trasformando il testo in un formato che può essere facilmente processato dai modelli di machine learning. </w:t>
      </w:r>
      <w:r>
        <w:t xml:space="preserve">I vettori risultanti dall’utilizzo di tale modello semantico permettono ai ricercatori di studiare la similarità tra 2 testi, tramite vari modi, nello studio in questione [25] viene utilizzata  la </w:t>
      </w:r>
      <w:r>
        <w:rPr>
          <w:b/>
          <w:bCs/>
        </w:rPr>
        <w:t>similarità coseno</w:t>
      </w:r>
      <w:r>
        <w:t>.</w:t>
      </w:r>
    </w:p>
    <w:p w14:paraId="47F67C57" w14:textId="77777777" w:rsidR="00A539FA" w:rsidRDefault="00A539FA" w:rsidP="00A329E5">
      <w:r w:rsidRPr="00FB707D">
        <w:t xml:space="preserve">La </w:t>
      </w:r>
      <w:r w:rsidRPr="00FB707D">
        <w:rPr>
          <w:b/>
          <w:bCs/>
        </w:rPr>
        <w:t>similarità coseno</w:t>
      </w:r>
      <w:r w:rsidRPr="00FB707D">
        <w:t xml:space="preserve"> è una metrica utilizzata per misurare quanto due vettori </w:t>
      </w:r>
      <w:proofErr w:type="spellStart"/>
      <w:r w:rsidRPr="00FB707D">
        <w:t>embedding</w:t>
      </w:r>
      <w:proofErr w:type="spellEnd"/>
      <w:r w:rsidRPr="00FB707D">
        <w:t xml:space="preserve"> siano simili l'uno all'altro in termini di orientamento nello spazio vettoriale, ignorando la loro magnitudine</w:t>
      </w:r>
      <w:r>
        <w:rPr>
          <w:rStyle w:val="Rimandonotaapidipagina"/>
        </w:rPr>
        <w:footnoteReference w:id="12"/>
      </w:r>
      <w:r w:rsidRPr="00FB707D">
        <w:t>.</w:t>
      </w:r>
    </w:p>
    <w:p w14:paraId="560CF823" w14:textId="77777777" w:rsidR="00A539FA" w:rsidRDefault="00A539FA" w:rsidP="00A329E5">
      <w:r>
        <w:t>La formula per calcolare la similarità coseno tra due vettori A e B è</w:t>
      </w:r>
    </w:p>
    <w:p w14:paraId="4A982B15" w14:textId="77777777" w:rsidR="00A539FA" w:rsidRPr="00FB5EFD" w:rsidRDefault="00A539FA" w:rsidP="00A329E5">
      <m:oMathPara>
        <m:oMath>
          <m:r>
            <m:rPr>
              <m:sty m:val="p"/>
            </m:rPr>
            <w:rPr>
              <w:rFonts w:ascii="Cambria Math" w:hAnsi="Cambria Math"/>
            </w:rPr>
            <m:t xml:space="preserve">Similarità Coseno = </m:t>
          </m:r>
          <m:f>
            <m:fPr>
              <m:ctrlPr>
                <w:rPr>
                  <w:rFonts w:ascii="Cambria Math" w:hAnsi="Cambria Math"/>
                  <w:i/>
                </w:rPr>
              </m:ctrlPr>
            </m:fPr>
            <m:num>
              <m:r>
                <w:rPr>
                  <w:rFonts w:ascii="Cambria Math" w:hAnsi="Cambria Math"/>
                </w:rPr>
                <m:t>A∙B</m:t>
              </m:r>
            </m:num>
            <m:den>
              <m:r>
                <w:rPr>
                  <w:rFonts w:ascii="Cambria Math" w:hAnsi="Cambria Math"/>
                </w:rPr>
                <m:t>∥A∥∙∥B∥</m:t>
              </m:r>
            </m:den>
          </m:f>
        </m:oMath>
      </m:oMathPara>
    </w:p>
    <w:p w14:paraId="4AB9B2B3" w14:textId="77777777" w:rsidR="00A539FA" w:rsidRPr="00FB5EFD" w:rsidRDefault="00A539FA" w:rsidP="00A329E5">
      <w:r w:rsidRPr="00FB5EFD">
        <w:t>Dove:</w:t>
      </w:r>
    </w:p>
    <w:p w14:paraId="51095059" w14:textId="77777777" w:rsidR="00A539FA" w:rsidRPr="00FB5EFD" w:rsidRDefault="00A539FA" w:rsidP="00A329E5">
      <w:pPr>
        <w:pStyle w:val="Paragrafoelenco"/>
        <w:numPr>
          <w:ilvl w:val="0"/>
          <w:numId w:val="15"/>
        </w:numPr>
        <w:rPr>
          <w:b/>
          <w:bCs/>
        </w:rPr>
      </w:pPr>
      <m:oMath>
        <m:r>
          <w:rPr>
            <w:rFonts w:ascii="Cambria Math" w:hAnsi="Cambria Math"/>
          </w:rPr>
          <w:lastRenderedPageBreak/>
          <m:t>A∙B</m:t>
        </m:r>
      </m:oMath>
      <w:r w:rsidRPr="00FB5EFD">
        <w:t xml:space="preserve"> rappresenta il prodotto scalare dei vettori A e B</w:t>
      </w:r>
    </w:p>
    <w:p w14:paraId="6D5C3F92" w14:textId="77777777" w:rsidR="00A539FA" w:rsidRDefault="00A539FA" w:rsidP="00A329E5">
      <w:pPr>
        <w:pStyle w:val="Paragrafoelenco"/>
        <w:numPr>
          <w:ilvl w:val="0"/>
          <w:numId w:val="15"/>
        </w:numPr>
      </w:pPr>
      <m:oMath>
        <m:r>
          <w:rPr>
            <w:rFonts w:ascii="Cambria Math" w:hAnsi="Cambria Math"/>
          </w:rPr>
          <m:t>∥A∥∙∥B∥</m:t>
        </m:r>
      </m:oMath>
      <w:r w:rsidRPr="00FB5EFD">
        <w:t xml:space="preserve"> sono le magnitudini dei vettori A e B, calcolate come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rsidRPr="00FB5EFD">
        <w:t xml:space="preserve"> e </w:t>
      </w:r>
      <m:oMath>
        <m:r>
          <w:rPr>
            <w:rFonts w:ascii="Cambria Math" w:hAns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oMath>
      <w:r w:rsidRPr="00FB5EFD">
        <w:t xml:space="preserve"> rispettivamente dove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FB5EFD">
        <w:t xml:space="preserve"> 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FB5EFD">
        <w:t xml:space="preserve">  sono gli elementi dei vettori A e B</w:t>
      </w:r>
    </w:p>
    <w:p w14:paraId="06FFAAB2" w14:textId="77777777" w:rsidR="00A539FA" w:rsidRPr="00FB5EFD" w:rsidRDefault="00A539FA" w:rsidP="00A329E5">
      <w:r w:rsidRPr="00FB5EFD">
        <w:t>Il risultato della similarità coseno varia tra -1 e 1, dove:</w:t>
      </w:r>
    </w:p>
    <w:p w14:paraId="19441C73" w14:textId="77777777" w:rsidR="00A539FA" w:rsidRPr="00FB5EFD" w:rsidRDefault="00A539FA" w:rsidP="00A329E5">
      <w:pPr>
        <w:pStyle w:val="Paragrafoelenco"/>
        <w:numPr>
          <w:ilvl w:val="0"/>
          <w:numId w:val="15"/>
        </w:numPr>
      </w:pPr>
      <w:r w:rsidRPr="00FB5EFD">
        <w:t>1 indica che i due vettori sono direzionati esattamente nella stessa direzione,</w:t>
      </w:r>
    </w:p>
    <w:p w14:paraId="65041A94" w14:textId="77777777" w:rsidR="00A539FA" w:rsidRPr="00FB5EFD" w:rsidRDefault="00A539FA" w:rsidP="00A329E5">
      <w:pPr>
        <w:pStyle w:val="Paragrafoelenco"/>
        <w:numPr>
          <w:ilvl w:val="0"/>
          <w:numId w:val="15"/>
        </w:numPr>
      </w:pPr>
      <w:r w:rsidRPr="00FB5EFD">
        <w:t>0 indica che i vettori sono ortogonali (angolo di 90 gradi, indicando indipendenza o nessuna similarità),</w:t>
      </w:r>
    </w:p>
    <w:p w14:paraId="697C7F72" w14:textId="77777777" w:rsidR="00A539FA" w:rsidRPr="00FB5EFD" w:rsidRDefault="00A539FA" w:rsidP="00A329E5">
      <w:pPr>
        <w:pStyle w:val="Paragrafoelenco"/>
        <w:numPr>
          <w:ilvl w:val="0"/>
          <w:numId w:val="15"/>
        </w:numPr>
      </w:pPr>
      <w:r w:rsidRPr="00FB5EFD">
        <w:t>-1 indica che i vettori sono direzionati esattamente in direzioni opposte.</w:t>
      </w:r>
    </w:p>
    <w:p w14:paraId="683236E4" w14:textId="77777777" w:rsidR="00A539FA" w:rsidRDefault="00A539FA" w:rsidP="00A329E5">
      <w:r w:rsidRPr="00FB707D">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t xml:space="preserve"> (figura 5)</w:t>
      </w:r>
      <w:r w:rsidRPr="00FB707D">
        <w:t>.</w:t>
      </w:r>
    </w:p>
    <w:p w14:paraId="6970BA0B" w14:textId="77777777" w:rsidR="00A539FA" w:rsidRDefault="00A539FA" w:rsidP="00E02750">
      <w:pPr>
        <w:jc w:val="center"/>
      </w:pPr>
      <w:r>
        <w:rPr>
          <w:noProof/>
        </w:rPr>
        <w:drawing>
          <wp:inline distT="0" distB="0" distL="0" distR="0" wp14:anchorId="61C29205" wp14:editId="0068C035">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297963B2" w14:textId="6F25AA0C" w:rsidR="00A539FA" w:rsidRDefault="00A539FA" w:rsidP="00E02750">
      <w:pPr>
        <w:jc w:val="center"/>
      </w:pPr>
      <w:r w:rsidRPr="00DE45D9">
        <w:t xml:space="preserve">Figura 5: rappresentazione grafica della similarità </w:t>
      </w:r>
      <w:r>
        <w:t xml:space="preserve">coseno </w:t>
      </w:r>
      <w:r w:rsidRPr="00DE45D9">
        <w:t>tra due</w:t>
      </w:r>
      <w:r w:rsidR="00E73CE4">
        <w:t xml:space="preserve"> </w:t>
      </w:r>
      <w:r w:rsidRPr="00DE45D9">
        <w:t>vettori</w:t>
      </w:r>
    </w:p>
    <w:p w14:paraId="16C6B90E" w14:textId="70AC09E9" w:rsidR="00A539FA" w:rsidRDefault="00A539FA" w:rsidP="00A329E5">
      <w:r>
        <w:t xml:space="preserve">Il modello in questione però è addestrato solo su un </w:t>
      </w:r>
      <w:r w:rsidRPr="00B86D72">
        <w:rPr>
          <w:b/>
          <w:bCs/>
        </w:rPr>
        <w:t>dataset</w:t>
      </w:r>
      <w:r>
        <w:t xml:space="preserve"> </w:t>
      </w:r>
      <w:r w:rsidRPr="00B86D72">
        <w:rPr>
          <w:b/>
          <w:bCs/>
        </w:rPr>
        <w:t>ridotto</w:t>
      </w:r>
      <w:r>
        <w:t xml:space="preserve"> di </w:t>
      </w:r>
      <w:proofErr w:type="spellStart"/>
      <w:r>
        <w:t>TTPs</w:t>
      </w:r>
      <w:proofErr w:type="spellEnd"/>
      <w:r>
        <w:t xml:space="preserve"> del framework </w:t>
      </w:r>
      <w:r w:rsidRPr="00B86D72">
        <w:rPr>
          <w:b/>
          <w:bCs/>
        </w:rPr>
        <w:t>ATT&amp;CK</w:t>
      </w:r>
      <w:r>
        <w:t xml:space="preserve"> e nessuna del framework </w:t>
      </w:r>
      <w:r>
        <w:lastRenderedPageBreak/>
        <w:t>ATLAS,</w:t>
      </w:r>
      <w:r w:rsidR="00B86D72">
        <w:t xml:space="preserve"> inoltre vari test di studi</w:t>
      </w:r>
      <w:r w:rsidR="00E02750">
        <w:t xml:space="preserve"> </w:t>
      </w:r>
      <w:r w:rsidR="00E02750">
        <w:t>[30]</w:t>
      </w:r>
      <w:r w:rsidR="00B86D72">
        <w:t xml:space="preserve"> differenti dimostrano come questo LLM sia particolarmente </w:t>
      </w:r>
      <w:r w:rsidR="00E02750">
        <w:t>impreciso</w:t>
      </w:r>
      <w:r w:rsidR="00B86D72">
        <w:t xml:space="preserve"> quando </w:t>
      </w:r>
      <w:r w:rsidR="00B204D2">
        <w:t>gli si danno in input descrizioni come quelle dei noti APT,</w:t>
      </w:r>
      <w:r w:rsidR="007E3098">
        <w:t xml:space="preserve"> </w:t>
      </w:r>
      <w:r>
        <w:t>essendo così limitato non può essere utilizzato nello sviluppo di questo applicativo.</w:t>
      </w:r>
    </w:p>
    <w:p w14:paraId="116C93E1" w14:textId="2CA9D8EA" w:rsidR="00D2551D" w:rsidRPr="00213643" w:rsidRDefault="005B2D81" w:rsidP="00A329E5">
      <w:pPr>
        <w:pStyle w:val="Titolo4"/>
        <w:rPr>
          <w:lang w:val="en-US"/>
        </w:rPr>
      </w:pPr>
      <w:bookmarkStart w:id="89" w:name="_Toc169972741"/>
      <w:r w:rsidRPr="00213643">
        <w:rPr>
          <w:lang w:val="en-US"/>
        </w:rPr>
        <w:t>TRAM - Threat Report ATT&amp;CK Mapper</w:t>
      </w:r>
      <w:bookmarkEnd w:id="89"/>
    </w:p>
    <w:p w14:paraId="429C66E5" w14:textId="2311925D" w:rsidR="00D2551D" w:rsidRPr="00D2551D" w:rsidRDefault="00D2551D" w:rsidP="00A329E5">
      <w:pPr>
        <w:rPr>
          <w:b/>
          <w:spacing w:val="0"/>
        </w:rPr>
      </w:pPr>
      <w:r w:rsidRPr="00B204D2">
        <w:rPr>
          <w:b/>
          <w:bCs/>
        </w:rPr>
        <w:t>TRAM</w:t>
      </w:r>
      <w:r w:rsidRPr="00D2551D">
        <w:t xml:space="preserve"> (</w:t>
      </w:r>
      <w:proofErr w:type="spellStart"/>
      <w:r w:rsidRPr="00D2551D">
        <w:t>Threat</w:t>
      </w:r>
      <w:proofErr w:type="spellEnd"/>
      <w:r w:rsidRPr="00D2551D">
        <w:t xml:space="preserve"> Report ATT&amp;CK Mapper)</w:t>
      </w:r>
      <w:r w:rsidR="00BF0DB8">
        <w:t xml:space="preserve"> [25]</w:t>
      </w:r>
      <w:r w:rsidRPr="00D2551D">
        <w:t xml:space="preserve">, sviluppato da MITRE </w:t>
      </w:r>
      <w:proofErr w:type="spellStart"/>
      <w:r w:rsidRPr="00D2551D">
        <w:t>Engenuity</w:t>
      </w:r>
      <w:proofErr w:type="spellEnd"/>
      <w:r w:rsidRPr="00D2551D">
        <w:t xml:space="preserve">, è uno strumento che mira a individuare le relazioni tra un report testuale proveniente dalla community CTI e le </w:t>
      </w:r>
      <w:proofErr w:type="spellStart"/>
      <w:r w:rsidRPr="00D2551D">
        <w:t>TTPs</w:t>
      </w:r>
      <w:proofErr w:type="spellEnd"/>
      <w:r w:rsidRPr="00D2551D">
        <w:t xml:space="preserve"> (</w:t>
      </w:r>
      <w:proofErr w:type="spellStart"/>
      <w:r w:rsidRPr="00D2551D">
        <w:t>Tactics</w:t>
      </w:r>
      <w:proofErr w:type="spellEnd"/>
      <w:r w:rsidRPr="00D2551D">
        <w:t xml:space="preserve">, Techniques, and </w:t>
      </w:r>
      <w:proofErr w:type="spellStart"/>
      <w:r w:rsidRPr="00D2551D">
        <w:t>Procedures</w:t>
      </w:r>
      <w:proofErr w:type="spellEnd"/>
      <w:r w:rsidRPr="00D2551D">
        <w:t xml:space="preserve">) del framework MITRE ATT&amp;CK. Utilizzando un modello di machine learning basato su BERT e un modello di </w:t>
      </w:r>
      <w:r w:rsidR="00BF0DB8">
        <w:t>R</w:t>
      </w:r>
      <w:r w:rsidRPr="00D2551D">
        <w:t xml:space="preserve">egressione </w:t>
      </w:r>
      <w:r w:rsidR="00BF0DB8">
        <w:t>L</w:t>
      </w:r>
      <w:r w:rsidRPr="00D2551D">
        <w:t>ogistica</w:t>
      </w:r>
      <w:r w:rsidR="00BF0DB8">
        <w:rPr>
          <w:rStyle w:val="Rimandonotaapidipagina"/>
        </w:rPr>
        <w:footnoteReference w:id="13"/>
      </w:r>
      <w:r w:rsidRPr="00D2551D">
        <w:t xml:space="preserve">, TRAM identifica queste relazioni. Tuttavia, sebbene lo strumento sembri essere pratico, attualmente non offre un'API pronta per la produzione, limitando la sua integrazione diretta con altri sistemi machine-to-machine. Anche se è possibile bypassare questa limitazione utilizzando tecniche di web </w:t>
      </w:r>
      <w:proofErr w:type="spellStart"/>
      <w:r w:rsidRPr="00D2551D">
        <w:t>scraping</w:t>
      </w:r>
      <w:proofErr w:type="spellEnd"/>
      <w:r w:rsidR="00E02750">
        <w:t xml:space="preserve"> o ricreazione dei metodi di accesso alle informazioni finali</w:t>
      </w:r>
      <w:r w:rsidRPr="00D2551D">
        <w:t>, va notato che TRAM si basa su modelli di machine learning addestrati su</w:t>
      </w:r>
      <w:r>
        <w:t xml:space="preserve"> report</w:t>
      </w:r>
      <w:r w:rsidRPr="00D2551D">
        <w:t xml:space="preserve"> provenienti </w:t>
      </w:r>
      <w:r w:rsidRPr="00D2551D">
        <w:lastRenderedPageBreak/>
        <w:t>esclusivamente dalla</w:t>
      </w:r>
      <w:r w:rsidR="00B204D2">
        <w:t xml:space="preserve"> </w:t>
      </w:r>
      <w:r w:rsidR="00B204D2" w:rsidRPr="00D2551D">
        <w:t>CTI</w:t>
      </w:r>
      <w:r w:rsidRPr="00D2551D">
        <w:t xml:space="preserve"> community</w:t>
      </w:r>
      <w:r w:rsidR="00B204D2">
        <w:t>, d</w:t>
      </w:r>
      <w:r w:rsidRPr="00D2551D">
        <w:t xml:space="preserve">i conseguenza, non è in grado di </w:t>
      </w:r>
      <w:r>
        <w:t>analizzare</w:t>
      </w:r>
      <w:r w:rsidRPr="00D2551D">
        <w:t xml:space="preserve"> descrizioni relative a CVE</w:t>
      </w:r>
      <w:r w:rsidR="00B86D72">
        <w:t>, che risultano molto specifiche al software a cui si rivolgono</w:t>
      </w:r>
      <w:r w:rsidRPr="00D2551D">
        <w:t>, come invece richiesto nello studio in questione.</w:t>
      </w:r>
    </w:p>
    <w:p w14:paraId="59D7680C" w14:textId="12BB1220" w:rsidR="001B7EEE" w:rsidRPr="00213643" w:rsidRDefault="001B7EEE" w:rsidP="00A329E5">
      <w:pPr>
        <w:pStyle w:val="Titolo4"/>
        <w:rPr>
          <w:lang w:val="en-US"/>
        </w:rPr>
      </w:pPr>
      <w:bookmarkStart w:id="90" w:name="_Toc169972742"/>
      <w:r w:rsidRPr="00213643">
        <w:rPr>
          <w:lang w:val="en-US"/>
        </w:rPr>
        <w:t>Threat action extraction using information retrieval</w:t>
      </w:r>
      <w:bookmarkEnd w:id="90"/>
    </w:p>
    <w:p w14:paraId="019F15F1" w14:textId="4B136629" w:rsidR="001B7EEE" w:rsidRDefault="000E0DCA" w:rsidP="00A329E5">
      <w:r>
        <w:t xml:space="preserve">In un altro studio </w:t>
      </w:r>
      <w:r w:rsidR="001B7EEE">
        <w:t>[</w:t>
      </w:r>
      <w:r w:rsidR="004972D0">
        <w:t>2</w:t>
      </w:r>
      <w:r w:rsidR="007A54C8">
        <w:t>8</w:t>
      </w:r>
      <w:r w:rsidR="001B7EEE">
        <w:t xml:space="preserve">] </w:t>
      </w:r>
      <w:r>
        <w:t>è stato</w:t>
      </w:r>
      <w:r w:rsidR="001B7EEE">
        <w:t xml:space="preserve"> proposto un modello</w:t>
      </w:r>
      <w:r w:rsidR="008D1ED7">
        <w:t xml:space="preserve"> denominat</w:t>
      </w:r>
      <w:r w:rsidR="00E02750">
        <w:t>o</w:t>
      </w:r>
      <w:r w:rsidR="008D1ED7">
        <w:t xml:space="preserve"> </w:t>
      </w:r>
      <w:proofErr w:type="spellStart"/>
      <w:r w:rsidR="008D1ED7" w:rsidRPr="00E02750">
        <w:rPr>
          <w:b/>
          <w:bCs/>
        </w:rPr>
        <w:t>SecureBERT</w:t>
      </w:r>
      <w:proofErr w:type="spellEnd"/>
      <w:r w:rsidR="001B7EEE">
        <w:t xml:space="preserve"> per estrarre azioni di minaccia utilizzando tecniche di recupero delle informazioni. Per catturare le azioni di minaccia, questo studio utilizza vettori di parole, algoritmi di tagging e di filtraggio. La soluzione proposta genera automaticamente una lista di azioni di minaccia come base dell'ontologia, impiega una tecnica di estrazione in due fasi delle azioni di minaccia chiave e utilizza modelli di vettori di parole per l'estrazione di queste azioni. Questo lavoro etichetta i token in una frase con le loro categorie grammaticali utilizzando il part-of-speech tagging, ma non mantiene i legami grammaticali tra di essi, risultando</w:t>
      </w:r>
      <w:r w:rsidR="00B204D2">
        <w:t xml:space="preserve"> quindi una</w:t>
      </w:r>
      <w:r w:rsidR="001B7EEE">
        <w:t xml:space="preserve"> semantica limitata </w:t>
      </w:r>
      <w:r w:rsidR="008D1ED7">
        <w:t>e</w:t>
      </w:r>
      <w:r w:rsidR="001B7EEE">
        <w:t xml:space="preserve"> poco utile per collegare i testi di cybersicurezza</w:t>
      </w:r>
      <w:r w:rsidR="00B204D2">
        <w:t xml:space="preserve"> molto complessi e prolissi</w:t>
      </w:r>
      <w:r w:rsidR="001B7EEE">
        <w:t>.</w:t>
      </w:r>
    </w:p>
    <w:p w14:paraId="0D33B655" w14:textId="42A02C8E" w:rsidR="00B204D2" w:rsidRPr="00213643" w:rsidRDefault="00B204D2" w:rsidP="00B204D2">
      <w:pPr>
        <w:pStyle w:val="Titolo4"/>
        <w:rPr>
          <w:lang w:val="en-US"/>
        </w:rPr>
      </w:pPr>
      <w:bookmarkStart w:id="91" w:name="_Toc169972743"/>
      <w:proofErr w:type="spellStart"/>
      <w:r w:rsidRPr="00213643">
        <w:rPr>
          <w:bCs/>
          <w:lang w:val="en-US"/>
        </w:rPr>
        <w:lastRenderedPageBreak/>
        <w:t>TTPpredictor</w:t>
      </w:r>
      <w:proofErr w:type="spellEnd"/>
      <w:r w:rsidRPr="00213643">
        <w:rPr>
          <w:lang w:val="en-US"/>
        </w:rPr>
        <w:t xml:space="preserve"> - CVE-driven attack technique prediction with semantic information extraction and a domain-specific language model</w:t>
      </w:r>
      <w:bookmarkEnd w:id="91"/>
    </w:p>
    <w:p w14:paraId="13E6848B" w14:textId="0D9A073E" w:rsidR="00B204D2" w:rsidRDefault="00B204D2" w:rsidP="00B204D2">
      <w:r>
        <w:t xml:space="preserve">Nello studio in quesitone </w:t>
      </w:r>
      <w:r w:rsidRPr="001B7EEE">
        <w:t>[2</w:t>
      </w:r>
      <w:r>
        <w:t>6</w:t>
      </w:r>
      <w:r w:rsidRPr="001B7EEE">
        <w:t>]</w:t>
      </w:r>
      <w:r>
        <w:t xml:space="preserve"> è stato migliorato il modello</w:t>
      </w:r>
      <w:r w:rsidR="00E02750">
        <w:t xml:space="preserve"> </w:t>
      </w:r>
      <w:r>
        <w:t xml:space="preserve">precedentemente creato dai medesimi autori denominato </w:t>
      </w:r>
      <w:proofErr w:type="spellStart"/>
      <w:r>
        <w:t>SecureBERT</w:t>
      </w:r>
      <w:proofErr w:type="spellEnd"/>
      <w:r>
        <w:t xml:space="preserve"> (modello basato su BERT che utilizza il SRL</w:t>
      </w:r>
      <w:r>
        <w:rPr>
          <w:rStyle w:val="Rimandonotaapidipagina"/>
          <w:bCs/>
        </w:rPr>
        <w:footnoteReference w:id="14"/>
      </w:r>
      <w:r>
        <w:t xml:space="preserve">) [27], con il nuovo nome di </w:t>
      </w:r>
      <w:proofErr w:type="spellStart"/>
      <w:r w:rsidRPr="007E3098">
        <w:rPr>
          <w:b/>
        </w:rPr>
        <w:t>TTPpredictor</w:t>
      </w:r>
      <w:proofErr w:type="spellEnd"/>
      <w:r>
        <w:t xml:space="preserve">. </w:t>
      </w:r>
    </w:p>
    <w:p w14:paraId="0D777BAD" w14:textId="77777777" w:rsidR="00B204D2" w:rsidRDefault="00B204D2" w:rsidP="00B204D2">
      <w:r>
        <w:t>Gli autori affermano di aver ottenuto un’</w:t>
      </w:r>
      <w:proofErr w:type="spellStart"/>
      <w:r>
        <w:t>accurancy</w:t>
      </w:r>
      <w:proofErr w:type="spellEnd"/>
      <w:r>
        <w:rPr>
          <w:rStyle w:val="Rimandonotaapidipagina"/>
          <w:bCs/>
        </w:rPr>
        <w:footnoteReference w:id="15"/>
      </w:r>
      <w:r>
        <w:t xml:space="preserve"> di circa il 98% e un F1-score tra il 95% e 98%.</w:t>
      </w:r>
    </w:p>
    <w:p w14:paraId="3BD051A6" w14:textId="77777777" w:rsidR="00B204D2" w:rsidRPr="007E3098" w:rsidRDefault="00B204D2" w:rsidP="00B204D2">
      <w:r w:rsidRPr="007E3098">
        <w:t xml:space="preserve">Tuttavia, nonostante l'efficacia di </w:t>
      </w:r>
      <w:proofErr w:type="spellStart"/>
      <w:r w:rsidRPr="007E3098">
        <w:t>TTPpredictor</w:t>
      </w:r>
      <w:proofErr w:type="spellEnd"/>
      <w:r w:rsidRPr="007E3098">
        <w:t xml:space="preserve">, questo strumento </w:t>
      </w:r>
      <w:r>
        <w:t xml:space="preserve">non può essere utilizzato </w:t>
      </w:r>
      <w:r w:rsidRPr="007E3098">
        <w:t xml:space="preserve">per lo studio in questione, poiché non considera le CWE e le </w:t>
      </w:r>
      <w:proofErr w:type="spellStart"/>
      <w:r w:rsidRPr="007E3098">
        <w:t>TTP</w:t>
      </w:r>
      <w:r>
        <w:t>s</w:t>
      </w:r>
      <w:proofErr w:type="spellEnd"/>
      <w:r w:rsidRPr="007E3098">
        <w:t xml:space="preserve"> della matrice ATLAS</w:t>
      </w:r>
      <w:r>
        <w:t>, tantomeno potrà essere testato visto che non sembra essere</w:t>
      </w:r>
      <w:r>
        <w:rPr>
          <w:rStyle w:val="Rimandonotaapidipagina"/>
          <w:bCs/>
        </w:rPr>
        <w:footnoteReference w:id="16"/>
      </w:r>
      <w:r>
        <w:t xml:space="preserve"> di pubblico dominio</w:t>
      </w:r>
      <w:r w:rsidRPr="007E3098">
        <w:t>.</w:t>
      </w:r>
    </w:p>
    <w:p w14:paraId="240ED36C" w14:textId="77777777" w:rsidR="00B204D2" w:rsidRDefault="00B204D2" w:rsidP="00A329E5"/>
    <w:p w14:paraId="4F1961B1" w14:textId="42AE00EE" w:rsidR="001B7EEE" w:rsidRPr="00213643" w:rsidRDefault="004972D0" w:rsidP="00A329E5">
      <w:pPr>
        <w:pStyle w:val="Titolo4"/>
        <w:rPr>
          <w:lang w:val="en-US"/>
        </w:rPr>
      </w:pPr>
      <w:bookmarkStart w:id="92" w:name="_Toc169972744"/>
      <w:proofErr w:type="spellStart"/>
      <w:r w:rsidRPr="00213643">
        <w:rPr>
          <w:lang w:val="en-US"/>
        </w:rPr>
        <w:lastRenderedPageBreak/>
        <w:t>ExAction</w:t>
      </w:r>
      <w:proofErr w:type="spellEnd"/>
      <w:r w:rsidRPr="00213643">
        <w:rPr>
          <w:lang w:val="en-US"/>
        </w:rPr>
        <w:t xml:space="preserve">: </w:t>
      </w:r>
      <w:r w:rsidR="001B7EEE" w:rsidRPr="00213643">
        <w:rPr>
          <w:lang w:val="en-US"/>
        </w:rPr>
        <w:t>Automatically extracting threat actions from cyber threat intelligence report based on multimodal learning</w:t>
      </w:r>
      <w:bookmarkEnd w:id="92"/>
    </w:p>
    <w:p w14:paraId="1BC5A469" w14:textId="46A1BA9D" w:rsidR="001B7EEE" w:rsidRDefault="000E0DCA" w:rsidP="00A329E5">
      <w:r>
        <w:t xml:space="preserve">In questo paper </w:t>
      </w:r>
      <w:r w:rsidR="001B7EEE">
        <w:t>[</w:t>
      </w:r>
      <w:r w:rsidR="004972D0">
        <w:t>2</w:t>
      </w:r>
      <w:r w:rsidR="007A54C8">
        <w:t>9</w:t>
      </w:r>
      <w:r w:rsidR="001B7EEE">
        <w:t xml:space="preserve">], gli autori presentano un meccanismo per estrarre automaticamente azioni di minaccia dai rapporti APT e produrre </w:t>
      </w:r>
      <w:proofErr w:type="spellStart"/>
      <w:r w:rsidR="001B7EEE">
        <w:t>TTP</w:t>
      </w:r>
      <w:r w:rsidR="00B204D2">
        <w:t>s</w:t>
      </w:r>
      <w:proofErr w:type="spellEnd"/>
      <w:r w:rsidR="001B7EEE">
        <w:t>.</w:t>
      </w:r>
      <w:r w:rsidR="00E02750">
        <w:t xml:space="preserve"> Vengono estratte le azioni di minaccia</w:t>
      </w:r>
      <w:r w:rsidR="001B7EEE">
        <w:t xml:space="preserve"> dai rapporti APT utilizzando un estrattore basato su BERT-</w:t>
      </w:r>
      <w:proofErr w:type="spellStart"/>
      <w:r w:rsidR="001B7EEE">
        <w:t>BiLSTM</w:t>
      </w:r>
      <w:proofErr w:type="spellEnd"/>
      <w:r w:rsidR="001B7EEE">
        <w:t>-CRF</w:t>
      </w:r>
      <w:r w:rsidR="00B204D2">
        <w:t>.</w:t>
      </w:r>
      <w:r w:rsidR="001B7EEE">
        <w:t xml:space="preserve"> </w:t>
      </w:r>
      <w:r w:rsidR="00B204D2">
        <w:t xml:space="preserve">Viene </w:t>
      </w:r>
      <w:r w:rsidR="00E02750">
        <w:t>usata</w:t>
      </w:r>
      <w:r w:rsidR="00B204D2">
        <w:t xml:space="preserve"> </w:t>
      </w:r>
      <w:r w:rsidR="001B7EEE">
        <w:t>una tecnica per estrarre relazioni tra entità, collegando le entità in modo contestuale e semantico</w:t>
      </w:r>
      <w:r w:rsidR="00B204D2">
        <w:t>, q</w:t>
      </w:r>
      <w:r w:rsidR="001B7EEE">
        <w:t>uesto approccio</w:t>
      </w:r>
      <w:r w:rsidR="00E02750">
        <w:t xml:space="preserve"> però</w:t>
      </w:r>
      <w:r w:rsidR="001B7EEE">
        <w:t xml:space="preserve"> ha capacità limitate di estrazione delle azioni a causa della sua eccessiva dipendenza dall'analisi semantica e del part-of-speech che non riesce a identificare </w:t>
      </w:r>
      <w:r w:rsidR="00B204D2">
        <w:t xml:space="preserve">correttamente i riferimenti </w:t>
      </w:r>
      <w:r w:rsidR="001B7EEE">
        <w:t>dei pronomi. Inoltre</w:t>
      </w:r>
      <w:r w:rsidR="00B204D2">
        <w:t xml:space="preserve"> questo studio </w:t>
      </w:r>
      <w:r w:rsidR="001B7EEE">
        <w:t>non si estende al collegamento delle informazioni sulle vulnerabilità e sulle minacce</w:t>
      </w:r>
      <w:r w:rsidR="00B204D2">
        <w:t>, risultando così inutilizzabile per la risoluzione dell’obbiettivo posto</w:t>
      </w:r>
      <w:r w:rsidR="001B7EEE">
        <w:t>.</w:t>
      </w:r>
    </w:p>
    <w:p w14:paraId="08411EAC" w14:textId="72D6B416" w:rsidR="001B7EEE" w:rsidRPr="00213643" w:rsidRDefault="001B7EEE" w:rsidP="00A329E5">
      <w:pPr>
        <w:pStyle w:val="Titolo4"/>
        <w:rPr>
          <w:lang w:val="en-US"/>
        </w:rPr>
      </w:pPr>
      <w:bookmarkStart w:id="93" w:name="_Toc169972745"/>
      <w:r w:rsidRPr="00213643">
        <w:rPr>
          <w:lang w:val="en-US"/>
        </w:rPr>
        <w:t>Automated threat report classification over multi-source data</w:t>
      </w:r>
      <w:bookmarkEnd w:id="93"/>
    </w:p>
    <w:p w14:paraId="45426DBF" w14:textId="1BCECC84" w:rsidR="001B7EEE" w:rsidRDefault="000E0DCA" w:rsidP="00A329E5">
      <w:r>
        <w:t>Altri ricercatori</w:t>
      </w:r>
      <w:r w:rsidR="001B7EEE">
        <w:t xml:space="preserve"> [</w:t>
      </w:r>
      <w:r w:rsidR="007A54C8">
        <w:t>30</w:t>
      </w:r>
      <w:r w:rsidR="001B7EEE">
        <w:t xml:space="preserve">] hanno sfruttato tecniche di elaborazione del linguaggio naturale per estrarre azioni degli aggressori da 18.257 documenti di rapporti di minacce generati da diverse organizzazioni e le hanno classificate automaticamente in tattiche e tecniche standardizzate. La mancanza di dati etichettati e </w:t>
      </w:r>
      <w:r w:rsidR="001B7EEE">
        <w:lastRenderedPageBreak/>
        <w:t xml:space="preserve">formati di rapporti non standard sono le principali sfide che questo studio affronta utilizzando un approccio di correzione dei </w:t>
      </w:r>
      <w:proofErr w:type="spellStart"/>
      <w:r w:rsidR="001B7EEE">
        <w:t>bias</w:t>
      </w:r>
      <w:proofErr w:type="spellEnd"/>
      <w:r w:rsidR="001B7EEE">
        <w:t xml:space="preserve">. In questo lavoro, le descrizioni testuali dei </w:t>
      </w:r>
      <w:r w:rsidR="008D1ED7">
        <w:t>report vengono</w:t>
      </w:r>
      <w:r w:rsidR="001B7EEE">
        <w:t xml:space="preserve"> </w:t>
      </w:r>
      <w:proofErr w:type="spellStart"/>
      <w:r w:rsidR="001B7EEE">
        <w:t>tokenizzate</w:t>
      </w:r>
      <w:proofErr w:type="spellEnd"/>
      <w:r w:rsidR="001B7EEE">
        <w:t xml:space="preserve">, </w:t>
      </w:r>
      <w:r w:rsidR="008D1ED7">
        <w:t xml:space="preserve">viene calcolato </w:t>
      </w:r>
      <w:r w:rsidR="001B7EEE">
        <w:t xml:space="preserve">il punteggio TF-IDF per ogni parola e vengono applicati diversi meccanismi di correzione dei </w:t>
      </w:r>
      <w:proofErr w:type="spellStart"/>
      <w:r w:rsidR="001B7EEE">
        <w:t>bias</w:t>
      </w:r>
      <w:proofErr w:type="spellEnd"/>
      <w:r w:rsidR="001B7EEE">
        <w:t xml:space="preserve"> per superare i formati non standard.</w:t>
      </w:r>
      <w:r w:rsidR="008D1ED7">
        <w:t xml:space="preserve"> Tuttavia</w:t>
      </w:r>
      <w:r w:rsidR="001B7EEE">
        <w:t xml:space="preserve"> </w:t>
      </w:r>
      <w:r w:rsidR="008D1ED7">
        <w:t>c</w:t>
      </w:r>
      <w:r w:rsidR="001B7EEE">
        <w:t>ome riportato</w:t>
      </w:r>
      <w:r w:rsidR="004972D0">
        <w:t xml:space="preserve">, </w:t>
      </w:r>
      <w:r w:rsidR="001B7EEE">
        <w:t>questo approccio mostra una precisione molto bassa, vicina al 60%, nella classificazione delle informazioni sulle minacce in tecniche ATT&amp;CK quando si utilizzano rapporti di minacce comunemente usati come le note APT e i dataset Symantec come dati di test.</w:t>
      </w:r>
    </w:p>
    <w:p w14:paraId="20791A3F" w14:textId="2418BD5D" w:rsidR="001B7EEE" w:rsidRDefault="001B7EEE" w:rsidP="00A329E5">
      <w:pPr>
        <w:pStyle w:val="Titolo4"/>
      </w:pPr>
      <w:bookmarkStart w:id="94" w:name="_Toc169972746"/>
      <w:r>
        <w:t>BRON</w:t>
      </w:r>
      <w:bookmarkEnd w:id="94"/>
    </w:p>
    <w:p w14:paraId="60F09EE7" w14:textId="26AC12BB" w:rsidR="001B7EEE" w:rsidRDefault="001B7EEE" w:rsidP="00A329E5">
      <w:r>
        <w:t>BRON [</w:t>
      </w:r>
      <w:r w:rsidR="004972D0">
        <w:t>3</w:t>
      </w:r>
      <w:r w:rsidR="007A54C8">
        <w:t>1</w:t>
      </w:r>
      <w:r>
        <w:t xml:space="preserve">] è un framework completo che combina più fonti pubbliche di informazioni su minacce e vulnerabilità informatiche, ovvero </w:t>
      </w:r>
      <w:proofErr w:type="spellStart"/>
      <w:r>
        <w:t>MITRE's</w:t>
      </w:r>
      <w:proofErr w:type="spellEnd"/>
      <w:r>
        <w:t xml:space="preserve"> ATT&amp;CK MATRIX, CWE, CVE e CAPEC. BRON mantiene tutte le voci e le relazioni, facilitando il tracciamento bidirezionale del percorso. Utilizza modelli di attacco per stabilire connessioni tra obiettivi di attacco, mezzi, vulnerabilità e configurazioni software e hardware mirate. Nonostante il grande database di informazioni sulle minacce raccolte in questo studio, questo dataset è inutilizzabile per addestrare modelli di classificazione CVE</w:t>
      </w:r>
      <w:r w:rsidR="00290826">
        <w:t xml:space="preserve"> to </w:t>
      </w:r>
      <w:proofErr w:type="spellStart"/>
      <w:r w:rsidR="00290826">
        <w:t>TTPs</w:t>
      </w:r>
      <w:proofErr w:type="spellEnd"/>
      <w:r w:rsidR="00290826">
        <w:t xml:space="preserve"> </w:t>
      </w:r>
      <w:r>
        <w:t>perché l'etichettatura è troppo generale/astratta e non si orienta verso le specifiche CVE/CWE e tecniche MITRE.</w:t>
      </w:r>
    </w:p>
    <w:p w14:paraId="0A0CF0B8" w14:textId="7335EC05" w:rsidR="001B7EEE" w:rsidRPr="00213643" w:rsidRDefault="001B7EEE" w:rsidP="00A329E5">
      <w:pPr>
        <w:pStyle w:val="Titolo4"/>
        <w:rPr>
          <w:lang w:val="en-US"/>
        </w:rPr>
      </w:pPr>
      <w:bookmarkStart w:id="95" w:name="_Toc169972747"/>
      <w:r w:rsidRPr="00213643">
        <w:rPr>
          <w:lang w:val="en-US"/>
        </w:rPr>
        <w:lastRenderedPageBreak/>
        <w:t xml:space="preserve">Linking </w:t>
      </w:r>
      <w:r w:rsidR="00D2551D" w:rsidRPr="00213643">
        <w:rPr>
          <w:lang w:val="en-US"/>
        </w:rPr>
        <w:t>CVE</w:t>
      </w:r>
      <w:r w:rsidRPr="00213643">
        <w:rPr>
          <w:lang w:val="en-US"/>
        </w:rPr>
        <w:t xml:space="preserve">s to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techniques</w:t>
      </w:r>
      <w:bookmarkEnd w:id="95"/>
    </w:p>
    <w:p w14:paraId="2D7B6C6E" w14:textId="39A6F2ED" w:rsidR="001B7EEE" w:rsidRDefault="000E0DCA" w:rsidP="00A329E5">
      <w:r>
        <w:t xml:space="preserve">Un’altra soluzione </w:t>
      </w:r>
      <w:r w:rsidR="001B7EEE">
        <w:t>[</w:t>
      </w:r>
      <w:r w:rsidR="004972D0">
        <w:t>3</w:t>
      </w:r>
      <w:r w:rsidR="007A54C8">
        <w:t>2</w:t>
      </w:r>
      <w:r w:rsidR="001B7EEE">
        <w:t xml:space="preserve">] </w:t>
      </w:r>
      <w:r w:rsidR="00EE0628">
        <w:t>proposta da altri ricercatori promuove</w:t>
      </w:r>
      <w:r w:rsidR="001B7EEE">
        <w:t xml:space="preserve"> l'uso della tassonomia MITRE ATT&amp;CK per mappare le CVE alle tecniche di attacco. Introducono un modello di rete neurale di </w:t>
      </w:r>
      <w:proofErr w:type="spellStart"/>
      <w:r w:rsidR="001B7EEE">
        <w:t>embedding</w:t>
      </w:r>
      <w:proofErr w:type="spellEnd"/>
      <w:r w:rsidR="001B7EEE">
        <w:t xml:space="preserve"> multi-head con etichettatura non supervisionata per automatizzare questo processo. </w:t>
      </w:r>
      <w:r w:rsidR="00290826">
        <w:t>IN questo studio affermano che a</w:t>
      </w:r>
      <w:r w:rsidR="001B7EEE">
        <w:t>rricchire le CVE con una base di conoscenza di strategie di mitigazione e scenari di attacco migliora</w:t>
      </w:r>
      <w:r w:rsidR="00290826">
        <w:t xml:space="preserve"> il modello nel</w:t>
      </w:r>
      <w:r w:rsidR="001B7EEE">
        <w:t>la comprensione. La valutazione mostra la mappatura di molte CVE alle tecniche ATT&amp;CK, ma le limitazioni, tra cui una copertura limitata di sole 17 tecniche e una piccola base di conoscenza, rendono la soluzione poco pratica.</w:t>
      </w:r>
    </w:p>
    <w:p w14:paraId="72FB8A87" w14:textId="48FD94A6" w:rsidR="001B7EEE" w:rsidRPr="00213643" w:rsidRDefault="00B72E27" w:rsidP="00A329E5">
      <w:pPr>
        <w:pStyle w:val="Titolo4"/>
        <w:rPr>
          <w:lang w:val="en-US"/>
        </w:rPr>
      </w:pPr>
      <w:bookmarkStart w:id="96" w:name="_Toc169972748"/>
      <w:r w:rsidRPr="00213643">
        <w:rPr>
          <w:lang w:val="en-US"/>
        </w:rPr>
        <w:t xml:space="preserve">Cve2att&amp;ck: Bert-based mapping of CVEs to </w:t>
      </w:r>
      <w:proofErr w:type="spellStart"/>
      <w:r w:rsidRPr="00213643">
        <w:rPr>
          <w:lang w:val="en-US"/>
        </w:rPr>
        <w:t>mitre</w:t>
      </w:r>
      <w:proofErr w:type="spellEnd"/>
      <w:r w:rsidRPr="00213643">
        <w:rPr>
          <w:lang w:val="en-US"/>
        </w:rPr>
        <w:t xml:space="preserve"> ATT&amp;CK techniques</w:t>
      </w:r>
      <w:bookmarkEnd w:id="96"/>
    </w:p>
    <w:p w14:paraId="36FE63B1" w14:textId="4FB89D45" w:rsidR="001B7EEE" w:rsidRDefault="00EE0628" w:rsidP="00A329E5">
      <w:r>
        <w:t>In questo studio</w:t>
      </w:r>
      <w:r w:rsidR="001B7EEE">
        <w:t xml:space="preserve"> [</w:t>
      </w:r>
      <w:r w:rsidR="004972D0">
        <w:t>3</w:t>
      </w:r>
      <w:r w:rsidR="007A54C8">
        <w:t>3</w:t>
      </w:r>
      <w:r w:rsidR="001B7EEE">
        <w:t xml:space="preserve">] affrontano un database di conoscenze sulla sicurezza informatica standardizzato annotando un dataset di CVE con tecniche MITRE ATT&amp;CK. Il loro studio presenta modelli per collegare automaticamente le CVE alle tecniche utilizzando la descrizione testuale dai metadati CVE. Utilizzano modelli di machine learning classici e modelli di linguaggio basati su BERT, </w:t>
      </w:r>
      <w:r w:rsidR="00311DF0">
        <w:t xml:space="preserve">tuttavia vengono usati </w:t>
      </w:r>
      <w:r w:rsidR="001B7EEE">
        <w:t>set di addestramento sbilanciati</w:t>
      </w:r>
      <w:r w:rsidR="00311DF0">
        <w:t xml:space="preserve"> e solo </w:t>
      </w:r>
      <w:r w:rsidR="00311DF0">
        <w:t>1813 CVE</w:t>
      </w:r>
      <w:r w:rsidR="00311DF0">
        <w:t xml:space="preserve"> e </w:t>
      </w:r>
      <w:r w:rsidR="00311DF0">
        <w:t>31 tecniche MITRE</w:t>
      </w:r>
      <w:r w:rsidR="00311DF0">
        <w:t>, il</w:t>
      </w:r>
      <w:r w:rsidR="001B7EEE">
        <w:t xml:space="preserve"> miglior modello</w:t>
      </w:r>
      <w:r w:rsidR="00311DF0">
        <w:t xml:space="preserve"> infatti</w:t>
      </w:r>
      <w:r w:rsidR="001B7EEE">
        <w:t xml:space="preserve"> ha </w:t>
      </w:r>
      <w:r w:rsidR="001B7EEE">
        <w:lastRenderedPageBreak/>
        <w:t>ottenuto un F1-score</w:t>
      </w:r>
      <w:r w:rsidR="00C328AF">
        <w:rPr>
          <w:rStyle w:val="Rimandonotaapidipagina"/>
        </w:rPr>
        <w:footnoteReference w:id="17"/>
      </w:r>
      <w:r w:rsidR="001B7EEE">
        <w:t xml:space="preserve"> del 47,84%</w:t>
      </w:r>
      <w:r w:rsidR="00311DF0">
        <w:t xml:space="preserve">, </w:t>
      </w:r>
      <w:r w:rsidR="001B7EEE">
        <w:t>indicando una mancanza di generalizzazione</w:t>
      </w:r>
      <w:r w:rsidR="00290826">
        <w:t xml:space="preserve"> in fase di addestramento</w:t>
      </w:r>
      <w:r w:rsidR="001B7EEE">
        <w:t>.</w:t>
      </w:r>
    </w:p>
    <w:p w14:paraId="58434083" w14:textId="4FE46782" w:rsidR="001B7EEE" w:rsidRPr="00213643" w:rsidRDefault="00B72E27" w:rsidP="00A329E5">
      <w:pPr>
        <w:pStyle w:val="Titolo4"/>
        <w:rPr>
          <w:lang w:val="en-US"/>
        </w:rPr>
      </w:pPr>
      <w:bookmarkStart w:id="97" w:name="_Toc169972749"/>
      <w:r w:rsidRPr="00213643">
        <w:rPr>
          <w:lang w:val="en-US"/>
        </w:rPr>
        <w:t xml:space="preserve">Linking common vulnerabilities and exposures to the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framework: A self-distillation approach</w:t>
      </w:r>
      <w:bookmarkEnd w:id="97"/>
    </w:p>
    <w:p w14:paraId="3B34C1D8" w14:textId="3174B4A4" w:rsidR="002955F9" w:rsidRDefault="00EE0628" w:rsidP="00A329E5">
      <w:r>
        <w:t xml:space="preserve">Un ultimo lavoro </w:t>
      </w:r>
      <w:r w:rsidR="001B7EEE">
        <w:t>[</w:t>
      </w:r>
      <w:r w:rsidR="004972D0">
        <w:t>3</w:t>
      </w:r>
      <w:r w:rsidR="007A54C8">
        <w:t>4</w:t>
      </w:r>
      <w:r w:rsidR="001B7EEE">
        <w:t xml:space="preserve">] </w:t>
      </w:r>
      <w:r>
        <w:t xml:space="preserve">mira </w:t>
      </w:r>
      <w:r w:rsidR="001B7EEE">
        <w:t xml:space="preserve">a costruire una base di conoscenze sulla sicurezza informatica per la difesa delle infrastrutture critiche. </w:t>
      </w:r>
      <w:r w:rsidR="00290826">
        <w:t>Viene proposto</w:t>
      </w:r>
      <w:r w:rsidR="001B7EEE">
        <w:t xml:space="preserve"> il modello CVE Transformer (</w:t>
      </w:r>
      <w:r w:rsidR="001B7EEE" w:rsidRPr="00290826">
        <w:rPr>
          <w:b/>
          <w:bCs/>
        </w:rPr>
        <w:t>CVET</w:t>
      </w:r>
      <w:r w:rsidR="001B7EEE">
        <w:t xml:space="preserve">) per etichettare le CVE con </w:t>
      </w:r>
      <w:r w:rsidR="00311DF0">
        <w:t>10</w:t>
      </w:r>
      <w:r w:rsidR="001B7EEE">
        <w:t xml:space="preserve"> tattiche ATT&amp;CK. Il modello utilizza il fine-tuning e la distillazione della conoscenza con </w:t>
      </w:r>
      <w:proofErr w:type="spellStart"/>
      <w:r w:rsidR="001B7EEE">
        <w:t>RoBERTa</w:t>
      </w:r>
      <w:proofErr w:type="spellEnd"/>
      <w:r w:rsidR="001B7EEE">
        <w:t>, raggiungendo un F1-score del 76,1% nell'etichettare le CVE. Lo studio utilizza un dataset CVE da BRON [</w:t>
      </w:r>
      <w:r w:rsidR="00D2551D">
        <w:t>31</w:t>
      </w:r>
      <w:r w:rsidR="001B7EEE">
        <w:t>], che fornisce classificazioni in astrazioni di alto livello, comprese le tecniche e tattiche MITRE ATT&amp;CK. Tuttavia,</w:t>
      </w:r>
      <w:r w:rsidR="00311DF0">
        <w:t xml:space="preserve"> </w:t>
      </w:r>
      <w:r w:rsidR="0048380B">
        <w:t xml:space="preserve">il modello di cui parlano in questo studio non sembra essere di pubblico dominio, anche se lo fosse la sua percentuale di accuratezza circa sull’80% non viene considerata abbastanza sufficiente per il raggiungimento dell’obbiettivo presentato, </w:t>
      </w:r>
      <w:r w:rsidR="006C0544">
        <w:t xml:space="preserve">non tenendo conto comunque </w:t>
      </w:r>
      <w:proofErr w:type="spellStart"/>
      <w:r w:rsidR="006C0544">
        <w:t>chenon</w:t>
      </w:r>
      <w:proofErr w:type="spellEnd"/>
      <w:r w:rsidR="006C0544">
        <w:t xml:space="preserve"> è </w:t>
      </w:r>
      <w:r w:rsidR="006C0544">
        <w:lastRenderedPageBreak/>
        <w:t>sufficientemente addestrato per effettuare predizioni sul dominio della</w:t>
      </w:r>
      <w:r w:rsidR="0048380B">
        <w:t xml:space="preserve"> matrice ATLAS o sulle descrizioni delle CWE</w:t>
      </w:r>
      <w:r w:rsidR="001B7EEE">
        <w:t>.</w:t>
      </w:r>
    </w:p>
    <w:p w14:paraId="39C24AE2" w14:textId="6F829E53" w:rsidR="00186AE9" w:rsidRDefault="00186AE9" w:rsidP="00A329E5">
      <w:pPr>
        <w:pStyle w:val="Titolo4"/>
      </w:pPr>
      <w:bookmarkStart w:id="98" w:name="_Toc169972750"/>
      <w:r>
        <w:t>Conclusione</w:t>
      </w:r>
      <w:bookmarkEnd w:id="98"/>
    </w:p>
    <w:p w14:paraId="0AC370B2" w14:textId="0D31314D" w:rsidR="007E6762" w:rsidRDefault="00186AE9" w:rsidP="00A329E5">
      <w:r>
        <w:t>Tra tutti gli studi precedentemente riportati,</w:t>
      </w:r>
      <w:r w:rsidR="007E6762">
        <w:t xml:space="preserve"> i </w:t>
      </w:r>
      <w:r w:rsidR="007E6762" w:rsidRPr="006C0544">
        <w:rPr>
          <w:b/>
          <w:bCs/>
        </w:rPr>
        <w:t>principali problemi</w:t>
      </w:r>
      <w:r w:rsidR="007E6762">
        <w:t xml:space="preserve"> che limitano l’utilizzo di ciascun modello di mappatura tra vulnerabilità e </w:t>
      </w:r>
      <w:proofErr w:type="spellStart"/>
      <w:r w:rsidR="007E6762">
        <w:t>TTPs</w:t>
      </w:r>
      <w:proofErr w:type="spellEnd"/>
      <w:r w:rsidR="007E6762">
        <w:t xml:space="preserve"> sono:</w:t>
      </w:r>
    </w:p>
    <w:p w14:paraId="643F2DFD" w14:textId="1B906F98" w:rsidR="007E6762" w:rsidRDefault="007E6762" w:rsidP="00A329E5">
      <w:pPr>
        <w:pStyle w:val="Paragrafoelenco"/>
        <w:numPr>
          <w:ilvl w:val="0"/>
          <w:numId w:val="34"/>
        </w:numPr>
      </w:pPr>
      <w:r w:rsidRPr="006C0544">
        <w:rPr>
          <w:b/>
          <w:bCs/>
        </w:rPr>
        <w:t>nessuno</w:t>
      </w:r>
      <w:r w:rsidRPr="007E6762">
        <w:t xml:space="preserve"> riesce a offrire una mappatura </w:t>
      </w:r>
      <w:r w:rsidRPr="006C0544">
        <w:rPr>
          <w:b/>
          <w:bCs/>
        </w:rPr>
        <w:t>sufficientemente</w:t>
      </w:r>
      <w:r w:rsidRPr="007E6762">
        <w:t xml:space="preserve"> </w:t>
      </w:r>
      <w:r w:rsidRPr="006C0544">
        <w:rPr>
          <w:b/>
          <w:bCs/>
        </w:rPr>
        <w:t>precisa</w:t>
      </w:r>
      <w:r w:rsidRPr="007E6762">
        <w:t xml:space="preserve"> tra CVE</w:t>
      </w:r>
      <w:r w:rsidR="0048380B">
        <w:t>/CWE</w:t>
      </w:r>
      <w:r w:rsidRPr="007E6762">
        <w:t xml:space="preserve"> e </w:t>
      </w:r>
      <w:proofErr w:type="spellStart"/>
      <w:r w:rsidRPr="007E6762">
        <w:t>TTPs</w:t>
      </w:r>
      <w:proofErr w:type="spellEnd"/>
      <w:r w:rsidRPr="007E6762">
        <w:t xml:space="preserve"> del contesto di ATT&amp;CK</w:t>
      </w:r>
      <w:r>
        <w:t>;</w:t>
      </w:r>
    </w:p>
    <w:p w14:paraId="082EAD31" w14:textId="77CA396E" w:rsidR="007E6762" w:rsidRDefault="007E6762" w:rsidP="00A329E5">
      <w:pPr>
        <w:pStyle w:val="Paragrafoelenco"/>
        <w:numPr>
          <w:ilvl w:val="0"/>
          <w:numId w:val="34"/>
        </w:numPr>
      </w:pPr>
      <w:r w:rsidRPr="006C0544">
        <w:rPr>
          <w:b/>
          <w:bCs/>
        </w:rPr>
        <w:t>neanche</w:t>
      </w:r>
      <w:r>
        <w:t xml:space="preserve"> </w:t>
      </w:r>
      <w:r w:rsidRPr="006C0544">
        <w:rPr>
          <w:b/>
          <w:bCs/>
        </w:rPr>
        <w:t>uno</w:t>
      </w:r>
      <w:r>
        <w:t xml:space="preserve"> tra i recenti studi tratta della </w:t>
      </w:r>
      <w:r w:rsidRPr="006C0544">
        <w:rPr>
          <w:b/>
          <w:bCs/>
        </w:rPr>
        <w:t>matrice</w:t>
      </w:r>
      <w:r>
        <w:t xml:space="preserve"> </w:t>
      </w:r>
      <w:r w:rsidRPr="006C0544">
        <w:rPr>
          <w:b/>
          <w:bCs/>
        </w:rPr>
        <w:t>ATLAS</w:t>
      </w:r>
      <w:r>
        <w:t>;</w:t>
      </w:r>
    </w:p>
    <w:p w14:paraId="240A17D7" w14:textId="275FF511" w:rsidR="007E6762" w:rsidRPr="007E6762" w:rsidRDefault="00582471" w:rsidP="00A329E5">
      <w:pPr>
        <w:pStyle w:val="Paragrafoelenco"/>
        <w:numPr>
          <w:ilvl w:val="0"/>
          <w:numId w:val="34"/>
        </w:numPr>
      </w:pPr>
      <w:r>
        <w:t xml:space="preserve">gli studi che trattano anche CWE sono </w:t>
      </w:r>
      <w:r w:rsidRPr="006C0544">
        <w:rPr>
          <w:b/>
          <w:bCs/>
        </w:rPr>
        <w:t>troppo</w:t>
      </w:r>
      <w:r>
        <w:t xml:space="preserve"> </w:t>
      </w:r>
      <w:r w:rsidRPr="006C0544">
        <w:rPr>
          <w:b/>
          <w:bCs/>
        </w:rPr>
        <w:t>generali</w:t>
      </w:r>
      <w:r>
        <w:t xml:space="preserve"> e non si rifanno in maniera precisa a </w:t>
      </w:r>
      <w:proofErr w:type="spellStart"/>
      <w:r>
        <w:t>TTPs</w:t>
      </w:r>
      <w:proofErr w:type="spellEnd"/>
      <w:r>
        <w:t xml:space="preserve"> dei </w:t>
      </w:r>
      <w:proofErr w:type="spellStart"/>
      <w:r>
        <w:t>framworks</w:t>
      </w:r>
      <w:proofErr w:type="spellEnd"/>
      <w:r>
        <w:t xml:space="preserve"> MITRE.</w:t>
      </w:r>
    </w:p>
    <w:p w14:paraId="283F19B5" w14:textId="1C3CEE19" w:rsidR="00186AE9" w:rsidRDefault="00186AE9" w:rsidP="00A329E5">
      <w:r>
        <w:t>Questo crea una lacuna significativa nella capacità di correlare accuratamente le vulnerabilità con le tecniche di attacco specifiche, limitando così l'efficacia delle difese informatiche che si basano su queste correlazioni.</w:t>
      </w:r>
    </w:p>
    <w:p w14:paraId="2146EFC6" w14:textId="21000538" w:rsidR="002955F9" w:rsidRDefault="00186AE9" w:rsidP="00A329E5">
      <w:r>
        <w:t xml:space="preserve">Nella fase di design e sviluppo di questo progetto, si intraprenderà una nuova soluzione per superare queste limitazioni. L'obiettivo è </w:t>
      </w:r>
      <w:r w:rsidR="00582471">
        <w:t xml:space="preserve">usare </w:t>
      </w:r>
      <w:r w:rsidR="00333F41">
        <w:t>dei metodi</w:t>
      </w:r>
      <w:r w:rsidR="00582471">
        <w:t xml:space="preserve"> o tecniche</w:t>
      </w:r>
      <w:r w:rsidR="00333F41">
        <w:t xml:space="preserve"> </w:t>
      </w:r>
      <w:r>
        <w:t>che possa</w:t>
      </w:r>
      <w:r w:rsidR="00333F41">
        <w:t>no</w:t>
      </w:r>
      <w:r>
        <w:t xml:space="preserve"> mappare in modo preciso le CVE e le CWE alle relative tecniche di attacco</w:t>
      </w:r>
      <w:r w:rsidR="0048380B">
        <w:t xml:space="preserve"> MITRE</w:t>
      </w:r>
      <w:r>
        <w:t>.</w:t>
      </w:r>
    </w:p>
    <w:p w14:paraId="11E3084C" w14:textId="3DAFBE2C" w:rsidR="00623EC8" w:rsidRDefault="00623EC8" w:rsidP="00A329E5">
      <w:pPr>
        <w:pStyle w:val="Titolo2"/>
      </w:pPr>
      <w:bookmarkStart w:id="99" w:name="_Toc169972751"/>
      <w:r>
        <w:lastRenderedPageBreak/>
        <w:t xml:space="preserve">Analisi di un reale attacco </w:t>
      </w:r>
      <w:r w:rsidR="006C0544">
        <w:t>utilizzando il framework</w:t>
      </w:r>
      <w:r w:rsidR="00C36056">
        <w:t xml:space="preserve"> MITRE ATT&amp;CK</w:t>
      </w:r>
      <w:bookmarkEnd w:id="99"/>
    </w:p>
    <w:p w14:paraId="3439AD45" w14:textId="340FB585" w:rsidR="00542670" w:rsidRPr="009F2874" w:rsidRDefault="00FE77BA" w:rsidP="00A329E5">
      <w:r w:rsidRPr="00FE77BA">
        <w:t xml:space="preserve">Il cyber attacco preso in esempio è </w:t>
      </w:r>
      <w:r>
        <w:t xml:space="preserve">avvenuto contro il sistema internet satellitare della compagnia americana </w:t>
      </w:r>
      <w:proofErr w:type="spellStart"/>
      <w:r w:rsidR="00E34921">
        <w:rPr>
          <w:b/>
          <w:bCs/>
        </w:rPr>
        <w:t>Viasat</w:t>
      </w:r>
      <w:proofErr w:type="spellEnd"/>
      <w:r w:rsidR="009F2874" w:rsidRPr="009F2874">
        <w:rPr>
          <w:b/>
          <w:bCs/>
        </w:rPr>
        <w:t xml:space="preserve"> </w:t>
      </w:r>
      <w:r w:rsidR="009F2874" w:rsidRPr="00604C4F">
        <w:rPr>
          <w:b/>
          <w:bCs/>
        </w:rPr>
        <w:t>Inc</w:t>
      </w:r>
      <w:r w:rsidR="009F2874">
        <w:t>.</w:t>
      </w:r>
    </w:p>
    <w:p w14:paraId="6049DCE8" w14:textId="77777777" w:rsidR="006C0544" w:rsidRDefault="005D5C84" w:rsidP="00A329E5">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proofErr w:type="spellStart"/>
      <w:r w:rsidR="00E34921">
        <w:t>Viasat</w:t>
      </w:r>
      <w:proofErr w:type="spellEnd"/>
      <w:r w:rsidRPr="009F2874">
        <w:t xml:space="preserve"> Inc</w:t>
      </w:r>
      <w:r w:rsidR="006C0544">
        <w:t>.</w:t>
      </w:r>
      <w:r w:rsidR="00B357C6">
        <w:t xml:space="preserve">, la quale appoggia una parte dei sui servizi su quelli offerti da </w:t>
      </w:r>
      <w:proofErr w:type="spellStart"/>
      <w:r w:rsidR="00B357C6" w:rsidRPr="00B357C6">
        <w:rPr>
          <w:b/>
          <w:bCs/>
        </w:rPr>
        <w:t>Skylogic</w:t>
      </w:r>
      <w:proofErr w:type="spellEnd"/>
      <w:r w:rsidR="00B357C6">
        <w:t xml:space="preserve">, una </w:t>
      </w:r>
      <w:r w:rsidR="00B357C6" w:rsidRPr="00B357C6">
        <w:t xml:space="preserve">società specializzata in servizi di comunicazione satellitare a banda larga per </w:t>
      </w:r>
      <w:r w:rsidR="006C0544">
        <w:t xml:space="preserve">il </w:t>
      </w:r>
      <w:r w:rsidR="006C0544" w:rsidRPr="00B357C6">
        <w:t>pubblico</w:t>
      </w:r>
      <w:r w:rsidR="006C0544">
        <w:t>,</w:t>
      </w:r>
      <w:r w:rsidR="00B357C6" w:rsidRPr="00B357C6">
        <w:t xml:space="preserve"> piccole e medie imprese</w:t>
      </w:r>
      <w:r w:rsidR="006C0544">
        <w:t xml:space="preserve"> e </w:t>
      </w:r>
      <w:r w:rsidR="00B357C6" w:rsidRPr="00B357C6">
        <w:t>conglomerati industriali</w:t>
      </w:r>
      <w:r w:rsidRPr="005D5C84">
        <w:t xml:space="preserve">. </w:t>
      </w:r>
    </w:p>
    <w:p w14:paraId="68FACEBC" w14:textId="38A62485" w:rsidR="005D5C84" w:rsidRDefault="005D5C84" w:rsidP="00A329E5">
      <w:r w:rsidRPr="005D5C84">
        <w:t xml:space="preserve">L'effetto immediato </w:t>
      </w:r>
      <w:r w:rsidR="006C0544">
        <w:t xml:space="preserve"> di tale attacco </w:t>
      </w:r>
      <w:r w:rsidRPr="005D5C84">
        <w:t xml:space="preserve">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7639AF25" w14:textId="77777777" w:rsidR="006C0544" w:rsidRDefault="005D6AF6" w:rsidP="00A329E5">
      <w:r w:rsidRPr="005D6AF6">
        <w:t xml:space="preserve">L'attacco informatico contro </w:t>
      </w:r>
      <w:proofErr w:type="spellStart"/>
      <w:r w:rsidR="00E34921">
        <w:t>Viasat</w:t>
      </w:r>
      <w:proofErr w:type="spellEnd"/>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lastRenderedPageBreak/>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xml:space="preserve">. </w:t>
      </w:r>
    </w:p>
    <w:p w14:paraId="2DC0700D" w14:textId="2DD8EE46" w:rsidR="005D6AF6" w:rsidRDefault="005D6AF6" w:rsidP="00A329E5">
      <w:r w:rsidRPr="005D6AF6">
        <w:t>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09E9758A" w:rsidR="00542670" w:rsidRDefault="00542670" w:rsidP="00A329E5">
      <w:r>
        <w:t>Premettendo che quest</w:t>
      </w:r>
      <w:r w:rsidR="006C0544">
        <w:t>a</w:t>
      </w:r>
      <w:r>
        <w:t xml:space="preserve"> sia solo un’ipotesi, come dice la fonte</w:t>
      </w:r>
      <w:r w:rsidR="008D4FB0">
        <w:t xml:space="preserve"> [</w:t>
      </w:r>
      <w:r w:rsidR="005D5C84" w:rsidRPr="00563036">
        <w:t>13</w:t>
      </w:r>
      <w:r w:rsidR="008D4FB0">
        <w:t>]</w:t>
      </w:r>
      <w:r>
        <w:t>:</w:t>
      </w:r>
    </w:p>
    <w:p w14:paraId="218A7ABA" w14:textId="28239AF4" w:rsidR="00743FDD" w:rsidRPr="0038064E" w:rsidRDefault="00542670" w:rsidP="00A329E5">
      <w:pPr>
        <w:pStyle w:val="Citazione"/>
        <w:rPr>
          <w:lang w:val="en-US"/>
        </w:rPr>
      </w:pPr>
      <w:r w:rsidRPr="0038064E">
        <w:rPr>
          <w:shd w:val="clear" w:color="auto" w:fill="FFFFFF"/>
          <w:lang w:val="en-US"/>
        </w:rPr>
        <w:t xml:space="preserve">“Without first-hand knowledge of </w:t>
      </w:r>
      <w:proofErr w:type="spellStart"/>
      <w:r w:rsidR="00E34921" w:rsidRPr="0038064E">
        <w:rPr>
          <w:shd w:val="clear" w:color="auto" w:fill="FFFFFF"/>
          <w:lang w:val="en-US"/>
        </w:rPr>
        <w:t>Viasat</w:t>
      </w:r>
      <w:r w:rsidRPr="0038064E">
        <w:rPr>
          <w:shd w:val="clear" w:color="auto" w:fill="FFFFFF"/>
          <w:lang w:val="en-US"/>
        </w:rPr>
        <w:t>’s</w:t>
      </w:r>
      <w:proofErr w:type="spellEnd"/>
      <w:r w:rsidRPr="0038064E">
        <w:rPr>
          <w:shd w:val="clear" w:color="auto" w:fill="FFFFFF"/>
          <w:lang w:val="en-US"/>
        </w:rPr>
        <w:t xml:space="preserve"> systems, we cannot be certain about our hypothesis</w:t>
      </w:r>
      <w:r w:rsidRPr="0038064E">
        <w:rPr>
          <w:lang w:val="en-US"/>
        </w:rPr>
        <w:t>”</w:t>
      </w:r>
    </w:p>
    <w:p w14:paraId="314B8E40" w14:textId="243BF8D7" w:rsidR="005D6AF6" w:rsidRPr="00563036" w:rsidRDefault="0038064E" w:rsidP="00A329E5">
      <w:pPr>
        <w:rPr>
          <w:rFonts w:eastAsia="SimSun"/>
          <w:shd w:val="clear" w:color="auto" w:fill="FFFFFF"/>
          <w:lang w:eastAsia="it-IT"/>
        </w:rPr>
      </w:pPr>
      <w:r w:rsidRPr="00563036">
        <w:rPr>
          <w:rFonts w:eastAsia="SimSun"/>
          <w:shd w:val="clear" w:color="auto" w:fill="FFFFFF"/>
          <w:lang w:eastAsia="it-IT"/>
        </w:rPr>
        <w:t>è</w:t>
      </w:r>
      <w:r w:rsidR="005D6AF6" w:rsidRPr="00563036">
        <w:rPr>
          <w:rFonts w:eastAsia="SimSun"/>
          <w:shd w:val="clear" w:color="auto" w:fill="FFFFFF"/>
          <w:lang w:eastAsia="it-IT"/>
        </w:rPr>
        <w:t xml:space="preserve"> stato </w:t>
      </w:r>
      <w:r w:rsidR="006C0544" w:rsidRPr="00563036">
        <w:rPr>
          <w:rFonts w:eastAsia="SimSun"/>
          <w:shd w:val="clear" w:color="auto" w:fill="FFFFFF"/>
          <w:lang w:eastAsia="it-IT"/>
        </w:rPr>
        <w:t>possibile</w:t>
      </w:r>
      <w:r w:rsidR="005D6AF6" w:rsidRPr="00563036">
        <w:rPr>
          <w:rFonts w:eastAsia="SimSun"/>
          <w:shd w:val="clear" w:color="auto" w:fill="FFFFFF"/>
          <w:lang w:eastAsia="it-IT"/>
        </w:rPr>
        <w:t xml:space="preserve"> creare una mappatura tra le </w:t>
      </w:r>
      <w:proofErr w:type="spellStart"/>
      <w:r w:rsidR="005D6AF6" w:rsidRPr="00563036">
        <w:rPr>
          <w:rFonts w:eastAsia="SimSun"/>
          <w:shd w:val="clear" w:color="auto" w:fill="FFFFFF"/>
          <w:lang w:eastAsia="it-IT"/>
        </w:rPr>
        <w:t>TTPs</w:t>
      </w:r>
      <w:proofErr w:type="spellEnd"/>
      <w:r w:rsidR="005D6AF6" w:rsidRPr="00563036">
        <w:rPr>
          <w:rFonts w:eastAsia="SimSun"/>
          <w:shd w:val="clear" w:color="auto" w:fill="FFFFFF"/>
          <w:lang w:eastAsia="it-IT"/>
        </w:rPr>
        <w:t xml:space="preserve"> del framework MITRE ATT&amp;CK e l’attacco precedentemente descritto.</w:t>
      </w:r>
    </w:p>
    <w:p w14:paraId="00D57A6E" w14:textId="36A3BC99" w:rsidR="00D638AA" w:rsidRPr="00D638AA" w:rsidRDefault="00D638AA" w:rsidP="00A329E5">
      <w:pPr>
        <w:pStyle w:val="Titolo3"/>
      </w:pPr>
      <w:bookmarkStart w:id="100" w:name="_Toc169972752"/>
      <w:proofErr w:type="spellStart"/>
      <w:r w:rsidRPr="00D638AA">
        <w:t>Reconaissance</w:t>
      </w:r>
      <w:bookmarkEnd w:id="100"/>
      <w:proofErr w:type="spellEnd"/>
    </w:p>
    <w:p w14:paraId="22BCD5FF" w14:textId="4EDAF0E3" w:rsidR="008D4FB0" w:rsidRPr="008D4FB0" w:rsidRDefault="008D4FB0" w:rsidP="00A329E5">
      <w:r w:rsidRPr="008D4FB0">
        <w:t>Tutto è iniziato nel 20</w:t>
      </w:r>
      <w:r>
        <w:t>21</w:t>
      </w:r>
      <w:r w:rsidRPr="008D4FB0">
        <w:t xml:space="preserve">, </w:t>
      </w:r>
      <w:proofErr w:type="spellStart"/>
      <w:r w:rsidRPr="008D4FB0">
        <w:t>F</w:t>
      </w:r>
      <w:r>
        <w:t>ortinet</w:t>
      </w:r>
      <w:proofErr w:type="spellEnd"/>
      <w:r>
        <w:t xml:space="preserve"> ha rilevato un attacco sulla </w:t>
      </w:r>
      <w:r w:rsidR="0023470E">
        <w:t>VPN</w:t>
      </w:r>
      <w:r>
        <w:t xml:space="preserve"> “</w:t>
      </w:r>
      <w:proofErr w:type="spellStart"/>
      <w:r>
        <w:rPr>
          <w:i/>
          <w:iCs/>
        </w:rPr>
        <w:t>Fortigate</w:t>
      </w:r>
      <w:proofErr w:type="spellEnd"/>
      <w:r>
        <w:t xml:space="preserve">” riguardante la vulnerabilità </w:t>
      </w:r>
      <w:r w:rsidRPr="00DB6A2B">
        <w:rPr>
          <w:b/>
          <w:bCs/>
        </w:rPr>
        <w:t>CVE-2018-13379</w:t>
      </w:r>
      <w:r>
        <w:t xml:space="preserve"> </w:t>
      </w:r>
      <w:r w:rsidR="00DB6A2B">
        <w:t>pubblicata</w:t>
      </w:r>
      <w:r>
        <w:t xml:space="preserve"> dal 2019. Tramite questa il gruppo di hacker russi noti con il denominativo </w:t>
      </w:r>
      <w:r w:rsidRPr="00DB6A2B">
        <w:rPr>
          <w:b/>
          <w:bCs/>
        </w:rPr>
        <w:t>Groove</w:t>
      </w:r>
      <w:r>
        <w:t xml:space="preserve"> ha rubato credenziali di quasi 500.000 indirizzi IP, utilizzano le seguenti </w:t>
      </w:r>
      <w:proofErr w:type="spellStart"/>
      <w:r>
        <w:t>TTPs</w:t>
      </w:r>
      <w:proofErr w:type="spellEnd"/>
      <w:r>
        <w:t>:</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A329E5">
            <w:r w:rsidRPr="009E52B2">
              <w:t>Tattiche</w:t>
            </w:r>
          </w:p>
        </w:tc>
        <w:tc>
          <w:tcPr>
            <w:tcW w:w="5151" w:type="dxa"/>
          </w:tcPr>
          <w:p w14:paraId="0774E49E" w14:textId="7C58788E" w:rsidR="008D4FB0" w:rsidRPr="009E52B2" w:rsidRDefault="008D4FB0" w:rsidP="00A329E5">
            <w:r w:rsidRPr="009E52B2">
              <w:t>Tecniche</w:t>
            </w:r>
          </w:p>
        </w:tc>
      </w:tr>
      <w:tr w:rsidR="008D4FB0" w:rsidRPr="007F4FDC" w14:paraId="6D1CFE55" w14:textId="77777777" w:rsidTr="00AC370B">
        <w:tc>
          <w:tcPr>
            <w:tcW w:w="2890" w:type="dxa"/>
            <w:vMerge w:val="restart"/>
          </w:tcPr>
          <w:p w14:paraId="2235F63D" w14:textId="698232F3" w:rsidR="008D4FB0" w:rsidRDefault="008D4FB0" w:rsidP="00A329E5">
            <w:proofErr w:type="spellStart"/>
            <w:r>
              <w:lastRenderedPageBreak/>
              <w:t>Reconaissance</w:t>
            </w:r>
            <w:proofErr w:type="spellEnd"/>
          </w:p>
        </w:tc>
        <w:tc>
          <w:tcPr>
            <w:tcW w:w="5151" w:type="dxa"/>
          </w:tcPr>
          <w:p w14:paraId="0B34368A" w14:textId="3D1AC9D8" w:rsidR="008D4FB0" w:rsidRPr="008D4FB0" w:rsidRDefault="008D4FB0" w:rsidP="00A329E5">
            <w:pPr>
              <w:rPr>
                <w:lang w:val="en-US"/>
              </w:rPr>
            </w:pPr>
            <w:r w:rsidRPr="008D4FB0">
              <w:rPr>
                <w:lang w:val="en-US"/>
              </w:rPr>
              <w:t>[T1595.002] Active Scanning: Vulnerability Scanning</w:t>
            </w:r>
          </w:p>
        </w:tc>
      </w:tr>
      <w:tr w:rsidR="008D4FB0" w:rsidRPr="007F4FDC" w14:paraId="64F5A612" w14:textId="77777777" w:rsidTr="00AC370B">
        <w:tc>
          <w:tcPr>
            <w:tcW w:w="2890" w:type="dxa"/>
            <w:vMerge/>
          </w:tcPr>
          <w:p w14:paraId="0C55F78C" w14:textId="77777777" w:rsidR="008D4FB0" w:rsidRPr="008D4FB0" w:rsidRDefault="008D4FB0" w:rsidP="00A329E5">
            <w:pPr>
              <w:rPr>
                <w:lang w:val="en-US"/>
              </w:rPr>
            </w:pPr>
          </w:p>
        </w:tc>
        <w:tc>
          <w:tcPr>
            <w:tcW w:w="5151" w:type="dxa"/>
          </w:tcPr>
          <w:p w14:paraId="5906624A" w14:textId="19E7316E" w:rsidR="008D4FB0" w:rsidRPr="008D4FB0" w:rsidRDefault="008D4FB0" w:rsidP="00A329E5">
            <w:pPr>
              <w:rPr>
                <w:lang w:val="en-US"/>
              </w:rPr>
            </w:pPr>
            <w:r w:rsidRPr="008D4FB0">
              <w:rPr>
                <w:lang w:val="en-US"/>
              </w:rPr>
              <w:t>[T1593] Search Open Websites/Domains</w:t>
            </w:r>
          </w:p>
        </w:tc>
      </w:tr>
      <w:tr w:rsidR="008D4FB0" w:rsidRPr="007F4FDC" w14:paraId="59A2D339" w14:textId="77777777" w:rsidTr="00AC370B">
        <w:tc>
          <w:tcPr>
            <w:tcW w:w="2890" w:type="dxa"/>
            <w:vMerge/>
          </w:tcPr>
          <w:p w14:paraId="3EF0DDAD" w14:textId="77777777" w:rsidR="008D4FB0" w:rsidRPr="008D4FB0" w:rsidRDefault="008D4FB0" w:rsidP="00A329E5">
            <w:pPr>
              <w:rPr>
                <w:lang w:val="en-US"/>
              </w:rPr>
            </w:pPr>
          </w:p>
        </w:tc>
        <w:tc>
          <w:tcPr>
            <w:tcW w:w="5151" w:type="dxa"/>
          </w:tcPr>
          <w:p w14:paraId="39750738" w14:textId="03D6DB6C" w:rsidR="008D4FB0" w:rsidRPr="008D4FB0" w:rsidRDefault="008D4FB0" w:rsidP="00A329E5">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A329E5">
            <w:r>
              <w:t>Resource Development</w:t>
            </w:r>
          </w:p>
        </w:tc>
        <w:tc>
          <w:tcPr>
            <w:tcW w:w="5151" w:type="dxa"/>
          </w:tcPr>
          <w:p w14:paraId="2318A321" w14:textId="11042154" w:rsidR="008D4FB0" w:rsidRPr="008D4FB0" w:rsidRDefault="008D4FB0" w:rsidP="00A329E5">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A329E5"/>
        </w:tc>
        <w:tc>
          <w:tcPr>
            <w:tcW w:w="5151" w:type="dxa"/>
          </w:tcPr>
          <w:p w14:paraId="7747BEFB" w14:textId="4A04B2EA" w:rsidR="008D4FB0" w:rsidRPr="008D4FB0" w:rsidRDefault="008D4FB0" w:rsidP="00A329E5">
            <w:pPr>
              <w:rPr>
                <w:lang w:val="en-US"/>
              </w:rPr>
            </w:pPr>
            <w:r w:rsidRPr="008D4FB0">
              <w:rPr>
                <w:lang w:val="en-US"/>
              </w:rPr>
              <w:t>[T1586] Compromise Accounts</w:t>
            </w:r>
          </w:p>
        </w:tc>
      </w:tr>
    </w:tbl>
    <w:p w14:paraId="285D0BD1" w14:textId="77230D33" w:rsidR="00D638AA" w:rsidRDefault="005546FF" w:rsidP="00A329E5">
      <w:pPr>
        <w:pStyle w:val="Titolo3"/>
        <w:rPr>
          <w:lang w:val="en-US"/>
        </w:rPr>
      </w:pPr>
      <w:bookmarkStart w:id="101" w:name="_Toc169972753"/>
      <w:r>
        <w:rPr>
          <w:lang w:val="en-US"/>
        </w:rPr>
        <w:t xml:space="preserve">Initial </w:t>
      </w:r>
      <w:proofErr w:type="spellStart"/>
      <w:r>
        <w:rPr>
          <w:lang w:val="en-US"/>
        </w:rPr>
        <w:t>Acces</w:t>
      </w:r>
      <w:bookmarkEnd w:id="101"/>
      <w:proofErr w:type="spellEnd"/>
    </w:p>
    <w:p w14:paraId="3FD5342E" w14:textId="04802BD8" w:rsidR="00D638AA" w:rsidRDefault="0023470E" w:rsidP="00A329E5">
      <w:r w:rsidRPr="0023470E">
        <w:t xml:space="preserve">Dato che i server di controllo di </w:t>
      </w:r>
      <w:proofErr w:type="spellStart"/>
      <w:r w:rsidRPr="0023470E">
        <w:t>Skylogic</w:t>
      </w:r>
      <w:proofErr w:type="spellEnd"/>
      <w:r w:rsidRPr="0023470E">
        <w:t xml:space="preserve">, le Gateway Earth Stations e i modem Surfbeam2 impiegati da </w:t>
      </w:r>
      <w:proofErr w:type="spellStart"/>
      <w:r w:rsidR="00E34921">
        <w:t>Viasat</w:t>
      </w:r>
      <w:proofErr w:type="spellEnd"/>
      <w:r w:rsidRPr="0023470E">
        <w:t xml:space="preserve"> si affidano a dispositivi VPN forniti dalla società </w:t>
      </w:r>
      <w:proofErr w:type="spellStart"/>
      <w:r w:rsidRPr="0023470E">
        <w:t>Fortinet</w:t>
      </w:r>
      <w:proofErr w:type="spellEnd"/>
      <w:r w:rsidRPr="0023470E">
        <w:t xml:space="preserve">,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A329E5">
            <w:r w:rsidRPr="009E52B2">
              <w:t>Tattiche</w:t>
            </w:r>
          </w:p>
        </w:tc>
        <w:tc>
          <w:tcPr>
            <w:tcW w:w="4842" w:type="dxa"/>
          </w:tcPr>
          <w:p w14:paraId="6AE991F0" w14:textId="1B4D788F" w:rsidR="00D638AA" w:rsidRPr="009E52B2" w:rsidRDefault="00D638AA" w:rsidP="00A329E5">
            <w:r w:rsidRPr="009E52B2">
              <w:t>Tecniche</w:t>
            </w:r>
          </w:p>
        </w:tc>
      </w:tr>
      <w:tr w:rsidR="00D638AA" w:rsidRPr="007F4FDC" w14:paraId="15E91D66" w14:textId="77777777" w:rsidTr="00AC370B">
        <w:tc>
          <w:tcPr>
            <w:tcW w:w="1681" w:type="dxa"/>
            <w:vMerge w:val="restart"/>
          </w:tcPr>
          <w:p w14:paraId="4D8FC9A6" w14:textId="1D290E6B" w:rsidR="00D638AA" w:rsidRDefault="00D638AA" w:rsidP="00A329E5">
            <w:proofErr w:type="spellStart"/>
            <w:r>
              <w:t>Initial</w:t>
            </w:r>
            <w:proofErr w:type="spellEnd"/>
            <w:r>
              <w:t xml:space="preserve"> </w:t>
            </w:r>
            <w:proofErr w:type="spellStart"/>
            <w:r>
              <w:t>Acces</w:t>
            </w:r>
            <w:proofErr w:type="spellEnd"/>
          </w:p>
        </w:tc>
        <w:tc>
          <w:tcPr>
            <w:tcW w:w="4842" w:type="dxa"/>
          </w:tcPr>
          <w:p w14:paraId="2037C0B8" w14:textId="2235B33B" w:rsidR="00D638AA" w:rsidRPr="00D638AA" w:rsidRDefault="00D638AA" w:rsidP="00A329E5">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A329E5">
            <w:pPr>
              <w:rPr>
                <w:lang w:val="en-US"/>
              </w:rPr>
            </w:pPr>
          </w:p>
        </w:tc>
        <w:tc>
          <w:tcPr>
            <w:tcW w:w="4842" w:type="dxa"/>
          </w:tcPr>
          <w:p w14:paraId="115A7396" w14:textId="23EBFADA" w:rsidR="00D638AA" w:rsidRPr="00D638AA" w:rsidRDefault="00D638AA" w:rsidP="00A329E5">
            <w:pPr>
              <w:rPr>
                <w:lang w:val="en-US"/>
              </w:rPr>
            </w:pPr>
            <w:r w:rsidRPr="00D638AA">
              <w:rPr>
                <w:lang w:val="en-US"/>
              </w:rPr>
              <w:t>[T1133] External Remote Services</w:t>
            </w:r>
          </w:p>
        </w:tc>
      </w:tr>
    </w:tbl>
    <w:p w14:paraId="215347EA" w14:textId="1F04B6FC" w:rsidR="009E52B2" w:rsidRPr="008675A2" w:rsidRDefault="005546FF" w:rsidP="00A329E5">
      <w:pPr>
        <w:pStyle w:val="Titolo3"/>
        <w:rPr>
          <w:lang w:val="en-US"/>
        </w:rPr>
      </w:pPr>
      <w:bookmarkStart w:id="102" w:name="_Toc169972754"/>
      <w:r>
        <w:rPr>
          <w:lang w:val="en-US"/>
        </w:rPr>
        <w:lastRenderedPageBreak/>
        <w:t>Exploitation</w:t>
      </w:r>
      <w:bookmarkEnd w:id="102"/>
    </w:p>
    <w:p w14:paraId="6C16ABAC" w14:textId="77777777" w:rsidR="00E34921" w:rsidRDefault="009E52B2" w:rsidP="00A329E5">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A329E5">
      <w:r>
        <w:t xml:space="preserve">Nonostante </w:t>
      </w:r>
      <w:proofErr w:type="spellStart"/>
      <w:r>
        <w:t>Fortinet</w:t>
      </w:r>
      <w:proofErr w:type="spellEnd"/>
      <w:r>
        <w:t xml:space="preserve"> avesse precedentemente rilasciato una patch per correggere la CVE identificata, sia gli operatori di </w:t>
      </w:r>
      <w:proofErr w:type="spellStart"/>
      <w:r w:rsidR="00E34921">
        <w:t>Viasat</w:t>
      </w:r>
      <w:proofErr w:type="spellEnd"/>
      <w:r>
        <w:t xml:space="preserve"> che </w:t>
      </w:r>
      <w:proofErr w:type="spellStart"/>
      <w:r>
        <w:t>Skylogic</w:t>
      </w:r>
      <w:proofErr w:type="spellEnd"/>
      <w:r>
        <w:t xml:space="preserve"> non avevano </w:t>
      </w:r>
      <w:r w:rsidR="00E34921">
        <w:t>distribuito</w:t>
      </w:r>
      <w:r>
        <w:t xml:space="preserve"> l'aggiornamento necessario. Di conseguenza, l'accesso non autorizzato è stato facilitato attraverso le VPN non aggiornate, consentendo agli aggressori di penetrare nelle Gateway Earth Stations di </w:t>
      </w:r>
      <w:proofErr w:type="spellStart"/>
      <w:r>
        <w:t>Skylogic</w:t>
      </w:r>
      <w:proofErr w:type="spellEnd"/>
      <w:r>
        <w:t>.</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A329E5">
            <w:r>
              <w:t>Tattiche</w:t>
            </w:r>
          </w:p>
        </w:tc>
        <w:tc>
          <w:tcPr>
            <w:tcW w:w="5523" w:type="dxa"/>
          </w:tcPr>
          <w:p w14:paraId="1E32BF71" w14:textId="19FA8A3C" w:rsidR="009E52B2" w:rsidRPr="009E52B2" w:rsidRDefault="009E52B2" w:rsidP="00A329E5">
            <w:r>
              <w:t>Tecniche</w:t>
            </w:r>
          </w:p>
        </w:tc>
      </w:tr>
      <w:tr w:rsidR="009E52B2" w14:paraId="5F3610E0" w14:textId="77777777" w:rsidTr="00AC370B">
        <w:tc>
          <w:tcPr>
            <w:tcW w:w="2405" w:type="dxa"/>
          </w:tcPr>
          <w:p w14:paraId="09C5F278" w14:textId="5DD74106" w:rsidR="009E52B2" w:rsidRDefault="009E52B2" w:rsidP="00A329E5">
            <w:proofErr w:type="spellStart"/>
            <w:r w:rsidRPr="009E52B2">
              <w:t>Initial</w:t>
            </w:r>
            <w:proofErr w:type="spellEnd"/>
            <w:r w:rsidRPr="009E52B2">
              <w:t xml:space="preserve"> Access</w:t>
            </w:r>
          </w:p>
        </w:tc>
        <w:tc>
          <w:tcPr>
            <w:tcW w:w="5523" w:type="dxa"/>
          </w:tcPr>
          <w:p w14:paraId="09F38B5C" w14:textId="5B0CD5C1" w:rsidR="009E52B2" w:rsidRDefault="009E52B2" w:rsidP="00A329E5">
            <w:r w:rsidRPr="009E52B2">
              <w:t xml:space="preserve">[T1078] </w:t>
            </w:r>
            <w:proofErr w:type="spellStart"/>
            <w:r w:rsidRPr="009E52B2">
              <w:t>Valid</w:t>
            </w:r>
            <w:proofErr w:type="spellEnd"/>
            <w:r w:rsidRPr="009E52B2">
              <w:t xml:space="preserve"> Accounts</w:t>
            </w:r>
          </w:p>
        </w:tc>
      </w:tr>
      <w:tr w:rsidR="009E52B2" w:rsidRPr="007F4FDC" w14:paraId="61108FDD" w14:textId="77777777" w:rsidTr="00AC370B">
        <w:tc>
          <w:tcPr>
            <w:tcW w:w="2405" w:type="dxa"/>
          </w:tcPr>
          <w:p w14:paraId="38325404" w14:textId="7BC32A8A" w:rsidR="009E52B2" w:rsidRDefault="009E52B2" w:rsidP="00A329E5">
            <w:proofErr w:type="spellStart"/>
            <w:r w:rsidRPr="009E52B2">
              <w:t>Privilege</w:t>
            </w:r>
            <w:proofErr w:type="spellEnd"/>
            <w:r w:rsidRPr="009E52B2">
              <w:t xml:space="preserve"> Escalation</w:t>
            </w:r>
            <w:r w:rsidRPr="009E52B2">
              <w:tab/>
            </w:r>
          </w:p>
        </w:tc>
        <w:tc>
          <w:tcPr>
            <w:tcW w:w="5523" w:type="dxa"/>
          </w:tcPr>
          <w:p w14:paraId="7DCDF3D8" w14:textId="62A60E93" w:rsidR="009E52B2" w:rsidRPr="00563036" w:rsidRDefault="009E52B2" w:rsidP="00A329E5">
            <w:pPr>
              <w:rPr>
                <w:lang w:val="en-US"/>
              </w:rPr>
            </w:pPr>
            <w:r w:rsidRPr="00563036">
              <w:rPr>
                <w:lang w:val="en-US"/>
              </w:rPr>
              <w:t>[T1068] Exploitation for Privilege Escalation</w:t>
            </w:r>
          </w:p>
        </w:tc>
      </w:tr>
      <w:tr w:rsidR="009E52B2" w:rsidRPr="007F4FDC" w14:paraId="19F3ACF5" w14:textId="77777777" w:rsidTr="00AC370B">
        <w:tc>
          <w:tcPr>
            <w:tcW w:w="2405" w:type="dxa"/>
          </w:tcPr>
          <w:p w14:paraId="536C0ECA" w14:textId="40CCE3B7" w:rsidR="009E52B2" w:rsidRDefault="009E52B2" w:rsidP="00A329E5">
            <w:r w:rsidRPr="009E52B2">
              <w:t xml:space="preserve">Defense </w:t>
            </w:r>
            <w:proofErr w:type="spellStart"/>
            <w:r w:rsidRPr="009E52B2">
              <w:t>Evasion</w:t>
            </w:r>
            <w:proofErr w:type="spellEnd"/>
          </w:p>
        </w:tc>
        <w:tc>
          <w:tcPr>
            <w:tcW w:w="5523" w:type="dxa"/>
          </w:tcPr>
          <w:p w14:paraId="73803EBC" w14:textId="08FFB197" w:rsidR="009E52B2" w:rsidRPr="00563036" w:rsidRDefault="009E52B2" w:rsidP="00A329E5">
            <w:pPr>
              <w:rPr>
                <w:lang w:val="en-US"/>
              </w:rPr>
            </w:pPr>
            <w:r w:rsidRPr="00563036">
              <w:rPr>
                <w:lang w:val="en-US"/>
              </w:rPr>
              <w:t>[T1562.004] Impair Defenses: Disable or Modify System Firewall</w:t>
            </w:r>
          </w:p>
        </w:tc>
      </w:tr>
    </w:tbl>
    <w:p w14:paraId="3E8E4854" w14:textId="3438A37A" w:rsidR="008675A2" w:rsidRDefault="008675A2" w:rsidP="00A329E5">
      <w:pPr>
        <w:pStyle w:val="Titolo3"/>
      </w:pPr>
      <w:bookmarkStart w:id="103" w:name="_Toc169972755"/>
      <w:proofErr w:type="spellStart"/>
      <w:r>
        <w:t>Lateral</w:t>
      </w:r>
      <w:proofErr w:type="spellEnd"/>
      <w:r>
        <w:t xml:space="preserve"> </w:t>
      </w:r>
      <w:proofErr w:type="spellStart"/>
      <w:r>
        <w:t>movement</w:t>
      </w:r>
      <w:bookmarkEnd w:id="103"/>
      <w:proofErr w:type="spellEnd"/>
    </w:p>
    <w:p w14:paraId="76B25027" w14:textId="14F6A831" w:rsidR="008675A2" w:rsidRDefault="008675A2" w:rsidP="00A329E5">
      <w:r>
        <w:t>Dopo aver ottenuto l'accesso iniziale attraverso le VPN non aggiornate, l'aggressore ha eseguito un</w:t>
      </w:r>
      <w:r w:rsidR="00DB6A2B">
        <w:t xml:space="preserve"> </w:t>
      </w:r>
      <w:proofErr w:type="spellStart"/>
      <w:r w:rsidR="00DB6A2B">
        <w:t>lateral</w:t>
      </w:r>
      <w:proofErr w:type="spellEnd"/>
      <w:r w:rsidR="00DB6A2B">
        <w:t xml:space="preserve"> </w:t>
      </w:r>
      <w:proofErr w:type="spellStart"/>
      <w:r w:rsidR="00DB6A2B">
        <w:t>movment</w:t>
      </w:r>
      <w:proofErr w:type="spellEnd"/>
      <w:r w:rsidR="00DB6A2B">
        <w:t xml:space="preserve"> </w:t>
      </w:r>
      <w:r>
        <w:t xml:space="preserve">all'interno della rete di gestione fiduciaria, dirigendosi verso un segmento di rete specificamente designato per il controllo e la </w:t>
      </w:r>
      <w:r>
        <w:lastRenderedPageBreak/>
        <w:t xml:space="preserve">gestione della rete di modem. Attraverso questo accesso avanzato, o </w:t>
      </w:r>
      <w:proofErr w:type="spellStart"/>
      <w:r w:rsidR="00DB6A2B">
        <w:t>privilage</w:t>
      </w:r>
      <w:proofErr w:type="spellEnd"/>
      <w:r w:rsidR="00DB6A2B">
        <w:t xml:space="preserve"> </w:t>
      </w:r>
      <w:r>
        <w:t xml:space="preserve">escalation, l'aggressore è stato in grado di oltrepassare la </w:t>
      </w:r>
      <w:proofErr w:type="spellStart"/>
      <w:r>
        <w:t>Demilitarized</w:t>
      </w:r>
      <w:proofErr w:type="spellEnd"/>
      <w:r>
        <w:t xml:space="preserve"> Zone (DMZ) e infiltrarsi nella rete intranet satellitare,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A329E5">
            <w:r>
              <w:t>Tattiche</w:t>
            </w:r>
          </w:p>
        </w:tc>
        <w:tc>
          <w:tcPr>
            <w:tcW w:w="5599" w:type="dxa"/>
          </w:tcPr>
          <w:p w14:paraId="09954A52" w14:textId="77777777" w:rsidR="008675A2" w:rsidRPr="009E52B2" w:rsidRDefault="008675A2" w:rsidP="00A329E5">
            <w:r>
              <w:t>Tecniche</w:t>
            </w:r>
          </w:p>
        </w:tc>
      </w:tr>
      <w:tr w:rsidR="008675A2" w:rsidRPr="007F4FDC" w14:paraId="3057EBC3" w14:textId="77777777" w:rsidTr="00AC370B">
        <w:tc>
          <w:tcPr>
            <w:tcW w:w="2304" w:type="dxa"/>
            <w:vMerge w:val="restart"/>
          </w:tcPr>
          <w:p w14:paraId="1BE58D23" w14:textId="27ED5FA7" w:rsidR="008675A2" w:rsidRDefault="008675A2" w:rsidP="00A329E5">
            <w:r w:rsidRPr="008675A2">
              <w:t>Discovery</w:t>
            </w:r>
            <w:r w:rsidRPr="008675A2">
              <w:tab/>
            </w:r>
          </w:p>
        </w:tc>
        <w:tc>
          <w:tcPr>
            <w:tcW w:w="5599" w:type="dxa"/>
          </w:tcPr>
          <w:p w14:paraId="50643BD3" w14:textId="1D1A8023" w:rsidR="008675A2" w:rsidRPr="00563036" w:rsidRDefault="008675A2" w:rsidP="00A329E5">
            <w:pPr>
              <w:rPr>
                <w:lang w:val="en-US"/>
              </w:rPr>
            </w:pPr>
            <w:r w:rsidRPr="00563036">
              <w:rPr>
                <w:lang w:val="en-US"/>
              </w:rPr>
              <w:t>[T1049] System Network Connections Discovery</w:t>
            </w:r>
          </w:p>
        </w:tc>
      </w:tr>
      <w:tr w:rsidR="008675A2" w14:paraId="65970C9E" w14:textId="77777777" w:rsidTr="00AC370B">
        <w:tc>
          <w:tcPr>
            <w:tcW w:w="2304" w:type="dxa"/>
            <w:vMerge/>
          </w:tcPr>
          <w:p w14:paraId="37FC7713" w14:textId="003CC8E8" w:rsidR="008675A2" w:rsidRPr="00563036" w:rsidRDefault="008675A2" w:rsidP="00A329E5">
            <w:pPr>
              <w:rPr>
                <w:lang w:val="en-US"/>
              </w:rPr>
            </w:pPr>
          </w:p>
        </w:tc>
        <w:tc>
          <w:tcPr>
            <w:tcW w:w="5599" w:type="dxa"/>
          </w:tcPr>
          <w:p w14:paraId="6B70E892" w14:textId="29394258" w:rsidR="008675A2" w:rsidRDefault="008675A2" w:rsidP="00A329E5">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A329E5">
            <w:proofErr w:type="spellStart"/>
            <w:r w:rsidRPr="008675A2">
              <w:t>Lateral</w:t>
            </w:r>
            <w:proofErr w:type="spellEnd"/>
            <w:r w:rsidRPr="008675A2">
              <w:t xml:space="preserve"> </w:t>
            </w:r>
            <w:proofErr w:type="spellStart"/>
            <w:r w:rsidRPr="008675A2">
              <w:t>Movement</w:t>
            </w:r>
            <w:proofErr w:type="spellEnd"/>
          </w:p>
        </w:tc>
        <w:tc>
          <w:tcPr>
            <w:tcW w:w="5599" w:type="dxa"/>
          </w:tcPr>
          <w:p w14:paraId="21299231" w14:textId="4AEA6DB5" w:rsidR="008675A2" w:rsidRDefault="008675A2" w:rsidP="00A329E5">
            <w:r w:rsidRPr="008675A2">
              <w:t>[T1021] Remote Services</w:t>
            </w:r>
          </w:p>
        </w:tc>
      </w:tr>
      <w:tr w:rsidR="008675A2" w14:paraId="55A60493" w14:textId="77777777" w:rsidTr="00AC370B">
        <w:tc>
          <w:tcPr>
            <w:tcW w:w="2304" w:type="dxa"/>
            <w:vMerge/>
          </w:tcPr>
          <w:p w14:paraId="14CF9E00" w14:textId="77777777" w:rsidR="008675A2" w:rsidRPr="008675A2" w:rsidRDefault="008675A2" w:rsidP="00A329E5"/>
        </w:tc>
        <w:tc>
          <w:tcPr>
            <w:tcW w:w="5599" w:type="dxa"/>
          </w:tcPr>
          <w:p w14:paraId="7BED320D" w14:textId="643A7B41" w:rsidR="008675A2" w:rsidRPr="009E52B2" w:rsidRDefault="008675A2" w:rsidP="00A329E5">
            <w:r w:rsidRPr="008675A2">
              <w:t xml:space="preserve">[T1570] </w:t>
            </w:r>
            <w:proofErr w:type="spellStart"/>
            <w:r w:rsidRPr="008675A2">
              <w:t>Lateral</w:t>
            </w:r>
            <w:proofErr w:type="spellEnd"/>
            <w:r w:rsidRPr="008675A2">
              <w:t xml:space="preserve"> Tool Transfer</w:t>
            </w:r>
          </w:p>
        </w:tc>
      </w:tr>
    </w:tbl>
    <w:p w14:paraId="2C898A72" w14:textId="2DCFD444" w:rsidR="00240C95" w:rsidRDefault="00240C95" w:rsidP="00A329E5">
      <w:pPr>
        <w:pStyle w:val="Titolo3"/>
      </w:pPr>
      <w:bookmarkStart w:id="104" w:name="_Toc169972756"/>
      <w:r>
        <w:t>Discovery</w:t>
      </w:r>
      <w:bookmarkEnd w:id="104"/>
    </w:p>
    <w:p w14:paraId="7655DD6A" w14:textId="0D159520" w:rsidR="00240C95" w:rsidRPr="00240C95" w:rsidRDefault="00240C95" w:rsidP="00A329E5">
      <w:r>
        <w:t xml:space="preserve">L'attacco mirato non ha colpito uniformemente tutti i modem </w:t>
      </w:r>
      <w:proofErr w:type="spellStart"/>
      <w:r w:rsidR="00E34921">
        <w:t>Viasat</w:t>
      </w:r>
      <w:proofErr w:type="spellEnd"/>
      <w:r>
        <w:t xml:space="preserve">;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w:t>
      </w:r>
      <w:r w:rsidR="00DB6A2B">
        <w:t>Ciò</w:t>
      </w:r>
      <w:r>
        <w:t xml:space="preserve">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w:t>
      </w:r>
      <w:r>
        <w:lastRenderedPageBreak/>
        <w:t>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A329E5">
            <w:r>
              <w:t>Tattiche</w:t>
            </w:r>
          </w:p>
        </w:tc>
        <w:tc>
          <w:tcPr>
            <w:tcW w:w="5708" w:type="dxa"/>
          </w:tcPr>
          <w:p w14:paraId="1A05C40E" w14:textId="4CC2B2B4" w:rsidR="00240C95" w:rsidRPr="00240C95" w:rsidRDefault="00240C95" w:rsidP="00A329E5">
            <w:r>
              <w:t>Tecniche</w:t>
            </w:r>
          </w:p>
        </w:tc>
      </w:tr>
      <w:tr w:rsidR="00240C95" w:rsidRPr="007F4FDC" w14:paraId="2EBDE2EE" w14:textId="77777777" w:rsidTr="00AC370B">
        <w:tc>
          <w:tcPr>
            <w:tcW w:w="1425" w:type="dxa"/>
            <w:vMerge w:val="restart"/>
          </w:tcPr>
          <w:p w14:paraId="10EDE47E" w14:textId="327C24E1" w:rsidR="00240C95" w:rsidRDefault="00240C95" w:rsidP="00A329E5">
            <w:r>
              <w:t>Discovery</w:t>
            </w:r>
          </w:p>
        </w:tc>
        <w:tc>
          <w:tcPr>
            <w:tcW w:w="5708" w:type="dxa"/>
          </w:tcPr>
          <w:p w14:paraId="11636F9F" w14:textId="6254D701" w:rsidR="00240C95" w:rsidRPr="00563036" w:rsidRDefault="00240C95" w:rsidP="00A329E5">
            <w:pPr>
              <w:rPr>
                <w:lang w:val="en-US"/>
              </w:rPr>
            </w:pPr>
            <w:r w:rsidRPr="00563036">
              <w:rPr>
                <w:lang w:val="en-US"/>
              </w:rPr>
              <w:t>[T1016] System Network Configuration Discovery</w:t>
            </w:r>
          </w:p>
        </w:tc>
      </w:tr>
      <w:tr w:rsidR="00240C95" w14:paraId="4D3D7E50" w14:textId="77777777" w:rsidTr="00AC370B">
        <w:tc>
          <w:tcPr>
            <w:tcW w:w="1425" w:type="dxa"/>
            <w:vMerge/>
          </w:tcPr>
          <w:p w14:paraId="45B798D5" w14:textId="77777777" w:rsidR="00240C95" w:rsidRPr="00563036" w:rsidRDefault="00240C95" w:rsidP="00A329E5">
            <w:pPr>
              <w:rPr>
                <w:lang w:val="en-US"/>
              </w:rPr>
            </w:pPr>
          </w:p>
        </w:tc>
        <w:tc>
          <w:tcPr>
            <w:tcW w:w="5708" w:type="dxa"/>
          </w:tcPr>
          <w:p w14:paraId="2F6EEB16" w14:textId="79416CF0" w:rsidR="00240C95" w:rsidRDefault="00240C95" w:rsidP="00A329E5">
            <w:r w:rsidRPr="00240C95">
              <w:t>[T1082] System Information Discovery</w:t>
            </w:r>
          </w:p>
        </w:tc>
      </w:tr>
    </w:tbl>
    <w:p w14:paraId="55130C8F" w14:textId="5ABC6206" w:rsidR="009E52B2" w:rsidRDefault="009E52B2" w:rsidP="00A329E5"/>
    <w:p w14:paraId="08095D9E" w14:textId="69272018" w:rsidR="00240C95" w:rsidRDefault="00240C95" w:rsidP="00A329E5">
      <w:pPr>
        <w:pStyle w:val="Titolo3"/>
      </w:pPr>
      <w:bookmarkStart w:id="105" w:name="_Toc169972757"/>
      <w:r>
        <w:t xml:space="preserve">Defense </w:t>
      </w:r>
      <w:proofErr w:type="spellStart"/>
      <w:r>
        <w:t>evasion</w:t>
      </w:r>
      <w:proofErr w:type="spellEnd"/>
      <w:r>
        <w:t xml:space="preserve"> &amp; </w:t>
      </w:r>
      <w:proofErr w:type="spellStart"/>
      <w:r w:rsidRPr="00240C95">
        <w:t>Privilege</w:t>
      </w:r>
      <w:proofErr w:type="spellEnd"/>
      <w:r w:rsidRPr="00240C95">
        <w:t xml:space="preserve"> Escalation</w:t>
      </w:r>
      <w:bookmarkEnd w:id="105"/>
    </w:p>
    <w:p w14:paraId="7298E25A" w14:textId="22E628A1" w:rsidR="00240C95" w:rsidRDefault="00240C95" w:rsidP="00A329E5">
      <w:r>
        <w:t>Una volta che l’</w:t>
      </w:r>
      <w:proofErr w:type="spellStart"/>
      <w:r>
        <w:t>attacker</w:t>
      </w:r>
      <w:proofErr w:type="spellEnd"/>
      <w:r>
        <w:t xml:space="preserve"> ha ottenuto l’accesso ai modem, ha utilizzato altre tecniche di </w:t>
      </w:r>
      <w:proofErr w:type="spellStart"/>
      <w:r>
        <w:t>privilage</w:t>
      </w:r>
      <w:proofErr w:type="spellEnd"/>
      <w:r>
        <w:t xml:space="preserv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A329E5">
            <w:r>
              <w:t>Tattiche</w:t>
            </w:r>
          </w:p>
        </w:tc>
        <w:tc>
          <w:tcPr>
            <w:tcW w:w="5449" w:type="dxa"/>
          </w:tcPr>
          <w:p w14:paraId="518246CA" w14:textId="1751FF95" w:rsidR="00240C95" w:rsidRPr="00240C95" w:rsidRDefault="00240C95" w:rsidP="00A329E5">
            <w:r>
              <w:t>Tecniche</w:t>
            </w:r>
          </w:p>
        </w:tc>
      </w:tr>
      <w:tr w:rsidR="00240C95" w:rsidRPr="007F4FDC" w14:paraId="4E25178E" w14:textId="77777777" w:rsidTr="00AC370B">
        <w:tc>
          <w:tcPr>
            <w:tcW w:w="2592" w:type="dxa"/>
          </w:tcPr>
          <w:p w14:paraId="484D89FF" w14:textId="66B734F4" w:rsidR="00240C95" w:rsidRDefault="00240C95" w:rsidP="00A329E5">
            <w:r w:rsidRPr="00240C95">
              <w:t xml:space="preserve">Defense </w:t>
            </w:r>
            <w:proofErr w:type="spellStart"/>
            <w:r w:rsidRPr="00240C95">
              <w:t>Evasion</w:t>
            </w:r>
            <w:proofErr w:type="spellEnd"/>
          </w:p>
        </w:tc>
        <w:tc>
          <w:tcPr>
            <w:tcW w:w="5449" w:type="dxa"/>
          </w:tcPr>
          <w:p w14:paraId="61B3EA01" w14:textId="4B5901A1" w:rsidR="00240C95" w:rsidRPr="00563036" w:rsidRDefault="00240C95" w:rsidP="00A329E5">
            <w:pPr>
              <w:rPr>
                <w:lang w:val="en-US"/>
              </w:rPr>
            </w:pPr>
            <w:r w:rsidRPr="00563036">
              <w:rPr>
                <w:lang w:val="en-US"/>
              </w:rPr>
              <w:t>[T1562.004] Impair Defenses: Disable or Modify System Firewall</w:t>
            </w:r>
          </w:p>
        </w:tc>
      </w:tr>
      <w:tr w:rsidR="00240C95" w14:paraId="33703068" w14:textId="77777777" w:rsidTr="00AC370B">
        <w:tc>
          <w:tcPr>
            <w:tcW w:w="2592" w:type="dxa"/>
          </w:tcPr>
          <w:p w14:paraId="000591B5" w14:textId="0BA5137F" w:rsidR="00240C95" w:rsidRDefault="00240C95" w:rsidP="00A329E5">
            <w:proofErr w:type="spellStart"/>
            <w:r w:rsidRPr="00240C95">
              <w:t>Initial</w:t>
            </w:r>
            <w:proofErr w:type="spellEnd"/>
            <w:r w:rsidRPr="00240C95">
              <w:t xml:space="preserve"> Access</w:t>
            </w:r>
            <w:r w:rsidRPr="00240C95">
              <w:tab/>
            </w:r>
          </w:p>
        </w:tc>
        <w:tc>
          <w:tcPr>
            <w:tcW w:w="5449" w:type="dxa"/>
          </w:tcPr>
          <w:p w14:paraId="70B38E8A" w14:textId="134C9E9D" w:rsidR="00240C95" w:rsidRDefault="00240C95" w:rsidP="00A329E5">
            <w:r w:rsidRPr="00240C95">
              <w:t xml:space="preserve">[T1133] </w:t>
            </w:r>
            <w:proofErr w:type="spellStart"/>
            <w:r w:rsidRPr="00240C95">
              <w:t>External</w:t>
            </w:r>
            <w:proofErr w:type="spellEnd"/>
            <w:r w:rsidRPr="00240C95">
              <w:t xml:space="preserve"> Remote Services</w:t>
            </w:r>
          </w:p>
        </w:tc>
      </w:tr>
      <w:tr w:rsidR="00240C95" w:rsidRPr="007F4FDC" w14:paraId="2B3AF11E" w14:textId="77777777" w:rsidTr="00AC370B">
        <w:tc>
          <w:tcPr>
            <w:tcW w:w="2592" w:type="dxa"/>
          </w:tcPr>
          <w:p w14:paraId="71FDD92C" w14:textId="4013150F" w:rsidR="00240C95" w:rsidRPr="00240C95" w:rsidRDefault="00240C95" w:rsidP="00A329E5">
            <w:pPr>
              <w:rPr>
                <w:spacing w:val="0"/>
                <w:lang w:eastAsia="it-IT"/>
              </w:rPr>
            </w:pPr>
            <w:proofErr w:type="spellStart"/>
            <w:r w:rsidRPr="00240C95">
              <w:t>Privilege</w:t>
            </w:r>
            <w:proofErr w:type="spellEnd"/>
            <w:r w:rsidRPr="00240C95">
              <w:t xml:space="preserve"> Escalation</w:t>
            </w:r>
          </w:p>
        </w:tc>
        <w:tc>
          <w:tcPr>
            <w:tcW w:w="5449" w:type="dxa"/>
          </w:tcPr>
          <w:p w14:paraId="3281738F" w14:textId="231F1D09" w:rsidR="00240C95" w:rsidRPr="00563036" w:rsidRDefault="00240C95" w:rsidP="00A329E5">
            <w:pPr>
              <w:rPr>
                <w:lang w:val="en-US"/>
              </w:rPr>
            </w:pPr>
            <w:r w:rsidRPr="00563036">
              <w:rPr>
                <w:lang w:val="en-US"/>
              </w:rPr>
              <w:t>[T1068] Exploitation for Privilege Escalation</w:t>
            </w:r>
          </w:p>
        </w:tc>
      </w:tr>
    </w:tbl>
    <w:p w14:paraId="7BAF1285" w14:textId="2B36E26F" w:rsidR="007A0EBC" w:rsidRDefault="00240C95" w:rsidP="00A329E5">
      <w:pPr>
        <w:pStyle w:val="Titolo3"/>
      </w:pPr>
      <w:bookmarkStart w:id="106" w:name="_Toc169972758"/>
      <w:proofErr w:type="spellStart"/>
      <w:r>
        <w:lastRenderedPageBreak/>
        <w:t>Execution</w:t>
      </w:r>
      <w:bookmarkEnd w:id="106"/>
      <w:proofErr w:type="spellEnd"/>
    </w:p>
    <w:p w14:paraId="300FD45B" w14:textId="2D381DE0" w:rsidR="007A0EBC" w:rsidRDefault="00B262A3" w:rsidP="00A329E5">
      <w:r>
        <w:t xml:space="preserve">L’attaccate è riuscito a fornire un aggiornamento firmware valido al dispositivo, installando un binario </w:t>
      </w:r>
      <w:r w:rsidRPr="00B262A3">
        <w:rPr>
          <w:i/>
          <w:iCs/>
        </w:rPr>
        <w:t>ELF</w:t>
      </w:r>
      <w:r>
        <w:t xml:space="preserve"> (</w:t>
      </w:r>
      <w:proofErr w:type="spellStart"/>
      <w:r w:rsidRPr="00B262A3">
        <w:rPr>
          <w:i/>
          <w:iCs/>
        </w:rPr>
        <w:t>Executable</w:t>
      </w:r>
      <w:proofErr w:type="spellEnd"/>
      <w:r w:rsidRPr="00B262A3">
        <w:rPr>
          <w:i/>
          <w:iCs/>
        </w:rPr>
        <w:t xml:space="preserve"> and </w:t>
      </w:r>
      <w:proofErr w:type="spellStart"/>
      <w:r w:rsidRPr="00B262A3">
        <w:rPr>
          <w:i/>
          <w:iCs/>
        </w:rPr>
        <w:t>Linkable</w:t>
      </w:r>
      <w:proofErr w:type="spellEnd"/>
      <w:r w:rsidRPr="00B262A3">
        <w:rPr>
          <w:i/>
          <w:iCs/>
        </w:rPr>
        <w:t xml:space="preserve"> Format</w:t>
      </w:r>
      <w:r>
        <w:t>) detto “</w:t>
      </w:r>
      <w:proofErr w:type="spellStart"/>
      <w:r w:rsidRPr="00B262A3">
        <w:rPr>
          <w:i/>
          <w:iCs/>
        </w:rPr>
        <w:t>Acidrain</w:t>
      </w:r>
      <w:proofErr w:type="spellEnd"/>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A329E5">
            <w:r>
              <w:t>Tattiche</w:t>
            </w:r>
          </w:p>
        </w:tc>
        <w:tc>
          <w:tcPr>
            <w:tcW w:w="5151" w:type="dxa"/>
          </w:tcPr>
          <w:p w14:paraId="3A409D0A" w14:textId="16DD0F96" w:rsidR="00B262A3" w:rsidRPr="00B262A3" w:rsidRDefault="00B262A3" w:rsidP="00A329E5">
            <w:pPr>
              <w:rPr>
                <w:sz w:val="20"/>
                <w:szCs w:val="20"/>
              </w:rPr>
            </w:pPr>
            <w:r w:rsidRPr="00B262A3">
              <w:t>Tecniche</w:t>
            </w:r>
          </w:p>
        </w:tc>
      </w:tr>
      <w:tr w:rsidR="00B262A3" w14:paraId="53957265" w14:textId="77777777" w:rsidTr="00AC370B">
        <w:tc>
          <w:tcPr>
            <w:tcW w:w="2890" w:type="dxa"/>
          </w:tcPr>
          <w:p w14:paraId="24520C14" w14:textId="3A08785B" w:rsidR="00B262A3" w:rsidRDefault="00B262A3" w:rsidP="00A329E5">
            <w:r w:rsidRPr="00B262A3">
              <w:t>Resource Development</w:t>
            </w:r>
          </w:p>
        </w:tc>
        <w:tc>
          <w:tcPr>
            <w:tcW w:w="5151" w:type="dxa"/>
          </w:tcPr>
          <w:p w14:paraId="7AA62990" w14:textId="2BB6E2CF" w:rsidR="00B262A3" w:rsidRDefault="00B262A3" w:rsidP="00A329E5">
            <w:r w:rsidRPr="00B262A3">
              <w:t xml:space="preserve">[T1588.002] </w:t>
            </w:r>
            <w:proofErr w:type="spellStart"/>
            <w:r w:rsidRPr="00B262A3">
              <w:t>Obtain</w:t>
            </w:r>
            <w:proofErr w:type="spellEnd"/>
            <w:r w:rsidRPr="00B262A3">
              <w:t xml:space="preserve"> Capabilities: Tool</w:t>
            </w:r>
          </w:p>
        </w:tc>
      </w:tr>
      <w:tr w:rsidR="00B262A3" w14:paraId="5D81F7EA" w14:textId="77777777" w:rsidTr="00AC370B">
        <w:tc>
          <w:tcPr>
            <w:tcW w:w="2890" w:type="dxa"/>
          </w:tcPr>
          <w:p w14:paraId="27527AEA" w14:textId="65476244" w:rsidR="00B262A3" w:rsidRDefault="00B262A3" w:rsidP="00A329E5">
            <w:proofErr w:type="spellStart"/>
            <w:r w:rsidRPr="00B262A3">
              <w:t>Execution</w:t>
            </w:r>
            <w:proofErr w:type="spellEnd"/>
          </w:p>
        </w:tc>
        <w:tc>
          <w:tcPr>
            <w:tcW w:w="5151" w:type="dxa"/>
          </w:tcPr>
          <w:p w14:paraId="22421DE7" w14:textId="7631575D" w:rsidR="00B262A3" w:rsidRDefault="00B262A3" w:rsidP="00A329E5">
            <w:r w:rsidRPr="00B262A3">
              <w:t>[T1072] Software Deployment Tools</w:t>
            </w:r>
          </w:p>
        </w:tc>
      </w:tr>
      <w:tr w:rsidR="00B262A3" w14:paraId="6D07D776" w14:textId="77777777" w:rsidTr="00AC370B">
        <w:tc>
          <w:tcPr>
            <w:tcW w:w="2890" w:type="dxa"/>
          </w:tcPr>
          <w:p w14:paraId="5E10B368" w14:textId="351E8C48" w:rsidR="00B262A3" w:rsidRDefault="00B262A3" w:rsidP="00A329E5">
            <w:proofErr w:type="spellStart"/>
            <w:r w:rsidRPr="00B262A3">
              <w:t>Initial</w:t>
            </w:r>
            <w:proofErr w:type="spellEnd"/>
            <w:r w:rsidRPr="00B262A3">
              <w:t xml:space="preserve"> Access</w:t>
            </w:r>
          </w:p>
        </w:tc>
        <w:tc>
          <w:tcPr>
            <w:tcW w:w="5151" w:type="dxa"/>
          </w:tcPr>
          <w:p w14:paraId="41BF9019" w14:textId="58A42F73" w:rsidR="00B262A3" w:rsidRDefault="00B262A3" w:rsidP="00A329E5">
            <w:r w:rsidRPr="00B262A3">
              <w:t>[T1195] Supply Chain Compromise</w:t>
            </w:r>
          </w:p>
        </w:tc>
      </w:tr>
      <w:tr w:rsidR="00B262A3" w:rsidRPr="007F4FDC" w14:paraId="2F5F08D6" w14:textId="77777777" w:rsidTr="00AC370B">
        <w:tc>
          <w:tcPr>
            <w:tcW w:w="2890" w:type="dxa"/>
          </w:tcPr>
          <w:p w14:paraId="60E1B58A" w14:textId="13C71494" w:rsidR="00B262A3" w:rsidRDefault="00B262A3" w:rsidP="00A329E5">
            <w:r w:rsidRPr="00B262A3">
              <w:t xml:space="preserve">Defense </w:t>
            </w:r>
            <w:proofErr w:type="spellStart"/>
            <w:r w:rsidRPr="00B262A3">
              <w:t>Evasion</w:t>
            </w:r>
            <w:proofErr w:type="spellEnd"/>
          </w:p>
        </w:tc>
        <w:tc>
          <w:tcPr>
            <w:tcW w:w="5151" w:type="dxa"/>
          </w:tcPr>
          <w:p w14:paraId="4DFE49B8" w14:textId="2B78A47D" w:rsidR="00B262A3" w:rsidRPr="00563036" w:rsidRDefault="00B262A3" w:rsidP="00A329E5">
            <w:pPr>
              <w:rPr>
                <w:lang w:val="en-US"/>
              </w:rPr>
            </w:pPr>
            <w:r w:rsidRPr="00563036">
              <w:rPr>
                <w:lang w:val="en-US"/>
              </w:rPr>
              <w:t>[T1070.004] Indicator Removal: File Deletion</w:t>
            </w:r>
          </w:p>
        </w:tc>
      </w:tr>
      <w:tr w:rsidR="00B262A3" w:rsidRPr="007F4FDC" w14:paraId="2F4DDF57" w14:textId="77777777" w:rsidTr="00AC370B">
        <w:tc>
          <w:tcPr>
            <w:tcW w:w="2890" w:type="dxa"/>
          </w:tcPr>
          <w:p w14:paraId="6B1B1789" w14:textId="0440EF1A" w:rsidR="00B262A3" w:rsidRPr="00B262A3" w:rsidRDefault="00B262A3" w:rsidP="00A329E5">
            <w:proofErr w:type="spellStart"/>
            <w:r w:rsidRPr="00B262A3">
              <w:t>Persistence</w:t>
            </w:r>
            <w:proofErr w:type="spellEnd"/>
          </w:p>
        </w:tc>
        <w:tc>
          <w:tcPr>
            <w:tcW w:w="5151" w:type="dxa"/>
          </w:tcPr>
          <w:p w14:paraId="0962D339" w14:textId="40C65706" w:rsidR="00B262A3" w:rsidRPr="00563036" w:rsidRDefault="00B262A3" w:rsidP="00A329E5">
            <w:pPr>
              <w:rPr>
                <w:lang w:val="en-US"/>
              </w:rPr>
            </w:pPr>
            <w:r w:rsidRPr="00563036">
              <w:rPr>
                <w:lang w:val="en-US"/>
              </w:rPr>
              <w:t>[T1542.001] Pre-OS Boot: System Firmware</w:t>
            </w:r>
          </w:p>
        </w:tc>
      </w:tr>
    </w:tbl>
    <w:p w14:paraId="2FD73377" w14:textId="15BF5541" w:rsidR="005D6AF6" w:rsidRDefault="005D6AF6" w:rsidP="00A329E5">
      <w:pPr>
        <w:pStyle w:val="Titolo3"/>
      </w:pPr>
      <w:bookmarkStart w:id="107" w:name="_Toc169972759"/>
      <w:r>
        <w:t>Impact</w:t>
      </w:r>
      <w:bookmarkEnd w:id="107"/>
    </w:p>
    <w:p w14:paraId="71CB7AF9" w14:textId="618A6DCF" w:rsidR="005D6AF6" w:rsidRDefault="005D6AF6" w:rsidP="00A329E5">
      <w:r>
        <w:t xml:space="preserve">In questa fase vengono </w:t>
      </w:r>
      <w:r w:rsidR="00DB6A2B">
        <w:t>presentate</w:t>
      </w:r>
      <w:r>
        <w:t xml:space="preserve"> le ultime tecniche utilizzate per ottener</w:t>
      </w:r>
      <w:r w:rsidR="00DB6A2B">
        <w:t xml:space="preserve">e </w:t>
      </w:r>
      <w:r>
        <w:t>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A329E5">
            <w:r w:rsidRPr="00E34921">
              <w:t>Tattiche</w:t>
            </w:r>
          </w:p>
        </w:tc>
        <w:tc>
          <w:tcPr>
            <w:tcW w:w="5000" w:type="dxa"/>
          </w:tcPr>
          <w:p w14:paraId="59F3206A" w14:textId="0E9BDA7D" w:rsidR="00E34921" w:rsidRPr="00E34921" w:rsidRDefault="00E34921" w:rsidP="00A329E5">
            <w:r>
              <w:t>Tecniche</w:t>
            </w:r>
          </w:p>
        </w:tc>
      </w:tr>
      <w:tr w:rsidR="00E34921" w14:paraId="624D46DE" w14:textId="77777777" w:rsidTr="00AC370B">
        <w:tc>
          <w:tcPr>
            <w:tcW w:w="1290" w:type="dxa"/>
            <w:vMerge w:val="restart"/>
          </w:tcPr>
          <w:p w14:paraId="39ED71DD" w14:textId="6EA88355" w:rsidR="00E34921" w:rsidRDefault="00E34921" w:rsidP="00A329E5">
            <w:r w:rsidRPr="00E34921">
              <w:lastRenderedPageBreak/>
              <w:t>Impact</w:t>
            </w:r>
          </w:p>
        </w:tc>
        <w:tc>
          <w:tcPr>
            <w:tcW w:w="5000" w:type="dxa"/>
          </w:tcPr>
          <w:p w14:paraId="6535F6E3" w14:textId="5A5B8586" w:rsidR="00E34921" w:rsidRDefault="00E34921" w:rsidP="00A329E5">
            <w:r w:rsidRPr="00E34921">
              <w:t xml:space="preserve">[T1529] System </w:t>
            </w:r>
            <w:proofErr w:type="spellStart"/>
            <w:r w:rsidRPr="00E34921">
              <w:t>Shutdown</w:t>
            </w:r>
            <w:proofErr w:type="spellEnd"/>
            <w:r w:rsidRPr="00E34921">
              <w:t>/Reboot</w:t>
            </w:r>
          </w:p>
        </w:tc>
      </w:tr>
      <w:tr w:rsidR="00E34921" w14:paraId="461E85B7" w14:textId="77777777" w:rsidTr="00AC370B">
        <w:tc>
          <w:tcPr>
            <w:tcW w:w="1290" w:type="dxa"/>
            <w:vMerge/>
          </w:tcPr>
          <w:p w14:paraId="49A49BC6" w14:textId="77777777" w:rsidR="00E34921" w:rsidRDefault="00E34921" w:rsidP="00A329E5"/>
        </w:tc>
        <w:tc>
          <w:tcPr>
            <w:tcW w:w="5000" w:type="dxa"/>
          </w:tcPr>
          <w:p w14:paraId="4AF8CEB3" w14:textId="4971C30F" w:rsidR="00E34921" w:rsidRDefault="00E34921" w:rsidP="00A329E5">
            <w:r w:rsidRPr="00E34921">
              <w:t xml:space="preserve">[T1485] Data </w:t>
            </w:r>
            <w:proofErr w:type="spellStart"/>
            <w:r w:rsidRPr="00E34921">
              <w:t>Destruction</w:t>
            </w:r>
            <w:proofErr w:type="spellEnd"/>
          </w:p>
        </w:tc>
      </w:tr>
      <w:tr w:rsidR="00E34921" w14:paraId="4D5121A4" w14:textId="77777777" w:rsidTr="00AC370B">
        <w:tc>
          <w:tcPr>
            <w:tcW w:w="1290" w:type="dxa"/>
            <w:vMerge/>
          </w:tcPr>
          <w:p w14:paraId="1BFC8B69" w14:textId="77777777" w:rsidR="00E34921" w:rsidRDefault="00E34921" w:rsidP="00A329E5"/>
        </w:tc>
        <w:tc>
          <w:tcPr>
            <w:tcW w:w="5000" w:type="dxa"/>
          </w:tcPr>
          <w:p w14:paraId="427CEB06" w14:textId="19038806" w:rsidR="00E34921" w:rsidRDefault="00E34921" w:rsidP="00A329E5">
            <w:r w:rsidRPr="00E34921">
              <w:t xml:space="preserve">[T1495] Firmware </w:t>
            </w:r>
            <w:proofErr w:type="spellStart"/>
            <w:r w:rsidRPr="00E34921">
              <w:t>Corruption</w:t>
            </w:r>
            <w:proofErr w:type="spellEnd"/>
          </w:p>
        </w:tc>
      </w:tr>
      <w:tr w:rsidR="00E34921" w14:paraId="798CB5CB" w14:textId="77777777" w:rsidTr="00AC370B">
        <w:tc>
          <w:tcPr>
            <w:tcW w:w="1290" w:type="dxa"/>
            <w:vMerge/>
          </w:tcPr>
          <w:p w14:paraId="3C846FF6" w14:textId="77777777" w:rsidR="00E34921" w:rsidRDefault="00E34921" w:rsidP="00A329E5"/>
        </w:tc>
        <w:tc>
          <w:tcPr>
            <w:tcW w:w="5000" w:type="dxa"/>
          </w:tcPr>
          <w:p w14:paraId="3FC812F9" w14:textId="004104E2" w:rsidR="00E34921" w:rsidRDefault="00E34921" w:rsidP="00A329E5">
            <w:r w:rsidRPr="00E34921">
              <w:t xml:space="preserve">[T1561] Disk </w:t>
            </w:r>
            <w:proofErr w:type="spellStart"/>
            <w:r w:rsidRPr="00E34921">
              <w:t>Wipe</w:t>
            </w:r>
            <w:proofErr w:type="spellEnd"/>
          </w:p>
        </w:tc>
      </w:tr>
      <w:tr w:rsidR="00E34921" w14:paraId="0F6824E2" w14:textId="77777777" w:rsidTr="00AC370B">
        <w:tc>
          <w:tcPr>
            <w:tcW w:w="1290" w:type="dxa"/>
            <w:vMerge/>
          </w:tcPr>
          <w:p w14:paraId="262716B2" w14:textId="77777777" w:rsidR="00E34921" w:rsidRDefault="00E34921" w:rsidP="00A329E5"/>
        </w:tc>
        <w:tc>
          <w:tcPr>
            <w:tcW w:w="5000" w:type="dxa"/>
          </w:tcPr>
          <w:p w14:paraId="449E7E82" w14:textId="4AE7EEB1" w:rsidR="00E34921" w:rsidRDefault="00E34921" w:rsidP="00A329E5">
            <w:r w:rsidRPr="00E34921">
              <w:t xml:space="preserve">[T1529] System </w:t>
            </w:r>
            <w:proofErr w:type="spellStart"/>
            <w:r w:rsidRPr="00E34921">
              <w:t>Shutdown</w:t>
            </w:r>
            <w:proofErr w:type="spellEnd"/>
            <w:r w:rsidRPr="00E34921">
              <w:t>/Reboot</w:t>
            </w:r>
          </w:p>
        </w:tc>
      </w:tr>
      <w:tr w:rsidR="00E34921" w14:paraId="436B157F" w14:textId="77777777" w:rsidTr="00AC370B">
        <w:tc>
          <w:tcPr>
            <w:tcW w:w="1290" w:type="dxa"/>
            <w:vMerge/>
          </w:tcPr>
          <w:p w14:paraId="295BBBE8" w14:textId="77777777" w:rsidR="00E34921" w:rsidRDefault="00E34921" w:rsidP="00A329E5"/>
        </w:tc>
        <w:tc>
          <w:tcPr>
            <w:tcW w:w="5000" w:type="dxa"/>
          </w:tcPr>
          <w:p w14:paraId="3F4489E6" w14:textId="7409A0B7" w:rsidR="00E34921" w:rsidRDefault="00E34921" w:rsidP="00A329E5">
            <w:r w:rsidRPr="00E34921">
              <w:t xml:space="preserve">[T1485] Data </w:t>
            </w:r>
            <w:proofErr w:type="spellStart"/>
            <w:r w:rsidRPr="00E34921">
              <w:t>Destruction</w:t>
            </w:r>
            <w:proofErr w:type="spellEnd"/>
          </w:p>
        </w:tc>
      </w:tr>
      <w:tr w:rsidR="00E34921" w14:paraId="5A6ED137" w14:textId="77777777" w:rsidTr="00AC370B">
        <w:tc>
          <w:tcPr>
            <w:tcW w:w="1290" w:type="dxa"/>
            <w:vMerge/>
          </w:tcPr>
          <w:p w14:paraId="7E2473E9" w14:textId="77777777" w:rsidR="00E34921" w:rsidRDefault="00E34921" w:rsidP="00A329E5"/>
        </w:tc>
        <w:tc>
          <w:tcPr>
            <w:tcW w:w="5000" w:type="dxa"/>
          </w:tcPr>
          <w:p w14:paraId="577FBC7C" w14:textId="32D4D2A4" w:rsidR="00E34921" w:rsidRDefault="00E34921" w:rsidP="00A329E5">
            <w:r w:rsidRPr="00E34921">
              <w:t xml:space="preserve">[T1495] Firmware </w:t>
            </w:r>
            <w:proofErr w:type="spellStart"/>
            <w:r w:rsidRPr="00E34921">
              <w:t>Corruption</w:t>
            </w:r>
            <w:proofErr w:type="spellEnd"/>
          </w:p>
        </w:tc>
      </w:tr>
      <w:tr w:rsidR="00E34921" w14:paraId="20469676" w14:textId="77777777" w:rsidTr="00AC370B">
        <w:tc>
          <w:tcPr>
            <w:tcW w:w="1290" w:type="dxa"/>
            <w:vMerge/>
          </w:tcPr>
          <w:p w14:paraId="685D0198" w14:textId="77777777" w:rsidR="00E34921" w:rsidRDefault="00E34921" w:rsidP="00A329E5"/>
        </w:tc>
        <w:tc>
          <w:tcPr>
            <w:tcW w:w="5000" w:type="dxa"/>
          </w:tcPr>
          <w:p w14:paraId="53132385" w14:textId="43A6A665" w:rsidR="00E34921" w:rsidRDefault="00E34921" w:rsidP="00A329E5">
            <w:r w:rsidRPr="00E34921">
              <w:t xml:space="preserve">[T1561] Disk </w:t>
            </w:r>
            <w:proofErr w:type="spellStart"/>
            <w:r w:rsidRPr="00E34921">
              <w:t>Wipe</w:t>
            </w:r>
            <w:proofErr w:type="spellEnd"/>
          </w:p>
        </w:tc>
      </w:tr>
      <w:tr w:rsidR="00E34921" w:rsidRPr="007F4FDC" w14:paraId="3A926671" w14:textId="77777777" w:rsidTr="00AC370B">
        <w:tc>
          <w:tcPr>
            <w:tcW w:w="1290" w:type="dxa"/>
            <w:vMerge/>
          </w:tcPr>
          <w:p w14:paraId="4F06EAFB" w14:textId="77777777" w:rsidR="00E34921" w:rsidRDefault="00E34921" w:rsidP="00A329E5"/>
        </w:tc>
        <w:tc>
          <w:tcPr>
            <w:tcW w:w="5000" w:type="dxa"/>
          </w:tcPr>
          <w:p w14:paraId="57718F46" w14:textId="0B35CA44" w:rsidR="00E34921" w:rsidRPr="00563036" w:rsidRDefault="00E34921" w:rsidP="00A329E5">
            <w:pPr>
              <w:rPr>
                <w:lang w:val="en-US"/>
              </w:rPr>
            </w:pPr>
            <w:r w:rsidRPr="00563036">
              <w:rPr>
                <w:lang w:val="en-US"/>
              </w:rPr>
              <w:t>[T1561.001] Disk Wipe: Disk Content Wipe</w:t>
            </w:r>
          </w:p>
        </w:tc>
      </w:tr>
      <w:tr w:rsidR="00E34921" w14:paraId="10036331" w14:textId="77777777" w:rsidTr="00AC370B">
        <w:tc>
          <w:tcPr>
            <w:tcW w:w="1290" w:type="dxa"/>
            <w:vMerge/>
          </w:tcPr>
          <w:p w14:paraId="1D70DA1D" w14:textId="77777777" w:rsidR="00E34921" w:rsidRPr="00563036" w:rsidRDefault="00E34921" w:rsidP="00A329E5">
            <w:pPr>
              <w:rPr>
                <w:lang w:val="en-US"/>
              </w:rPr>
            </w:pPr>
          </w:p>
        </w:tc>
        <w:tc>
          <w:tcPr>
            <w:tcW w:w="5000" w:type="dxa"/>
          </w:tcPr>
          <w:p w14:paraId="0D6C54F1" w14:textId="535BC368" w:rsidR="00E34921" w:rsidRDefault="00E34921" w:rsidP="00A329E5">
            <w:r w:rsidRPr="00E34921">
              <w:t xml:space="preserve">[T1561.002] Disk </w:t>
            </w:r>
            <w:proofErr w:type="spellStart"/>
            <w:r w:rsidRPr="00E34921">
              <w:t>Structure</w:t>
            </w:r>
            <w:proofErr w:type="spellEnd"/>
            <w:r w:rsidRPr="00E34921">
              <w:t xml:space="preserve"> </w:t>
            </w:r>
            <w:proofErr w:type="spellStart"/>
            <w:r w:rsidRPr="00E34921">
              <w:t>Wipe</w:t>
            </w:r>
            <w:proofErr w:type="spellEnd"/>
          </w:p>
        </w:tc>
      </w:tr>
      <w:tr w:rsidR="00E34921" w14:paraId="18C79336" w14:textId="77777777" w:rsidTr="00AC370B">
        <w:tc>
          <w:tcPr>
            <w:tcW w:w="1290" w:type="dxa"/>
            <w:vMerge/>
          </w:tcPr>
          <w:p w14:paraId="6D0106C5" w14:textId="77777777" w:rsidR="00E34921" w:rsidRDefault="00E34921" w:rsidP="00A329E5"/>
        </w:tc>
        <w:tc>
          <w:tcPr>
            <w:tcW w:w="5000" w:type="dxa"/>
          </w:tcPr>
          <w:p w14:paraId="5B6DA7B4" w14:textId="3F8C60F8" w:rsidR="00E34921" w:rsidRDefault="00E34921" w:rsidP="00A329E5">
            <w:r w:rsidRPr="00E34921">
              <w:t xml:space="preserve">[T1531] Account Access </w:t>
            </w:r>
            <w:proofErr w:type="spellStart"/>
            <w:r w:rsidRPr="00E34921">
              <w:t>Removal</w:t>
            </w:r>
            <w:proofErr w:type="spellEnd"/>
          </w:p>
        </w:tc>
      </w:tr>
      <w:tr w:rsidR="00E34921" w:rsidRPr="007F4FDC" w14:paraId="16C98388" w14:textId="77777777" w:rsidTr="00AC370B">
        <w:tc>
          <w:tcPr>
            <w:tcW w:w="1290" w:type="dxa"/>
            <w:vMerge/>
          </w:tcPr>
          <w:p w14:paraId="3B674AE5" w14:textId="77777777" w:rsidR="00E34921" w:rsidRDefault="00E34921" w:rsidP="00A329E5"/>
        </w:tc>
        <w:tc>
          <w:tcPr>
            <w:tcW w:w="5000" w:type="dxa"/>
          </w:tcPr>
          <w:p w14:paraId="04B10996" w14:textId="099A594D" w:rsidR="00E34921" w:rsidRPr="00563036" w:rsidRDefault="00E34921" w:rsidP="00A329E5">
            <w:pPr>
              <w:rPr>
                <w:lang w:val="en-US"/>
              </w:rPr>
            </w:pPr>
            <w:r w:rsidRPr="00563036">
              <w:rPr>
                <w:lang w:val="en-US"/>
              </w:rPr>
              <w:t>[T1498] Network Denial of Service</w:t>
            </w:r>
          </w:p>
        </w:tc>
      </w:tr>
      <w:tr w:rsidR="00E34921" w14:paraId="65377741" w14:textId="77777777" w:rsidTr="00AC370B">
        <w:tc>
          <w:tcPr>
            <w:tcW w:w="1290" w:type="dxa"/>
            <w:vMerge/>
          </w:tcPr>
          <w:p w14:paraId="4BC7A92F" w14:textId="77777777" w:rsidR="00E34921" w:rsidRPr="00563036" w:rsidRDefault="00E34921" w:rsidP="00A329E5">
            <w:pPr>
              <w:rPr>
                <w:lang w:val="en-US"/>
              </w:rPr>
            </w:pPr>
          </w:p>
        </w:tc>
        <w:tc>
          <w:tcPr>
            <w:tcW w:w="5000" w:type="dxa"/>
          </w:tcPr>
          <w:p w14:paraId="45B2536E" w14:textId="7C1C29A1" w:rsidR="00E34921" w:rsidRDefault="00E34921" w:rsidP="00A329E5">
            <w:r w:rsidRPr="00E34921">
              <w:t>[T1489] Service Stop</w:t>
            </w:r>
          </w:p>
        </w:tc>
      </w:tr>
    </w:tbl>
    <w:p w14:paraId="11019896" w14:textId="5065AE14" w:rsidR="00AC370B" w:rsidRDefault="00AC370B" w:rsidP="00A329E5"/>
    <w:p w14:paraId="67D41240" w14:textId="77777777" w:rsidR="00AC370B" w:rsidRDefault="00AC370B" w:rsidP="00A329E5">
      <w:r>
        <w:br w:type="page"/>
      </w:r>
    </w:p>
    <w:p w14:paraId="05A87720" w14:textId="5A2AA4DA" w:rsidR="00311F37" w:rsidRDefault="00311F37" w:rsidP="00A329E5">
      <w:pPr>
        <w:pStyle w:val="Titolo2"/>
      </w:pPr>
      <w:bookmarkStart w:id="108" w:name="_Toc169972760"/>
      <w:r w:rsidRPr="007E4D82">
        <w:lastRenderedPageBreak/>
        <w:t>Attacchi Cyber – Analisi delle tendenze</w:t>
      </w:r>
      <w:bookmarkEnd w:id="108"/>
    </w:p>
    <w:p w14:paraId="3BB6A68E" w14:textId="4634ABAE" w:rsidR="002B66CD" w:rsidRPr="002B66CD" w:rsidRDefault="002B66CD" w:rsidP="00A329E5">
      <w:r w:rsidRPr="007E4D82">
        <w:t>Negli ultimi anni, il panorama globale ha testimoniato l'urgente richiesta di avanzamenti tecnologici nel campo della difesa informatica, volti a proteggere dati, procedure e infrastrutture critici.</w:t>
      </w:r>
    </w:p>
    <w:p w14:paraId="434386C8" w14:textId="2228802D" w:rsidR="002B66CD" w:rsidRPr="002B66CD" w:rsidRDefault="002B66CD" w:rsidP="00A329E5">
      <w:pPr>
        <w:pStyle w:val="Titolo3"/>
      </w:pPr>
      <w:bookmarkStart w:id="109" w:name="_Toc169972761"/>
      <w:r>
        <w:t>Q2 2022 vs Q</w:t>
      </w:r>
      <w:r w:rsidR="00722F5E">
        <w:t>2</w:t>
      </w:r>
      <w:r>
        <w:t xml:space="preserve"> 2023</w:t>
      </w:r>
      <w:bookmarkEnd w:id="109"/>
    </w:p>
    <w:p w14:paraId="2AEEA772" w14:textId="51DCCD56" w:rsidR="00311F37" w:rsidRPr="007E4D82" w:rsidRDefault="00311F37" w:rsidP="00A329E5">
      <w:r w:rsidRPr="007E4D82">
        <w:t>Un'</w:t>
      </w:r>
      <w:r w:rsidRPr="007E4D82">
        <w:rPr>
          <w:b/>
          <w:bCs/>
        </w:rPr>
        <w:t>indagine comparativa</w:t>
      </w:r>
      <w:r w:rsidRPr="007E4D82">
        <w:t xml:space="preserve"> recente [4], che confronta i dati relativi agli attacchi informatici noti fino al Q2</w:t>
      </w:r>
      <w:r>
        <w:rPr>
          <w:rStyle w:val="Rimandonotaapidipagina"/>
          <w:rFonts w:cs="Arial"/>
        </w:rPr>
        <w:footnoteReference w:id="18"/>
      </w:r>
      <w:r w:rsidRPr="007E4D82">
        <w:t xml:space="preserve"> 2022 e quelli registrati nel Q2 2023</w:t>
      </w:r>
      <w:r w:rsidR="00B357C6">
        <w:t xml:space="preserve"> (figura </w:t>
      </w:r>
      <w:r w:rsidR="00F716FC">
        <w:t>6</w:t>
      </w:r>
      <w:r w:rsidR="00B357C6">
        <w:t>)</w:t>
      </w:r>
      <w:r w:rsidRPr="007E4D82">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722F5E">
      <w:pPr>
        <w:jc w:val="center"/>
      </w:pPr>
      <w:r w:rsidRPr="007E4D82">
        <w:rPr>
          <w:noProof/>
        </w:rPr>
        <w:lastRenderedPageBreak/>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br/>
      </w:r>
      <w:r w:rsidR="00B357C6" w:rsidRPr="00B75024">
        <w:t>Figura</w:t>
      </w:r>
      <w:r w:rsidR="00F716FC">
        <w:t xml:space="preserve"> 6</w:t>
      </w:r>
      <w:r w:rsidR="00B357C6" w:rsidRPr="00B75024">
        <w:t>: Q2 2022 vs Q2 2023</w:t>
      </w:r>
    </w:p>
    <w:p w14:paraId="373DF3FB" w14:textId="71D6DEE7" w:rsidR="00246A72" w:rsidRPr="005D6A9B" w:rsidRDefault="00311F37" w:rsidP="00A329E5">
      <w:r w:rsidRPr="005D6A9B">
        <w:t xml:space="preserve">I dati allarmanti emersi dallo studio mostrano un incremento significativo degli attacchi informatici, con particolare enfasi sui settori delle consulenze, bancario e sanitario. Tra questi, il </w:t>
      </w:r>
      <w:r w:rsidRPr="005D6A9B">
        <w:rPr>
          <w:b/>
          <w:bCs/>
        </w:rPr>
        <w:t>settore</w:t>
      </w:r>
      <w:r w:rsidRPr="005D6A9B">
        <w:t xml:space="preserve"> </w:t>
      </w:r>
      <w:r w:rsidRPr="005D6A9B">
        <w:rPr>
          <w:b/>
          <w:bCs/>
        </w:rPr>
        <w:t>sanitario</w:t>
      </w:r>
      <w:r w:rsidRPr="005D6A9B">
        <w:t xml:space="preserve"> emerge come particolarmente </w:t>
      </w:r>
      <w:r w:rsidRPr="005D6A9B">
        <w:rPr>
          <w:b/>
          <w:bCs/>
        </w:rPr>
        <w:t>critico</w:t>
      </w:r>
      <w:r w:rsidRPr="005D6A9B">
        <w:t xml:space="preserve">, non solo perché rappresenta il terzo settore più colpito al mondo da questa ondata di attacchi, ma anche per l'ampia quantità di introiti che genera a livello globale e per il </w:t>
      </w:r>
      <w:r w:rsidRPr="005D6A9B">
        <w:rPr>
          <w:b/>
          <w:bCs/>
        </w:rPr>
        <w:t>vasto</w:t>
      </w:r>
      <w:r w:rsidRPr="005D6A9B">
        <w:t xml:space="preserve"> </w:t>
      </w:r>
      <w:r w:rsidRPr="005D6A9B">
        <w:rPr>
          <w:b/>
          <w:bCs/>
        </w:rPr>
        <w:t>volume</w:t>
      </w:r>
      <w:r w:rsidRPr="005D6A9B">
        <w:t xml:space="preserve"> </w:t>
      </w:r>
      <w:r w:rsidRPr="005D6A9B">
        <w:rPr>
          <w:b/>
          <w:bCs/>
        </w:rPr>
        <w:t>di</w:t>
      </w:r>
      <w:r w:rsidRPr="005D6A9B">
        <w:t xml:space="preserve"> </w:t>
      </w:r>
      <w:r w:rsidRPr="005D6A9B">
        <w:rPr>
          <w:b/>
          <w:bCs/>
        </w:rPr>
        <w:t>informazioni</w:t>
      </w:r>
      <w:r w:rsidRPr="005D6A9B">
        <w:t xml:space="preserve"> </w:t>
      </w:r>
      <w:r w:rsidRPr="005D6A9B">
        <w:rPr>
          <w:b/>
          <w:bCs/>
        </w:rPr>
        <w:t>sensibili</w:t>
      </w:r>
      <w:r w:rsidRPr="005D6A9B">
        <w:t xml:space="preserve"> che gestisce. Questa situazione mette in luce l'urgenza con cui il settore sanitario deve affrontare le sfide legate alla cybersecurity, sottolineando l'importanza di implementare misure di protezione</w:t>
      </w:r>
      <w:r w:rsidR="008F3AD1">
        <w:t xml:space="preserve"> e prevenzione</w:t>
      </w:r>
      <w:r w:rsidRPr="005D6A9B">
        <w:t xml:space="preserve"> avanzate per salvaguardare dati di vitale importanza.</w:t>
      </w:r>
    </w:p>
    <w:p w14:paraId="43579485" w14:textId="1C0A70D2" w:rsidR="002B66CD" w:rsidRDefault="002B66CD" w:rsidP="00A329E5">
      <w:pPr>
        <w:pStyle w:val="Titolo3"/>
      </w:pPr>
      <w:bookmarkStart w:id="110" w:name="_Toc169972762"/>
      <w:r>
        <w:t>Provenienza delle cyber minacce</w:t>
      </w:r>
      <w:bookmarkEnd w:id="110"/>
    </w:p>
    <w:p w14:paraId="146F2B9F" w14:textId="68FCAA7E" w:rsidR="00311F37" w:rsidRPr="007E4D82" w:rsidRDefault="00311F37" w:rsidP="00A329E5">
      <w:r w:rsidRPr="007E4D82">
        <w:t xml:space="preserve">Un altro grande dilemma è dovuto alla provenienza di questi attacchi. Uno studio [5] in cui sono coinvolte la Cybersecurity and </w:t>
      </w:r>
      <w:proofErr w:type="spellStart"/>
      <w:r w:rsidRPr="007E4D82">
        <w:lastRenderedPageBreak/>
        <w:t>Infrastructure</w:t>
      </w:r>
      <w:proofErr w:type="spellEnd"/>
      <w:r w:rsidRPr="007E4D82">
        <w:t xml:space="preserve"> Security Agency (</w:t>
      </w:r>
      <w:r w:rsidRPr="007E4D82">
        <w:rPr>
          <w:b/>
          <w:bCs/>
        </w:rPr>
        <w:t>CISA</w:t>
      </w:r>
      <w:r w:rsidRPr="007E4D82">
        <w:t>), la National Security Agency (</w:t>
      </w:r>
      <w:r w:rsidRPr="007E4D82">
        <w:rPr>
          <w:b/>
          <w:bCs/>
        </w:rPr>
        <w:t>NSA</w:t>
      </w:r>
      <w:r w:rsidRPr="007E4D82">
        <w:t xml:space="preserve">) e il Federal Bureau of </w:t>
      </w:r>
      <w:proofErr w:type="spellStart"/>
      <w:r w:rsidRPr="007E4D82">
        <w:t>Investigation</w:t>
      </w:r>
      <w:proofErr w:type="spellEnd"/>
      <w:r w:rsidRPr="007E4D82">
        <w:t xml:space="preserve"> (</w:t>
      </w:r>
      <w:r w:rsidRPr="007E4D82">
        <w:rPr>
          <w:b/>
          <w:bCs/>
        </w:rPr>
        <w:t>FBI</w:t>
      </w:r>
      <w:r w:rsidRPr="007E4D82">
        <w:t>)</w:t>
      </w:r>
      <w:r w:rsidR="00B357C6">
        <w:t xml:space="preserve"> (figura </w:t>
      </w:r>
      <w:r w:rsidR="00F716FC">
        <w:t>7</w:t>
      </w:r>
      <w:r w:rsidR="00B357C6">
        <w:t>),</w:t>
      </w:r>
      <w:r w:rsidRPr="007E4D82">
        <w:t xml:space="preserve"> evidenzia che circa il 45% di questi attacchi ha origine ignota, perciò la </w:t>
      </w:r>
      <w:r w:rsidRPr="007E4D82">
        <w:rPr>
          <w:b/>
          <w:bCs/>
        </w:rPr>
        <w:t>tracciabilità</w:t>
      </w:r>
      <w:r w:rsidRPr="007E4D82">
        <w:t xml:space="preserve"> e l'</w:t>
      </w:r>
      <w:r w:rsidRPr="007E4D82">
        <w:rPr>
          <w:b/>
          <w:bCs/>
        </w:rPr>
        <w:t>identificazione</w:t>
      </w:r>
      <w:r w:rsidRPr="007E4D82">
        <w:t xml:space="preserve"> </w:t>
      </w:r>
      <w:r w:rsidRPr="007E4D82">
        <w:rPr>
          <w:b/>
          <w:bCs/>
        </w:rPr>
        <w:t>degli aggressori</w:t>
      </w:r>
      <w:r w:rsidRPr="007E4D82">
        <w:t xml:space="preserve"> rappresentano ancora sfide significative nel contrasto alle minacce informatiche.</w:t>
      </w:r>
    </w:p>
    <w:p w14:paraId="193E4360" w14:textId="00D0615E" w:rsidR="00311F37" w:rsidRPr="00B75024" w:rsidRDefault="00311F37" w:rsidP="008F3AD1">
      <w:pPr>
        <w:jc w:val="center"/>
      </w:pPr>
      <w:r w:rsidRPr="007E4D82">
        <w:rPr>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br/>
      </w:r>
      <w:r w:rsidR="00B357C6" w:rsidRPr="00B75024">
        <w:t xml:space="preserve">Figura </w:t>
      </w:r>
      <w:r w:rsidR="00F716FC">
        <w:t>7</w:t>
      </w:r>
      <w:r w:rsidR="00B357C6" w:rsidRPr="00B75024">
        <w:t>: Da dove provengono i cyber attacchi</w:t>
      </w:r>
    </w:p>
    <w:p w14:paraId="063912DA" w14:textId="70ED34E7" w:rsidR="002B66CD" w:rsidRPr="007E4D82" w:rsidRDefault="002B66CD" w:rsidP="00A329E5">
      <w:pPr>
        <w:pStyle w:val="Titolo3"/>
      </w:pPr>
      <w:bookmarkStart w:id="111" w:name="_Toc169972763"/>
      <w:r>
        <w:t>Stime dei costi futuri</w:t>
      </w:r>
      <w:bookmarkEnd w:id="111"/>
    </w:p>
    <w:p w14:paraId="04AB6E54" w14:textId="281DAC61" w:rsidR="00311F37" w:rsidRPr="007E4D82" w:rsidRDefault="00311F37" w:rsidP="00A329E5">
      <w:r w:rsidRPr="007E4D82">
        <w:t xml:space="preserve">Basandosi sulle valutazioni della fonte che ha fornito i dati menzionati in precedenza, il </w:t>
      </w:r>
      <w:r w:rsidRPr="007E4D82">
        <w:rPr>
          <w:b/>
          <w:bCs/>
        </w:rPr>
        <w:t xml:space="preserve">costo annuale globale associato alla mitigazione dei crimini informatici </w:t>
      </w:r>
      <w:r w:rsidRPr="007E4D82">
        <w:t xml:space="preserve">[6] nei prossimi 4 anni è destinato ad aumentare in maniera lineare di circa </w:t>
      </w:r>
      <w:r w:rsidRPr="007E4D82">
        <w:rPr>
          <w:b/>
          <w:bCs/>
        </w:rPr>
        <w:t>1,5 trilioni di dollari statunitensi</w:t>
      </w:r>
      <w:r w:rsidRPr="007E4D82">
        <w:t xml:space="preserve"> all’anno</w:t>
      </w:r>
      <w:r w:rsidR="00BB2D61">
        <w:t xml:space="preserve"> (figura </w:t>
      </w:r>
      <w:r w:rsidR="00F716FC">
        <w:t>8</w:t>
      </w:r>
      <w:r w:rsidR="00BB2D61">
        <w:t>)</w:t>
      </w:r>
      <w:r w:rsidRPr="007E4D82">
        <w:t>.</w:t>
      </w:r>
    </w:p>
    <w:p w14:paraId="37D5BF93" w14:textId="13D98668" w:rsidR="005D6A9B" w:rsidRPr="00B75024" w:rsidRDefault="00311F37" w:rsidP="008F3AD1">
      <w:pPr>
        <w:jc w:val="center"/>
      </w:pPr>
      <w:r w:rsidRPr="00B75024">
        <w:rPr>
          <w:noProof/>
        </w:rPr>
        <w:lastRenderedPageBreak/>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br/>
        <w:t xml:space="preserve">Figura </w:t>
      </w:r>
      <w:r w:rsidR="00F716FC">
        <w:t>8</w:t>
      </w:r>
      <w:r w:rsidR="00B357C6" w:rsidRPr="00B75024">
        <w:t xml:space="preserve">: Stima della crescita del costo annuale </w:t>
      </w:r>
      <w:r w:rsidR="005D6A9B" w:rsidRPr="00B75024">
        <w:t>per il cyber crimine</w:t>
      </w:r>
    </w:p>
    <w:p w14:paraId="01E23B1F" w14:textId="1B462BED" w:rsidR="00311F37" w:rsidRPr="007E4D82" w:rsidRDefault="00311F37" w:rsidP="00A329E5">
      <w:pPr>
        <w:pStyle w:val="Titolo2"/>
      </w:pPr>
      <w:bookmarkStart w:id="112" w:name="_Toc169972764"/>
      <w:r w:rsidRPr="007E4D82">
        <w:t>NIS2 – L’ultima normativa nel mondo cyber</w:t>
      </w:r>
      <w:bookmarkEnd w:id="112"/>
    </w:p>
    <w:p w14:paraId="5F02C0FE" w14:textId="5B083E87" w:rsidR="00311F37" w:rsidRPr="007E4D82" w:rsidRDefault="00311F37" w:rsidP="00A329E5">
      <w:r w:rsidRPr="007E4D82">
        <w:t>Il mondo ha iniziato a mobilitarsi per rispondere alle minacce derivanti dalla evolutiva sfera informatica, molt</w:t>
      </w:r>
      <w:r w:rsidR="008F3AD1">
        <w:t>e</w:t>
      </w:r>
      <w:r w:rsidRPr="007E4D82">
        <w:t xml:space="preserve"> sono state le normative che hanno coinvolto questo dominio di conoscenza.</w:t>
      </w:r>
    </w:p>
    <w:p w14:paraId="07B2BAFA" w14:textId="3E30320F" w:rsidR="00311F37" w:rsidRPr="007E4D82" w:rsidRDefault="00311F37" w:rsidP="00A329E5">
      <w:r w:rsidRPr="007E4D82">
        <w:t xml:space="preserve">La direttiva più recente è la cosiddetta </w:t>
      </w:r>
      <w:r w:rsidRPr="007E4D82">
        <w:rPr>
          <w:b/>
          <w:bCs/>
        </w:rPr>
        <w:t>NIS2</w:t>
      </w:r>
      <w:r w:rsidRPr="007E4D82">
        <w:t xml:space="preserve"> (</w:t>
      </w:r>
      <w:r w:rsidRPr="007E4D82">
        <w:rPr>
          <w:b/>
          <w:bCs/>
        </w:rPr>
        <w:t>Network and Information Systems 2</w:t>
      </w:r>
      <w:r w:rsidRPr="007E4D82">
        <w:t>), entrata in vigore nel 17 gennaio 2023, rappresenta un passo significativo verso il rafforzamento della resilienza e della sicurezza delle reti e dei sistemi informativi all'interno dell'</w:t>
      </w:r>
      <w:r w:rsidRPr="007E4D82">
        <w:rPr>
          <w:b/>
          <w:bCs/>
        </w:rPr>
        <w:t>Unione Europea</w:t>
      </w:r>
      <w:r w:rsidRPr="007E4D82">
        <w:t xml:space="preserve">, dove gli stati membri dovranno incorporare questa normativa entro il 17 </w:t>
      </w:r>
      <w:r w:rsidR="00FD5073">
        <w:t>O</w:t>
      </w:r>
      <w:r w:rsidRPr="007E4D82">
        <w:t xml:space="preserve">ttobre 2024. Questa nuova direttiva si propone di aggiornare e ampliare l'ambito di </w:t>
      </w:r>
      <w:r w:rsidRPr="007E4D82">
        <w:lastRenderedPageBreak/>
        <w:t xml:space="preserve">applicazione della antesignana direttiva </w:t>
      </w:r>
      <w:r w:rsidRPr="007E4D82">
        <w:rPr>
          <w:b/>
          <w:bCs/>
        </w:rPr>
        <w:t>NIS1</w:t>
      </w:r>
      <w:r w:rsidRPr="007E4D82">
        <w:t>, per porre rimedio all’aumento del tasso digitalizzazione in tutti i Paesi membri, il quale ha inasprito la superfice di attacco informatico.</w:t>
      </w:r>
    </w:p>
    <w:p w14:paraId="6EBBC61C" w14:textId="77777777" w:rsidR="00311F37" w:rsidRPr="007E4D82" w:rsidRDefault="00311F37" w:rsidP="00A329E5">
      <w:r w:rsidRPr="007E4D82">
        <w:t xml:space="preserve">La normativa rende più stringenti: </w:t>
      </w:r>
    </w:p>
    <w:p w14:paraId="34AC1057" w14:textId="77777777" w:rsidR="00311F37" w:rsidRPr="007E4D82" w:rsidRDefault="00311F37" w:rsidP="00A329E5">
      <w:pPr>
        <w:pStyle w:val="Paragrafoelenco"/>
        <w:numPr>
          <w:ilvl w:val="0"/>
          <w:numId w:val="12"/>
        </w:numPr>
      </w:pPr>
      <w:r w:rsidRPr="007E4D82">
        <w:rPr>
          <w:b/>
          <w:bCs/>
        </w:rPr>
        <w:t>requisiti di governance</w:t>
      </w:r>
      <w:r w:rsidRPr="007E4D82">
        <w:t xml:space="preserve">, in modo che gli organi di gestione di una struttura economica approvino misure per la </w:t>
      </w:r>
      <w:r w:rsidRPr="007E4D82">
        <w:rPr>
          <w:i/>
          <w:iCs/>
        </w:rPr>
        <w:t xml:space="preserve">gestione dei rischi </w:t>
      </w:r>
      <w:r w:rsidRPr="007E4D82">
        <w:t xml:space="preserve">dell’Organizzazione e una </w:t>
      </w:r>
      <w:r w:rsidRPr="007E4D82">
        <w:rPr>
          <w:i/>
          <w:iCs/>
        </w:rPr>
        <w:t>formazione</w:t>
      </w:r>
      <w:r w:rsidRPr="007E4D82">
        <w:t xml:space="preserve"> </w:t>
      </w:r>
      <w:r w:rsidRPr="007E4D82">
        <w:rPr>
          <w:i/>
          <w:iCs/>
        </w:rPr>
        <w:t xml:space="preserve">periodica </w:t>
      </w:r>
      <w:r w:rsidRPr="007E4D82">
        <w:t xml:space="preserve">su tematiche di cybersicurezza; </w:t>
      </w:r>
    </w:p>
    <w:p w14:paraId="47FBB04C" w14:textId="77777777" w:rsidR="00311F37" w:rsidRPr="007E4D82" w:rsidRDefault="00311F37" w:rsidP="00A329E5">
      <w:pPr>
        <w:pStyle w:val="Paragrafoelenco"/>
        <w:numPr>
          <w:ilvl w:val="0"/>
          <w:numId w:val="12"/>
        </w:numPr>
      </w:pPr>
      <w:r w:rsidRPr="007E4D82">
        <w:rPr>
          <w:b/>
          <w:bCs/>
        </w:rPr>
        <w:t>gestione dei rischi</w:t>
      </w:r>
      <w:r w:rsidRPr="007E4D82">
        <w:t xml:space="preserve">, inserendo l’obbligo di </w:t>
      </w:r>
      <w:r w:rsidRPr="007E4D82">
        <w:rPr>
          <w:i/>
          <w:iCs/>
        </w:rPr>
        <w:t>valutare</w:t>
      </w:r>
      <w:r w:rsidRPr="007E4D82">
        <w:t xml:space="preserve"> </w:t>
      </w:r>
      <w:r w:rsidRPr="007E4D82">
        <w:rPr>
          <w:i/>
          <w:iCs/>
        </w:rPr>
        <w:t>i</w:t>
      </w:r>
      <w:r w:rsidRPr="007E4D82">
        <w:t xml:space="preserve"> </w:t>
      </w:r>
      <w:r w:rsidRPr="007E4D82">
        <w:rPr>
          <w:i/>
          <w:iCs/>
        </w:rPr>
        <w:t>rischi</w:t>
      </w:r>
      <w:r w:rsidRPr="007E4D82">
        <w:t xml:space="preserve"> e attuare le necessarie </w:t>
      </w:r>
      <w:r w:rsidRPr="007E4D82">
        <w:rPr>
          <w:i/>
          <w:iCs/>
        </w:rPr>
        <w:t>misure</w:t>
      </w:r>
      <w:r w:rsidRPr="007E4D82">
        <w:t xml:space="preserve"> </w:t>
      </w:r>
      <w:r w:rsidRPr="007E4D82">
        <w:rPr>
          <w:i/>
          <w:iCs/>
        </w:rPr>
        <w:t>tecniche</w:t>
      </w:r>
      <w:r w:rsidRPr="007E4D82">
        <w:t xml:space="preserve"> </w:t>
      </w:r>
      <w:r w:rsidRPr="007E4D82">
        <w:rPr>
          <w:i/>
          <w:iCs/>
        </w:rPr>
        <w:t>e</w:t>
      </w:r>
      <w:r w:rsidRPr="007E4D82">
        <w:t xml:space="preserve"> </w:t>
      </w:r>
      <w:r w:rsidRPr="007E4D82">
        <w:rPr>
          <w:i/>
          <w:iCs/>
        </w:rPr>
        <w:t xml:space="preserve">organizzative </w:t>
      </w:r>
      <w:r w:rsidRPr="007E4D82">
        <w:t>anche nell’ambito della supply chain e rapporti con i propri fornitori</w:t>
      </w:r>
      <w:r w:rsidRPr="007E4D82">
        <w:rPr>
          <w:b/>
          <w:bCs/>
        </w:rPr>
        <w:t>;</w:t>
      </w:r>
      <w:r w:rsidRPr="007E4D82">
        <w:t xml:space="preserve"> </w:t>
      </w:r>
    </w:p>
    <w:p w14:paraId="1DA73385" w14:textId="77777777" w:rsidR="00311F37" w:rsidRPr="007E4D82" w:rsidRDefault="00311F37" w:rsidP="00A329E5">
      <w:pPr>
        <w:pStyle w:val="Paragrafoelenco"/>
        <w:numPr>
          <w:ilvl w:val="0"/>
          <w:numId w:val="12"/>
        </w:numPr>
      </w:pPr>
      <w:r w:rsidRPr="007E4D82">
        <w:rPr>
          <w:b/>
          <w:bCs/>
        </w:rPr>
        <w:t>segnalazione</w:t>
      </w:r>
      <w:r w:rsidRPr="007E4D82">
        <w:t xml:space="preserve"> </w:t>
      </w:r>
      <w:r w:rsidRPr="007E4D82">
        <w:rPr>
          <w:b/>
          <w:bCs/>
        </w:rPr>
        <w:t>di</w:t>
      </w:r>
      <w:r w:rsidRPr="007E4D82">
        <w:t xml:space="preserve"> </w:t>
      </w:r>
      <w:r w:rsidRPr="007E4D82">
        <w:rPr>
          <w:b/>
          <w:bCs/>
        </w:rPr>
        <w:t>incidenti</w:t>
      </w:r>
      <w:r w:rsidRPr="007E4D82">
        <w:t xml:space="preserve"> </w:t>
      </w:r>
      <w:r w:rsidRPr="007E4D82">
        <w:rPr>
          <w:b/>
          <w:bCs/>
        </w:rPr>
        <w:t>avvenuti</w:t>
      </w:r>
      <w:r w:rsidRPr="007E4D82">
        <w:t xml:space="preserve">, notificandoli ai rispettivi </w:t>
      </w:r>
      <w:r w:rsidRPr="007E4D82">
        <w:rPr>
          <w:i/>
          <w:iCs/>
        </w:rPr>
        <w:t>CSIRT</w:t>
      </w:r>
      <w:r w:rsidRPr="007E4D82">
        <w:rPr>
          <w:rStyle w:val="Rimandonotaapidipagina"/>
          <w:rFonts w:ascii="Arial" w:hAnsi="Arial" w:cs="Arial"/>
          <w:i/>
          <w:iCs/>
        </w:rPr>
        <w:footnoteReference w:id="19"/>
      </w:r>
      <w:r w:rsidRPr="007E4D82">
        <w:t xml:space="preserve"> o </w:t>
      </w:r>
      <w:r w:rsidRPr="007E4D82">
        <w:rPr>
          <w:i/>
          <w:iCs/>
        </w:rPr>
        <w:t>autorità</w:t>
      </w:r>
      <w:r w:rsidRPr="007E4D82">
        <w:t xml:space="preserve"> </w:t>
      </w:r>
      <w:r w:rsidRPr="007E4D82">
        <w:rPr>
          <w:i/>
          <w:iCs/>
        </w:rPr>
        <w:t>nazionale</w:t>
      </w:r>
      <w:r w:rsidRPr="007E4D82">
        <w:t xml:space="preserve"> entro 24 ore dall’evento.</w:t>
      </w:r>
    </w:p>
    <w:p w14:paraId="32703BFA" w14:textId="77777777" w:rsidR="00311F37" w:rsidRPr="007E4D82" w:rsidRDefault="00311F37" w:rsidP="00A329E5">
      <w:r w:rsidRPr="007E4D82">
        <w:t xml:space="preserve">La NIS2 mira a </w:t>
      </w:r>
      <w:r w:rsidRPr="007E4D82">
        <w:rPr>
          <w:b/>
          <w:bCs/>
        </w:rPr>
        <w:t>stabilire</w:t>
      </w:r>
      <w:r w:rsidRPr="007E4D82">
        <w:t xml:space="preserve"> un livello comune elevato di sicurezza delle reti e dei sistemi informativi tra gli Stati membri, promuovendo al contempo una </w:t>
      </w:r>
      <w:r w:rsidRPr="007E4D82">
        <w:rPr>
          <w:b/>
          <w:bCs/>
        </w:rPr>
        <w:t>maggiore</w:t>
      </w:r>
      <w:r w:rsidRPr="007E4D82">
        <w:t xml:space="preserve"> </w:t>
      </w:r>
      <w:r w:rsidRPr="007E4D82">
        <w:rPr>
          <w:b/>
          <w:bCs/>
        </w:rPr>
        <w:t>cooperazione</w:t>
      </w:r>
      <w:r w:rsidRPr="007E4D82">
        <w:t xml:space="preserve"> e condivisione delle informazioni sulle minacce informatiche all'interno dell'UE. Tra le novità più rilevanti, la direttiva prevede l'istituzione di punti di contatto nazionali per la cybersecurity, </w:t>
      </w:r>
      <w:r w:rsidRPr="007E4D82">
        <w:lastRenderedPageBreak/>
        <w:t xml:space="preserve">l'obbligo di notifica degli incidenti informatici e l'introduzione di </w:t>
      </w:r>
      <w:r w:rsidRPr="007E4D82">
        <w:rPr>
          <w:b/>
          <w:bCs/>
        </w:rPr>
        <w:t>sanzioni</w:t>
      </w:r>
      <w:r w:rsidRPr="007E4D82">
        <w:t xml:space="preserve"> significative </w:t>
      </w:r>
      <w:r w:rsidRPr="007E4D82">
        <w:rPr>
          <w:b/>
          <w:bCs/>
        </w:rPr>
        <w:t>per</w:t>
      </w:r>
      <w:r w:rsidRPr="007E4D82">
        <w:t xml:space="preserve"> </w:t>
      </w:r>
      <w:r w:rsidRPr="007E4D82">
        <w:rPr>
          <w:b/>
          <w:bCs/>
        </w:rPr>
        <w:t>le</w:t>
      </w:r>
      <w:r w:rsidRPr="007E4D82">
        <w:t xml:space="preserve"> </w:t>
      </w:r>
      <w:r w:rsidRPr="007E4D82">
        <w:rPr>
          <w:b/>
          <w:bCs/>
        </w:rPr>
        <w:t>violazioni</w:t>
      </w:r>
      <w:r w:rsidRPr="007E4D82">
        <w:t>, pari ad un massimo di 10.000.000 EUR.</w:t>
      </w:r>
    </w:p>
    <w:p w14:paraId="767590D9" w14:textId="7A154169" w:rsidR="001F58C6" w:rsidRPr="007D5DF3" w:rsidRDefault="00311F37" w:rsidP="001D2642">
      <w:r w:rsidRPr="007E4D82">
        <w:t>Implementando misure come queste, la NIS2 non solo cerca di proteggere le infrastrutture critiche europee, ma anche di creare un ambiente digitale più sicuro per cittadini, imprese e governi. L'</w:t>
      </w:r>
      <w:r w:rsidRPr="007E4D82">
        <w:rPr>
          <w:b/>
          <w:bCs/>
        </w:rPr>
        <w:t>obiettivo</w:t>
      </w:r>
      <w:r w:rsidRPr="007E4D82">
        <w:t xml:space="preserve"> è di anticipare, prevenire e rispondere efficacemente agli attacchi informatici, assicurando così la continuità dei servizi essenziali su cui la società moderna si affida profondamente.</w:t>
      </w:r>
      <w:bookmarkStart w:id="113" w:name="_Toc162107985"/>
      <w:bookmarkStart w:id="114" w:name="_Toc162181709"/>
      <w:bookmarkStart w:id="115" w:name="_Toc162344551"/>
      <w:bookmarkStart w:id="116" w:name="_Toc162345071"/>
      <w:bookmarkStart w:id="117" w:name="_Toc162345109"/>
      <w:bookmarkStart w:id="118" w:name="_Toc162372862"/>
      <w:bookmarkStart w:id="119" w:name="_Toc162388788"/>
      <w:bookmarkStart w:id="120" w:name="_Toc162426561"/>
      <w:bookmarkStart w:id="121" w:name="_Toc162426697"/>
      <w:bookmarkStart w:id="122" w:name="_Toc162432916"/>
      <w:bookmarkStart w:id="123" w:name="_Toc162433098"/>
      <w:bookmarkStart w:id="124" w:name="_Toc162433181"/>
      <w:bookmarkStart w:id="125" w:name="_Toc162949542"/>
      <w:bookmarkStart w:id="126" w:name="_Toc163234292"/>
      <w:bookmarkStart w:id="127" w:name="_Toc163248376"/>
      <w:bookmarkStart w:id="128" w:name="_Toc163248422"/>
      <w:bookmarkStart w:id="129" w:name="_Toc163382042"/>
      <w:bookmarkStart w:id="130" w:name="_Toc163382203"/>
      <w:bookmarkStart w:id="131" w:name="_Toc163382284"/>
      <w:bookmarkStart w:id="132" w:name="_Toc163392002"/>
      <w:bookmarkStart w:id="133" w:name="_Toc163994667"/>
      <w:bookmarkStart w:id="134" w:name="_Toc167109860"/>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573145C8" w14:textId="193EDC88" w:rsidR="007D5DF3" w:rsidRPr="007E4D82" w:rsidRDefault="007D5DF3" w:rsidP="00A329E5">
      <w:pPr>
        <w:pStyle w:val="Titolo1"/>
      </w:pPr>
      <w:bookmarkStart w:id="135" w:name="_Toc169972765"/>
      <w:r w:rsidRPr="007E4D82">
        <w:lastRenderedPageBreak/>
        <w:t>Capitolo II</w:t>
      </w:r>
      <w:r>
        <w:t>I</w:t>
      </w:r>
      <w:bookmarkEnd w:id="135"/>
    </w:p>
    <w:p w14:paraId="184EE034" w14:textId="5620526C" w:rsidR="007D5DF3" w:rsidRPr="00BE6CA0" w:rsidRDefault="00BB2D61" w:rsidP="00A329E5">
      <w:pPr>
        <w:pStyle w:val="Sottotitolo"/>
      </w:pPr>
      <w:bookmarkStart w:id="136" w:name="_Toc169972766"/>
      <w:r w:rsidRPr="00BE6CA0">
        <w:t>Sperimentazione</w:t>
      </w:r>
      <w:bookmarkEnd w:id="136"/>
    </w:p>
    <w:p w14:paraId="090B579D" w14:textId="35C1749D" w:rsidR="00BC5810" w:rsidRDefault="0015006D" w:rsidP="00A329E5">
      <w:r>
        <w:t>L'obiettivo principale dello studio</w:t>
      </w:r>
      <w:r w:rsidR="00FD5073">
        <w:t xml:space="preserve"> </w:t>
      </w:r>
      <w:r w:rsidR="00FD5073">
        <w:t>di tesi</w:t>
      </w:r>
      <w:r w:rsidR="00FD5073">
        <w:t>, come già detto,</w:t>
      </w:r>
      <w:r>
        <w:t xml:space="preserve"> è lo sviluppo di un sistema avanzato progettato per offrire un supporto essenziale ai professionisti del settore della sicurezza informatica</w:t>
      </w:r>
      <w:r w:rsidR="00333F41">
        <w:t xml:space="preserve">, tramite una </w:t>
      </w:r>
      <w:r w:rsidR="00333F41">
        <w:rPr>
          <w:b/>
          <w:bCs/>
        </w:rPr>
        <w:t>analisi quantitativa del rischio</w:t>
      </w:r>
      <w:r w:rsidR="0043592C">
        <w:t xml:space="preserve">, denominato </w:t>
      </w:r>
      <w:proofErr w:type="spellStart"/>
      <w:r w:rsidR="0043592C" w:rsidRPr="007D7E88">
        <w:rPr>
          <w:b/>
          <w:bCs/>
        </w:rPr>
        <w:t>DetectiveAttack</w:t>
      </w:r>
      <w:r w:rsidR="007D7E88">
        <w:rPr>
          <w:b/>
          <w:bCs/>
        </w:rPr>
        <w:t>s</w:t>
      </w:r>
      <w:proofErr w:type="spellEnd"/>
      <w:r>
        <w:t xml:space="preserve">. </w:t>
      </w:r>
    </w:p>
    <w:p w14:paraId="010B1752" w14:textId="77777777" w:rsidR="007D7E88" w:rsidRPr="007D7E88" w:rsidRDefault="007D7E88" w:rsidP="007D7E88">
      <w:pPr>
        <w:pStyle w:val="Paragrafoelenco"/>
        <w:keepNext/>
        <w:numPr>
          <w:ilvl w:val="0"/>
          <w:numId w:val="1"/>
        </w:numPr>
        <w:spacing w:before="360" w:after="120"/>
        <w:ind w:left="0"/>
        <w:jc w:val="left"/>
        <w:outlineLvl w:val="1"/>
        <w:rPr>
          <w:rFonts w:eastAsia="Times New Roman" w:cs="Arial"/>
          <w:b/>
          <w:vanish/>
          <w:sz w:val="32"/>
          <w:szCs w:val="32"/>
          <w:lang w:eastAsia="en-US"/>
        </w:rPr>
      </w:pPr>
      <w:bookmarkStart w:id="137" w:name="_Toc169965314"/>
      <w:bookmarkStart w:id="138" w:name="_Toc169965432"/>
      <w:bookmarkStart w:id="139" w:name="_Toc169972767"/>
      <w:bookmarkEnd w:id="137"/>
      <w:bookmarkEnd w:id="138"/>
      <w:bookmarkEnd w:id="139"/>
    </w:p>
    <w:p w14:paraId="69D50B8E" w14:textId="5C989418" w:rsidR="007D7E88" w:rsidRDefault="007D7E88" w:rsidP="007D7E88">
      <w:pPr>
        <w:pStyle w:val="Titolo2"/>
      </w:pPr>
      <w:bookmarkStart w:id="140" w:name="_Toc169972768"/>
      <w:r>
        <w:t xml:space="preserve">Funzionalità di </w:t>
      </w:r>
      <w:proofErr w:type="spellStart"/>
      <w:r>
        <w:t>DetectiveAttacks</w:t>
      </w:r>
      <w:bookmarkEnd w:id="140"/>
      <w:proofErr w:type="spellEnd"/>
    </w:p>
    <w:p w14:paraId="2B8863CC" w14:textId="2D1CD69D" w:rsidR="00F36661" w:rsidRDefault="0015006D" w:rsidP="00A329E5">
      <w:r>
        <w:t>Il sistema proposto mira a semplificare il processo di mitigazione degli attacchi informatici diretti verso le infrastrutture digitali</w:t>
      </w:r>
      <w:r w:rsidR="007D7E88">
        <w:t>,</w:t>
      </w:r>
      <w:r w:rsidR="00BC5810">
        <w:t xml:space="preserve"> a</w:t>
      </w:r>
      <w:r w:rsidR="00BC5810" w:rsidRPr="00BC5810">
        <w:t>ttraverso l'impiego di strumenti per</w:t>
      </w:r>
      <w:r w:rsidR="00F36661">
        <w:t>:</w:t>
      </w:r>
    </w:p>
    <w:p w14:paraId="6FE56D91" w14:textId="61B8C436" w:rsidR="007003D4" w:rsidRDefault="007003D4" w:rsidP="007003D4">
      <w:pPr>
        <w:pStyle w:val="Paragrafoelenco"/>
        <w:numPr>
          <w:ilvl w:val="0"/>
          <w:numId w:val="36"/>
        </w:numPr>
      </w:pPr>
      <w:r w:rsidRPr="003B67C8">
        <w:rPr>
          <w:b/>
          <w:bCs/>
        </w:rPr>
        <w:t>visualizzare</w:t>
      </w:r>
      <w:r>
        <w:t xml:space="preserve"> tutte le </w:t>
      </w:r>
      <w:r w:rsidRPr="003B67C8">
        <w:rPr>
          <w:b/>
          <w:bCs/>
        </w:rPr>
        <w:t>informazioni</w:t>
      </w:r>
      <w:r>
        <w:t xml:space="preserve"> proveniente dalla </w:t>
      </w:r>
      <w:r w:rsidRPr="003B67C8">
        <w:rPr>
          <w:b/>
          <w:bCs/>
        </w:rPr>
        <w:t>CTI</w:t>
      </w:r>
      <w:r>
        <w:t xml:space="preserve"> </w:t>
      </w:r>
      <w:r w:rsidRPr="003B67C8">
        <w:rPr>
          <w:b/>
          <w:bCs/>
        </w:rPr>
        <w:t>community</w:t>
      </w:r>
      <w:r>
        <w:t>, tramite un unico punto di accesso</w:t>
      </w:r>
      <w:r w:rsidR="007D7E88">
        <w:t xml:space="preserve">, </w:t>
      </w:r>
      <w:r>
        <w:t>unica interfaccia</w:t>
      </w:r>
      <w:r w:rsidR="007D7E88">
        <w:t xml:space="preserve"> e mostrando tutte le relazioni che vi sono tra essi</w:t>
      </w:r>
      <w:r>
        <w:t>;</w:t>
      </w:r>
    </w:p>
    <w:p w14:paraId="084C453B" w14:textId="4E67D909" w:rsidR="00D241E8" w:rsidRDefault="00D241E8" w:rsidP="007003D4">
      <w:pPr>
        <w:pStyle w:val="Paragrafoelenco"/>
        <w:numPr>
          <w:ilvl w:val="0"/>
          <w:numId w:val="36"/>
        </w:numPr>
      </w:pPr>
      <w:r>
        <w:lastRenderedPageBreak/>
        <w:t>offrire il risultato dell’</w:t>
      </w:r>
      <w:r w:rsidRPr="00D241E8">
        <w:rPr>
          <w:b/>
          <w:bCs/>
        </w:rPr>
        <w:t>unione</w:t>
      </w:r>
      <w:r>
        <w:t xml:space="preserve"> della matrice </w:t>
      </w:r>
      <w:r w:rsidRPr="00D241E8">
        <w:rPr>
          <w:b/>
          <w:bCs/>
        </w:rPr>
        <w:t>ATT&amp;CK</w:t>
      </w:r>
      <w:r>
        <w:t xml:space="preserve"> e </w:t>
      </w:r>
      <w:r w:rsidRPr="00D241E8">
        <w:rPr>
          <w:b/>
          <w:bCs/>
        </w:rPr>
        <w:t>ATLAS</w:t>
      </w:r>
      <w:r>
        <w:t xml:space="preserve"> riordinata secondo la CKC</w:t>
      </w:r>
      <w:r w:rsidR="00FD5073">
        <w:rPr>
          <w:rStyle w:val="Rimandonotaapidipagina"/>
        </w:rPr>
        <w:footnoteReference w:id="20"/>
      </w:r>
      <w:r>
        <w:t>;</w:t>
      </w:r>
    </w:p>
    <w:p w14:paraId="2CC72400" w14:textId="04C95CA4" w:rsidR="00F36661" w:rsidRDefault="007003D4" w:rsidP="00F36661">
      <w:pPr>
        <w:pStyle w:val="Paragrafoelenco"/>
        <w:numPr>
          <w:ilvl w:val="0"/>
          <w:numId w:val="35"/>
        </w:numPr>
      </w:pPr>
      <w:r w:rsidRPr="003B67C8">
        <w:rPr>
          <w:b/>
          <w:bCs/>
        </w:rPr>
        <w:t>classificare</w:t>
      </w:r>
      <w:r>
        <w:t xml:space="preserve"> le </w:t>
      </w:r>
      <w:r w:rsidR="00F36661" w:rsidRPr="003B67C8">
        <w:rPr>
          <w:b/>
          <w:bCs/>
        </w:rPr>
        <w:t>vulnerabilità</w:t>
      </w:r>
      <w:r w:rsidR="00F36661">
        <w:t xml:space="preserve"> (</w:t>
      </w:r>
      <w:proofErr w:type="spellStart"/>
      <w:r w:rsidR="00F36661">
        <w:t>CVEs</w:t>
      </w:r>
      <w:proofErr w:type="spellEnd"/>
      <w:r w:rsidR="00F36661">
        <w:t xml:space="preserve"> e </w:t>
      </w:r>
      <w:proofErr w:type="spellStart"/>
      <w:r w:rsidR="00F36661">
        <w:t>CWEs</w:t>
      </w:r>
      <w:proofErr w:type="spellEnd"/>
      <w:r w:rsidR="00F36661">
        <w:t>)</w:t>
      </w:r>
      <w:r w:rsidR="002A4CA3">
        <w:t xml:space="preserve"> </w:t>
      </w:r>
      <w:r w:rsidR="00BC5810" w:rsidRPr="00BC5810">
        <w:t xml:space="preserve">in base alle </w:t>
      </w:r>
      <w:proofErr w:type="spellStart"/>
      <w:r w:rsidR="00BC5810" w:rsidRPr="003B67C8">
        <w:rPr>
          <w:b/>
          <w:bCs/>
        </w:rPr>
        <w:t>TTPs</w:t>
      </w:r>
      <w:proofErr w:type="spellEnd"/>
      <w:r w:rsidR="00F36661">
        <w:t xml:space="preserve"> </w:t>
      </w:r>
      <w:r w:rsidR="00BC5810" w:rsidRPr="00BC5810">
        <w:t>note</w:t>
      </w:r>
      <w:r w:rsidR="00F36661">
        <w:t xml:space="preserve"> e riportare nei framework utilizzati</w:t>
      </w:r>
      <w:r>
        <w:t>, tramite ricerca manuale o inserimento di un</w:t>
      </w:r>
      <w:r w:rsidR="00D241E8">
        <w:t xml:space="preserve"> CTI</w:t>
      </w:r>
      <w:r>
        <w:t xml:space="preserve"> report che le fornisca</w:t>
      </w:r>
      <w:r w:rsidR="00F36661">
        <w:t>;</w:t>
      </w:r>
    </w:p>
    <w:p w14:paraId="127EAA26" w14:textId="3DC23BAB" w:rsidR="0015006D" w:rsidRDefault="007003D4" w:rsidP="00F36661">
      <w:pPr>
        <w:pStyle w:val="Paragrafoelenco"/>
        <w:numPr>
          <w:ilvl w:val="0"/>
          <w:numId w:val="35"/>
        </w:numPr>
      </w:pPr>
      <w:r>
        <w:t>studiare le</w:t>
      </w:r>
      <w:r w:rsidR="00BC5810">
        <w:t xml:space="preserve"> </w:t>
      </w:r>
      <w:r w:rsidR="00BC5810" w:rsidRPr="003B67C8">
        <w:rPr>
          <w:b/>
          <w:bCs/>
        </w:rPr>
        <w:t>conseguenti</w:t>
      </w:r>
      <w:r w:rsidR="00BC5810">
        <w:t xml:space="preserve"> </w:t>
      </w:r>
      <w:r w:rsidR="00BC5810" w:rsidRPr="003B67C8">
        <w:rPr>
          <w:b/>
          <w:bCs/>
        </w:rPr>
        <w:t>tecniche</w:t>
      </w:r>
      <w:r w:rsidR="00BC5810" w:rsidRPr="00BC5810">
        <w:t xml:space="preserve"> che potrebbero essere state </w:t>
      </w:r>
      <w:r w:rsidR="00BC5810" w:rsidRPr="003B67C8">
        <w:rPr>
          <w:b/>
          <w:bCs/>
        </w:rPr>
        <w:t>impiegate</w:t>
      </w:r>
      <w:r w:rsidR="00BC5810" w:rsidRPr="00BC5810">
        <w:t xml:space="preserve"> o che </w:t>
      </w:r>
      <w:r w:rsidR="00BC5810" w:rsidRPr="003B67C8">
        <w:rPr>
          <w:b/>
          <w:bCs/>
        </w:rPr>
        <w:t>potrebbero</w:t>
      </w:r>
      <w:r w:rsidR="00BC5810" w:rsidRPr="00BC5810">
        <w:t xml:space="preserve"> </w:t>
      </w:r>
      <w:r w:rsidR="00BC5810" w:rsidRPr="003B67C8">
        <w:rPr>
          <w:b/>
          <w:bCs/>
        </w:rPr>
        <w:t>manifestarsi</w:t>
      </w:r>
      <w:r w:rsidR="00BC5810" w:rsidRPr="00BC5810">
        <w:t xml:space="preserve"> in futuro</w:t>
      </w:r>
      <w:r w:rsidR="002A4CA3">
        <w:t xml:space="preserve"> </w:t>
      </w:r>
      <w:r w:rsidR="0020083C">
        <w:t xml:space="preserve">sulla successione </w:t>
      </w:r>
      <w:r w:rsidR="002A4CA3">
        <w:t>cronologic</w:t>
      </w:r>
      <w:r w:rsidR="0020083C">
        <w:t xml:space="preserve">a </w:t>
      </w:r>
      <w:r w:rsidR="002A4CA3">
        <w:t xml:space="preserve">della </w:t>
      </w:r>
      <w:r w:rsidR="0020083C" w:rsidRPr="003B67C8">
        <w:rPr>
          <w:b/>
          <w:bCs/>
        </w:rPr>
        <w:t>CKC</w:t>
      </w:r>
      <w:r w:rsidR="00FD5073">
        <w:t>, in modo da assicurare e prevenire la sicurezza nella propria organizzazione</w:t>
      </w:r>
      <w:r w:rsidR="00F36661">
        <w:t>;</w:t>
      </w:r>
    </w:p>
    <w:p w14:paraId="7146E29D" w14:textId="2FE32916" w:rsidR="0043592C" w:rsidRDefault="007003D4" w:rsidP="0043592C">
      <w:pPr>
        <w:pStyle w:val="Paragrafoelenco"/>
        <w:numPr>
          <w:ilvl w:val="0"/>
          <w:numId w:val="35"/>
        </w:numPr>
      </w:pPr>
      <w:r w:rsidRPr="007003D4">
        <w:t xml:space="preserve">offrire la </w:t>
      </w:r>
      <w:r w:rsidRPr="003B67C8">
        <w:rPr>
          <w:b/>
          <w:bCs/>
        </w:rPr>
        <w:t>reportistica</w:t>
      </w:r>
      <w:r w:rsidRPr="007003D4">
        <w:t xml:space="preserve"> necessaria per condurre un'analisi più approfondita del rischio associato ai vari </w:t>
      </w:r>
      <w:r w:rsidRPr="003B67C8">
        <w:rPr>
          <w:b/>
          <w:bCs/>
        </w:rPr>
        <w:t>gruppi</w:t>
      </w:r>
      <w:r w:rsidRPr="007003D4">
        <w:t xml:space="preserve"> e </w:t>
      </w:r>
      <w:r w:rsidRPr="003B67C8">
        <w:rPr>
          <w:b/>
          <w:bCs/>
        </w:rPr>
        <w:t>agenti</w:t>
      </w:r>
      <w:r w:rsidRPr="007003D4">
        <w:t xml:space="preserve"> </w:t>
      </w:r>
      <w:r w:rsidRPr="003B67C8">
        <w:rPr>
          <w:b/>
          <w:bCs/>
        </w:rPr>
        <w:t>di</w:t>
      </w:r>
      <w:r w:rsidRPr="007003D4">
        <w:t xml:space="preserve"> </w:t>
      </w:r>
      <w:r w:rsidRPr="003B67C8">
        <w:rPr>
          <w:b/>
          <w:bCs/>
        </w:rPr>
        <w:t>minaccia</w:t>
      </w:r>
      <w:r w:rsidRPr="007003D4">
        <w:t xml:space="preserve"> noti, basandosi sulle </w:t>
      </w:r>
      <w:proofErr w:type="spellStart"/>
      <w:r w:rsidRPr="007003D4">
        <w:t>TTPs</w:t>
      </w:r>
      <w:proofErr w:type="spellEnd"/>
      <w:r w:rsidRPr="007003D4">
        <w:t xml:space="preserve"> precedentemente identificate.</w:t>
      </w:r>
    </w:p>
    <w:p w14:paraId="073FA4F9" w14:textId="538551CF" w:rsidR="0043592C" w:rsidRPr="0043592C" w:rsidRDefault="00255D24" w:rsidP="0043592C">
      <w:pPr>
        <w:pStyle w:val="Titolo2"/>
      </w:pPr>
      <w:bookmarkStart w:id="141" w:name="_Toc169085236"/>
      <w:bookmarkStart w:id="142" w:name="_Toc169972769"/>
      <w:bookmarkEnd w:id="141"/>
      <w:r>
        <w:t xml:space="preserve">Tecnologie </w:t>
      </w:r>
      <w:r w:rsidR="007D7E88">
        <w:t>utilizzate</w:t>
      </w:r>
      <w:bookmarkEnd w:id="142"/>
    </w:p>
    <w:p w14:paraId="7C3D63FC" w14:textId="305D79E5" w:rsidR="00CE67A9" w:rsidRDefault="00BC5810" w:rsidP="00A329E5">
      <w:r w:rsidRPr="00BC5810">
        <w:t xml:space="preserve">Durante la </w:t>
      </w:r>
      <w:r w:rsidRPr="00234E19">
        <w:rPr>
          <w:b/>
          <w:bCs/>
        </w:rPr>
        <w:t>fase iniziale</w:t>
      </w:r>
      <w:r w:rsidRPr="00BC5810">
        <w:t xml:space="preserve"> dello sviluppo, è stato intrapreso il processo di definizione e strutturazione de</w:t>
      </w:r>
      <w:r w:rsidR="001B3406">
        <w:t xml:space="preserve">l </w:t>
      </w:r>
      <w:r w:rsidR="00FD5073">
        <w:t>modulo</w:t>
      </w:r>
      <w:r w:rsidR="001B3406">
        <w:t xml:space="preserve"> che definisce i dati base del sistema</w:t>
      </w:r>
      <w:r w:rsidRPr="00BC5810">
        <w:t xml:space="preserve">. Questo passo fondamentale ha comportato l'identificazione delle </w:t>
      </w:r>
      <w:r w:rsidRPr="00FD5073">
        <w:rPr>
          <w:b/>
          <w:bCs/>
        </w:rPr>
        <w:t xml:space="preserve">aree chiave </w:t>
      </w:r>
      <w:r w:rsidRPr="00FD5073">
        <w:t>di</w:t>
      </w:r>
      <w:r w:rsidRPr="00FD5073">
        <w:rPr>
          <w:b/>
          <w:bCs/>
        </w:rPr>
        <w:t xml:space="preserve"> </w:t>
      </w:r>
      <w:r w:rsidRPr="00FD5073">
        <w:t>interesse</w:t>
      </w:r>
      <w:r w:rsidRPr="00BC5810">
        <w:t>, l'</w:t>
      </w:r>
      <w:r w:rsidRPr="00FD5073">
        <w:rPr>
          <w:b/>
          <w:bCs/>
        </w:rPr>
        <w:t>analisi</w:t>
      </w:r>
      <w:r w:rsidRPr="00BC5810">
        <w:t xml:space="preserve"> </w:t>
      </w:r>
      <w:r w:rsidRPr="00FD5073">
        <w:rPr>
          <w:b/>
          <w:bCs/>
        </w:rPr>
        <w:t>delle</w:t>
      </w:r>
      <w:r w:rsidRPr="00BC5810">
        <w:t xml:space="preserve"> </w:t>
      </w:r>
      <w:r w:rsidRPr="00FD5073">
        <w:rPr>
          <w:b/>
          <w:bCs/>
        </w:rPr>
        <w:t>esigenze</w:t>
      </w:r>
      <w:r w:rsidRPr="00BC5810">
        <w:t xml:space="preserve"> </w:t>
      </w:r>
      <w:r w:rsidRPr="00357E65">
        <w:t>specifiche</w:t>
      </w:r>
      <w:r w:rsidRPr="00BC5810">
        <w:t xml:space="preserve"> e la </w:t>
      </w:r>
      <w:r w:rsidRPr="00FD5073">
        <w:rPr>
          <w:b/>
          <w:bCs/>
        </w:rPr>
        <w:t>mappatura</w:t>
      </w:r>
      <w:r w:rsidRPr="00BC5810">
        <w:t xml:space="preserve"> </w:t>
      </w:r>
      <w:r w:rsidRPr="00FD5073">
        <w:rPr>
          <w:b/>
          <w:bCs/>
        </w:rPr>
        <w:t>delle</w:t>
      </w:r>
      <w:r w:rsidRPr="00BC5810">
        <w:t xml:space="preserve"> </w:t>
      </w:r>
      <w:r w:rsidRPr="00FD5073">
        <w:rPr>
          <w:b/>
          <w:bCs/>
        </w:rPr>
        <w:t>relazioni</w:t>
      </w:r>
      <w:r w:rsidRPr="00BC5810">
        <w:t xml:space="preserve"> tra i vari elementi e funzionalità che costituiranno il sistema.</w:t>
      </w:r>
    </w:p>
    <w:p w14:paraId="3E4023F3" w14:textId="3A1E57C0" w:rsidR="00CE67A9" w:rsidRDefault="00CE67A9" w:rsidP="00A329E5">
      <w:r>
        <w:lastRenderedPageBreak/>
        <w:t xml:space="preserve">Data la presenza di diversi framework implementati in </w:t>
      </w:r>
      <w:r w:rsidRPr="00CE67A9">
        <w:rPr>
          <w:b/>
          <w:bCs/>
        </w:rPr>
        <w:t>Python</w:t>
      </w:r>
      <w:r>
        <w:t xml:space="preserve">, la scelta si è orientata verso l'utilizzo di questo linguaggio, prediligendo </w:t>
      </w:r>
      <w:r w:rsidR="0048061B">
        <w:t xml:space="preserve">maggiormente </w:t>
      </w:r>
      <w:r>
        <w:t xml:space="preserve">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63AD89B2" w:rsidR="001E1D1C" w:rsidRDefault="001E1D1C" w:rsidP="00A329E5">
      <w:pPr>
        <w:pStyle w:val="Titolo3"/>
      </w:pPr>
      <w:bookmarkStart w:id="143" w:name="_Toc169972770"/>
      <w:r>
        <w:t>Framework</w:t>
      </w:r>
      <w:r w:rsidR="00E32B04">
        <w:t xml:space="preserve">, librerie e </w:t>
      </w:r>
      <w:r w:rsidR="00426FFD">
        <w:t>LLM</w:t>
      </w:r>
      <w:r>
        <w:t xml:space="preserve"> utilizzati</w:t>
      </w:r>
      <w:bookmarkEnd w:id="143"/>
      <w:r>
        <w:t xml:space="preserve"> </w:t>
      </w:r>
    </w:p>
    <w:p w14:paraId="72CA8C55" w14:textId="0E1A8743" w:rsidR="001E1D1C" w:rsidRDefault="001E1D1C" w:rsidP="00A329E5">
      <w:r>
        <w:t>I framework</w:t>
      </w:r>
      <w:r w:rsidR="0048061B">
        <w:t xml:space="preserve"> </w:t>
      </w:r>
      <w:r>
        <w:t>utilizzati durante lo sviluppo dell’applica</w:t>
      </w:r>
      <w:r w:rsidR="0048061B">
        <w:t>tivo</w:t>
      </w:r>
      <w:r>
        <w:t xml:space="preserve"> in questione sono:</w:t>
      </w:r>
    </w:p>
    <w:p w14:paraId="00C1E5A1" w14:textId="48A3DD33" w:rsidR="001E1D1C" w:rsidRPr="00A329E5" w:rsidRDefault="001E1D1C" w:rsidP="00A329E5">
      <w:pPr>
        <w:pStyle w:val="Paragrafoelenco"/>
        <w:numPr>
          <w:ilvl w:val="0"/>
          <w:numId w:val="21"/>
        </w:numPr>
      </w:pPr>
      <w:r w:rsidRPr="00A329E5">
        <w:rPr>
          <w:b/>
          <w:bCs/>
        </w:rPr>
        <w:t>MITRE ATT&amp;CK</w:t>
      </w:r>
      <w:r w:rsidRPr="00A329E5">
        <w:t xml:space="preserve">: fornisce una libreria Python, disponibile tramite il gestore di pacchetti </w:t>
      </w:r>
      <w:proofErr w:type="spellStart"/>
      <w:r w:rsidRPr="00A329E5">
        <w:t>pip</w:t>
      </w:r>
      <w:proofErr w:type="spellEnd"/>
      <w:r w:rsidR="0019075F" w:rsidRPr="00A329E5">
        <w:t xml:space="preserve"> o repository </w:t>
      </w:r>
      <w:proofErr w:type="spellStart"/>
      <w:r w:rsidR="0019075F" w:rsidRPr="00A329E5">
        <w:t>github</w:t>
      </w:r>
      <w:proofErr w:type="spellEnd"/>
      <w:r w:rsidR="0019075F" w:rsidRPr="00A329E5">
        <w:t xml:space="preserve"> [</w:t>
      </w:r>
      <w:r w:rsidR="00675145" w:rsidRPr="00A329E5">
        <w:t>18</w:t>
      </w:r>
      <w:r w:rsidR="0019075F" w:rsidRPr="00A329E5">
        <w:t>]</w:t>
      </w:r>
      <w:r w:rsidRPr="00A329E5">
        <w:t>, la quale permette di catalogare e relazionare le entità presenti nel framework, cioè: tattiche, tecniche, campagne, gruppi, software e assets.</w:t>
      </w:r>
    </w:p>
    <w:p w14:paraId="553545E0" w14:textId="04CE04DB" w:rsidR="001E1D1C" w:rsidRPr="00A329E5" w:rsidRDefault="001E1D1C" w:rsidP="00A329E5">
      <w:pPr>
        <w:pStyle w:val="Paragrafoelenco"/>
        <w:numPr>
          <w:ilvl w:val="0"/>
          <w:numId w:val="21"/>
        </w:numPr>
      </w:pPr>
      <w:r w:rsidRPr="00A329E5">
        <w:rPr>
          <w:b/>
          <w:bCs/>
        </w:rPr>
        <w:t>MITRE ATLAS</w:t>
      </w:r>
      <w:r w:rsidRPr="00A329E5">
        <w:t xml:space="preserve">: </w:t>
      </w:r>
      <w:r w:rsidR="00357E65" w:rsidRPr="00A329E5">
        <w:t>essendo una tecnologia ancora in fase di evoluzione e introdotta solamente due anni fa, al momento attuale non esiste una libreria pubblica per l'impiego del framework, pertanto verrà sviluppata autonomamente nell'ambito di questa tesi.</w:t>
      </w:r>
    </w:p>
    <w:p w14:paraId="6908F7AD" w14:textId="1E80399E" w:rsidR="005F4790" w:rsidRPr="00A329E5" w:rsidRDefault="00492537" w:rsidP="00A329E5">
      <w:pPr>
        <w:pStyle w:val="Paragrafoelenco"/>
        <w:numPr>
          <w:ilvl w:val="0"/>
          <w:numId w:val="21"/>
        </w:numPr>
        <w:rPr>
          <w:b/>
          <w:bCs/>
        </w:rPr>
      </w:pPr>
      <w:r w:rsidRPr="00A329E5">
        <w:rPr>
          <w:b/>
          <w:bCs/>
        </w:rPr>
        <w:t>MAPPINGS EXPLORER</w:t>
      </w:r>
      <w:r w:rsidR="001E1D1C" w:rsidRPr="00A329E5">
        <w:t>:</w:t>
      </w:r>
      <w:r w:rsidR="00357E65" w:rsidRPr="00A329E5">
        <w:t xml:space="preserve"> </w:t>
      </w:r>
      <w:r w:rsidR="008C7183" w:rsidRPr="00A329E5">
        <w:t xml:space="preserve">mette a disposizione un mapping tra </w:t>
      </w:r>
      <w:r w:rsidR="00E848BF" w:rsidRPr="00A329E5">
        <w:t xml:space="preserve">le tecniche del dominio </w:t>
      </w:r>
      <w:r w:rsidR="00E848BF" w:rsidRPr="00A329E5">
        <w:rPr>
          <w:i/>
          <w:iCs/>
        </w:rPr>
        <w:t xml:space="preserve">Enterprise </w:t>
      </w:r>
      <w:r w:rsidR="00E848BF" w:rsidRPr="00A329E5">
        <w:t>del primo framework e le CVE conosciute fino al 2021 (limite dato dagli studi esistenti al momento della creazione del sistema in questione).</w:t>
      </w:r>
    </w:p>
    <w:p w14:paraId="0B93440C" w14:textId="2AF5B331" w:rsidR="00213643" w:rsidRPr="00213643" w:rsidRDefault="008E07BE" w:rsidP="00A329E5">
      <w:r>
        <w:t>Al contempo l</w:t>
      </w:r>
      <w:r w:rsidR="00213643">
        <w:t>e API utilizzate nella produzione del sistema sono:</w:t>
      </w:r>
    </w:p>
    <w:p w14:paraId="068D9FFA" w14:textId="297F0355" w:rsidR="00AD463F" w:rsidRPr="00A329E5" w:rsidRDefault="00AD463F" w:rsidP="00A329E5">
      <w:pPr>
        <w:pStyle w:val="Paragrafoelenco"/>
        <w:numPr>
          <w:ilvl w:val="0"/>
          <w:numId w:val="21"/>
        </w:numPr>
        <w:rPr>
          <w:b/>
          <w:bCs/>
        </w:rPr>
      </w:pPr>
      <w:r w:rsidRPr="00A329E5">
        <w:rPr>
          <w:b/>
          <w:bCs/>
        </w:rPr>
        <w:lastRenderedPageBreak/>
        <w:t>GPT</w:t>
      </w:r>
      <w:r w:rsidR="00EC0718">
        <w:rPr>
          <w:b/>
          <w:bCs/>
        </w:rPr>
        <w:t xml:space="preserve">-4o </w:t>
      </w:r>
      <w:r w:rsidRPr="00A329E5">
        <w:rPr>
          <w:b/>
          <w:bCs/>
        </w:rPr>
        <w:t>API</w:t>
      </w:r>
      <w:r w:rsidR="00213643" w:rsidRPr="00A329E5">
        <w:rPr>
          <w:b/>
          <w:bCs/>
        </w:rPr>
        <w:t xml:space="preserve"> from Azure</w:t>
      </w:r>
      <w:r w:rsidRPr="00A329E5">
        <w:t>:</w:t>
      </w:r>
      <w:r w:rsidR="008E07BE" w:rsidRPr="00A329E5">
        <w:t xml:space="preserve"> Microsoft</w:t>
      </w:r>
      <w:r w:rsidRPr="00A329E5">
        <w:t xml:space="preserve"> </w:t>
      </w:r>
      <w:r w:rsidR="008E07BE" w:rsidRPr="00A329E5">
        <w:t>Azure</w:t>
      </w:r>
      <w:r w:rsidR="008E07BE" w:rsidRPr="00A329E5">
        <w:rPr>
          <w:rStyle w:val="Rimandonotaapidipagina"/>
        </w:rPr>
        <w:footnoteReference w:id="21"/>
      </w:r>
      <w:r w:rsidR="008E07BE" w:rsidRPr="00A329E5">
        <w:t xml:space="preserve"> mette a disposizione le API di </w:t>
      </w:r>
      <w:proofErr w:type="spellStart"/>
      <w:r w:rsidR="008E07BE" w:rsidRPr="00A329E5">
        <w:t>OpenAI</w:t>
      </w:r>
      <w:proofErr w:type="spellEnd"/>
      <w:r w:rsidR="008E07BE" w:rsidRPr="00A329E5">
        <w:t xml:space="preserve"> per interrogare determinate versioni di modelli di deep learning basati su GPT di cui </w:t>
      </w:r>
      <w:r w:rsidR="001D69CC">
        <w:t xml:space="preserve">è possibile </w:t>
      </w:r>
      <w:r w:rsidR="008E07BE" w:rsidRPr="00A329E5">
        <w:t>effettua</w:t>
      </w:r>
      <w:r w:rsidR="001D69CC">
        <w:t>re</w:t>
      </w:r>
      <w:r w:rsidR="008E07BE" w:rsidRPr="00A329E5">
        <w:t xml:space="preserve"> il </w:t>
      </w:r>
      <w:proofErr w:type="spellStart"/>
      <w:r w:rsidR="008E07BE" w:rsidRPr="00A329E5">
        <w:t>deploy</w:t>
      </w:r>
      <w:proofErr w:type="spellEnd"/>
      <w:r w:rsidR="008E07BE" w:rsidRPr="00A329E5">
        <w:t xml:space="preserve"> tramite la </w:t>
      </w:r>
      <w:r w:rsidR="001D2642">
        <w:t xml:space="preserve">medesima </w:t>
      </w:r>
      <w:r w:rsidR="008E07BE" w:rsidRPr="00A329E5">
        <w:t>piattaforma.</w:t>
      </w:r>
    </w:p>
    <w:p w14:paraId="550B3F60" w14:textId="0460CC34" w:rsidR="00AD463F" w:rsidRPr="00426FFD" w:rsidRDefault="00AD463F" w:rsidP="00A329E5">
      <w:pPr>
        <w:pStyle w:val="Paragrafoelenco"/>
        <w:numPr>
          <w:ilvl w:val="0"/>
          <w:numId w:val="21"/>
        </w:numPr>
        <w:rPr>
          <w:b/>
          <w:bCs/>
        </w:rPr>
      </w:pPr>
      <w:proofErr w:type="spellStart"/>
      <w:r w:rsidRPr="00A329E5">
        <w:rPr>
          <w:b/>
          <w:bCs/>
        </w:rPr>
        <w:t>cvwelib</w:t>
      </w:r>
      <w:proofErr w:type="spellEnd"/>
      <w:r w:rsidRPr="00A329E5">
        <w:t xml:space="preserve">: </w:t>
      </w:r>
      <w:r w:rsidR="00213643" w:rsidRPr="00A329E5">
        <w:t xml:space="preserve">libreria </w:t>
      </w:r>
      <w:proofErr w:type="spellStart"/>
      <w:r w:rsidR="00213643" w:rsidRPr="00A329E5">
        <w:t>pyhton</w:t>
      </w:r>
      <w:proofErr w:type="spellEnd"/>
      <w:r w:rsidR="00213643" w:rsidRPr="00A329E5">
        <w:t xml:space="preserve"> [35] che fornisce, replica ed estende le API del NIST per ottenere le informazioni relative alle </w:t>
      </w:r>
      <w:proofErr w:type="spellStart"/>
      <w:r w:rsidR="00213643" w:rsidRPr="00A329E5">
        <w:t>CVE</w:t>
      </w:r>
      <w:r w:rsidR="00426FFD">
        <w:t>s</w:t>
      </w:r>
      <w:proofErr w:type="spellEnd"/>
      <w:r w:rsidR="00213643" w:rsidRPr="00A329E5">
        <w:t xml:space="preserve"> e aggiunge API per ottenere informazioni sulle </w:t>
      </w:r>
      <w:proofErr w:type="spellStart"/>
      <w:r w:rsidR="00213643" w:rsidRPr="00A329E5">
        <w:t>CWE</w:t>
      </w:r>
      <w:r w:rsidR="00426FFD">
        <w:t>s</w:t>
      </w:r>
      <w:proofErr w:type="spellEnd"/>
      <w:r w:rsidR="00213643" w:rsidRPr="00A329E5">
        <w:t>.</w:t>
      </w:r>
    </w:p>
    <w:p w14:paraId="3A9F0219" w14:textId="1F3CFB5B" w:rsidR="00426FFD" w:rsidRPr="00426FFD" w:rsidRDefault="00426FFD" w:rsidP="00A329E5">
      <w:pPr>
        <w:pStyle w:val="Paragrafoelenco"/>
        <w:numPr>
          <w:ilvl w:val="0"/>
          <w:numId w:val="21"/>
        </w:numPr>
      </w:pPr>
      <w:proofErr w:type="spellStart"/>
      <w:r>
        <w:rPr>
          <w:b/>
          <w:bCs/>
        </w:rPr>
        <w:t>capeclib</w:t>
      </w:r>
      <w:proofErr w:type="spellEnd"/>
      <w:r w:rsidRPr="00426FFD">
        <w:t xml:space="preserve">: creata durante lo sviluppo del </w:t>
      </w:r>
      <w:r w:rsidR="00FD5073" w:rsidRPr="00426FFD">
        <w:t>medesimo</w:t>
      </w:r>
      <w:r w:rsidRPr="00426FFD">
        <w:t xml:space="preserve"> sistema</w:t>
      </w:r>
      <w:r>
        <w:t xml:space="preserve">, fornisce le API per il ritrovamento delle informazioni relative ai </w:t>
      </w:r>
      <w:proofErr w:type="spellStart"/>
      <w:r>
        <w:t>CAPECs</w:t>
      </w:r>
      <w:proofErr w:type="spellEnd"/>
      <w:r w:rsidR="00FD5073">
        <w:t xml:space="preserve"> tramite il proprio identificativo</w:t>
      </w:r>
      <w:r>
        <w:t>.</w:t>
      </w:r>
    </w:p>
    <w:p w14:paraId="73855738" w14:textId="577E0F15" w:rsidR="0089123C" w:rsidRDefault="0089123C" w:rsidP="00A329E5">
      <w:pPr>
        <w:pStyle w:val="Titolo3"/>
      </w:pPr>
      <w:bookmarkStart w:id="144" w:name="_Toc169972771"/>
      <w:r>
        <w:t xml:space="preserve">Tipo di dati manipolato </w:t>
      </w:r>
      <w:r w:rsidRPr="007E4D82">
        <w:t>–</w:t>
      </w:r>
      <w:r>
        <w:t xml:space="preserve"> STIX Object</w:t>
      </w:r>
      <w:r w:rsidR="009B26F3">
        <w:t xml:space="preserve"> e</w:t>
      </w:r>
      <w:r w:rsidR="00F36661">
        <w:t xml:space="preserve"> </w:t>
      </w:r>
      <w:proofErr w:type="spellStart"/>
      <w:r w:rsidR="00F36661">
        <w:t>dict</w:t>
      </w:r>
      <w:bookmarkEnd w:id="144"/>
      <w:proofErr w:type="spellEnd"/>
    </w:p>
    <w:p w14:paraId="1EBB3B7A" w14:textId="2975219A" w:rsidR="009012C1" w:rsidRPr="00A329E5" w:rsidRDefault="009012C1" w:rsidP="00A329E5">
      <w:r w:rsidRPr="00A329E5">
        <w:t xml:space="preserve">Per gestire e armonizzare efficacemente i dati provenienti da fonti diverse all'interno dello studio, è importante riconoscere la natura degli oggetti restituiti dal framework ATT&amp;CK, rispetto ai dati estratti dai file JSON relativi alla matrice ATLAS e al </w:t>
      </w:r>
      <w:r w:rsidR="00FD5073">
        <w:t>MAPPING EXPLORER</w:t>
      </w:r>
      <w:r w:rsidRPr="00A329E5">
        <w:t xml:space="preserve">. Gli oggetti forniti dal framework ATT&amp;CK sono degli oggetti </w:t>
      </w:r>
      <w:r w:rsidRPr="00A329E5">
        <w:rPr>
          <w:b/>
          <w:bCs/>
        </w:rPr>
        <w:t>STIX</w:t>
      </w:r>
      <w:r w:rsidRPr="00A329E5">
        <w:t xml:space="preserve"> (</w:t>
      </w:r>
      <w:proofErr w:type="spellStart"/>
      <w:r w:rsidRPr="00A329E5">
        <w:t>Structured</w:t>
      </w:r>
      <w:proofErr w:type="spellEnd"/>
      <w:r w:rsidRPr="00A329E5">
        <w:t xml:space="preserve"> </w:t>
      </w:r>
      <w:proofErr w:type="spellStart"/>
      <w:r w:rsidRPr="00A329E5">
        <w:t>Threat</w:t>
      </w:r>
      <w:proofErr w:type="spellEnd"/>
      <w:r w:rsidRPr="00A329E5">
        <w:t xml:space="preserve"> Information </w:t>
      </w:r>
      <w:proofErr w:type="spellStart"/>
      <w:r w:rsidRPr="00A329E5">
        <w:t>eXpression</w:t>
      </w:r>
      <w:proofErr w:type="spellEnd"/>
      <w:r w:rsidRPr="00A329E5">
        <w:t xml:space="preserve">), che rappresentano un modo standardizzato per esprimere informazioni di intelligence sulle minacce informatiche. Gli oggetti STIX, espansi con altri attributi, che permettono di descrivere </w:t>
      </w:r>
      <w:r w:rsidRPr="00A329E5">
        <w:lastRenderedPageBreak/>
        <w:t>dettagliatamente e in maniera strutturata le informazioni su minacce</w:t>
      </w:r>
      <w:r w:rsidR="00FD5073">
        <w:t xml:space="preserve"> e </w:t>
      </w:r>
      <w:proofErr w:type="spellStart"/>
      <w:r w:rsidRPr="00A329E5">
        <w:t>TTP</w:t>
      </w:r>
      <w:r w:rsidR="00FD5073">
        <w:t>s</w:t>
      </w:r>
      <w:proofErr w:type="spellEnd"/>
      <w:r w:rsidRPr="00A329E5">
        <w:t>, facilitando così lo scambio di informazioni di sicurezza tra sistemi e tra esperti del settore.</w:t>
      </w:r>
    </w:p>
    <w:p w14:paraId="2052193E" w14:textId="3B30EC0E" w:rsidR="00501418" w:rsidRDefault="009012C1" w:rsidP="00A329E5">
      <w:r w:rsidRPr="009012C1">
        <w:t xml:space="preserve">D'altro canto, i dati ottenuti dai file JSON relativi alla matrice ATLAS e al mapping </w:t>
      </w:r>
      <w:proofErr w:type="spellStart"/>
      <w:r w:rsidRPr="009012C1">
        <w:t>explorer</w:t>
      </w:r>
      <w:proofErr w:type="spellEnd"/>
      <w:r w:rsidRPr="009012C1">
        <w:t xml:space="preserve"> sono rappresentati sotto forma di semplici </w:t>
      </w:r>
      <w:r w:rsidRPr="009012C1">
        <w:rPr>
          <w:b/>
          <w:bCs/>
        </w:rPr>
        <w:t>dizionari</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26755C3D" w:rsidR="0089123C" w:rsidRPr="009012C1" w:rsidRDefault="00501418" w:rsidP="00A329E5">
      <w:r>
        <w:t>L'obiettivo è fondere i dati sugli attacchi delle matrici ATT&amp;CK e ATLAS per una manipolazione uniforme, trasformando i dizionari in oggetti STIX per un accesso rapido ed efficiente ai dati, mantenendo le</w:t>
      </w:r>
      <w:r w:rsidR="00AD463F">
        <w:t xml:space="preserve"> </w:t>
      </w:r>
      <w:proofErr w:type="spellStart"/>
      <w:r w:rsidR="00AD463F">
        <w:t>CVE</w:t>
      </w:r>
      <w:r w:rsidR="00FD5073">
        <w:t>s</w:t>
      </w:r>
      <w:proofErr w:type="spellEnd"/>
      <w:r w:rsidR="00FD5073">
        <w:t xml:space="preserve">, </w:t>
      </w:r>
      <w:proofErr w:type="spellStart"/>
      <w:r w:rsidR="00AD463F">
        <w:t>CWE</w:t>
      </w:r>
      <w:r w:rsidR="00FD5073">
        <w:t>s</w:t>
      </w:r>
      <w:proofErr w:type="spellEnd"/>
      <w:r w:rsidR="00FD5073">
        <w:t xml:space="preserve"> e </w:t>
      </w:r>
      <w:proofErr w:type="spellStart"/>
      <w:r w:rsidR="00FD5073">
        <w:t>CAPECs</w:t>
      </w:r>
      <w:proofErr w:type="spellEnd"/>
      <w:r>
        <w:t xml:space="preserve"> come dizionari a causa del loro grande volume</w:t>
      </w:r>
      <w:r w:rsidR="009012C1">
        <w:t>.</w:t>
      </w:r>
      <w:r w:rsidR="0089123C" w:rsidRPr="009012C1">
        <w:br w:type="page"/>
      </w:r>
    </w:p>
    <w:p w14:paraId="73A978D6" w14:textId="54B20E56" w:rsidR="00D030DD" w:rsidRDefault="00D030DD" w:rsidP="00A329E5">
      <w:pPr>
        <w:pStyle w:val="Sottotitolo"/>
      </w:pPr>
      <w:bookmarkStart w:id="145" w:name="_Toc169972772"/>
      <w:r>
        <w:lastRenderedPageBreak/>
        <w:t>Struttura package</w:t>
      </w:r>
      <w:r w:rsidR="00234E19">
        <w:t xml:space="preserve"> e directory</w:t>
      </w:r>
      <w:bookmarkEnd w:id="145"/>
    </w:p>
    <w:p w14:paraId="15605382" w14:textId="13937702" w:rsidR="00521C6E" w:rsidRDefault="00521C6E" w:rsidP="00521C6E">
      <w:pPr>
        <w:pStyle w:val="Titolo2"/>
      </w:pPr>
      <w:bookmarkStart w:id="146" w:name="_Toc169972773"/>
      <w:r>
        <w:t>Architettura</w:t>
      </w:r>
      <w:bookmarkEnd w:id="146"/>
    </w:p>
    <w:p w14:paraId="2B7051A8" w14:textId="358B7D29" w:rsidR="00521C6E" w:rsidRDefault="00521C6E" w:rsidP="00521C6E">
      <w:r>
        <w:t xml:space="preserve">L'architettura scelta per lo sviluppo dell'applicativo </w:t>
      </w:r>
      <w:proofErr w:type="spellStart"/>
      <w:r>
        <w:t>DetectiveAttack</w:t>
      </w:r>
      <w:r w:rsidR="00F870E2">
        <w:t>s</w:t>
      </w:r>
      <w:proofErr w:type="spellEnd"/>
      <w:r>
        <w:t xml:space="preserve"> è un'architettura a </w:t>
      </w:r>
      <w:proofErr w:type="spellStart"/>
      <w:r w:rsidRPr="00374B4F">
        <w:rPr>
          <w:b/>
          <w:bCs/>
        </w:rPr>
        <w:t>microservizi</w:t>
      </w:r>
      <w:proofErr w:type="spellEnd"/>
      <w:r w:rsidR="00D620F7">
        <w:rPr>
          <w:b/>
          <w:bCs/>
        </w:rPr>
        <w:t xml:space="preserve"> </w:t>
      </w:r>
      <w:r w:rsidR="008F76DC">
        <w:t>(figura 9)</w:t>
      </w:r>
      <w:r>
        <w:t>. Questa scelta è stata fatta per diversi motivi:</w:t>
      </w:r>
    </w:p>
    <w:p w14:paraId="0EF9730D" w14:textId="77777777" w:rsidR="00521C6E" w:rsidRDefault="00521C6E" w:rsidP="00521C6E">
      <w:pPr>
        <w:pStyle w:val="Paragrafoelenco"/>
        <w:numPr>
          <w:ilvl w:val="0"/>
          <w:numId w:val="37"/>
        </w:numPr>
      </w:pPr>
      <w:r w:rsidRPr="00374B4F">
        <w:rPr>
          <w:b/>
          <w:bCs/>
        </w:rPr>
        <w:t>Scalabilità</w:t>
      </w:r>
      <w:r>
        <w:t xml:space="preserve">: L'architettura a </w:t>
      </w:r>
      <w:proofErr w:type="spellStart"/>
      <w:r>
        <w:t>microservizi</w:t>
      </w:r>
      <w:proofErr w:type="spellEnd"/>
      <w:r>
        <w:t xml:space="preserve"> consente di scalare individualmente i singoli componenti dell'applicazione in base alle esigenze. Questo significa che se una parte specifica dell'applicativo necessita di maggiori risorse, può essere scalata senza dover modificare o ridistribuire l'intera applicazione.</w:t>
      </w:r>
    </w:p>
    <w:p w14:paraId="12BF651C" w14:textId="77777777" w:rsidR="00521C6E" w:rsidRDefault="00521C6E" w:rsidP="00521C6E">
      <w:pPr>
        <w:pStyle w:val="Paragrafoelenco"/>
        <w:numPr>
          <w:ilvl w:val="0"/>
          <w:numId w:val="37"/>
        </w:numPr>
      </w:pPr>
      <w:r w:rsidRPr="00374B4F">
        <w:rPr>
          <w:b/>
          <w:bCs/>
        </w:rPr>
        <w:t>Manutenibilità</w:t>
      </w:r>
      <w:r>
        <w:t xml:space="preserve">: Ogni </w:t>
      </w:r>
      <w:proofErr w:type="spellStart"/>
      <w:r>
        <w:t>microservizio</w:t>
      </w:r>
      <w:proofErr w:type="spellEnd"/>
      <w:r>
        <w:t xml:space="preserve"> è indipendente e isolato, il che rende il codice più gestibile e più facile da mantenere.</w:t>
      </w:r>
    </w:p>
    <w:p w14:paraId="53969D2A" w14:textId="77777777" w:rsidR="00521C6E" w:rsidRDefault="00521C6E" w:rsidP="00521C6E">
      <w:pPr>
        <w:pStyle w:val="Paragrafoelenco"/>
        <w:numPr>
          <w:ilvl w:val="0"/>
          <w:numId w:val="37"/>
        </w:numPr>
      </w:pPr>
      <w:r w:rsidRPr="00374B4F">
        <w:rPr>
          <w:b/>
          <w:bCs/>
        </w:rPr>
        <w:t>Flessibilità</w:t>
      </w:r>
      <w:r>
        <w:t xml:space="preserve"> </w:t>
      </w:r>
      <w:r w:rsidRPr="00374B4F">
        <w:rPr>
          <w:b/>
          <w:bCs/>
        </w:rPr>
        <w:t>tecnologica</w:t>
      </w:r>
      <w:r>
        <w:t xml:space="preserve">: I </w:t>
      </w:r>
      <w:proofErr w:type="spellStart"/>
      <w:r>
        <w:t>microservizi</w:t>
      </w:r>
      <w:proofErr w:type="spellEnd"/>
      <w:r>
        <w:t xml:space="preserve"> possono essere sviluppati utilizzando tecnologie diverse, a seconda delle necessità di ciascun servizio. Questo permette di utilizzare gli strumenti e i linguaggi di programmazione più adatti per ogni specifico compito.</w:t>
      </w:r>
    </w:p>
    <w:p w14:paraId="541844B9" w14:textId="77777777" w:rsidR="00521C6E" w:rsidRDefault="00521C6E" w:rsidP="00521C6E">
      <w:pPr>
        <w:pStyle w:val="Paragrafoelenco"/>
        <w:numPr>
          <w:ilvl w:val="0"/>
          <w:numId w:val="37"/>
        </w:numPr>
      </w:pPr>
      <w:r w:rsidRPr="00374B4F">
        <w:rPr>
          <w:b/>
          <w:bCs/>
        </w:rPr>
        <w:t>Risoluzione</w:t>
      </w:r>
      <w:r>
        <w:t xml:space="preserve"> </w:t>
      </w:r>
      <w:r w:rsidRPr="00374B4F">
        <w:rPr>
          <w:b/>
          <w:bCs/>
        </w:rPr>
        <w:t>dei</w:t>
      </w:r>
      <w:r>
        <w:t xml:space="preserve"> </w:t>
      </w:r>
      <w:r w:rsidRPr="00374B4F">
        <w:rPr>
          <w:b/>
          <w:bCs/>
        </w:rPr>
        <w:t>problemi</w:t>
      </w:r>
      <w:r>
        <w:t xml:space="preserve">: L'isolamento dei </w:t>
      </w:r>
      <w:proofErr w:type="spellStart"/>
      <w:r>
        <w:t>microservizi</w:t>
      </w:r>
      <w:proofErr w:type="spellEnd"/>
      <w:r>
        <w:t xml:space="preserve"> facilita l'individuazione e la risoluzione dei problemi. Se un </w:t>
      </w:r>
      <w:proofErr w:type="spellStart"/>
      <w:r>
        <w:t>microservizio</w:t>
      </w:r>
      <w:proofErr w:type="spellEnd"/>
      <w:r>
        <w:t xml:space="preserve"> ha un problema, è possibile intervenire direttamente su di esso senza impattare sugli altri componenti dell'applicazione.</w:t>
      </w:r>
    </w:p>
    <w:p w14:paraId="42115FB3" w14:textId="77777777" w:rsidR="00521C6E" w:rsidRDefault="00521C6E" w:rsidP="00521C6E">
      <w:pPr>
        <w:pStyle w:val="Paragrafoelenco"/>
        <w:numPr>
          <w:ilvl w:val="0"/>
          <w:numId w:val="37"/>
        </w:numPr>
      </w:pPr>
      <w:r w:rsidRPr="00374B4F">
        <w:rPr>
          <w:b/>
          <w:bCs/>
        </w:rPr>
        <w:t>Resilienza</w:t>
      </w:r>
      <w:r>
        <w:t xml:space="preserve">: I </w:t>
      </w:r>
      <w:proofErr w:type="spellStart"/>
      <w:r>
        <w:t>microservizi</w:t>
      </w:r>
      <w:proofErr w:type="spellEnd"/>
      <w:r>
        <w:t xml:space="preserve"> possono essere progettati per essere più resilienti, in quanto l'isolamento dei servizi riduce il rischio che un </w:t>
      </w:r>
      <w:r>
        <w:lastRenderedPageBreak/>
        <w:t xml:space="preserve">guasto in un componente comprometta l'intera applicazione. In caso di errore in un </w:t>
      </w:r>
      <w:proofErr w:type="spellStart"/>
      <w:r>
        <w:t>microservizio</w:t>
      </w:r>
      <w:proofErr w:type="spellEnd"/>
      <w:r>
        <w:t>, gli altri possono continuare a funzionare normalmente, anche se in certi casi con funzionalità limitate, a meno di duplicazione di essi;</w:t>
      </w:r>
    </w:p>
    <w:p w14:paraId="2F911E7C" w14:textId="10FA2C89" w:rsidR="00521C6E" w:rsidRDefault="00521C6E" w:rsidP="00521C6E">
      <w:pPr>
        <w:pStyle w:val="Paragrafoelenco"/>
        <w:numPr>
          <w:ilvl w:val="0"/>
          <w:numId w:val="37"/>
        </w:numPr>
      </w:pPr>
      <w:r>
        <w:rPr>
          <w:b/>
          <w:bCs/>
        </w:rPr>
        <w:t xml:space="preserve">Macchine </w:t>
      </w:r>
      <w:r w:rsidR="001D69CC">
        <w:rPr>
          <w:b/>
          <w:bCs/>
        </w:rPr>
        <w:t>indipendenti</w:t>
      </w:r>
      <w:r w:rsidRPr="00EA120B">
        <w:t>:</w:t>
      </w:r>
      <w:r>
        <w:t xml:space="preserve"> Questo tipo di architettura permette anche di creare un’applicazione dove le varie parti di essa possano essere anche su macchine differenti.</w:t>
      </w:r>
    </w:p>
    <w:p w14:paraId="6D4B4752" w14:textId="1C61C587" w:rsidR="00521C6E" w:rsidRDefault="00521C6E" w:rsidP="00521C6E">
      <w:r>
        <w:t xml:space="preserve">Questi vantaggi rendono l'architettura a </w:t>
      </w:r>
      <w:proofErr w:type="spellStart"/>
      <w:r>
        <w:t>microservizi</w:t>
      </w:r>
      <w:proofErr w:type="spellEnd"/>
      <w:r>
        <w:t xml:space="preserve"> una scelta ideale per lo sviluppo di applicazioni complesse e che manipolano dati continuamente aggiornati, come </w:t>
      </w:r>
      <w:proofErr w:type="spellStart"/>
      <w:r>
        <w:t>DetectiveAttack</w:t>
      </w:r>
      <w:r w:rsidR="00F870E2">
        <w:t>s</w:t>
      </w:r>
      <w:proofErr w:type="spellEnd"/>
      <w:r>
        <w:t xml:space="preserve">, garantendo una maggiore efficienza, flessibilità e robustezza in casi in cui vengano inserite nuove sorgenti di dati della CTI o nuovi framework possibilmente utili che estendano le funzionalità del sistema. </w:t>
      </w:r>
    </w:p>
    <w:p w14:paraId="7BFC118B" w14:textId="1F759ACC" w:rsidR="00521C6E" w:rsidRDefault="00521C6E" w:rsidP="00521C6E">
      <w:r>
        <w:t xml:space="preserve">L’architettura descritta verrà implementata tramite l’utilizzo di </w:t>
      </w:r>
      <w:r w:rsidRPr="00B730C4">
        <w:rPr>
          <w:b/>
          <w:bCs/>
        </w:rPr>
        <w:t>container</w:t>
      </w:r>
      <w:r>
        <w:rPr>
          <w:rStyle w:val="Rimandonotaapidipagina"/>
          <w:b/>
          <w:bCs/>
        </w:rPr>
        <w:footnoteReference w:id="22"/>
      </w:r>
      <w:r>
        <w:t xml:space="preserve"> e della piattaforma </w:t>
      </w:r>
      <w:r w:rsidRPr="00B730C4">
        <w:rPr>
          <w:b/>
          <w:bCs/>
        </w:rPr>
        <w:t>Docker</w:t>
      </w:r>
      <w:r>
        <w:rPr>
          <w:rStyle w:val="Rimandonotaapidipagina"/>
          <w:b/>
          <w:bCs/>
        </w:rPr>
        <w:footnoteReference w:id="23"/>
      </w:r>
      <w:r>
        <w:t>.</w:t>
      </w:r>
    </w:p>
    <w:p w14:paraId="7DC049B7" w14:textId="7003AD91" w:rsidR="00D620F7" w:rsidRDefault="00681606" w:rsidP="00D620F7">
      <w:pPr>
        <w:jc w:val="center"/>
      </w:pPr>
      <w:r>
        <w:rPr>
          <w:noProof/>
        </w:rPr>
        <w:lastRenderedPageBreak/>
        <w:drawing>
          <wp:inline distT="0" distB="0" distL="0" distR="0" wp14:anchorId="49ADD0CD" wp14:editId="4DD8D8DE">
            <wp:extent cx="4262507" cy="261597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919" t="7025" r="11225" b="8151"/>
                    <a:stretch/>
                  </pic:blipFill>
                  <pic:spPr bwMode="auto">
                    <a:xfrm>
                      <a:off x="0" y="0"/>
                      <a:ext cx="4272588" cy="2622166"/>
                    </a:xfrm>
                    <a:prstGeom prst="rect">
                      <a:avLst/>
                    </a:prstGeom>
                    <a:noFill/>
                    <a:ln>
                      <a:noFill/>
                    </a:ln>
                    <a:extLst>
                      <a:ext uri="{53640926-AAD7-44D8-BBD7-CCE9431645EC}">
                        <a14:shadowObscured xmlns:a14="http://schemas.microsoft.com/office/drawing/2010/main"/>
                      </a:ext>
                    </a:extLst>
                  </pic:spPr>
                </pic:pic>
              </a:graphicData>
            </a:graphic>
          </wp:inline>
        </w:drawing>
      </w:r>
      <w:r w:rsidR="00EA0635">
        <w:br/>
      </w:r>
      <w:r w:rsidR="00D620F7">
        <w:t>Figura 9: Architettura del software</w:t>
      </w:r>
    </w:p>
    <w:p w14:paraId="1039EBF9" w14:textId="2C5B086F" w:rsidR="00521C6E" w:rsidRDefault="00521C6E" w:rsidP="00521C6E">
      <w:pPr>
        <w:pStyle w:val="Titolo3"/>
      </w:pPr>
      <w:bookmarkStart w:id="147" w:name="_Toc169972774"/>
      <w:r>
        <w:t>Componenti dell’architettura</w:t>
      </w:r>
      <w:bookmarkEnd w:id="147"/>
    </w:p>
    <w:p w14:paraId="191E6748" w14:textId="000F46A6" w:rsidR="00521C6E" w:rsidRDefault="00521C6E" w:rsidP="00521C6E">
      <w:r>
        <w:t>Le componenti presenti nel sistema attualmente sono 5:</w:t>
      </w:r>
    </w:p>
    <w:p w14:paraId="6515FA6F" w14:textId="0338463C" w:rsidR="00F870E2" w:rsidRPr="00F870E2" w:rsidRDefault="00F870E2" w:rsidP="00521C6E">
      <w:pPr>
        <w:pStyle w:val="Paragrafoelenco"/>
        <w:numPr>
          <w:ilvl w:val="0"/>
          <w:numId w:val="38"/>
        </w:numPr>
        <w:rPr>
          <w:b/>
          <w:bCs/>
        </w:rPr>
      </w:pPr>
      <w:proofErr w:type="spellStart"/>
      <w:r w:rsidRPr="00160BFC">
        <w:rPr>
          <w:b/>
          <w:bCs/>
        </w:rPr>
        <w:t>nginx</w:t>
      </w:r>
      <w:proofErr w:type="spellEnd"/>
      <w:r w:rsidRPr="00160BFC">
        <w:rPr>
          <w:b/>
          <w:bCs/>
        </w:rPr>
        <w:t xml:space="preserve">: </w:t>
      </w:r>
      <w:r w:rsidRPr="00160BFC">
        <w:t>Un web server utilizz</w:t>
      </w:r>
      <w:r>
        <w:t>ato nel sistema come reverse proxy al fine di ridirezionare tutto il traffico generato, mettendo a disposizione tutte le componenti tramite un’unica porta.</w:t>
      </w:r>
    </w:p>
    <w:p w14:paraId="3E6CF4FF" w14:textId="33EBF01E" w:rsidR="00521C6E" w:rsidRPr="00B730C4" w:rsidRDefault="00521C6E" w:rsidP="00521C6E">
      <w:pPr>
        <w:pStyle w:val="Paragrafoelenco"/>
        <w:numPr>
          <w:ilvl w:val="0"/>
          <w:numId w:val="38"/>
        </w:numPr>
      </w:pPr>
      <w:proofErr w:type="spellStart"/>
      <w:r>
        <w:rPr>
          <w:b/>
          <w:bCs/>
        </w:rPr>
        <w:t>stix&amp;vulnerability</w:t>
      </w:r>
      <w:proofErr w:type="spellEnd"/>
      <w:r>
        <w:rPr>
          <w:b/>
          <w:bCs/>
        </w:rPr>
        <w:t xml:space="preserve">: </w:t>
      </w:r>
      <w:r>
        <w:t xml:space="preserve">Fornisce e manipola i dati relativi agli STIX </w:t>
      </w:r>
      <w:proofErr w:type="spellStart"/>
      <w:r>
        <w:t>object</w:t>
      </w:r>
      <w:r w:rsidR="00F870E2">
        <w:t>s</w:t>
      </w:r>
      <w:proofErr w:type="spellEnd"/>
      <w:r>
        <w:t xml:space="preserve"> e le loro relazioni conosciute con le Vulnerabilità</w:t>
      </w:r>
      <w:r w:rsidR="00F870E2">
        <w:t>,</w:t>
      </w:r>
      <w:r w:rsidR="00B734C5">
        <w:t xml:space="preserve"> in questo container vi è anche l’interfaccia di accesso per </w:t>
      </w:r>
      <w:proofErr w:type="spellStart"/>
      <w:r w:rsidR="00B734C5" w:rsidRPr="00B734C5">
        <w:rPr>
          <w:b/>
          <w:bCs/>
        </w:rPr>
        <w:t>gptAPI</w:t>
      </w:r>
      <w:proofErr w:type="spellEnd"/>
      <w:r w:rsidR="00B734C5">
        <w:t xml:space="preserve">. Tuttavia, quest'ultima non verrà implementata come un server </w:t>
      </w:r>
      <w:proofErr w:type="spellStart"/>
      <w:r w:rsidR="00B734C5">
        <w:t>Flask</w:t>
      </w:r>
      <w:proofErr w:type="spellEnd"/>
      <w:r w:rsidR="00B734C5">
        <w:t xml:space="preserve"> collegato a</w:t>
      </w:r>
      <w:r w:rsidR="00F870E2">
        <w:t>l</w:t>
      </w:r>
      <w:r w:rsidR="00B734C5">
        <w:t xml:space="preserve"> proxy</w:t>
      </w:r>
      <w:r w:rsidR="00F870E2">
        <w:t xml:space="preserve"> server</w:t>
      </w:r>
      <w:r w:rsidR="00B734C5">
        <w:t xml:space="preserve"> </w:t>
      </w:r>
      <w:proofErr w:type="spellStart"/>
      <w:r w:rsidR="00B734C5">
        <w:t>Nginx</w:t>
      </w:r>
      <w:proofErr w:type="spellEnd"/>
      <w:r w:rsidR="00B734C5">
        <w:t xml:space="preserve">, poiché le tecnologie che permettono di mettere in comunicazione una componente con un server Python sono limitate dal massimo di 2048 caratteri per </w:t>
      </w:r>
      <w:r w:rsidR="00B734C5">
        <w:lastRenderedPageBreak/>
        <w:t>l'URL. Al contrario, GPT accetta fino</w:t>
      </w:r>
      <w:r w:rsidR="0065461B">
        <w:t xml:space="preserve"> a 50000 token</w:t>
      </w:r>
      <w:r w:rsidR="0065461B">
        <w:rPr>
          <w:rStyle w:val="Rimandonotaapidipagina"/>
        </w:rPr>
        <w:footnoteReference w:id="24"/>
      </w:r>
      <w:r w:rsidR="0065461B">
        <w:t xml:space="preserve"> per i limiti</w:t>
      </w:r>
      <w:r w:rsidR="00F870E2">
        <w:t xml:space="preserve"> concessi e</w:t>
      </w:r>
      <w:r w:rsidR="0065461B">
        <w:t xml:space="preserve"> utilizzati nel seguente studio</w:t>
      </w:r>
      <w:r w:rsidR="00B734C5">
        <w:t>, quindi nel passaggio di parametri al server si potrebbe superare il limite massimo e perdere</w:t>
      </w:r>
      <w:r w:rsidR="0065461B">
        <w:t xml:space="preserve"> un numero di</w:t>
      </w:r>
      <w:r w:rsidR="00B734C5">
        <w:t xml:space="preserve"> informazioni </w:t>
      </w:r>
      <w:r w:rsidR="0065461B">
        <w:t xml:space="preserve">molto </w:t>
      </w:r>
      <w:r w:rsidR="00B734C5">
        <w:t>important</w:t>
      </w:r>
      <w:r w:rsidR="0065461B">
        <w:t>e</w:t>
      </w:r>
      <w:r w:rsidR="00B734C5">
        <w:t>.</w:t>
      </w:r>
    </w:p>
    <w:p w14:paraId="74FFAB2F" w14:textId="2A58805B" w:rsidR="00521C6E" w:rsidRDefault="00521C6E" w:rsidP="00521C6E">
      <w:pPr>
        <w:pStyle w:val="Paragrafoelenco"/>
        <w:numPr>
          <w:ilvl w:val="0"/>
          <w:numId w:val="38"/>
        </w:numPr>
      </w:pPr>
      <w:proofErr w:type="spellStart"/>
      <w:r>
        <w:rPr>
          <w:b/>
          <w:bCs/>
        </w:rPr>
        <w:t>cvwelib</w:t>
      </w:r>
      <w:proofErr w:type="spellEnd"/>
      <w:r>
        <w:rPr>
          <w:b/>
          <w:bCs/>
        </w:rPr>
        <w:t>:</w:t>
      </w:r>
      <w:r w:rsidR="00681606">
        <w:rPr>
          <w:b/>
          <w:bCs/>
        </w:rPr>
        <w:t xml:space="preserve"> </w:t>
      </w:r>
      <w:r w:rsidR="00681606">
        <w:t>C</w:t>
      </w:r>
      <w:r w:rsidR="00681606">
        <w:t>ontainer</w:t>
      </w:r>
      <w:r>
        <w:rPr>
          <w:b/>
          <w:bCs/>
        </w:rPr>
        <w:t xml:space="preserve"> </w:t>
      </w:r>
      <w:r w:rsidR="00681606">
        <w:t>che ospita la l</w:t>
      </w:r>
      <w:r>
        <w:t xml:space="preserve">ibreria che permette di cercare ed ottenere le informazioni sulle </w:t>
      </w:r>
      <w:proofErr w:type="spellStart"/>
      <w:r>
        <w:t>CVE</w:t>
      </w:r>
      <w:r w:rsidR="00426FFD">
        <w:t>s</w:t>
      </w:r>
      <w:proofErr w:type="spellEnd"/>
      <w:r>
        <w:t xml:space="preserve">, </w:t>
      </w:r>
      <w:proofErr w:type="spellStart"/>
      <w:r>
        <w:t>CWE</w:t>
      </w:r>
      <w:r w:rsidR="00426FFD">
        <w:t>s</w:t>
      </w:r>
      <w:proofErr w:type="spellEnd"/>
      <w:r>
        <w:t xml:space="preserve"> e relazioni tra loro, in base a chiavi di ricerca</w:t>
      </w:r>
      <w:r w:rsidR="00B734C5">
        <w:t>.</w:t>
      </w:r>
    </w:p>
    <w:p w14:paraId="1625080F" w14:textId="528722F2" w:rsidR="00681606" w:rsidRDefault="00681606" w:rsidP="00521C6E">
      <w:pPr>
        <w:pStyle w:val="Paragrafoelenco"/>
        <w:numPr>
          <w:ilvl w:val="0"/>
          <w:numId w:val="38"/>
        </w:numPr>
      </w:pPr>
      <w:proofErr w:type="spellStart"/>
      <w:r>
        <w:rPr>
          <w:b/>
          <w:bCs/>
        </w:rPr>
        <w:t>capeclib</w:t>
      </w:r>
      <w:proofErr w:type="spellEnd"/>
      <w:r>
        <w:rPr>
          <w:b/>
          <w:bCs/>
        </w:rPr>
        <w:t>:</w:t>
      </w:r>
      <w:r>
        <w:t xml:space="preserve"> Container che permette di ottenere le informazioni riguardanti i </w:t>
      </w:r>
      <w:proofErr w:type="spellStart"/>
      <w:r>
        <w:t>CAPEC</w:t>
      </w:r>
      <w:r w:rsidR="00F870E2">
        <w:t>s</w:t>
      </w:r>
      <w:proofErr w:type="spellEnd"/>
      <w:r>
        <w:t xml:space="preserve"> e relazioni con </w:t>
      </w:r>
      <w:proofErr w:type="spellStart"/>
      <w:r>
        <w:t>CVE</w:t>
      </w:r>
      <w:r w:rsidR="00426FFD">
        <w:t>s</w:t>
      </w:r>
      <w:proofErr w:type="spellEnd"/>
      <w:r>
        <w:t xml:space="preserve">, </w:t>
      </w:r>
      <w:proofErr w:type="spellStart"/>
      <w:r>
        <w:t>CWE</w:t>
      </w:r>
      <w:r w:rsidR="00426FFD">
        <w:t>s</w:t>
      </w:r>
      <w:proofErr w:type="spellEnd"/>
      <w:r>
        <w:t xml:space="preserve"> e tecniche MITRE. </w:t>
      </w:r>
    </w:p>
    <w:p w14:paraId="0F570E08" w14:textId="7F16E55D" w:rsidR="00521C6E" w:rsidRPr="00B730C4" w:rsidRDefault="00521C6E" w:rsidP="00521C6E">
      <w:pPr>
        <w:pStyle w:val="Paragrafoelenco"/>
        <w:numPr>
          <w:ilvl w:val="0"/>
          <w:numId w:val="38"/>
        </w:numPr>
      </w:pPr>
      <w:proofErr w:type="spellStart"/>
      <w:r>
        <w:rPr>
          <w:b/>
          <w:bCs/>
        </w:rPr>
        <w:t>webInterface</w:t>
      </w:r>
      <w:proofErr w:type="spellEnd"/>
      <w:r>
        <w:t xml:space="preserve">: È il container si occupa di fornire l’interfaccia web dell’applicazione, sviluppato in </w:t>
      </w:r>
      <w:proofErr w:type="spellStart"/>
      <w:r>
        <w:rPr>
          <w:b/>
          <w:bCs/>
        </w:rPr>
        <w:t>react</w:t>
      </w:r>
      <w:proofErr w:type="spellEnd"/>
      <w:r>
        <w:t xml:space="preserve"> </w:t>
      </w:r>
      <w:proofErr w:type="spellStart"/>
      <w:r>
        <w:rPr>
          <w:b/>
          <w:bCs/>
        </w:rPr>
        <w:t>js</w:t>
      </w:r>
      <w:proofErr w:type="spellEnd"/>
      <w:r>
        <w:rPr>
          <w:b/>
          <w:bCs/>
        </w:rPr>
        <w:t xml:space="preserve"> </w:t>
      </w:r>
      <w:r>
        <w:t xml:space="preserve">con l’ausilio dei framework </w:t>
      </w:r>
      <w:r w:rsidRPr="00681606">
        <w:rPr>
          <w:b/>
          <w:bCs/>
        </w:rPr>
        <w:t>bootstrap</w:t>
      </w:r>
      <w:r>
        <w:t xml:space="preserve">, </w:t>
      </w:r>
      <w:proofErr w:type="spellStart"/>
      <w:r w:rsidRPr="00681606">
        <w:rPr>
          <w:b/>
          <w:bCs/>
        </w:rPr>
        <w:t>react</w:t>
      </w:r>
      <w:proofErr w:type="spellEnd"/>
      <w:r w:rsidRPr="00681606">
        <w:rPr>
          <w:b/>
          <w:bCs/>
        </w:rPr>
        <w:t>-bootstrap</w:t>
      </w:r>
      <w:r>
        <w:t xml:space="preserve"> e </w:t>
      </w:r>
      <w:r w:rsidRPr="00681606">
        <w:rPr>
          <w:b/>
          <w:bCs/>
        </w:rPr>
        <w:t>MUI Core</w:t>
      </w:r>
      <w:r w:rsidR="00B734C5">
        <w:t>.</w:t>
      </w:r>
    </w:p>
    <w:p w14:paraId="7721BFDC" w14:textId="73792423" w:rsidR="001D69CC" w:rsidRDefault="001D69CC" w:rsidP="001D69CC">
      <w:pPr>
        <w:pStyle w:val="Titolo2"/>
      </w:pPr>
      <w:bookmarkStart w:id="148" w:name="_Toc169972775"/>
      <w:proofErr w:type="spellStart"/>
      <w:r>
        <w:t>stix&amp;vulnerability</w:t>
      </w:r>
      <w:bookmarkEnd w:id="148"/>
      <w:proofErr w:type="spellEnd"/>
    </w:p>
    <w:p w14:paraId="3E0E82EA" w14:textId="66C3A719" w:rsidR="001D69CC" w:rsidRDefault="001D69CC" w:rsidP="001D69CC">
      <w:r w:rsidRPr="001D69CC">
        <w:t>Fornisce e manipola i dati relativi agli oggetti STIX e alle loro relazioni conosciute con le vulnerabilità. Questa attività include la raccolta, l'analisi</w:t>
      </w:r>
      <w:r>
        <w:t>,</w:t>
      </w:r>
      <w:r w:rsidRPr="001D69CC">
        <w:t xml:space="preserve"> l'organizzazione di informazioni dettagliate sugli oggetti STIX</w:t>
      </w:r>
      <w:r>
        <w:t xml:space="preserve"> e la ricerca, creazione e salvataggio di relazioni tra le Vulnerabilità</w:t>
      </w:r>
      <w:r w:rsidR="00255D24">
        <w:t xml:space="preserve"> con le relative </w:t>
      </w:r>
      <w:proofErr w:type="spellStart"/>
      <w:r w:rsidR="00255D24">
        <w:t>TTPs</w:t>
      </w:r>
      <w:proofErr w:type="spellEnd"/>
      <w:r>
        <w:t>.</w:t>
      </w:r>
    </w:p>
    <w:p w14:paraId="2AA6EFF7" w14:textId="42E6F352" w:rsidR="00FD05A5" w:rsidRDefault="001D69CC" w:rsidP="001D69CC">
      <w:r>
        <w:lastRenderedPageBreak/>
        <w:t xml:space="preserve">Il </w:t>
      </w:r>
      <w:proofErr w:type="spellStart"/>
      <w:r>
        <w:t>microservizio</w:t>
      </w:r>
      <w:proofErr w:type="spellEnd"/>
      <w:r>
        <w:t xml:space="preserve"> in questione è interamente sviluppato in </w:t>
      </w:r>
      <w:r w:rsidR="00FD05A5">
        <w:t>P</w:t>
      </w:r>
      <w:r>
        <w:t>ython</w:t>
      </w:r>
      <w:r w:rsidR="00FD05A5">
        <w:t xml:space="preserve"> e mette a disposizione 2 moduli principali:</w:t>
      </w:r>
    </w:p>
    <w:p w14:paraId="31115FEA" w14:textId="64EA2C61" w:rsidR="00FD05A5" w:rsidRDefault="00FD05A5" w:rsidP="00FD05A5">
      <w:pPr>
        <w:pStyle w:val="Paragrafoelenco"/>
        <w:numPr>
          <w:ilvl w:val="0"/>
          <w:numId w:val="41"/>
        </w:numPr>
      </w:pPr>
      <w:proofErr w:type="spellStart"/>
      <w:r>
        <w:rPr>
          <w:b/>
          <w:bCs/>
        </w:rPr>
        <w:t>dataProvider</w:t>
      </w:r>
      <w:proofErr w:type="spellEnd"/>
      <w:r>
        <w:t>: che definisce le classi, i dati che verranno utilizzati</w:t>
      </w:r>
      <w:r w:rsidR="00316E5A">
        <w:t>,</w:t>
      </w:r>
      <w:r>
        <w:t xml:space="preserve"> i metodi di </w:t>
      </w:r>
      <w:r w:rsidR="00316E5A">
        <w:t>elaborazione</w:t>
      </w:r>
      <w:r>
        <w:t xml:space="preserve"> e quelli per il recupero delle informazioni dalla macchina;</w:t>
      </w:r>
    </w:p>
    <w:p w14:paraId="0DFC135D" w14:textId="2F465094" w:rsidR="00FD05A5" w:rsidRDefault="00FD05A5" w:rsidP="00FD05A5">
      <w:pPr>
        <w:pStyle w:val="Paragrafoelenco"/>
        <w:numPr>
          <w:ilvl w:val="0"/>
          <w:numId w:val="41"/>
        </w:numPr>
      </w:pPr>
      <w:proofErr w:type="spellStart"/>
      <w:r>
        <w:rPr>
          <w:b/>
          <w:bCs/>
        </w:rPr>
        <w:t>dataAccesAPI</w:t>
      </w:r>
      <w:proofErr w:type="spellEnd"/>
      <w:r>
        <w:t xml:space="preserve">: che definisce il formato di condivisione dei dati ottenibili dal server </w:t>
      </w:r>
      <w:proofErr w:type="spellStart"/>
      <w:r w:rsidR="006B4432">
        <w:t>F</w:t>
      </w:r>
      <w:r>
        <w:t>lask</w:t>
      </w:r>
      <w:proofErr w:type="spellEnd"/>
      <w:r>
        <w:t>.</w:t>
      </w:r>
    </w:p>
    <w:p w14:paraId="5F015BD0" w14:textId="6E7F0B4E" w:rsidR="00FD05A5" w:rsidRDefault="00FD05A5" w:rsidP="00FD05A5">
      <w:pPr>
        <w:pStyle w:val="Titolo3"/>
      </w:pPr>
      <w:bookmarkStart w:id="149" w:name="_Toc169972776"/>
      <w:r>
        <w:t>Data Provider</w:t>
      </w:r>
      <w:bookmarkEnd w:id="149"/>
    </w:p>
    <w:p w14:paraId="28647A99" w14:textId="538B28D8" w:rsidR="00FD05A5" w:rsidRDefault="00FD05A5" w:rsidP="00FD05A5">
      <w:r>
        <w:t xml:space="preserve">Di seguito viene illustrato il funzionamento del modulo </w:t>
      </w:r>
      <w:proofErr w:type="spellStart"/>
      <w:r w:rsidRPr="00FD05A5">
        <w:rPr>
          <w:b/>
          <w:bCs/>
        </w:rPr>
        <w:t>dataProvider</w:t>
      </w:r>
      <w:proofErr w:type="spellEnd"/>
      <w:r w:rsidR="00681606">
        <w:rPr>
          <w:b/>
          <w:bCs/>
        </w:rPr>
        <w:t xml:space="preserve"> </w:t>
      </w:r>
      <w:r w:rsidR="00681606">
        <w:t>(</w:t>
      </w:r>
      <w:r w:rsidR="00316E5A">
        <w:t>figura</w:t>
      </w:r>
      <w:r w:rsidR="00681606">
        <w:t xml:space="preserve"> 10)</w:t>
      </w:r>
      <w:r>
        <w:t xml:space="preserve">, il quale ha il compito di definire e gestire i dati relativi ai </w:t>
      </w:r>
      <w:proofErr w:type="spellStart"/>
      <w:r w:rsidRPr="00FD05A5">
        <w:rPr>
          <w:b/>
          <w:bCs/>
        </w:rPr>
        <w:t>threats</w:t>
      </w:r>
      <w:proofErr w:type="spellEnd"/>
      <w:r>
        <w:t xml:space="preserve"> e </w:t>
      </w:r>
      <w:r w:rsidRPr="00FD05A5">
        <w:rPr>
          <w:b/>
          <w:bCs/>
        </w:rPr>
        <w:t>relazione</w:t>
      </w:r>
      <w:r>
        <w:t xml:space="preserve"> </w:t>
      </w:r>
      <w:r w:rsidRPr="00FD05A5">
        <w:rPr>
          <w:b/>
          <w:bCs/>
        </w:rPr>
        <w:t>con le</w:t>
      </w:r>
      <w:r>
        <w:t xml:space="preserve"> </w:t>
      </w:r>
      <w:r w:rsidRPr="00FD05A5">
        <w:rPr>
          <w:b/>
          <w:bCs/>
        </w:rPr>
        <w:t>vulnerabilità</w:t>
      </w:r>
      <w:r>
        <w:t>.</w:t>
      </w:r>
    </w:p>
    <w:p w14:paraId="2A2816CF" w14:textId="0BFA61F0" w:rsidR="00681606" w:rsidRPr="00B574B1" w:rsidRDefault="00681606" w:rsidP="00681606">
      <w:pPr>
        <w:jc w:val="center"/>
        <w:rPr>
          <w:i/>
          <w:iCs/>
        </w:rPr>
      </w:pPr>
      <w:r w:rsidRPr="00681606">
        <w:drawing>
          <wp:inline distT="0" distB="0" distL="0" distR="0" wp14:anchorId="1B684319" wp14:editId="30738B96">
            <wp:extent cx="2584544" cy="173338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contrast="-40000"/>
                              </a14:imgEffect>
                            </a14:imgLayer>
                          </a14:imgProps>
                        </a:ext>
                      </a:extLst>
                    </a:blip>
                    <a:stretch>
                      <a:fillRect/>
                    </a:stretch>
                  </pic:blipFill>
                  <pic:spPr>
                    <a:xfrm>
                      <a:off x="0" y="0"/>
                      <a:ext cx="2593816" cy="1739604"/>
                    </a:xfrm>
                    <a:prstGeom prst="rect">
                      <a:avLst/>
                    </a:prstGeom>
                  </pic:spPr>
                </pic:pic>
              </a:graphicData>
            </a:graphic>
          </wp:inline>
        </w:drawing>
      </w:r>
      <w:r>
        <w:br/>
        <w:t xml:space="preserve">Figura 10: </w:t>
      </w:r>
      <w:r w:rsidR="00463C64">
        <w:t xml:space="preserve">Struttura </w:t>
      </w:r>
      <w:r w:rsidRPr="00B574B1">
        <w:t xml:space="preserve">package </w:t>
      </w:r>
      <w:r>
        <w:br/>
      </w:r>
      <w:r w:rsidRPr="00780237">
        <w:rPr>
          <w:i/>
          <w:iCs/>
        </w:rPr>
        <w:t>/</w:t>
      </w:r>
      <w:proofErr w:type="spellStart"/>
      <w:r w:rsidRPr="00780237">
        <w:rPr>
          <w:i/>
          <w:iCs/>
        </w:rPr>
        <w:t>stix&amp;vulnerability</w:t>
      </w:r>
      <w:proofErr w:type="spellEnd"/>
      <w:r w:rsidRPr="00B574B1">
        <w:rPr>
          <w:i/>
          <w:iCs/>
        </w:rPr>
        <w:t>/</w:t>
      </w:r>
      <w:proofErr w:type="spellStart"/>
      <w:r w:rsidRPr="00B574B1">
        <w:rPr>
          <w:i/>
          <w:iCs/>
        </w:rPr>
        <w:t>src</w:t>
      </w:r>
      <w:proofErr w:type="spellEnd"/>
      <w:r w:rsidRPr="00B574B1">
        <w:rPr>
          <w:i/>
          <w:iCs/>
        </w:rPr>
        <w:t>/</w:t>
      </w:r>
      <w:proofErr w:type="spellStart"/>
      <w:r>
        <w:rPr>
          <w:i/>
          <w:iCs/>
        </w:rPr>
        <w:t>dataProvider</w:t>
      </w:r>
      <w:proofErr w:type="spellEnd"/>
    </w:p>
    <w:p w14:paraId="5D9C99E0" w14:textId="5EFFD5EB" w:rsidR="00681606" w:rsidRPr="00FD05A5" w:rsidRDefault="00681606" w:rsidP="00681606">
      <w:pPr>
        <w:jc w:val="center"/>
      </w:pPr>
    </w:p>
    <w:p w14:paraId="355BE823" w14:textId="08B9A3DA" w:rsidR="0089123C" w:rsidRDefault="0089123C" w:rsidP="00FD05A5">
      <w:pPr>
        <w:pStyle w:val="Titolo4"/>
      </w:pPr>
      <w:bookmarkStart w:id="150" w:name="_Toc169972777"/>
      <w:r>
        <w:lastRenderedPageBreak/>
        <w:t>Singleton</w:t>
      </w:r>
      <w:bookmarkEnd w:id="150"/>
    </w:p>
    <w:p w14:paraId="0D509E11" w14:textId="0D499510" w:rsidR="00DA4AF7" w:rsidRDefault="00DA4AF7" w:rsidP="00A329E5">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8F76DC">
        <w:t>1</w:t>
      </w:r>
      <w:r w:rsidR="00681606">
        <w:t>1</w:t>
      </w:r>
      <w:r>
        <w:t>)</w:t>
      </w:r>
      <w:r w:rsidRPr="00DA4AF7">
        <w:t>.</w:t>
      </w:r>
    </w:p>
    <w:p w14:paraId="4482351E" w14:textId="2336EDE1" w:rsidR="00FC52E2" w:rsidRDefault="00FC52E2" w:rsidP="00A329E5">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06BC4F09" w:rsidR="00FC52E2" w:rsidRDefault="00FC52E2" w:rsidP="001D69CC">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9052" cy="1804037"/>
                    </a:xfrm>
                    <a:prstGeom prst="rect">
                      <a:avLst/>
                    </a:prstGeom>
                  </pic:spPr>
                </pic:pic>
              </a:graphicData>
            </a:graphic>
          </wp:inline>
        </w:drawing>
      </w:r>
      <w:r>
        <w:br/>
        <w:t xml:space="preserve">Figura </w:t>
      </w:r>
      <w:r w:rsidR="008F76DC">
        <w:t>1</w:t>
      </w:r>
      <w:r w:rsidR="00681606">
        <w:t>1</w:t>
      </w:r>
      <w:r>
        <w:t xml:space="preserve">: </w:t>
      </w:r>
      <w:r w:rsidR="00A10688">
        <w:t>I</w:t>
      </w:r>
      <w:r>
        <w:t>mplementazione del pattern Singleton</w:t>
      </w:r>
    </w:p>
    <w:p w14:paraId="66922769" w14:textId="408C55A0" w:rsidR="00B75024" w:rsidRPr="00DF697F" w:rsidRDefault="00B75024" w:rsidP="00FD05A5">
      <w:pPr>
        <w:pStyle w:val="Titolo4"/>
      </w:pPr>
      <w:bookmarkStart w:id="151" w:name="_Toc169972778"/>
      <w:r>
        <w:lastRenderedPageBreak/>
        <w:t xml:space="preserve">Interfaccia per </w:t>
      </w:r>
      <w:r w:rsidR="005338D5">
        <w:t>CTI</w:t>
      </w:r>
      <w:r>
        <w:t xml:space="preserve"> data</w:t>
      </w:r>
      <w:bookmarkEnd w:id="151"/>
    </w:p>
    <w:p w14:paraId="6E6D7B83" w14:textId="5A62F84A" w:rsidR="001E1D1C" w:rsidRDefault="001E1D1C" w:rsidP="00A329E5">
      <w:r w:rsidRPr="001E1D1C">
        <w:t>Per incapsulare efficacemente le funzionalità fornite dalle librerie sviluppate da MITRE</w:t>
      </w:r>
      <w:r w:rsidR="008D61F1">
        <w:t xml:space="preserve"> e gestire la provenienza dei dati</w:t>
      </w:r>
      <w:r w:rsidR="005338D5">
        <w:t xml:space="preserve"> della CTI</w:t>
      </w:r>
      <w:r w:rsidRPr="001E1D1C">
        <w:t xml:space="preserve">, </w:t>
      </w:r>
      <w:r>
        <w:t>è stat</w:t>
      </w:r>
      <w:r w:rsidR="00F36661">
        <w:t xml:space="preserve">o </w:t>
      </w:r>
      <w:r>
        <w:t>creato un package dedicato</w:t>
      </w:r>
      <w:r w:rsidR="00D030DD">
        <w:t xml:space="preserve"> (figura </w:t>
      </w:r>
      <w:r w:rsidR="0048782A">
        <w:t>1</w:t>
      </w:r>
      <w:r w:rsidR="00681606">
        <w:t>2</w:t>
      </w:r>
      <w:r w:rsidR="00D030DD">
        <w:t>)</w:t>
      </w:r>
      <w:r w:rsidR="008D61F1">
        <w:t xml:space="preserve">, </w:t>
      </w:r>
      <w:r w:rsidRPr="001E1D1C">
        <w:t xml:space="preserve">migliorando al contempo </w:t>
      </w:r>
      <w:r w:rsidRPr="0043592C">
        <w:rPr>
          <w:b/>
          <w:bCs/>
        </w:rPr>
        <w:t>l'indipendenza del codice</w:t>
      </w:r>
      <w:r w:rsidRPr="001E1D1C">
        <w:t xml:space="preserve">, la </w:t>
      </w:r>
      <w:r w:rsidRPr="0043592C">
        <w:rPr>
          <w:b/>
          <w:bCs/>
        </w:rPr>
        <w:t>coerenza</w:t>
      </w:r>
      <w:r w:rsidRPr="001E1D1C">
        <w:t xml:space="preserve"> nell'utilizzo, la </w:t>
      </w:r>
      <w:r w:rsidRPr="0043592C">
        <w:rPr>
          <w:b/>
          <w:bCs/>
        </w:rPr>
        <w:t>facilità</w:t>
      </w:r>
      <w:r w:rsidRPr="001E1D1C">
        <w:t xml:space="preserve"> di </w:t>
      </w:r>
      <w:r w:rsidRPr="0043592C">
        <w:rPr>
          <w:b/>
          <w:bCs/>
        </w:rPr>
        <w:t>sostituzione</w:t>
      </w:r>
      <w:r w:rsidR="00E32B04">
        <w:t xml:space="preserve">, la semplicità di </w:t>
      </w:r>
      <w:r w:rsidR="00E32B04" w:rsidRPr="0043592C">
        <w:rPr>
          <w:b/>
          <w:bCs/>
        </w:rPr>
        <w:t>manutenzione</w:t>
      </w:r>
      <w:r w:rsidRPr="001E1D1C">
        <w:t xml:space="preserve"> e la capacità di eseguire </w:t>
      </w:r>
      <w:r w:rsidRPr="0043592C">
        <w:rPr>
          <w:b/>
          <w:bCs/>
        </w:rPr>
        <w:t>test</w:t>
      </w:r>
      <w:r w:rsidRPr="001E1D1C">
        <w:t xml:space="preserve"> in modo </w:t>
      </w:r>
      <w:r w:rsidRPr="0043592C">
        <w:rPr>
          <w:b/>
          <w:bCs/>
        </w:rPr>
        <w:t>efficace</w:t>
      </w:r>
      <w:r w:rsidRPr="001E1D1C">
        <w:t>.</w:t>
      </w:r>
    </w:p>
    <w:p w14:paraId="2A35C11E" w14:textId="3C597E9A" w:rsidR="00D030DD" w:rsidRPr="00B574B1" w:rsidRDefault="00681606" w:rsidP="0043592C">
      <w:pPr>
        <w:jc w:val="center"/>
        <w:rPr>
          <w:i/>
          <w:iCs/>
        </w:rPr>
      </w:pPr>
      <w:r w:rsidRPr="00681606">
        <w:drawing>
          <wp:inline distT="0" distB="0" distL="0" distR="0" wp14:anchorId="698A24D8" wp14:editId="1D979F65">
            <wp:extent cx="2480807" cy="1610469"/>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Lst>
                    </a:blip>
                    <a:stretch>
                      <a:fillRect/>
                    </a:stretch>
                  </pic:blipFill>
                  <pic:spPr>
                    <a:xfrm>
                      <a:off x="0" y="0"/>
                      <a:ext cx="2494252" cy="1619197"/>
                    </a:xfrm>
                    <a:prstGeom prst="rect">
                      <a:avLst/>
                    </a:prstGeom>
                  </pic:spPr>
                </pic:pic>
              </a:graphicData>
            </a:graphic>
          </wp:inline>
        </w:drawing>
      </w:r>
      <w:r w:rsidR="00D030DD" w:rsidRPr="00B574B1">
        <w:br/>
        <w:t xml:space="preserve">Figura </w:t>
      </w:r>
      <w:r w:rsidR="0048782A">
        <w:t>1</w:t>
      </w:r>
      <w:r>
        <w:t>2</w:t>
      </w:r>
      <w:r w:rsidR="00D030DD" w:rsidRPr="00B574B1">
        <w:t xml:space="preserve">: </w:t>
      </w:r>
      <w:r w:rsidR="00463C64">
        <w:t xml:space="preserve">Struttura </w:t>
      </w:r>
      <w:r w:rsidR="00D030DD" w:rsidRPr="00B574B1">
        <w:t xml:space="preserve">package </w:t>
      </w:r>
      <w:r w:rsidR="00780237">
        <w:br/>
      </w:r>
      <w:r w:rsidR="00780237" w:rsidRPr="00780237">
        <w:rPr>
          <w:i/>
          <w:iCs/>
        </w:rPr>
        <w:t>/</w:t>
      </w:r>
      <w:proofErr w:type="spellStart"/>
      <w:r w:rsidR="00780237" w:rsidRPr="00780237">
        <w:rPr>
          <w:i/>
          <w:iCs/>
        </w:rPr>
        <w:t>stix&amp;vulnerability</w:t>
      </w:r>
      <w:proofErr w:type="spellEnd"/>
      <w:r w:rsidR="00B574B1" w:rsidRPr="00B574B1">
        <w:rPr>
          <w:i/>
          <w:iCs/>
        </w:rPr>
        <w:t>/</w:t>
      </w:r>
      <w:proofErr w:type="spellStart"/>
      <w:r w:rsidR="00B574B1" w:rsidRPr="00B574B1">
        <w:rPr>
          <w:i/>
          <w:iCs/>
        </w:rPr>
        <w:t>src</w:t>
      </w:r>
      <w:proofErr w:type="spellEnd"/>
      <w:r w:rsidR="00B574B1" w:rsidRPr="00B574B1">
        <w:rPr>
          <w:i/>
          <w:iCs/>
        </w:rPr>
        <w:t>/</w:t>
      </w:r>
      <w:proofErr w:type="spellStart"/>
      <w:r w:rsidR="00FD05A5">
        <w:rPr>
          <w:i/>
          <w:iCs/>
        </w:rPr>
        <w:t>dataProvider</w:t>
      </w:r>
      <w:proofErr w:type="spellEnd"/>
      <w:r w:rsidR="00780237" w:rsidRPr="00B574B1">
        <w:rPr>
          <w:i/>
          <w:iCs/>
        </w:rPr>
        <w:t xml:space="preserve"> </w:t>
      </w:r>
      <w:r w:rsidR="00B574B1" w:rsidRPr="00B574B1">
        <w:rPr>
          <w:i/>
          <w:iCs/>
        </w:rPr>
        <w:t>/</w:t>
      </w:r>
      <w:proofErr w:type="spellStart"/>
      <w:r w:rsidR="00D030DD" w:rsidRPr="00B574B1">
        <w:rPr>
          <w:i/>
          <w:iCs/>
        </w:rPr>
        <w:t>InterfaceTo</w:t>
      </w:r>
      <w:r w:rsidR="00064160">
        <w:rPr>
          <w:i/>
          <w:iCs/>
        </w:rPr>
        <w:t>CTI</w:t>
      </w:r>
      <w:proofErr w:type="spellEnd"/>
    </w:p>
    <w:p w14:paraId="67CC2467" w14:textId="23729DAD" w:rsidR="00D030DD" w:rsidRDefault="00064160" w:rsidP="00FD05A5">
      <w:pPr>
        <w:pStyle w:val="Titolo5"/>
      </w:pPr>
      <w:r>
        <w:t>Files</w:t>
      </w:r>
    </w:p>
    <w:p w14:paraId="712047C7" w14:textId="3569896E" w:rsidR="00B05E5D" w:rsidRDefault="00B05E5D" w:rsidP="00B05E5D">
      <w:r w:rsidRPr="00B05E5D">
        <w:t xml:space="preserve">Il package files contiene l’intero database utilizzato per ottenere gli STIX </w:t>
      </w:r>
      <w:proofErr w:type="spellStart"/>
      <w:r w:rsidRPr="00B05E5D">
        <w:t>objects</w:t>
      </w:r>
      <w:proofErr w:type="spellEnd"/>
      <w:r w:rsidRPr="00B05E5D">
        <w:t xml:space="preserve"> e le relazioni di questi con le vulnerabilità (figura 1</w:t>
      </w:r>
      <w:r w:rsidR="00681606">
        <w:t>3</w:t>
      </w:r>
      <w:r w:rsidRPr="00B05E5D">
        <w:t xml:space="preserve">). Questo database è fondamentale per il funzionamento del sistema, poiché include tutte le informazioni necessarie per correlare gli oggetti STIX con le varie minacce e vulnerabilità. </w:t>
      </w:r>
    </w:p>
    <w:p w14:paraId="544283AA" w14:textId="34E72498" w:rsidR="007A0B84" w:rsidRPr="00D030DD" w:rsidRDefault="00681606" w:rsidP="00B05E5D">
      <w:pPr>
        <w:jc w:val="center"/>
      </w:pPr>
      <w:r w:rsidRPr="00681606">
        <w:lastRenderedPageBreak/>
        <w:drawing>
          <wp:inline distT="0" distB="0" distL="0" distR="0" wp14:anchorId="30042100" wp14:editId="2360B80B">
            <wp:extent cx="2655736" cy="2072597"/>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Lst>
                    </a:blip>
                    <a:stretch>
                      <a:fillRect/>
                    </a:stretch>
                  </pic:blipFill>
                  <pic:spPr>
                    <a:xfrm>
                      <a:off x="0" y="0"/>
                      <a:ext cx="2661097" cy="2076781"/>
                    </a:xfrm>
                    <a:prstGeom prst="rect">
                      <a:avLst/>
                    </a:prstGeom>
                  </pic:spPr>
                </pic:pic>
              </a:graphicData>
            </a:graphic>
          </wp:inline>
        </w:drawing>
      </w:r>
      <w:r w:rsidR="007A0B84">
        <w:br/>
        <w:t>Figura 1</w:t>
      </w:r>
      <w:r>
        <w:t>3</w:t>
      </w:r>
      <w:r w:rsidR="007A0B84">
        <w:t xml:space="preserve">: </w:t>
      </w:r>
      <w:r w:rsidR="00064160">
        <w:t>File per salvare ed ottenere i dati</w:t>
      </w:r>
      <w:r w:rsidR="007A0B84" w:rsidRPr="00B574B1">
        <w:t xml:space="preserve"> </w:t>
      </w:r>
      <w:r w:rsidR="00780237">
        <w:br/>
      </w:r>
      <w:r w:rsidR="00780237" w:rsidRPr="00780237">
        <w:rPr>
          <w:i/>
          <w:iCs/>
        </w:rPr>
        <w:t>/</w:t>
      </w:r>
      <w:proofErr w:type="spellStart"/>
      <w:r w:rsidR="00780237" w:rsidRPr="00780237">
        <w:rPr>
          <w:i/>
          <w:iCs/>
        </w:rPr>
        <w:t>stix&amp;vulnerability</w:t>
      </w:r>
      <w:proofErr w:type="spellEnd"/>
      <w:r w:rsidR="00780237" w:rsidRPr="00B574B1">
        <w:rPr>
          <w:i/>
          <w:iCs/>
        </w:rPr>
        <w:t>/</w:t>
      </w:r>
      <w:proofErr w:type="spellStart"/>
      <w:r w:rsidR="00780237" w:rsidRPr="00B574B1">
        <w:rPr>
          <w:i/>
          <w:iCs/>
        </w:rPr>
        <w:t>src</w:t>
      </w:r>
      <w:proofErr w:type="spellEnd"/>
      <w:r w:rsidR="00780237" w:rsidRPr="00B574B1">
        <w:rPr>
          <w:i/>
          <w:iCs/>
        </w:rPr>
        <w:t>/</w:t>
      </w:r>
      <w:proofErr w:type="spellStart"/>
      <w:r w:rsidR="00FD05A5">
        <w:rPr>
          <w:i/>
          <w:iCs/>
        </w:rPr>
        <w:t>dataProvider</w:t>
      </w:r>
      <w:proofErr w:type="spellEnd"/>
      <w:r w:rsidR="00780237" w:rsidRPr="00B574B1">
        <w:rPr>
          <w:i/>
          <w:iCs/>
        </w:rPr>
        <w:t xml:space="preserve"> /</w:t>
      </w:r>
      <w:proofErr w:type="spellStart"/>
      <w:r w:rsidR="00780237" w:rsidRPr="00B574B1">
        <w:rPr>
          <w:i/>
          <w:iCs/>
        </w:rPr>
        <w:t>InterfaceTo</w:t>
      </w:r>
      <w:r w:rsidR="00064160">
        <w:rPr>
          <w:i/>
          <w:iCs/>
        </w:rPr>
        <w:t>CTI</w:t>
      </w:r>
      <w:proofErr w:type="spellEnd"/>
      <w:r w:rsidR="00780237">
        <w:rPr>
          <w:i/>
          <w:iCs/>
        </w:rPr>
        <w:t>/</w:t>
      </w:r>
      <w:r w:rsidR="00064160">
        <w:rPr>
          <w:i/>
          <w:iCs/>
        </w:rPr>
        <w:t>files</w:t>
      </w:r>
    </w:p>
    <w:p w14:paraId="47A03B23" w14:textId="2E476178" w:rsidR="00797862" w:rsidRPr="00E9364E" w:rsidRDefault="00B75024" w:rsidP="00B05E5D">
      <w:pPr>
        <w:pStyle w:val="Titolo5"/>
      </w:pPr>
      <w:r w:rsidRPr="00E9364E">
        <w:t>Fetch Data</w:t>
      </w:r>
    </w:p>
    <w:p w14:paraId="475500B2" w14:textId="74F3182D" w:rsidR="00797862" w:rsidRPr="00797862" w:rsidRDefault="00E1533A" w:rsidP="00A329E5">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xml:space="preserve">. Questa verifica procede attraverso il confronto del codice hash dell'ultima </w:t>
      </w:r>
      <w:proofErr w:type="spellStart"/>
      <w:r w:rsidRPr="00797862">
        <w:t>commit</w:t>
      </w:r>
      <w:proofErr w:type="spellEnd"/>
      <w:r w:rsidRPr="00797862">
        <w:t xml:space="preserve"> realizzata sul </w:t>
      </w:r>
      <w:proofErr w:type="spellStart"/>
      <w:r w:rsidRPr="00797862">
        <w:t>branch</w:t>
      </w:r>
      <w:proofErr w:type="spellEnd"/>
      <w:r w:rsidRPr="00797862">
        <w:t xml:space="preserve"> principale del repository GitHub da cui i dati originano, con il codice hash memorizzato al momento del download nel file </w:t>
      </w:r>
      <w:proofErr w:type="spellStart"/>
      <w:r w:rsidRPr="00797862">
        <w:rPr>
          <w:i/>
          <w:iCs/>
        </w:rPr>
        <w:t>local-hashes</w:t>
      </w:r>
      <w:r w:rsidR="00316E5A">
        <w:rPr>
          <w:i/>
          <w:iCs/>
        </w:rPr>
        <w:t>.json</w:t>
      </w:r>
      <w:proofErr w:type="spellEnd"/>
      <w:r w:rsidRPr="00797862">
        <w:t>, per ogni sorgente di dati.</w:t>
      </w:r>
    </w:p>
    <w:p w14:paraId="4EDCC498" w14:textId="549DF796" w:rsidR="00797862" w:rsidRDefault="00797862" w:rsidP="00A329E5">
      <w:r w:rsidRPr="00797862">
        <w:t>Nel caso in cui il dispositivo in uso non disponga di una connessione Internet, il software rimarrà operativo purché i dati siano stati precedentemente scaricati almeno una volta.</w:t>
      </w:r>
    </w:p>
    <w:p w14:paraId="70B44D83" w14:textId="432DD285" w:rsidR="008100FB" w:rsidRDefault="008100FB" w:rsidP="00B05E5D">
      <w:pPr>
        <w:pStyle w:val="Titolo5"/>
      </w:pPr>
      <w:r>
        <w:t>Mitre Atlas Data</w:t>
      </w:r>
    </w:p>
    <w:p w14:paraId="09EFABC1" w14:textId="402D936B" w:rsidR="008100FB" w:rsidRDefault="007A0B84" w:rsidP="00A329E5">
      <w:r>
        <w:t xml:space="preserve">Il package </w:t>
      </w:r>
      <w:proofErr w:type="spellStart"/>
      <w:r>
        <w:rPr>
          <w:i/>
          <w:iCs/>
        </w:rPr>
        <w:t>mitreAtlasData</w:t>
      </w:r>
      <w:proofErr w:type="spellEnd"/>
      <w:r>
        <w:rPr>
          <w:i/>
          <w:iCs/>
        </w:rPr>
        <w:t xml:space="preserve"> </w:t>
      </w:r>
      <w:r>
        <w:t>(figura 1</w:t>
      </w:r>
      <w:r w:rsidR="00681606">
        <w:t>4</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 xml:space="preserve">progettata specificamente per estrarre e rendere disponibili i dati contenuti nel file </w:t>
      </w:r>
      <w:r w:rsidR="00EB52F4" w:rsidRPr="00EB52F4">
        <w:lastRenderedPageBreak/>
        <w:t>"</w:t>
      </w:r>
      <w:proofErr w:type="spellStart"/>
      <w:r w:rsidR="00EB52F4" w:rsidRPr="00B574B1">
        <w:rPr>
          <w:i/>
          <w:iCs/>
        </w:rPr>
        <w:t>atlas.json</w:t>
      </w:r>
      <w:proofErr w:type="spellEnd"/>
      <w:r w:rsidR="00EB52F4" w:rsidRPr="00EB52F4">
        <w:t xml:space="preserve">", consentendo la loro manipolazione in tempo reale. Questa classe è stata sviluppata su misura per questo sistema, ispirandosi alla struttura e alla funzionalità della classe preesistente </w:t>
      </w:r>
      <w:proofErr w:type="spellStart"/>
      <w:r w:rsidR="00EB52F4" w:rsidRPr="00EB52F4">
        <w:rPr>
          <w:b/>
          <w:bCs/>
        </w:rPr>
        <w:t>MitreAttackData</w:t>
      </w:r>
      <w:proofErr w:type="spellEnd"/>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A329E5">
      <w:r>
        <w:t>La classe in oggetto interagisce con degli oggetti</w:t>
      </w:r>
      <w:r w:rsidR="007A0B84">
        <w:t xml:space="preserve"> presenti nel sub-package</w:t>
      </w:r>
      <w:r>
        <w:t xml:space="preserve"> </w:t>
      </w:r>
      <w:r w:rsidRPr="0089123C">
        <w:rPr>
          <w:i/>
          <w:iCs/>
        </w:rPr>
        <w:t>container</w:t>
      </w:r>
      <w:r>
        <w:t>, specificamente istanze singleton di classi progettate per recuperare i dati dai file JSON. Questi container fungono da intermediari dedicati all'acquisizione e alla gestione delle informazioni, diminuendo le richieste di lettura del file.</w:t>
      </w:r>
    </w:p>
    <w:p w14:paraId="45C89A09" w14:textId="54E8942B" w:rsidR="00B574B1" w:rsidRPr="00BF74C8" w:rsidRDefault="00BF74C8" w:rsidP="00BF74C8">
      <w:pPr>
        <w:jc w:val="center"/>
      </w:pPr>
      <w:r w:rsidRPr="00BF74C8">
        <w:rPr>
          <w:noProof/>
        </w:rPr>
        <w:drawing>
          <wp:inline distT="0" distB="0" distL="0" distR="0" wp14:anchorId="08069F8A" wp14:editId="4F89A636">
            <wp:extent cx="2807855" cy="18288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2820387" cy="1836962"/>
                    </a:xfrm>
                    <a:prstGeom prst="rect">
                      <a:avLst/>
                    </a:prstGeom>
                  </pic:spPr>
                </pic:pic>
              </a:graphicData>
            </a:graphic>
          </wp:inline>
        </w:drawing>
      </w:r>
      <w:r w:rsidR="00B574B1">
        <w:br/>
      </w:r>
      <w:r w:rsidR="00B574B1" w:rsidRPr="00CC5CEF">
        <w:t>Figura 1</w:t>
      </w:r>
      <w:r w:rsidR="00681606">
        <w:t>4</w:t>
      </w:r>
      <w:r w:rsidR="00B574B1" w:rsidRPr="00CC5CEF">
        <w:t>:</w:t>
      </w:r>
      <w:r w:rsidR="00B574B1" w:rsidRPr="00BF74C8">
        <w:rPr>
          <w:i/>
          <w:iCs/>
        </w:rPr>
        <w:t xml:space="preserve"> </w:t>
      </w:r>
      <w:r w:rsidR="00463C64">
        <w:t xml:space="preserve">Struttura </w:t>
      </w:r>
      <w:r w:rsidR="00B574B1" w:rsidRPr="00CC5CEF">
        <w:t>package</w:t>
      </w:r>
      <w:r w:rsidR="007A0B84" w:rsidRPr="00BF74C8">
        <w:rPr>
          <w:i/>
          <w:iCs/>
        </w:rPr>
        <w:br/>
      </w:r>
      <w:r w:rsidRPr="00780237">
        <w:rPr>
          <w:i/>
          <w:iCs/>
        </w:rPr>
        <w:t>/stix&amp;vulnerability</w:t>
      </w:r>
      <w:r w:rsidRPr="00B574B1">
        <w:rPr>
          <w:i/>
          <w:iCs/>
        </w:rPr>
        <w:t>/src/</w:t>
      </w:r>
      <w:r w:rsidR="00FD05A5">
        <w:rPr>
          <w:i/>
          <w:iCs/>
        </w:rPr>
        <w:t>dataProvider</w:t>
      </w:r>
      <w:r w:rsidR="00B574B1" w:rsidRPr="00BF74C8">
        <w:rPr>
          <w:i/>
          <w:iCs/>
        </w:rPr>
        <w:t>/</w:t>
      </w:r>
      <w:r w:rsidR="00B05E5D">
        <w:rPr>
          <w:i/>
          <w:iCs/>
        </w:rPr>
        <w:t>interfaceToCTI</w:t>
      </w:r>
      <w:r w:rsidR="00B574B1" w:rsidRPr="00BF74C8">
        <w:rPr>
          <w:i/>
          <w:iCs/>
        </w:rPr>
        <w:t>/</w:t>
      </w:r>
      <w:r w:rsidR="006B2D65" w:rsidRPr="00BF74C8">
        <w:rPr>
          <w:i/>
          <w:iCs/>
        </w:rPr>
        <w:t>mitreAtlasData</w:t>
      </w:r>
    </w:p>
    <w:p w14:paraId="2A9E2C1C" w14:textId="4C601B5F" w:rsidR="00843C1C" w:rsidRDefault="00843C1C" w:rsidP="00843C1C">
      <w:pPr>
        <w:pStyle w:val="Titolo5"/>
      </w:pPr>
      <w:r>
        <w:lastRenderedPageBreak/>
        <w:t>MAPPING EXPLORER Data</w:t>
      </w:r>
    </w:p>
    <w:p w14:paraId="1E06DF82" w14:textId="2738216F" w:rsidR="0032246D" w:rsidRPr="0032246D" w:rsidRDefault="0032246D" w:rsidP="0032246D">
      <w:r>
        <w:t xml:space="preserve">La classe nel package </w:t>
      </w:r>
      <w:proofErr w:type="spellStart"/>
      <w:r>
        <w:rPr>
          <w:i/>
          <w:iCs/>
        </w:rPr>
        <w:t>mappingExplorerData</w:t>
      </w:r>
      <w:proofErr w:type="spellEnd"/>
      <w:r>
        <w:t xml:space="preserve"> permette di recuperare </w:t>
      </w:r>
      <w:r w:rsidR="00593812">
        <w:t>le informazioni fornite dal framework MAPPING EXPLORER,</w:t>
      </w:r>
      <w:r w:rsidR="00757586">
        <w:t xml:space="preserve"> incapsulando il suo </w:t>
      </w:r>
      <w:r w:rsidR="00316E5A">
        <w:t>funzionamento</w:t>
      </w:r>
      <w:r w:rsidR="00757586">
        <w:t xml:space="preserve"> in un unico modulo,</w:t>
      </w:r>
      <w:r w:rsidR="00593812">
        <w:t xml:space="preserve"> al fine di integrare questa </w:t>
      </w:r>
      <w:r w:rsidR="00316E5A">
        <w:t>funzionalità</w:t>
      </w:r>
      <w:r w:rsidR="00593812">
        <w:t xml:space="preserve"> con le altre per riuscire ad ottenere l</w:t>
      </w:r>
      <w:r w:rsidR="00757586">
        <w:t xml:space="preserve">a relazione diretta tra CVE e </w:t>
      </w:r>
      <w:proofErr w:type="spellStart"/>
      <w:r w:rsidR="00757586">
        <w:t>attack</w:t>
      </w:r>
      <w:proofErr w:type="spellEnd"/>
      <w:r w:rsidR="00757586">
        <w:t xml:space="preserve"> patterns MITRE</w:t>
      </w:r>
      <w:r w:rsidR="00593812">
        <w:t>.</w:t>
      </w:r>
    </w:p>
    <w:p w14:paraId="0488646E" w14:textId="4B1FD9C4" w:rsidR="00EC0718" w:rsidRPr="00EC0718" w:rsidRDefault="00EC0718" w:rsidP="00EC0718">
      <w:pPr>
        <w:jc w:val="center"/>
        <w:rPr>
          <w:i/>
          <w:iCs/>
        </w:rPr>
      </w:pPr>
      <w:r w:rsidRPr="00EC0718">
        <w:rPr>
          <w:noProof/>
        </w:rPr>
        <w:drawing>
          <wp:inline distT="0" distB="0" distL="0" distR="0" wp14:anchorId="1FF20C19" wp14:editId="33638506">
            <wp:extent cx="2447055" cy="461176"/>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2470739" cy="465640"/>
                    </a:xfrm>
                    <a:prstGeom prst="rect">
                      <a:avLst/>
                    </a:prstGeom>
                  </pic:spPr>
                </pic:pic>
              </a:graphicData>
            </a:graphic>
          </wp:inline>
        </w:drawing>
      </w:r>
      <w:r w:rsidRPr="0048782A">
        <w:br/>
        <w:t xml:space="preserve">Figura </w:t>
      </w:r>
      <w:r>
        <w:t>14</w:t>
      </w:r>
      <w:r w:rsidRPr="0048782A">
        <w:t xml:space="preserve">: Struttura del package </w:t>
      </w:r>
      <w:r w:rsidRPr="00780237">
        <w:rPr>
          <w:i/>
          <w:iCs/>
        </w:rPr>
        <w:t>/stix&amp;vulnerability</w:t>
      </w:r>
      <w:r w:rsidRPr="00B574B1">
        <w:rPr>
          <w:i/>
          <w:iCs/>
        </w:rPr>
        <w:t>/src/</w:t>
      </w:r>
      <w:r>
        <w:rPr>
          <w:i/>
          <w:iCs/>
        </w:rPr>
        <w:t>dataProvider</w:t>
      </w:r>
      <w:r w:rsidRPr="00BF74C8">
        <w:rPr>
          <w:i/>
          <w:iCs/>
        </w:rPr>
        <w:t>/InterfaceTo</w:t>
      </w:r>
      <w:r>
        <w:rPr>
          <w:i/>
          <w:iCs/>
        </w:rPr>
        <w:t>CTI</w:t>
      </w:r>
      <w:r w:rsidRPr="00BF74C8">
        <w:rPr>
          <w:i/>
          <w:iCs/>
        </w:rPr>
        <w:t>/</w:t>
      </w:r>
      <w:r>
        <w:rPr>
          <w:i/>
          <w:iCs/>
        </w:rPr>
        <w:t>mappingExplorerData</w:t>
      </w:r>
    </w:p>
    <w:p w14:paraId="607A8186" w14:textId="04298624" w:rsidR="0048782A" w:rsidRDefault="00237C22" w:rsidP="00E9364E">
      <w:pPr>
        <w:pStyle w:val="Titolo5"/>
      </w:pPr>
      <w:r>
        <w:t>STIX d</w:t>
      </w:r>
      <w:r w:rsidR="00B05E5D">
        <w:t>ata</w:t>
      </w:r>
    </w:p>
    <w:p w14:paraId="399DFA53" w14:textId="3C73B641" w:rsidR="0048782A" w:rsidRPr="00DF258E" w:rsidRDefault="00DF258E" w:rsidP="00A329E5">
      <w:pPr>
        <w:rPr>
          <w:i/>
          <w:iCs/>
        </w:rPr>
      </w:pPr>
      <w:r>
        <w:t>È un insieme di moduli (figura 1</w:t>
      </w:r>
      <w:r w:rsidR="008F76DC">
        <w:t>7</w:t>
      </w:r>
      <w:r>
        <w:t>) che richiamano le interfacce di comunicazione con i framework</w:t>
      </w:r>
      <w:r w:rsidR="00B05E5D">
        <w:t xml:space="preserve"> ATT&amp;CK e ATLAS</w:t>
      </w:r>
      <w:r w:rsidR="00237C22">
        <w:t xml:space="preserve">, </w:t>
      </w:r>
      <w:r>
        <w:t xml:space="preserve">in modo da gestire e modificare il formato dei “dati </w:t>
      </w:r>
      <w:proofErr w:type="spellStart"/>
      <w:r>
        <w:t>raw</w:t>
      </w:r>
      <w:proofErr w:type="spellEnd"/>
      <w:r>
        <w:t>” qualora necessario</w:t>
      </w:r>
      <w:r w:rsidR="00903540">
        <w:t xml:space="preserve">. </w:t>
      </w:r>
      <w:r w:rsidR="00903540" w:rsidRPr="00903540">
        <w:t>Utilizzando questo approccio, si migliora anche la facilità di manipolazione dei dataset,</w:t>
      </w:r>
      <w:r w:rsidR="00757586">
        <w:t xml:space="preserve"> </w:t>
      </w:r>
      <w:r w:rsidR="00903540" w:rsidRPr="00903540">
        <w:t xml:space="preserve">poiché si accede direttamente a oggetti Python anziché a file JSON complessi. In un file JSON, per recuperare un singolo dato, potrebbe essere necessario navigare attraverso diversi livelli gerarchici, rendendo il processo più macchinoso. La conversione dei dati in oggetti Python semplifica notevolmente questo processo, migliorando la manutenibilità del sistema e rendendo il codice più intuitivo e facile da gestire. Questa </w:t>
      </w:r>
      <w:r w:rsidR="00463C64">
        <w:t>s</w:t>
      </w:r>
      <w:r w:rsidR="00463C64">
        <w:t xml:space="preserve">truttura </w:t>
      </w:r>
      <w:r w:rsidR="00903540" w:rsidRPr="00903540">
        <w:t xml:space="preserve">più diretta e accessibile dei dati contribuisce a </w:t>
      </w:r>
      <w:r w:rsidR="00903540" w:rsidRPr="00903540">
        <w:lastRenderedPageBreak/>
        <w:t>ridurre gli errori e a facilitare le future estensioni e modifiche del codice</w:t>
      </w:r>
      <w:r>
        <w:t xml:space="preserve">. </w:t>
      </w:r>
    </w:p>
    <w:p w14:paraId="1C0C494E" w14:textId="17978340" w:rsidR="0048782A" w:rsidRDefault="00F163A0" w:rsidP="000C44F4">
      <w:pPr>
        <w:jc w:val="center"/>
      </w:pPr>
      <w:r w:rsidRPr="00F163A0">
        <w:drawing>
          <wp:inline distT="0" distB="0" distL="0" distR="0" wp14:anchorId="2A92DF1B" wp14:editId="034E1E63">
            <wp:extent cx="3713259" cy="216672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brightnessContrast bright="20000" contrast="-40000"/>
                              </a14:imgEffect>
                            </a14:imgLayer>
                          </a14:imgProps>
                        </a:ext>
                      </a:extLst>
                    </a:blip>
                    <a:stretch>
                      <a:fillRect/>
                    </a:stretch>
                  </pic:blipFill>
                  <pic:spPr>
                    <a:xfrm>
                      <a:off x="0" y="0"/>
                      <a:ext cx="3720381" cy="2170878"/>
                    </a:xfrm>
                    <a:prstGeom prst="rect">
                      <a:avLst/>
                    </a:prstGeom>
                  </pic:spPr>
                </pic:pic>
              </a:graphicData>
            </a:graphic>
          </wp:inline>
        </w:drawing>
      </w:r>
      <w:r w:rsidR="0048782A">
        <w:br/>
      </w:r>
      <w:r w:rsidR="0048782A" w:rsidRPr="0048782A">
        <w:t>Figura 1</w:t>
      </w:r>
      <w:r w:rsidR="008F76DC">
        <w:t>7</w:t>
      </w:r>
      <w:r w:rsidR="0048782A" w:rsidRPr="0048782A">
        <w:t>: Struttura del package</w:t>
      </w:r>
      <w:r w:rsidR="0048782A" w:rsidRPr="0048782A">
        <w:br/>
      </w:r>
      <w:r w:rsidR="000C44F4" w:rsidRPr="00780237">
        <w:rPr>
          <w:i/>
          <w:iCs/>
        </w:rPr>
        <w:t>/</w:t>
      </w:r>
      <w:proofErr w:type="spellStart"/>
      <w:r w:rsidR="000C44F4" w:rsidRPr="00780237">
        <w:rPr>
          <w:i/>
          <w:iCs/>
        </w:rPr>
        <w:t>stix&amp;vulnerability</w:t>
      </w:r>
      <w:proofErr w:type="spellEnd"/>
      <w:r w:rsidR="000C44F4" w:rsidRPr="00B574B1">
        <w:rPr>
          <w:i/>
          <w:iCs/>
        </w:rPr>
        <w:t>/</w:t>
      </w:r>
      <w:proofErr w:type="spellStart"/>
      <w:r w:rsidR="000C44F4" w:rsidRPr="00B574B1">
        <w:rPr>
          <w:i/>
          <w:iCs/>
        </w:rPr>
        <w:t>src</w:t>
      </w:r>
      <w:proofErr w:type="spellEnd"/>
      <w:r w:rsidR="000C44F4" w:rsidRPr="00B574B1">
        <w:rPr>
          <w:i/>
          <w:iCs/>
        </w:rPr>
        <w:t>/</w:t>
      </w:r>
      <w:proofErr w:type="spellStart"/>
      <w:r w:rsidR="00FD05A5">
        <w:rPr>
          <w:i/>
          <w:iCs/>
        </w:rPr>
        <w:t>dataProvider</w:t>
      </w:r>
      <w:proofErr w:type="spellEnd"/>
      <w:r w:rsidR="000C44F4" w:rsidRPr="00BF74C8">
        <w:rPr>
          <w:i/>
          <w:iCs/>
        </w:rPr>
        <w:t>/</w:t>
      </w:r>
      <w:proofErr w:type="spellStart"/>
      <w:r w:rsidR="000C44F4" w:rsidRPr="00BF74C8">
        <w:rPr>
          <w:i/>
          <w:iCs/>
        </w:rPr>
        <w:t>InterfaceTo</w:t>
      </w:r>
      <w:r w:rsidR="00B05E5D">
        <w:rPr>
          <w:i/>
          <w:iCs/>
        </w:rPr>
        <w:t>CTI</w:t>
      </w:r>
      <w:proofErr w:type="spellEnd"/>
      <w:r w:rsidR="000C44F4" w:rsidRPr="00BF74C8">
        <w:rPr>
          <w:i/>
          <w:iCs/>
        </w:rPr>
        <w:t>/</w:t>
      </w:r>
      <w:proofErr w:type="spellStart"/>
      <w:r w:rsidR="00B05E5D">
        <w:t>stixData</w:t>
      </w:r>
      <w:proofErr w:type="spellEnd"/>
    </w:p>
    <w:p w14:paraId="16486A2B" w14:textId="480D0341" w:rsidR="00DF258E" w:rsidRDefault="00237C22" w:rsidP="00E9364E">
      <w:pPr>
        <w:pStyle w:val="Titolo6"/>
      </w:pPr>
      <w:r>
        <w:t>STIX retriever</w:t>
      </w:r>
    </w:p>
    <w:p w14:paraId="56BD9A6A" w14:textId="4651DFBC" w:rsidR="00DF258E" w:rsidRDefault="0077174B" w:rsidP="00A329E5">
      <w:r>
        <w:t xml:space="preserve">È il modulo che si occupa di recuperare gli oggetti STIX espansi, tramite le interfacce </w:t>
      </w:r>
      <w:r w:rsidRPr="00367AEA">
        <w:rPr>
          <w:b/>
          <w:bCs/>
        </w:rPr>
        <w:t>MITRE_ATTACK_ENTERPRISE_DATA</w:t>
      </w:r>
      <w:r>
        <w:t xml:space="preserve">, </w:t>
      </w:r>
      <w:r w:rsidRPr="00367AEA">
        <w:rPr>
          <w:b/>
          <w:bCs/>
        </w:rPr>
        <w:t>MITRE_ATTACK_MOBILE_DATA</w:t>
      </w:r>
      <w:r>
        <w:t xml:space="preserve">, </w:t>
      </w:r>
      <w:r w:rsidRPr="00367AEA">
        <w:rPr>
          <w:b/>
          <w:bCs/>
        </w:rPr>
        <w:t>MITRE_ATTACK_ICS_DATA</w:t>
      </w:r>
      <w:r>
        <w:t xml:space="preserve"> e </w:t>
      </w:r>
      <w:r w:rsidRPr="00367AEA">
        <w:rPr>
          <w:b/>
          <w:bCs/>
        </w:rPr>
        <w:t>MITRE_ATLAS_DATA</w:t>
      </w:r>
      <w:r>
        <w:rPr>
          <w:b/>
          <w:bCs/>
        </w:rPr>
        <w:t xml:space="preserve"> </w:t>
      </w:r>
      <w:r>
        <w:t xml:space="preserve">e convertirli in oggetti </w:t>
      </w:r>
      <w:proofErr w:type="spellStart"/>
      <w:r w:rsidRPr="00046308">
        <w:rPr>
          <w:b/>
          <w:bCs/>
        </w:rPr>
        <w:t>MySTIXObject</w:t>
      </w:r>
      <w:proofErr w:type="spellEnd"/>
      <w:r>
        <w:t xml:space="preserve"> definiti nell’ambito di questo studio, al fine di mantenere a </w:t>
      </w:r>
      <w:proofErr w:type="spellStart"/>
      <w:r>
        <w:t>run</w:t>
      </w:r>
      <w:proofErr w:type="spellEnd"/>
      <w:r>
        <w:t>-time la</w:t>
      </w:r>
      <w:r w:rsidR="006818F2">
        <w:t xml:space="preserve"> c</w:t>
      </w:r>
      <w:r>
        <w:t xml:space="preserve">orrelazione tra gli oggetti </w:t>
      </w:r>
      <w:proofErr w:type="spellStart"/>
      <w:r w:rsidRPr="0077174B">
        <w:rPr>
          <w:b/>
          <w:bCs/>
        </w:rPr>
        <w:t>AttackPattern</w:t>
      </w:r>
      <w:proofErr w:type="spellEnd"/>
      <w:r>
        <w:rPr>
          <w:rStyle w:val="Rimandonotaapidipagina"/>
          <w:rFonts w:cs="Arial"/>
        </w:rPr>
        <w:footnoteReference w:id="25"/>
      </w:r>
      <w:r>
        <w:t xml:space="preserve">, </w:t>
      </w:r>
      <w:proofErr w:type="spellStart"/>
      <w:r w:rsidRPr="0077174B">
        <w:rPr>
          <w:b/>
          <w:bCs/>
        </w:rPr>
        <w:t>Campaign</w:t>
      </w:r>
      <w:proofErr w:type="spellEnd"/>
      <w:r>
        <w:rPr>
          <w:rStyle w:val="Rimandonotaapidipagina"/>
          <w:rFonts w:cs="Arial"/>
        </w:rPr>
        <w:footnoteReference w:id="26"/>
      </w:r>
      <w:r>
        <w:t xml:space="preserve">, </w:t>
      </w:r>
      <w:proofErr w:type="spellStart"/>
      <w:r w:rsidRPr="0077174B">
        <w:rPr>
          <w:b/>
          <w:bCs/>
        </w:rPr>
        <w:lastRenderedPageBreak/>
        <w:t>CourseOfAction</w:t>
      </w:r>
      <w:proofErr w:type="spellEnd"/>
      <w:r>
        <w:rPr>
          <w:rStyle w:val="Rimandonotaapidipagina"/>
          <w:rFonts w:cs="Arial"/>
        </w:rPr>
        <w:footnoteReference w:id="27"/>
      </w:r>
      <w:r w:rsidR="00FC585D">
        <w:t>,</w:t>
      </w:r>
      <w:r>
        <w:t xml:space="preserve"> </w:t>
      </w:r>
      <w:r w:rsidR="005E441E">
        <w:rPr>
          <w:b/>
          <w:bCs/>
        </w:rPr>
        <w:t>Tool</w:t>
      </w:r>
      <w:r>
        <w:rPr>
          <w:rStyle w:val="Rimandonotaapidipagina"/>
          <w:rFonts w:cs="Arial"/>
        </w:rPr>
        <w:footnoteReference w:id="28"/>
      </w:r>
      <w:r w:rsidR="00FC585D">
        <w:t>,</w:t>
      </w:r>
      <w:r w:rsidR="00FC585D">
        <w:rPr>
          <w:b/>
          <w:bCs/>
        </w:rPr>
        <w:t xml:space="preserve"> </w:t>
      </w:r>
      <w:r w:rsidR="005E441E">
        <w:rPr>
          <w:b/>
          <w:bCs/>
        </w:rPr>
        <w:t>Malware</w:t>
      </w:r>
      <w:r w:rsidR="005E441E" w:rsidRPr="000D363A">
        <w:rPr>
          <w:rStyle w:val="Rimandonotaapidipagina"/>
          <w:rFonts w:cs="Arial"/>
        </w:rPr>
        <w:footnoteReference w:id="29"/>
      </w:r>
      <w:r w:rsidR="00FC585D">
        <w:t xml:space="preserve">, </w:t>
      </w:r>
      <w:r w:rsidR="00FC585D">
        <w:rPr>
          <w:b/>
          <w:bCs/>
        </w:rPr>
        <w:t>Asset</w:t>
      </w:r>
      <w:r w:rsidR="00FC585D" w:rsidRPr="00FC585D">
        <w:rPr>
          <w:rStyle w:val="Rimandonotaapidipagina"/>
        </w:rPr>
        <w:footnoteReference w:id="30"/>
      </w:r>
      <w:r w:rsidR="00B734C5">
        <w:rPr>
          <w:b/>
          <w:bCs/>
        </w:rPr>
        <w:t xml:space="preserve"> </w:t>
      </w:r>
      <w:r w:rsidR="00B734C5">
        <w:t xml:space="preserve">(i precedenti due oggetti non vengono distinti nei framework MITRE e prendono il nome di </w:t>
      </w:r>
      <w:r w:rsidR="00B734C5" w:rsidRPr="000D363A">
        <w:rPr>
          <w:b/>
          <w:bCs/>
        </w:rPr>
        <w:t>Software</w:t>
      </w:r>
      <w:r w:rsidR="00B734C5" w:rsidRPr="0062770A">
        <w:t>)</w:t>
      </w:r>
      <w:r w:rsidR="00FC585D">
        <w:t xml:space="preserve"> e </w:t>
      </w:r>
      <w:proofErr w:type="spellStart"/>
      <w:r w:rsidR="00FC585D">
        <w:rPr>
          <w:b/>
          <w:bCs/>
        </w:rPr>
        <w:t>IntrusionSet</w:t>
      </w:r>
      <w:proofErr w:type="spellEnd"/>
      <w:r w:rsidR="00FC585D" w:rsidRPr="00FC585D">
        <w:rPr>
          <w:rStyle w:val="Rimandonotaapidipagina"/>
        </w:rPr>
        <w:footnoteReference w:id="31"/>
      </w:r>
      <w:r>
        <w:t>, senza dover effettuare molteplici ricerche per ottenere la relazione tra essi.</w:t>
      </w:r>
    </w:p>
    <w:p w14:paraId="2B9809C8" w14:textId="77777777" w:rsidR="00DF1C2F" w:rsidRDefault="00DF1C2F" w:rsidP="00DF1C2F">
      <w:pPr>
        <w:pStyle w:val="Titolo5"/>
      </w:pPr>
      <w:r>
        <w:t>CTI Data</w:t>
      </w:r>
    </w:p>
    <w:p w14:paraId="02BC0AB0" w14:textId="7A2FEEB1" w:rsidR="00DF1C2F" w:rsidRDefault="00DF1C2F" w:rsidP="00DF1C2F">
      <w:pPr>
        <w:rPr>
          <w:b/>
        </w:rPr>
      </w:pPr>
      <w:r w:rsidRPr="00367AEA">
        <w:t>Si tratta di un componente del software</w:t>
      </w:r>
      <w:r>
        <w:t xml:space="preserve"> che svolge il ruolo di </w:t>
      </w:r>
      <w:r w:rsidRPr="008100FB">
        <w:rPr>
          <w:b/>
          <w:bCs/>
        </w:rPr>
        <w:t>interfaccia</w:t>
      </w:r>
      <w:r>
        <w:t xml:space="preserve"> ai “</w:t>
      </w:r>
      <w:r w:rsidRPr="008100FB">
        <w:rPr>
          <w:b/>
          <w:bCs/>
        </w:rPr>
        <w:t>dati</w:t>
      </w:r>
      <w:r>
        <w:t xml:space="preserve"> </w:t>
      </w:r>
      <w:proofErr w:type="spellStart"/>
      <w:r w:rsidRPr="008100FB">
        <w:rPr>
          <w:b/>
          <w:bCs/>
        </w:rPr>
        <w:t>raw</w:t>
      </w:r>
      <w:proofErr w:type="spellEnd"/>
      <w:r w:rsidRPr="00DF1C2F">
        <w:t>”</w:t>
      </w:r>
      <w:r>
        <w:t xml:space="preserve"> </w:t>
      </w:r>
      <w:r>
        <w:t>(figura 1</w:t>
      </w:r>
      <w:r>
        <w:rPr>
          <w:spacing w:val="0"/>
        </w:rPr>
        <w:t>6</w:t>
      </w:r>
      <w:r>
        <w:t xml:space="preserve">) provenienti dai file </w:t>
      </w:r>
      <w:r w:rsidRPr="00367AEA">
        <w:t>JSON</w:t>
      </w:r>
      <w:r>
        <w:t>. M</w:t>
      </w:r>
      <w:r w:rsidRPr="00367AEA">
        <w:t xml:space="preserve">ette a disposizione quattro variabili statiche </w:t>
      </w:r>
      <w:r>
        <w:t>che</w:t>
      </w:r>
      <w:r w:rsidRPr="00367AEA">
        <w:t xml:space="preserve"> rappresentano i diversi dataset </w:t>
      </w:r>
      <w:r>
        <w:t xml:space="preserve">utilizzati </w:t>
      </w:r>
      <w:r w:rsidRPr="00367AEA">
        <w:t>relativi al dominio della sicurezza informatica, come specificato di seguito:</w:t>
      </w:r>
    </w:p>
    <w:p w14:paraId="02F2AAED" w14:textId="77777777" w:rsidR="00DF1C2F" w:rsidRPr="00A329E5" w:rsidRDefault="00DF1C2F" w:rsidP="00DF1C2F">
      <w:pPr>
        <w:pStyle w:val="Paragrafoelenco"/>
        <w:numPr>
          <w:ilvl w:val="0"/>
          <w:numId w:val="25"/>
        </w:numPr>
      </w:pPr>
      <w:r w:rsidRPr="00A329E5">
        <w:rPr>
          <w:b/>
          <w:bCs/>
        </w:rPr>
        <w:t>MITRE_ATTACK_ENTERPRISE_DATA</w:t>
      </w:r>
      <w:r w:rsidRPr="00A329E5">
        <w:t>: carica i dati d</w:t>
      </w:r>
      <w:r>
        <w:t xml:space="preserve">i </w:t>
      </w:r>
      <w:r w:rsidRPr="00A329E5">
        <w:t>ATT&amp;CK Enterprise da file JSON.</w:t>
      </w:r>
    </w:p>
    <w:p w14:paraId="3294074A" w14:textId="77777777" w:rsidR="00DF1C2F" w:rsidRPr="00A329E5" w:rsidRDefault="00DF1C2F" w:rsidP="00DF1C2F">
      <w:pPr>
        <w:pStyle w:val="Paragrafoelenco"/>
        <w:numPr>
          <w:ilvl w:val="0"/>
          <w:numId w:val="25"/>
        </w:numPr>
      </w:pPr>
      <w:r w:rsidRPr="00A329E5">
        <w:rPr>
          <w:b/>
          <w:bCs/>
        </w:rPr>
        <w:t>MITRE_ATTACK_MOBILE_DATA</w:t>
      </w:r>
      <w:r w:rsidRPr="00A329E5">
        <w:t>: fornisce l'accesso ai dati d</w:t>
      </w:r>
      <w:r>
        <w:t>i A</w:t>
      </w:r>
      <w:r w:rsidRPr="00A329E5">
        <w:t>TT&amp;CK per il contesto mobile.</w:t>
      </w:r>
    </w:p>
    <w:p w14:paraId="73E86D67" w14:textId="77777777" w:rsidR="00DF1C2F" w:rsidRPr="00A329E5" w:rsidRDefault="00DF1C2F" w:rsidP="00DF1C2F">
      <w:pPr>
        <w:pStyle w:val="Paragrafoelenco"/>
        <w:numPr>
          <w:ilvl w:val="0"/>
          <w:numId w:val="25"/>
        </w:numPr>
      </w:pPr>
      <w:r w:rsidRPr="00A329E5">
        <w:rPr>
          <w:b/>
          <w:bCs/>
        </w:rPr>
        <w:t>MITRE_ATTACK_ICS_DATA</w:t>
      </w:r>
      <w:r w:rsidRPr="00A329E5">
        <w:t>: rende disponibili i dati d</w:t>
      </w:r>
      <w:r>
        <w:t xml:space="preserve">i </w:t>
      </w:r>
      <w:r w:rsidRPr="00A329E5">
        <w:t>ATT&amp;CK per i sistemi di controllo industriale (ICS).</w:t>
      </w:r>
    </w:p>
    <w:p w14:paraId="36BA0493" w14:textId="77777777" w:rsidR="00DF1C2F" w:rsidRPr="00A329E5" w:rsidRDefault="00DF1C2F" w:rsidP="00DF1C2F">
      <w:pPr>
        <w:pStyle w:val="Paragrafoelenco"/>
        <w:numPr>
          <w:ilvl w:val="0"/>
          <w:numId w:val="25"/>
        </w:numPr>
      </w:pPr>
      <w:r w:rsidRPr="00A329E5">
        <w:rPr>
          <w:b/>
          <w:bCs/>
        </w:rPr>
        <w:lastRenderedPageBreak/>
        <w:t>MITRE_ATLAS_DATA</w:t>
      </w:r>
      <w:r w:rsidRPr="00A329E5">
        <w:t>: fornisce i dati della matrice ATLAS per sistemi in cui è presente una componente di AI.</w:t>
      </w:r>
    </w:p>
    <w:p w14:paraId="194E547F" w14:textId="77777777" w:rsidR="00DF1C2F" w:rsidRPr="00A329E5" w:rsidRDefault="00DF1C2F" w:rsidP="00DF1C2F">
      <w:pPr>
        <w:pStyle w:val="Paragrafoelenco"/>
        <w:numPr>
          <w:ilvl w:val="0"/>
          <w:numId w:val="25"/>
        </w:numPr>
      </w:pPr>
      <w:r>
        <w:rPr>
          <w:b/>
          <w:bCs/>
        </w:rPr>
        <w:t>MAPPING_EXPLORER_DATA</w:t>
      </w:r>
      <w:r>
        <w:t xml:space="preserve">: rende disponibili le relazioni tra </w:t>
      </w:r>
      <w:proofErr w:type="spellStart"/>
      <w:r>
        <w:t>CVEs</w:t>
      </w:r>
      <w:proofErr w:type="spellEnd"/>
      <w:r>
        <w:t xml:space="preserve"> e </w:t>
      </w:r>
      <w:proofErr w:type="spellStart"/>
      <w:r>
        <w:t>attack</w:t>
      </w:r>
      <w:proofErr w:type="spellEnd"/>
      <w:r>
        <w:t xml:space="preserve"> patterns del framework MAPPING EXPLORER.</w:t>
      </w:r>
    </w:p>
    <w:p w14:paraId="4E010D08" w14:textId="5FE84B96" w:rsidR="00DF1C2F" w:rsidRPr="0077174B" w:rsidRDefault="00DF1C2F" w:rsidP="00DF1C2F">
      <w:pPr>
        <w:jc w:val="center"/>
      </w:pPr>
      <w:r w:rsidRPr="004451BA">
        <w:rPr>
          <w:noProof/>
          <w:spacing w:val="0"/>
        </w:rPr>
        <w:drawing>
          <wp:inline distT="0" distB="0" distL="0" distR="0" wp14:anchorId="09C61DA7" wp14:editId="106C33DD">
            <wp:extent cx="5040630" cy="67246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672465"/>
                    </a:xfrm>
                    <a:prstGeom prst="rect">
                      <a:avLst/>
                    </a:prstGeom>
                  </pic:spPr>
                </pic:pic>
              </a:graphicData>
            </a:graphic>
          </wp:inline>
        </w:drawing>
      </w:r>
      <w:r w:rsidRPr="000C44F4">
        <w:rPr>
          <w:noProof/>
          <w:spacing w:val="0"/>
        </w:rPr>
        <w:t xml:space="preserve"> </w:t>
      </w:r>
      <w:r>
        <w:rPr>
          <w:noProof/>
          <w:spacing w:val="0"/>
        </w:rPr>
        <w:br/>
      </w:r>
      <w:r w:rsidRPr="0048782A">
        <w:rPr>
          <w:spacing w:val="0"/>
        </w:rPr>
        <w:t>Figura 1</w:t>
      </w:r>
      <w:r>
        <w:rPr>
          <w:spacing w:val="0"/>
        </w:rPr>
        <w:t>6:</w:t>
      </w:r>
      <w:r w:rsidRPr="0048782A">
        <w:t xml:space="preserve"> Contenuto del modulo</w:t>
      </w:r>
      <w:r w:rsidRPr="0048782A">
        <w:rPr>
          <w:spacing w:val="0"/>
        </w:rPr>
        <w:t xml:space="preserve"> </w:t>
      </w:r>
      <w:r w:rsidRPr="00780237">
        <w:rPr>
          <w:i/>
          <w:iCs/>
        </w:rPr>
        <w:t>/</w:t>
      </w:r>
      <w:proofErr w:type="spellStart"/>
      <w:r w:rsidRPr="00780237">
        <w:rPr>
          <w:i/>
          <w:iCs/>
        </w:rPr>
        <w:t>stix&amp;vulnerability</w:t>
      </w:r>
      <w:proofErr w:type="spellEnd"/>
      <w:r w:rsidRPr="00B574B1">
        <w:rPr>
          <w:i/>
          <w:iCs/>
        </w:rPr>
        <w:t>/</w:t>
      </w:r>
      <w:proofErr w:type="spellStart"/>
      <w:r w:rsidRPr="00B574B1">
        <w:rPr>
          <w:i/>
          <w:iCs/>
        </w:rPr>
        <w:t>src</w:t>
      </w:r>
      <w:proofErr w:type="spellEnd"/>
      <w:r w:rsidRPr="00B574B1">
        <w:rPr>
          <w:i/>
          <w:iCs/>
        </w:rPr>
        <w:t>/</w:t>
      </w:r>
      <w:proofErr w:type="spellStart"/>
      <w:r>
        <w:rPr>
          <w:i/>
          <w:iCs/>
        </w:rPr>
        <w:t>dataProvider</w:t>
      </w:r>
      <w:proofErr w:type="spellEnd"/>
      <w:r w:rsidRPr="00BF74C8">
        <w:rPr>
          <w:i/>
          <w:iCs/>
        </w:rPr>
        <w:t>/</w:t>
      </w:r>
      <w:proofErr w:type="spellStart"/>
      <w:r w:rsidRPr="00BF74C8">
        <w:rPr>
          <w:i/>
          <w:iCs/>
        </w:rPr>
        <w:t>InterfaceTo</w:t>
      </w:r>
      <w:r>
        <w:rPr>
          <w:i/>
          <w:iCs/>
        </w:rPr>
        <w:t>CTI</w:t>
      </w:r>
      <w:proofErr w:type="spellEnd"/>
      <w:r w:rsidRPr="00BF74C8">
        <w:rPr>
          <w:i/>
          <w:iCs/>
        </w:rPr>
        <w:t>/</w:t>
      </w:r>
      <w:proofErr w:type="spellStart"/>
      <w:r>
        <w:rPr>
          <w:i/>
          <w:iCs/>
        </w:rPr>
        <w:t>CTIdata</w:t>
      </w:r>
      <w:proofErr w:type="spellEnd"/>
    </w:p>
    <w:p w14:paraId="2610D304" w14:textId="58A48955" w:rsidR="0089123C" w:rsidRDefault="00FC585D" w:rsidP="00E9364E">
      <w:pPr>
        <w:pStyle w:val="Titolo4"/>
      </w:pPr>
      <w:bookmarkStart w:id="152" w:name="_Toc169972779"/>
      <w:r>
        <w:t>Domain</w:t>
      </w:r>
      <w:bookmarkEnd w:id="152"/>
    </w:p>
    <w:p w14:paraId="454B4437" w14:textId="4F216747" w:rsidR="005E441E" w:rsidRDefault="005E441E" w:rsidP="00A329E5">
      <w:r w:rsidRPr="005E441E">
        <w:t xml:space="preserve">Il modulo </w:t>
      </w:r>
      <w:r w:rsidR="00FC585D">
        <w:t>domain</w:t>
      </w:r>
      <w:r w:rsidRPr="005E441E">
        <w:t xml:space="preserve"> del</w:t>
      </w:r>
      <w:r w:rsidR="00FC585D">
        <w:t xml:space="preserve"> </w:t>
      </w:r>
      <w:r w:rsidR="0062770A">
        <w:t xml:space="preserve">package </w:t>
      </w:r>
      <w:proofErr w:type="spellStart"/>
      <w:r w:rsidR="0062770A">
        <w:t>dataProvider</w:t>
      </w:r>
      <w:proofErr w:type="spellEnd"/>
      <w:r w:rsidR="0062770A">
        <w:t xml:space="preserve"> n</w:t>
      </w:r>
      <w:r w:rsidR="00FC585D">
        <w:t xml:space="preserve">el container </w:t>
      </w:r>
      <w:proofErr w:type="spellStart"/>
      <w:r w:rsidR="00FC585D">
        <w:t>stix&amp;vulnerability</w:t>
      </w:r>
      <w:proofErr w:type="spellEnd"/>
      <w:r w:rsidR="00FC585D">
        <w:t xml:space="preserve"> </w:t>
      </w:r>
      <w:r w:rsidRPr="005E441E">
        <w:t xml:space="preserve">è progettato per stabilire e gestire gli oggetti che saranno impiegati nella memorizzazione e nel trattamento in tempo reale delle informazioni legate ad </w:t>
      </w:r>
      <w:proofErr w:type="spellStart"/>
      <w:r w:rsidRPr="005E441E">
        <w:t>AttackPattern</w:t>
      </w:r>
      <w:proofErr w:type="spellEnd"/>
      <w:r w:rsidRPr="005E441E">
        <w:t xml:space="preserve">, </w:t>
      </w:r>
      <w:proofErr w:type="spellStart"/>
      <w:r w:rsidRPr="005E441E">
        <w:t>Campaign</w:t>
      </w:r>
      <w:proofErr w:type="spellEnd"/>
      <w:r w:rsidRPr="005E441E">
        <w:t xml:space="preserve">, </w:t>
      </w:r>
      <w:r>
        <w:t>Tool, Malware</w:t>
      </w:r>
      <w:r w:rsidRPr="005E441E">
        <w:t>, Asset</w:t>
      </w:r>
      <w:r w:rsidR="00FC585D">
        <w:t xml:space="preserve">, </w:t>
      </w:r>
      <w:proofErr w:type="spellStart"/>
      <w:r w:rsidR="00FC585D">
        <w:t>IntrusionSet</w:t>
      </w:r>
      <w:proofErr w:type="spellEnd"/>
      <w:r w:rsidRPr="005E441E">
        <w:t xml:space="preserve"> e </w:t>
      </w:r>
      <w:proofErr w:type="spellStart"/>
      <w:r w:rsidRPr="005E441E">
        <w:t>CourseOfAction</w:t>
      </w:r>
      <w:proofErr w:type="spellEnd"/>
      <w:r w:rsidRPr="005E441E">
        <w:t>, secondo quanto delineato dai vari framework MITRE</w:t>
      </w:r>
      <w:r>
        <w:t>, mantenendo</w:t>
      </w:r>
      <w:r w:rsidR="00FC585D">
        <w:t xml:space="preserve"> </w:t>
      </w:r>
      <w:r>
        <w:t xml:space="preserve">le </w:t>
      </w:r>
      <w:r w:rsidRPr="00FC585D">
        <w:t>correlazioni</w:t>
      </w:r>
      <w:r>
        <w:t xml:space="preserve"> tra gli oggetti</w:t>
      </w:r>
      <w:r w:rsidRPr="005E441E">
        <w:t>.</w:t>
      </w:r>
    </w:p>
    <w:p w14:paraId="1DB1E9E0" w14:textId="0911D5BC" w:rsidR="005E441E" w:rsidRDefault="005E441E" w:rsidP="00E9364E">
      <w:pPr>
        <w:pStyle w:val="Titolo5"/>
      </w:pPr>
      <w:proofErr w:type="spellStart"/>
      <w:r>
        <w:t>MySTIXObject</w:t>
      </w:r>
      <w:proofErr w:type="spellEnd"/>
      <w:r w:rsidR="00B16255">
        <w:t xml:space="preserve"> </w:t>
      </w:r>
    </w:p>
    <w:p w14:paraId="1AB3735D" w14:textId="7F602803" w:rsidR="005E441E" w:rsidRDefault="00BA57A1" w:rsidP="00A329E5">
      <w:r w:rsidRPr="00BA57A1">
        <w:t>Il modulo include una ridefinizione degli oggetti STIX</w:t>
      </w:r>
      <w:r w:rsidR="00B16255">
        <w:t xml:space="preserve"> (figura 1</w:t>
      </w:r>
      <w:r w:rsidR="004F26E2">
        <w:t>8</w:t>
      </w:r>
      <w:r w:rsidR="00B16255">
        <w:t>)</w:t>
      </w:r>
      <w:r w:rsidRPr="00BA57A1">
        <w:t xml:space="preserve"> per preservare, durante l'esecuzione, le relazioni tra </w:t>
      </w:r>
      <w:proofErr w:type="spellStart"/>
      <w:r w:rsidRPr="00BA57A1">
        <w:t>AttackPattern</w:t>
      </w:r>
      <w:proofErr w:type="spellEnd"/>
      <w:r w:rsidRPr="00BA57A1">
        <w:t xml:space="preserve"> e </w:t>
      </w:r>
      <w:proofErr w:type="spellStart"/>
      <w:r w:rsidRPr="00BA57A1">
        <w:t>CourseOfAction</w:t>
      </w:r>
      <w:proofErr w:type="spellEnd"/>
      <w:r>
        <w:t xml:space="preserve"> e </w:t>
      </w:r>
      <w:r w:rsidRPr="00BA57A1">
        <w:t xml:space="preserve">le associazioni tra </w:t>
      </w:r>
      <w:proofErr w:type="spellStart"/>
      <w:r w:rsidRPr="00BA57A1">
        <w:t>Campaign</w:t>
      </w:r>
      <w:proofErr w:type="spellEnd"/>
      <w:r w:rsidRPr="00BA57A1">
        <w:t xml:space="preserve">, Tool, Malware, Asset </w:t>
      </w:r>
      <w:r>
        <w:t xml:space="preserve">i relativi </w:t>
      </w:r>
      <w:proofErr w:type="spellStart"/>
      <w:r w:rsidRPr="00BA57A1">
        <w:t>AttackPattern</w:t>
      </w:r>
      <w:proofErr w:type="spellEnd"/>
      <w:r>
        <w:t xml:space="preserve"> di riferimento</w:t>
      </w:r>
      <w:r w:rsidR="00E837CF">
        <w:t>.</w:t>
      </w:r>
    </w:p>
    <w:p w14:paraId="0C31AA91" w14:textId="0C1CC0A4" w:rsidR="00B16255" w:rsidRPr="00F14A5E" w:rsidRDefault="00D620F7" w:rsidP="00D620F7">
      <w:pPr>
        <w:jc w:val="center"/>
      </w:pPr>
      <w:r>
        <w:rPr>
          <w:noProof/>
        </w:rPr>
        <w:lastRenderedPageBreak/>
        <w:drawing>
          <wp:inline distT="0" distB="0" distL="0" distR="0" wp14:anchorId="27F53C48" wp14:editId="3773D9D5">
            <wp:extent cx="4179449" cy="2480807"/>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890" cy="2493534"/>
                    </a:xfrm>
                    <a:prstGeom prst="rect">
                      <a:avLst/>
                    </a:prstGeom>
                    <a:noFill/>
                    <a:ln>
                      <a:noFill/>
                    </a:ln>
                  </pic:spPr>
                </pic:pic>
              </a:graphicData>
            </a:graphic>
          </wp:inline>
        </w:drawing>
      </w:r>
      <w:r w:rsidR="00B16255" w:rsidRPr="00F14A5E">
        <w:br/>
        <w:t>Figura 1</w:t>
      </w:r>
      <w:r w:rsidR="004F26E2">
        <w:t>8</w:t>
      </w:r>
      <w:r w:rsidR="00B16255" w:rsidRPr="00F14A5E">
        <w:t xml:space="preserve">: Ereditarietà delle classi </w:t>
      </w:r>
      <w:proofErr w:type="spellStart"/>
      <w:r w:rsidR="00B16255" w:rsidRPr="00F14A5E">
        <w:t>MySTIX</w:t>
      </w:r>
      <w:proofErr w:type="spellEnd"/>
    </w:p>
    <w:p w14:paraId="77CC27AB" w14:textId="258BD4DD" w:rsidR="00891F3B" w:rsidRDefault="00891F3B" w:rsidP="00E9364E">
      <w:pPr>
        <w:pStyle w:val="Titolo6"/>
      </w:pPr>
      <w:r>
        <w:t>Ottimizzazione della memoria e tempi di accesso</w:t>
      </w:r>
    </w:p>
    <w:p w14:paraId="7F82E657" w14:textId="17222106" w:rsidR="00891F3B" w:rsidRPr="00891F3B" w:rsidRDefault="00891F3B" w:rsidP="00A329E5">
      <w:r>
        <w:t xml:space="preserve">Data l'ampia quantità di oggetti gestiti in tempo reale e con l'obiettivo di ottimizzare l'uso della memoria e ridurre i tempi di accesso alle strutture dati, è stato adottato l'uso delle </w:t>
      </w:r>
      <w:proofErr w:type="spellStart"/>
      <w:r w:rsidRPr="00891F3B">
        <w:rPr>
          <w:b/>
          <w:bCs/>
        </w:rPr>
        <w:t>dataclass</w:t>
      </w:r>
      <w:proofErr w:type="spellEnd"/>
      <w:r>
        <w:t xml:space="preserve"> di Python. Queste strumentazioni offrono un modo efficace per implementare oggetti immutabili, mediante l'attributo </w:t>
      </w:r>
      <w:proofErr w:type="spellStart"/>
      <w:r w:rsidRPr="00891F3B">
        <w:rPr>
          <w:i/>
          <w:iCs/>
        </w:rPr>
        <w:t>frozen</w:t>
      </w:r>
      <w:proofErr w:type="spellEnd"/>
      <w:r>
        <w:t xml:space="preserve">, e per ottimizzare l'utilizzo della memoria attraverso l'attributo </w:t>
      </w:r>
      <w:r w:rsidRPr="00891F3B">
        <w:rPr>
          <w:i/>
          <w:iCs/>
        </w:rPr>
        <w:t>slots</w:t>
      </w:r>
      <w:r>
        <w:t xml:space="preserve">. L'impiego delle </w:t>
      </w:r>
      <w:proofErr w:type="spellStart"/>
      <w:r>
        <w:t>dataclass</w:t>
      </w:r>
      <w:proofErr w:type="spellEnd"/>
      <w:r>
        <w:t xml:space="preserve"> consente di definire classi con una sintassi più semplice e pulita, garantendo al contempo un accesso rapido ai dati e una gestione della memoria più efficiente, aspetti fondamentali in contesti dove il volume di dati è elevato e le performance sono critiche.</w:t>
      </w:r>
    </w:p>
    <w:p w14:paraId="36313237" w14:textId="5E81F52B" w:rsidR="00B16255" w:rsidRDefault="00B16255" w:rsidP="00E9364E">
      <w:pPr>
        <w:pStyle w:val="Titolo5"/>
      </w:pPr>
      <w:r>
        <w:t xml:space="preserve">Attack </w:t>
      </w:r>
      <w:proofErr w:type="spellStart"/>
      <w:r>
        <w:t>Phase</w:t>
      </w:r>
      <w:proofErr w:type="spellEnd"/>
    </w:p>
    <w:p w14:paraId="560F6304" w14:textId="77777777" w:rsidR="00136045" w:rsidRDefault="004F267B" w:rsidP="00A329E5">
      <w:r>
        <w:t xml:space="preserve">Si tratta di un'enumerazione progettata per amalgamare e stabilire </w:t>
      </w:r>
      <w:r w:rsidR="00136045">
        <w:t>la</w:t>
      </w:r>
      <w:r>
        <w:t xml:space="preserve"> sequenza di esecuzione per le tattiche delineate nei framework </w:t>
      </w:r>
      <w:r>
        <w:lastRenderedPageBreak/>
        <w:t>ATT&amp;CK e ATLAS. L'obiettivo è di delineare una successione logica nell'esecuzione degli attacchi, basandosi sul</w:t>
      </w:r>
      <w:r w:rsidR="00136045">
        <w:t xml:space="preserve">la </w:t>
      </w:r>
      <w:r w:rsidR="00DF1C2F">
        <w:t>C</w:t>
      </w:r>
      <w:r>
        <w:t xml:space="preserve">yber </w:t>
      </w:r>
      <w:proofErr w:type="spellStart"/>
      <w:r w:rsidR="00DF1C2F">
        <w:t>K</w:t>
      </w:r>
      <w:r>
        <w:t>ill</w:t>
      </w:r>
      <w:proofErr w:type="spellEnd"/>
      <w:r>
        <w:t xml:space="preserve"> </w:t>
      </w:r>
      <w:r w:rsidR="00136045">
        <w:t>C</w:t>
      </w:r>
      <w:r>
        <w:t xml:space="preserve">hain. Attraverso l'analisi dell'ordine in cui le tattiche si manifestano nei suddetti framework, è stata ricreata la </w:t>
      </w:r>
      <w:r w:rsidR="00136045">
        <w:t>CKC</w:t>
      </w:r>
      <w:r>
        <w:t>, riflettendo così una strutturazione meticolosa delle fasi dell'attacco in relazione alle metodologie cyber</w:t>
      </w:r>
      <w:r w:rsidR="00136045">
        <w:t>.</w:t>
      </w:r>
    </w:p>
    <w:p w14:paraId="3AA76CD4" w14:textId="101A9EDC" w:rsidR="00B16255" w:rsidRDefault="00136045" w:rsidP="00A329E5">
      <w:r>
        <w:t>Di seguito è riportata la successione cronologia delle tattiche riportate nei 2 framework riorganizzate secondo la CKC</w:t>
      </w:r>
      <w:r w:rsidR="00B16255">
        <w:t>:</w:t>
      </w:r>
    </w:p>
    <w:p w14:paraId="11045505" w14:textId="77777777" w:rsidR="001E7612" w:rsidRPr="00A329E5" w:rsidRDefault="00B16255" w:rsidP="00A329E5">
      <w:pPr>
        <w:pStyle w:val="Paragrafoelenco"/>
        <w:numPr>
          <w:ilvl w:val="0"/>
          <w:numId w:val="28"/>
        </w:numPr>
      </w:pPr>
      <w:proofErr w:type="spellStart"/>
      <w:r w:rsidRPr="00185C2B">
        <w:rPr>
          <w:b/>
          <w:bCs/>
        </w:rPr>
        <w:t>Reconnaissance</w:t>
      </w:r>
      <w:proofErr w:type="spellEnd"/>
      <w:r w:rsidRPr="00A329E5">
        <w:t>:</w:t>
      </w:r>
      <w:r w:rsidRPr="00A329E5">
        <w:tab/>
      </w:r>
    </w:p>
    <w:p w14:paraId="694B8178" w14:textId="60275734" w:rsidR="001E7612" w:rsidRPr="00A329E5" w:rsidRDefault="00B16255" w:rsidP="00A329E5">
      <w:pPr>
        <w:pStyle w:val="Paragrafoelenco"/>
        <w:numPr>
          <w:ilvl w:val="1"/>
          <w:numId w:val="28"/>
        </w:numPr>
      </w:pPr>
      <w:proofErr w:type="spellStart"/>
      <w:r w:rsidRPr="00A329E5">
        <w:t>Reconnaissance</w:t>
      </w:r>
      <w:proofErr w:type="spellEnd"/>
      <w:r w:rsidR="001E7612" w:rsidRPr="00A329E5">
        <w:t xml:space="preserve"> </w:t>
      </w:r>
      <w:r w:rsidRPr="00A329E5">
        <w:t>(Enterprise, Atlas)</w:t>
      </w:r>
    </w:p>
    <w:p w14:paraId="43AC178A" w14:textId="77777777" w:rsidR="001E7612" w:rsidRPr="00A329E5" w:rsidRDefault="00B16255" w:rsidP="00A329E5">
      <w:pPr>
        <w:pStyle w:val="Paragrafoelenco"/>
        <w:numPr>
          <w:ilvl w:val="0"/>
          <w:numId w:val="28"/>
        </w:numPr>
      </w:pPr>
      <w:proofErr w:type="spellStart"/>
      <w:r w:rsidRPr="00185C2B">
        <w:rPr>
          <w:b/>
          <w:bCs/>
        </w:rPr>
        <w:t>Weaponization</w:t>
      </w:r>
      <w:proofErr w:type="spellEnd"/>
      <w:r w:rsidRPr="00A329E5">
        <w:t>:</w:t>
      </w:r>
    </w:p>
    <w:p w14:paraId="1F057364" w14:textId="41A88E85" w:rsidR="001E7612" w:rsidRPr="00A329E5" w:rsidRDefault="00B16255" w:rsidP="00A329E5">
      <w:pPr>
        <w:pStyle w:val="Paragrafoelenco"/>
        <w:numPr>
          <w:ilvl w:val="1"/>
          <w:numId w:val="28"/>
        </w:numPr>
      </w:pPr>
      <w:r w:rsidRPr="00A329E5">
        <w:t>Resource Development</w:t>
      </w:r>
      <w:r w:rsidR="001E7612" w:rsidRPr="00A329E5">
        <w:t xml:space="preserve"> (Enterprise, Atlas)</w:t>
      </w:r>
    </w:p>
    <w:p w14:paraId="0BFD775F" w14:textId="77777777" w:rsidR="001E7612" w:rsidRPr="00A329E5" w:rsidRDefault="00B16255" w:rsidP="00A329E5">
      <w:pPr>
        <w:pStyle w:val="Paragrafoelenco"/>
        <w:numPr>
          <w:ilvl w:val="0"/>
          <w:numId w:val="28"/>
        </w:numPr>
      </w:pPr>
      <w:r w:rsidRPr="00185C2B">
        <w:rPr>
          <w:b/>
          <w:bCs/>
        </w:rPr>
        <w:t>Delivery</w:t>
      </w:r>
      <w:r w:rsidRPr="00A329E5">
        <w:t>:</w:t>
      </w:r>
    </w:p>
    <w:p w14:paraId="3015A552" w14:textId="7C0CA137" w:rsidR="001E7612" w:rsidRPr="00A329E5" w:rsidRDefault="00B16255" w:rsidP="00A329E5">
      <w:pPr>
        <w:pStyle w:val="Paragrafoelenco"/>
        <w:numPr>
          <w:ilvl w:val="1"/>
          <w:numId w:val="28"/>
        </w:numPr>
        <w:rPr>
          <w:lang w:val="en-US"/>
        </w:rPr>
      </w:pPr>
      <w:r w:rsidRPr="00A329E5">
        <w:rPr>
          <w:lang w:val="en-US"/>
        </w:rPr>
        <w:t>Initial Access</w:t>
      </w:r>
      <w:r w:rsidR="001E7612" w:rsidRPr="00A329E5">
        <w:rPr>
          <w:lang w:val="en-US"/>
        </w:rPr>
        <w:t xml:space="preserve"> (Enterprise, Mobile, ICS, Atlas)</w:t>
      </w:r>
    </w:p>
    <w:p w14:paraId="60CF3BB8" w14:textId="49547421" w:rsidR="001E7612" w:rsidRPr="00A329E5" w:rsidRDefault="00B16255" w:rsidP="00A329E5">
      <w:pPr>
        <w:pStyle w:val="Paragrafoelenco"/>
        <w:numPr>
          <w:ilvl w:val="1"/>
          <w:numId w:val="28"/>
        </w:numPr>
      </w:pPr>
      <w:r w:rsidRPr="00A329E5">
        <w:t xml:space="preserve">ML Model Access </w:t>
      </w:r>
      <w:r w:rsidR="001E7612" w:rsidRPr="00A329E5">
        <w:t>(Atlas)</w:t>
      </w:r>
    </w:p>
    <w:p w14:paraId="1728BE15" w14:textId="77777777" w:rsidR="001E7612" w:rsidRPr="00A329E5" w:rsidRDefault="00B16255" w:rsidP="00A329E5">
      <w:pPr>
        <w:pStyle w:val="Paragrafoelenco"/>
        <w:numPr>
          <w:ilvl w:val="0"/>
          <w:numId w:val="28"/>
        </w:numPr>
      </w:pPr>
      <w:r w:rsidRPr="00185C2B">
        <w:rPr>
          <w:b/>
          <w:bCs/>
        </w:rPr>
        <w:t>Exploitation</w:t>
      </w:r>
      <w:r w:rsidRPr="00A329E5">
        <w:t>:</w:t>
      </w:r>
    </w:p>
    <w:p w14:paraId="42AAA2ED" w14:textId="4C24E185" w:rsidR="001E7612" w:rsidRPr="00A329E5" w:rsidRDefault="00B16255" w:rsidP="00A329E5">
      <w:pPr>
        <w:pStyle w:val="Paragrafoelenco"/>
        <w:numPr>
          <w:ilvl w:val="1"/>
          <w:numId w:val="28"/>
        </w:numPr>
        <w:rPr>
          <w:lang w:val="en-US"/>
        </w:rPr>
      </w:pPr>
      <w:r w:rsidRPr="00A329E5">
        <w:rPr>
          <w:lang w:val="en-US"/>
        </w:rPr>
        <w:t>Execution</w:t>
      </w:r>
      <w:r w:rsidR="001E7612" w:rsidRPr="00A329E5">
        <w:rPr>
          <w:lang w:val="en-US"/>
        </w:rPr>
        <w:t xml:space="preserve"> (Enterprise, Mobile, ICS, Atlas)</w:t>
      </w:r>
    </w:p>
    <w:p w14:paraId="1FEBA4BC" w14:textId="77777777" w:rsidR="001E7612" w:rsidRPr="00A329E5" w:rsidRDefault="00B16255" w:rsidP="00A329E5">
      <w:pPr>
        <w:pStyle w:val="Paragrafoelenco"/>
        <w:numPr>
          <w:ilvl w:val="0"/>
          <w:numId w:val="28"/>
        </w:numPr>
      </w:pPr>
      <w:r w:rsidRPr="00185C2B">
        <w:rPr>
          <w:b/>
          <w:bCs/>
        </w:rPr>
        <w:t>Installation</w:t>
      </w:r>
      <w:r w:rsidRPr="00A329E5">
        <w:t>:</w:t>
      </w:r>
    </w:p>
    <w:p w14:paraId="1E4C7E21" w14:textId="797FF8C3" w:rsidR="001E7612" w:rsidRPr="00A329E5" w:rsidRDefault="00B16255" w:rsidP="00A329E5">
      <w:pPr>
        <w:pStyle w:val="Paragrafoelenco"/>
        <w:numPr>
          <w:ilvl w:val="1"/>
          <w:numId w:val="28"/>
        </w:numPr>
        <w:rPr>
          <w:lang w:val="en-US"/>
        </w:rPr>
      </w:pPr>
      <w:r w:rsidRPr="00A329E5">
        <w:rPr>
          <w:lang w:val="en-US"/>
        </w:rPr>
        <w:t>Persistence</w:t>
      </w:r>
      <w:r w:rsidR="001E7612" w:rsidRPr="00A329E5">
        <w:rPr>
          <w:lang w:val="en-US"/>
        </w:rPr>
        <w:t xml:space="preserve"> (Enterprise, Mobile, ICS, Atlas)</w:t>
      </w:r>
    </w:p>
    <w:p w14:paraId="4DBA72B0" w14:textId="6AD8A91A" w:rsidR="001E7612" w:rsidRPr="00A329E5" w:rsidRDefault="00B16255" w:rsidP="00A329E5">
      <w:pPr>
        <w:pStyle w:val="Paragrafoelenco"/>
        <w:numPr>
          <w:ilvl w:val="1"/>
          <w:numId w:val="28"/>
        </w:numPr>
        <w:rPr>
          <w:lang w:val="en-US"/>
        </w:rPr>
      </w:pPr>
      <w:r w:rsidRPr="00A329E5">
        <w:rPr>
          <w:lang w:val="en-US"/>
        </w:rPr>
        <w:t>Privilege Escalation</w:t>
      </w:r>
      <w:r w:rsidR="001E7612" w:rsidRPr="00A329E5">
        <w:rPr>
          <w:lang w:val="en-US"/>
        </w:rPr>
        <w:t xml:space="preserve"> (Enterprise, Mobile, ICS, Atlas)</w:t>
      </w:r>
    </w:p>
    <w:p w14:paraId="399CD619" w14:textId="7AFB2B0C" w:rsidR="001E7612" w:rsidRPr="00A329E5" w:rsidRDefault="00B16255" w:rsidP="00A329E5">
      <w:pPr>
        <w:pStyle w:val="Paragrafoelenco"/>
        <w:numPr>
          <w:ilvl w:val="1"/>
          <w:numId w:val="28"/>
        </w:numPr>
        <w:rPr>
          <w:lang w:val="en-US"/>
        </w:rPr>
      </w:pPr>
      <w:r w:rsidRPr="00A329E5">
        <w:rPr>
          <w:lang w:val="en-US"/>
        </w:rPr>
        <w:t>Defense Evasion</w:t>
      </w:r>
      <w:r w:rsidR="001E7612" w:rsidRPr="00A329E5">
        <w:rPr>
          <w:lang w:val="en-US"/>
        </w:rPr>
        <w:t xml:space="preserve"> (Enterprise, Mobile, Atlas)</w:t>
      </w:r>
    </w:p>
    <w:p w14:paraId="00D61435" w14:textId="51578739" w:rsidR="001E7612" w:rsidRPr="00A329E5" w:rsidRDefault="00B16255" w:rsidP="00A329E5">
      <w:pPr>
        <w:pStyle w:val="Paragrafoelenco"/>
        <w:numPr>
          <w:ilvl w:val="1"/>
          <w:numId w:val="28"/>
        </w:numPr>
      </w:pPr>
      <w:proofErr w:type="spellStart"/>
      <w:r w:rsidRPr="00A329E5">
        <w:t>Evasion</w:t>
      </w:r>
      <w:proofErr w:type="spellEnd"/>
      <w:r w:rsidRPr="00A329E5">
        <w:t xml:space="preserve"> (</w:t>
      </w:r>
      <w:r w:rsidR="00415785" w:rsidRPr="00A329E5">
        <w:t>ICS</w:t>
      </w:r>
      <w:r w:rsidRPr="00A329E5">
        <w:t>)</w:t>
      </w:r>
    </w:p>
    <w:p w14:paraId="3CB08596" w14:textId="77777777" w:rsidR="001E7612" w:rsidRPr="00A329E5" w:rsidRDefault="00B16255" w:rsidP="00A329E5">
      <w:pPr>
        <w:pStyle w:val="Paragrafoelenco"/>
        <w:numPr>
          <w:ilvl w:val="0"/>
          <w:numId w:val="28"/>
        </w:numPr>
      </w:pPr>
      <w:proofErr w:type="spellStart"/>
      <w:r w:rsidRPr="00185C2B">
        <w:rPr>
          <w:b/>
          <w:bCs/>
        </w:rPr>
        <w:lastRenderedPageBreak/>
        <w:t>Command</w:t>
      </w:r>
      <w:proofErr w:type="spellEnd"/>
      <w:r w:rsidRPr="00185C2B">
        <w:rPr>
          <w:b/>
          <w:bCs/>
        </w:rPr>
        <w:t xml:space="preserve"> &amp; Control</w:t>
      </w:r>
      <w:r w:rsidRPr="00A329E5">
        <w:t>:</w:t>
      </w:r>
    </w:p>
    <w:p w14:paraId="6A13D5CB" w14:textId="77777777" w:rsidR="001E7612" w:rsidRPr="00A329E5" w:rsidRDefault="00B16255" w:rsidP="00A329E5">
      <w:pPr>
        <w:pStyle w:val="Paragrafoelenco"/>
        <w:numPr>
          <w:ilvl w:val="1"/>
          <w:numId w:val="28"/>
        </w:numPr>
        <w:rPr>
          <w:lang w:val="en-US"/>
        </w:rPr>
      </w:pPr>
      <w:r w:rsidRPr="00A329E5">
        <w:rPr>
          <w:lang w:val="en-US"/>
        </w:rPr>
        <w:t>Credential Access (Enterprise, Mobile, Atlas)</w:t>
      </w:r>
    </w:p>
    <w:p w14:paraId="5A9775D3" w14:textId="4EAAA7F3" w:rsidR="001E7612" w:rsidRPr="00A329E5" w:rsidRDefault="00B16255" w:rsidP="00A329E5">
      <w:pPr>
        <w:pStyle w:val="Paragrafoelenco"/>
        <w:numPr>
          <w:ilvl w:val="1"/>
          <w:numId w:val="28"/>
        </w:numPr>
        <w:rPr>
          <w:lang w:val="en-US"/>
        </w:rPr>
      </w:pPr>
      <w:r w:rsidRPr="00A329E5">
        <w:rPr>
          <w:lang w:val="en-US"/>
        </w:rPr>
        <w:t>Discovery</w:t>
      </w:r>
      <w:r w:rsidR="00415785" w:rsidRPr="00A329E5">
        <w:rPr>
          <w:lang w:val="en-US"/>
        </w:rPr>
        <w:t xml:space="preserve"> (Enterprise, Mobile, ICS, Atlas)</w:t>
      </w:r>
    </w:p>
    <w:p w14:paraId="3E8D9CE3" w14:textId="10C68787" w:rsidR="001E7612" w:rsidRPr="00A329E5" w:rsidRDefault="00B16255" w:rsidP="00A329E5">
      <w:pPr>
        <w:pStyle w:val="Paragrafoelenco"/>
        <w:numPr>
          <w:ilvl w:val="1"/>
          <w:numId w:val="28"/>
        </w:numPr>
        <w:rPr>
          <w:lang w:val="en-US"/>
        </w:rPr>
      </w:pPr>
      <w:r w:rsidRPr="00A329E5">
        <w:rPr>
          <w:lang w:val="en-US"/>
        </w:rPr>
        <w:t>Lateral Movement</w:t>
      </w:r>
      <w:r w:rsidR="00415785" w:rsidRPr="00A329E5">
        <w:rPr>
          <w:lang w:val="en-US"/>
        </w:rPr>
        <w:t xml:space="preserve"> (Enterprise, Mobile, ICS)</w:t>
      </w:r>
    </w:p>
    <w:p w14:paraId="3A600FDB" w14:textId="35CEA5A7" w:rsidR="001E7612" w:rsidRPr="00A329E5" w:rsidRDefault="00B16255" w:rsidP="00A329E5">
      <w:pPr>
        <w:pStyle w:val="Paragrafoelenco"/>
        <w:numPr>
          <w:ilvl w:val="1"/>
          <w:numId w:val="28"/>
        </w:numPr>
        <w:rPr>
          <w:lang w:val="en-US"/>
        </w:rPr>
      </w:pPr>
      <w:r w:rsidRPr="00A329E5">
        <w:rPr>
          <w:lang w:val="en-US"/>
        </w:rPr>
        <w:t>Command and Control</w:t>
      </w:r>
      <w:r w:rsidR="00415785" w:rsidRPr="00A329E5">
        <w:rPr>
          <w:lang w:val="en-US"/>
        </w:rPr>
        <w:t xml:space="preserve"> (Enterprise, Mobile, ICS)</w:t>
      </w:r>
    </w:p>
    <w:p w14:paraId="7BDE60BC" w14:textId="317A7256" w:rsidR="001E7612" w:rsidRPr="00A329E5" w:rsidRDefault="00B16255" w:rsidP="00A329E5">
      <w:pPr>
        <w:pStyle w:val="Paragrafoelenco"/>
        <w:numPr>
          <w:ilvl w:val="1"/>
          <w:numId w:val="28"/>
        </w:numPr>
        <w:rPr>
          <w:lang w:val="en-US"/>
        </w:rPr>
      </w:pPr>
      <w:r w:rsidRPr="00A329E5">
        <w:rPr>
          <w:lang w:val="en-US"/>
        </w:rPr>
        <w:t>Collection</w:t>
      </w:r>
      <w:r w:rsidR="00415785" w:rsidRPr="00A329E5">
        <w:rPr>
          <w:lang w:val="en-US"/>
        </w:rPr>
        <w:t xml:space="preserve"> (Enterprise, Mobile, ICS, Atlas)</w:t>
      </w:r>
    </w:p>
    <w:p w14:paraId="083ACFB8" w14:textId="3968806F" w:rsidR="001E7612" w:rsidRPr="00A329E5" w:rsidRDefault="00B16255" w:rsidP="00A329E5">
      <w:pPr>
        <w:pStyle w:val="Paragrafoelenco"/>
        <w:numPr>
          <w:ilvl w:val="1"/>
          <w:numId w:val="28"/>
        </w:numPr>
      </w:pPr>
      <w:proofErr w:type="spellStart"/>
      <w:r w:rsidRPr="00A329E5">
        <w:t>Inhibit</w:t>
      </w:r>
      <w:proofErr w:type="spellEnd"/>
      <w:r w:rsidRPr="00A329E5">
        <w:t xml:space="preserve"> </w:t>
      </w:r>
      <w:proofErr w:type="spellStart"/>
      <w:r w:rsidRPr="00A329E5">
        <w:t>Response</w:t>
      </w:r>
      <w:proofErr w:type="spellEnd"/>
      <w:r w:rsidRPr="00A329E5">
        <w:t xml:space="preserve"> </w:t>
      </w:r>
      <w:proofErr w:type="spellStart"/>
      <w:r w:rsidRPr="00A329E5">
        <w:t>Function</w:t>
      </w:r>
      <w:proofErr w:type="spellEnd"/>
      <w:r w:rsidR="00415785" w:rsidRPr="00A329E5">
        <w:t xml:space="preserve"> (ICS)</w:t>
      </w:r>
    </w:p>
    <w:p w14:paraId="306974B1" w14:textId="2DCD39C3" w:rsidR="001E7612" w:rsidRPr="00A329E5" w:rsidRDefault="00B16255" w:rsidP="00A329E5">
      <w:pPr>
        <w:pStyle w:val="Paragrafoelenco"/>
        <w:numPr>
          <w:ilvl w:val="0"/>
          <w:numId w:val="28"/>
        </w:numPr>
      </w:pPr>
      <w:r w:rsidRPr="00185C2B">
        <w:rPr>
          <w:b/>
          <w:bCs/>
        </w:rPr>
        <w:t>Action</w:t>
      </w:r>
      <w:r w:rsidR="006A5161" w:rsidRPr="00185C2B">
        <w:rPr>
          <w:b/>
          <w:bCs/>
        </w:rPr>
        <w:t xml:space="preserve"> on </w:t>
      </w:r>
      <w:proofErr w:type="spellStart"/>
      <w:r w:rsidR="006A5161" w:rsidRPr="00185C2B">
        <w:rPr>
          <w:b/>
          <w:bCs/>
        </w:rPr>
        <w:t>Objectives</w:t>
      </w:r>
      <w:proofErr w:type="spellEnd"/>
      <w:r w:rsidRPr="00A329E5">
        <w:t>:</w:t>
      </w:r>
    </w:p>
    <w:p w14:paraId="07C1FB9B" w14:textId="5AF1B8FD" w:rsidR="001E7612" w:rsidRPr="00A329E5" w:rsidRDefault="00B16255" w:rsidP="00A329E5">
      <w:pPr>
        <w:pStyle w:val="Paragrafoelenco"/>
        <w:numPr>
          <w:ilvl w:val="1"/>
          <w:numId w:val="28"/>
        </w:numPr>
      </w:pPr>
      <w:proofErr w:type="spellStart"/>
      <w:r w:rsidRPr="00A329E5">
        <w:t>Impair</w:t>
      </w:r>
      <w:proofErr w:type="spellEnd"/>
      <w:r w:rsidRPr="00A329E5">
        <w:t xml:space="preserve"> </w:t>
      </w:r>
      <w:proofErr w:type="spellStart"/>
      <w:r w:rsidRPr="00A329E5">
        <w:t>Process</w:t>
      </w:r>
      <w:proofErr w:type="spellEnd"/>
      <w:r w:rsidRPr="00A329E5">
        <w:t xml:space="preserve"> Control</w:t>
      </w:r>
      <w:r w:rsidR="00415785" w:rsidRPr="00A329E5">
        <w:t xml:space="preserve"> (ICS)</w:t>
      </w:r>
    </w:p>
    <w:p w14:paraId="3265C44C" w14:textId="4CE4E847" w:rsidR="001E7612" w:rsidRPr="00A329E5" w:rsidRDefault="00B16255" w:rsidP="00A329E5">
      <w:pPr>
        <w:pStyle w:val="Paragrafoelenco"/>
        <w:numPr>
          <w:ilvl w:val="1"/>
          <w:numId w:val="28"/>
        </w:numPr>
      </w:pPr>
      <w:r w:rsidRPr="00A329E5">
        <w:t xml:space="preserve">ML Attack </w:t>
      </w:r>
      <w:proofErr w:type="spellStart"/>
      <w:r w:rsidRPr="00A329E5">
        <w:t>Staging</w:t>
      </w:r>
      <w:proofErr w:type="spellEnd"/>
      <w:r w:rsidR="00415785" w:rsidRPr="00A329E5">
        <w:t xml:space="preserve"> (Atlas)</w:t>
      </w:r>
    </w:p>
    <w:p w14:paraId="2C15DA57" w14:textId="442C3AFE" w:rsidR="001E7612" w:rsidRPr="00A329E5" w:rsidRDefault="00B16255" w:rsidP="00A329E5">
      <w:pPr>
        <w:pStyle w:val="Paragrafoelenco"/>
        <w:numPr>
          <w:ilvl w:val="1"/>
          <w:numId w:val="28"/>
        </w:numPr>
      </w:pPr>
      <w:proofErr w:type="spellStart"/>
      <w:r w:rsidRPr="00A329E5">
        <w:t>Exfiltration</w:t>
      </w:r>
      <w:proofErr w:type="spellEnd"/>
      <w:r w:rsidR="00415785" w:rsidRPr="00A329E5">
        <w:t xml:space="preserve"> (Enterprise, Mobile, Atlas)</w:t>
      </w:r>
    </w:p>
    <w:p w14:paraId="433DBE3C" w14:textId="449425AC" w:rsidR="00891F3B" w:rsidRPr="00A329E5" w:rsidRDefault="00B16255" w:rsidP="00A329E5">
      <w:pPr>
        <w:pStyle w:val="Paragrafoelenco"/>
        <w:numPr>
          <w:ilvl w:val="1"/>
          <w:numId w:val="28"/>
        </w:numPr>
        <w:rPr>
          <w:lang w:val="en-US"/>
        </w:rPr>
      </w:pPr>
      <w:r w:rsidRPr="00A329E5">
        <w:rPr>
          <w:lang w:val="en-US"/>
        </w:rPr>
        <w:t>Impact</w:t>
      </w:r>
      <w:r w:rsidR="00415785" w:rsidRPr="00A329E5">
        <w:rPr>
          <w:lang w:val="en-US"/>
        </w:rPr>
        <w:t xml:space="preserve"> (Enterprise, Mobile, ICS, Atlas)</w:t>
      </w:r>
    </w:p>
    <w:p w14:paraId="27E4799F" w14:textId="2013EA52" w:rsidR="0089123C" w:rsidRDefault="0089123C" w:rsidP="00974B29">
      <w:pPr>
        <w:pStyle w:val="Titolo4"/>
      </w:pPr>
      <w:bookmarkStart w:id="153" w:name="_Toc169972780"/>
      <w:r w:rsidRPr="00CD4C02">
        <w:t>Container</w:t>
      </w:r>
      <w:bookmarkEnd w:id="153"/>
    </w:p>
    <w:p w14:paraId="43672728" w14:textId="7D46FBA4" w:rsidR="00F14A5E" w:rsidRDefault="00891F3B" w:rsidP="00A329E5">
      <w:r>
        <w:t xml:space="preserve">Questo </w:t>
      </w:r>
      <w:r w:rsidR="00BB3D34">
        <w:t xml:space="preserve">package contiene le classi singoletto utilizzate per accedere ai dati </w:t>
      </w:r>
      <w:proofErr w:type="spellStart"/>
      <w:r w:rsidR="00BB3D34">
        <w:t>MySTIX</w:t>
      </w:r>
      <w:proofErr w:type="spellEnd"/>
      <w:r w:rsidR="00BB3D34">
        <w:t xml:space="preserve"> e </w:t>
      </w:r>
      <w:r w:rsidR="00F14A5E">
        <w:t xml:space="preserve">alla relazione tra </w:t>
      </w:r>
      <w:r w:rsidR="00774E0E">
        <w:t>vulnerabilità</w:t>
      </w:r>
      <w:r w:rsidR="00F14A5E">
        <w:t xml:space="preserve"> e gli oggetti </w:t>
      </w:r>
      <w:proofErr w:type="spellStart"/>
      <w:r w:rsidR="00F14A5E">
        <w:t>MyAttackPattern</w:t>
      </w:r>
      <w:proofErr w:type="spellEnd"/>
      <w:r w:rsidR="00F14A5E">
        <w:t>.</w:t>
      </w:r>
    </w:p>
    <w:p w14:paraId="2FA5BF8E" w14:textId="41484439" w:rsidR="00EE1586" w:rsidRDefault="00F14A5E" w:rsidP="00E9364E">
      <w:pPr>
        <w:pStyle w:val="Titolo5"/>
      </w:pPr>
      <w:r>
        <w:t>My STIX Container</w:t>
      </w:r>
    </w:p>
    <w:p w14:paraId="04B27F2F" w14:textId="59F24EBC" w:rsidR="00EE1586" w:rsidRDefault="00EE1586" w:rsidP="00A329E5">
      <w:r>
        <w:t>Il modulo in questione include la definizione di classi singleton progettate per agevolare l'accesso a oggetti ampiamente utilizzati all'interno del sistema (figura 1</w:t>
      </w:r>
      <w:r w:rsidR="004F26E2">
        <w:t>9</w:t>
      </w:r>
      <w:r>
        <w:t xml:space="preserve">). Queste classi giocano un ruolo fondamentale nell'organizzazione e nella gestione delle </w:t>
      </w:r>
      <w:r>
        <w:lastRenderedPageBreak/>
        <w:t>informazioni derivate dai framework ATT&amp;CK e ATLAS, attraverso l'implementazione di meccanismi specifici:</w:t>
      </w:r>
    </w:p>
    <w:p w14:paraId="4EC5E452" w14:textId="1C9D64C0" w:rsidR="00EE1586" w:rsidRPr="00A329E5" w:rsidRDefault="00EE1586" w:rsidP="00A329E5">
      <w:pPr>
        <w:pStyle w:val="Paragrafoelenco"/>
        <w:numPr>
          <w:ilvl w:val="0"/>
          <w:numId w:val="30"/>
        </w:numPr>
      </w:pPr>
      <w:r w:rsidRPr="00A329E5">
        <w:rPr>
          <w:b/>
          <w:bCs/>
        </w:rPr>
        <w:t>Ricerca degli Oggetti</w:t>
      </w:r>
      <w:r w:rsidRPr="00A329E5">
        <w:t>: Le classi consentono il ritrovamento di oggetti</w:t>
      </w:r>
      <w:r w:rsidR="00185C2B">
        <w:t xml:space="preserve"> </w:t>
      </w:r>
      <w:r w:rsidR="00185C2B" w:rsidRPr="00A329E5">
        <w:t>presenti nei framework ATT&amp;CK e ATLAS</w:t>
      </w:r>
      <w:r w:rsidR="00185C2B">
        <w:t>,</w:t>
      </w:r>
      <w:r w:rsidRPr="00A329E5">
        <w:t xml:space="preserve"> basat</w:t>
      </w:r>
      <w:r w:rsidR="00185C2B">
        <w:t>o</w:t>
      </w:r>
      <w:r w:rsidRPr="00A329E5">
        <w:t xml:space="preserve"> sui loro identificativi unici</w:t>
      </w:r>
      <w:r w:rsidR="00774E0E">
        <w:t xml:space="preserve"> o non unici</w:t>
      </w:r>
      <w:r w:rsidR="00185C2B">
        <w:t xml:space="preserve"> </w:t>
      </w:r>
      <w:r w:rsidRPr="00A329E5">
        <w:t>sia esso un STIX ID, un MITRE ID o semplicemente il nome. Questa funzionalità è essenziale per navigare efficacemente all'interno della vasta quantità di dati e per recuperare informazioni specifiche con precisione.</w:t>
      </w:r>
    </w:p>
    <w:p w14:paraId="18D50B1D" w14:textId="33850B70" w:rsidR="00EE1586" w:rsidRPr="00A329E5" w:rsidRDefault="00EE1586" w:rsidP="00A329E5">
      <w:pPr>
        <w:pStyle w:val="Paragrafoelenco"/>
        <w:numPr>
          <w:ilvl w:val="0"/>
          <w:numId w:val="30"/>
        </w:numPr>
      </w:pPr>
      <w:r w:rsidRPr="00A329E5">
        <w:rPr>
          <w:b/>
          <w:bCs/>
        </w:rPr>
        <w:t>Esplorazione delle Relazioni</w:t>
      </w:r>
      <w:r w:rsidRPr="00A329E5">
        <w:t xml:space="preserve">: È stato sviluppato un approccio per analizzare le connessioni tra gli </w:t>
      </w:r>
      <w:proofErr w:type="spellStart"/>
      <w:r w:rsidRPr="00A329E5">
        <w:t>attack</w:t>
      </w:r>
      <w:proofErr w:type="spellEnd"/>
      <w:r w:rsidRPr="00A329E5">
        <w:t xml:space="preserve"> pattern e identificare potenziali tecniche correlate a una di queste. In particolare, è stato introdotto il metodo </w:t>
      </w:r>
      <w:proofErr w:type="spellStart"/>
      <w:r w:rsidRPr="00A329E5">
        <w:rPr>
          <w:i/>
          <w:iCs/>
        </w:rPr>
        <w:t>get_related_attack_patterns_by_attack_pattern_id</w:t>
      </w:r>
      <w:proofErr w:type="spellEnd"/>
      <w:r w:rsidRPr="00A329E5">
        <w:t xml:space="preserve"> nella classe </w:t>
      </w:r>
      <w:proofErr w:type="spellStart"/>
      <w:r w:rsidRPr="00A329E5">
        <w:rPr>
          <w:i/>
          <w:iCs/>
        </w:rPr>
        <w:t>AttackPatternsContainer</w:t>
      </w:r>
      <w:proofErr w:type="spellEnd"/>
      <w:r w:rsidRPr="00A329E5">
        <w:t xml:space="preserve">. Questo metodo si focalizza sull'identificazione degli </w:t>
      </w:r>
      <w:proofErr w:type="spellStart"/>
      <w:r w:rsidRPr="00A329E5">
        <w:t>attack</w:t>
      </w:r>
      <w:proofErr w:type="spellEnd"/>
      <w:r w:rsidRPr="00A329E5">
        <w:t xml:space="preserve"> pattern coinvolti in campagne o software noti, assumendo che le tecniche legate a queste entità siano connesse </w:t>
      </w:r>
      <w:proofErr w:type="spellStart"/>
      <w:r w:rsidRPr="00A329E5">
        <w:t>all'attack</w:t>
      </w:r>
      <w:proofErr w:type="spellEnd"/>
      <w:r w:rsidRPr="00A329E5">
        <w:t xml:space="preserve"> pattern di interesse. Implementando una verifica incrociata tra le diverse entità, il sistema è in grado di delineare un quadro complesso delle interrelazioni tra le tecniche di attacco</w:t>
      </w:r>
      <w:r w:rsidR="0066111F" w:rsidRPr="00A329E5">
        <w:t>.</w:t>
      </w:r>
    </w:p>
    <w:p w14:paraId="24C71FD9" w14:textId="0889758A" w:rsidR="00EE1586" w:rsidRPr="00A329E5" w:rsidRDefault="0066111F" w:rsidP="00A329E5">
      <w:pPr>
        <w:pStyle w:val="Paragrafoelenco"/>
      </w:pPr>
      <w:r w:rsidRPr="00A329E5">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A329E5">
        <w:rPr>
          <w:b/>
          <w:bCs/>
        </w:rPr>
        <w:t xml:space="preserve">i possibili </w:t>
      </w:r>
      <w:proofErr w:type="spellStart"/>
      <w:r w:rsidRPr="00A329E5">
        <w:rPr>
          <w:b/>
          <w:bCs/>
        </w:rPr>
        <w:t>attack</w:t>
      </w:r>
      <w:proofErr w:type="spellEnd"/>
      <w:r w:rsidRPr="00A329E5">
        <w:rPr>
          <w:b/>
          <w:bCs/>
        </w:rPr>
        <w:t xml:space="preserve"> pattern che potrebbero manifestarsi in futuro </w:t>
      </w:r>
      <w:r w:rsidRPr="00A329E5">
        <w:lastRenderedPageBreak/>
        <w:t>(</w:t>
      </w:r>
      <w:proofErr w:type="spellStart"/>
      <w:r w:rsidR="00D82911" w:rsidRPr="00A329E5">
        <w:rPr>
          <w:i/>
          <w:iCs/>
        </w:rPr>
        <w:t>get_futured_attack_patterns_grouped_by_phase</w:t>
      </w:r>
      <w:proofErr w:type="spellEnd"/>
      <w:r w:rsidRPr="00A329E5">
        <w:t xml:space="preserve">) e </w:t>
      </w:r>
      <w:r w:rsidRPr="00A329E5">
        <w:rPr>
          <w:b/>
          <w:bCs/>
        </w:rPr>
        <w:t>quelli</w:t>
      </w:r>
      <w:r w:rsidRPr="00A329E5">
        <w:t xml:space="preserve"> </w:t>
      </w:r>
      <w:r w:rsidRPr="00A329E5">
        <w:rPr>
          <w:b/>
          <w:bCs/>
        </w:rPr>
        <w:t xml:space="preserve">che potrebbero già essere stati attuati in passato </w:t>
      </w:r>
      <w:r w:rsidRPr="00A329E5">
        <w:t>(</w:t>
      </w:r>
      <w:proofErr w:type="spellStart"/>
      <w:r w:rsidRPr="00A329E5">
        <w:rPr>
          <w:i/>
          <w:iCs/>
        </w:rPr>
        <w:t>get_probably_happened_attack_patterns_grouped_by_phase</w:t>
      </w:r>
      <w:proofErr w:type="spellEnd"/>
      <w:r w:rsidRPr="00A329E5">
        <w:t>),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arricchendo la comprensione delle minacce e fornendo insight preziosi per la pianificazione di strategie di difesa ottimali.</w:t>
      </w:r>
    </w:p>
    <w:p w14:paraId="374EE43C" w14:textId="0927363F" w:rsidR="00F14A5E" w:rsidRDefault="00EE1586" w:rsidP="00D620F7">
      <w:pPr>
        <w:jc w:val="center"/>
      </w:pPr>
      <w:r>
        <w:rPr>
          <w:noProof/>
        </w:rPr>
        <w:drawing>
          <wp:inline distT="0" distB="0" distL="0" distR="0" wp14:anchorId="0BE8848B" wp14:editId="5489AC50">
            <wp:extent cx="4249125" cy="2091193"/>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312780" cy="2122521"/>
                    </a:xfrm>
                    <a:prstGeom prst="rect">
                      <a:avLst/>
                    </a:prstGeom>
                    <a:noFill/>
                    <a:ln>
                      <a:noFill/>
                    </a:ln>
                  </pic:spPr>
                </pic:pic>
              </a:graphicData>
            </a:graphic>
          </wp:inline>
        </w:drawing>
      </w:r>
      <w:r w:rsidR="00F14A5E" w:rsidRPr="00F14A5E">
        <w:br/>
        <w:t>Figura 1</w:t>
      </w:r>
      <w:r w:rsidR="004F26E2">
        <w:t>9</w:t>
      </w:r>
      <w:r w:rsidR="00F14A5E" w:rsidRPr="00F14A5E">
        <w:t>: Ereditarietà delle classi container</w:t>
      </w:r>
    </w:p>
    <w:p w14:paraId="3EC4DACC" w14:textId="1E8981D8" w:rsidR="00D82911" w:rsidRDefault="0062770A" w:rsidP="00876EDC">
      <w:pPr>
        <w:pStyle w:val="Titolo5"/>
      </w:pPr>
      <w:r>
        <w:t xml:space="preserve">Mitre to </w:t>
      </w:r>
      <w:proofErr w:type="spellStart"/>
      <w:r>
        <w:t>V</w:t>
      </w:r>
      <w:r w:rsidR="00A9659F">
        <w:t>ulnerability</w:t>
      </w:r>
      <w:proofErr w:type="spellEnd"/>
      <w:r w:rsidR="00A9659F">
        <w:t xml:space="preserve"> Container</w:t>
      </w:r>
    </w:p>
    <w:p w14:paraId="7353E5DF" w14:textId="042E9496" w:rsidR="00CB2598" w:rsidRDefault="00CB2598" w:rsidP="00A329E5">
      <w:r>
        <w:t xml:space="preserve">Questo package (figura </w:t>
      </w:r>
      <w:r w:rsidR="004F26E2">
        <w:t>20</w:t>
      </w:r>
      <w:r>
        <w:t xml:space="preserve">) contiene </w:t>
      </w:r>
      <w:r w:rsidR="0062770A">
        <w:t xml:space="preserve">la classe </w:t>
      </w:r>
      <w:proofErr w:type="spellStart"/>
      <w:r w:rsidR="0062770A" w:rsidRPr="0062770A">
        <w:rPr>
          <w:b/>
          <w:bCs/>
        </w:rPr>
        <w:t>MitreToVulnerabiltyContainer</w:t>
      </w:r>
      <w:proofErr w:type="spellEnd"/>
      <w:r w:rsidR="0062770A">
        <w:t>, la quale ha il compito di recuperare il mapping tra la vulnerabilità e i MITRE</w:t>
      </w:r>
      <w:r w:rsidR="00A517CF">
        <w:t xml:space="preserve"> </w:t>
      </w:r>
      <w:proofErr w:type="spellStart"/>
      <w:r w:rsidR="0062770A">
        <w:t>attack</w:t>
      </w:r>
      <w:proofErr w:type="spellEnd"/>
      <w:r w:rsidR="0062770A">
        <w:t xml:space="preserve"> patterns.</w:t>
      </w:r>
    </w:p>
    <w:p w14:paraId="0A06FBF0" w14:textId="5912E372" w:rsidR="0062770A" w:rsidRDefault="0062770A" w:rsidP="00A329E5">
      <w:r>
        <w:lastRenderedPageBreak/>
        <w:t xml:space="preserve">Per ottenere la relazione in questione </w:t>
      </w:r>
      <w:r w:rsidR="007110D0">
        <w:t xml:space="preserve">viene seguito un approccio </w:t>
      </w:r>
      <w:r w:rsidR="007F4FDC">
        <w:t>condizionale</w:t>
      </w:r>
      <w:r w:rsidR="007110D0">
        <w:t xml:space="preserve"> complesso (figura </w:t>
      </w:r>
      <w:r w:rsidR="00045351">
        <w:t>2</w:t>
      </w:r>
      <w:r w:rsidR="00FD64A4">
        <w:t>1</w:t>
      </w:r>
      <w:r w:rsidR="007110D0">
        <w:t>)</w:t>
      </w:r>
      <w:r w:rsidR="0048380B">
        <w:t>.</w:t>
      </w:r>
    </w:p>
    <w:p w14:paraId="1261834B" w14:textId="77777777" w:rsidR="00582412" w:rsidRDefault="00130BC0" w:rsidP="00CB2598">
      <w:r>
        <w:t xml:space="preserve"> </w:t>
      </w:r>
      <w:r w:rsidR="00582412">
        <w:t xml:space="preserve">Nel caso in cui la vulnerabilità cercata sia una </w:t>
      </w:r>
      <w:r w:rsidR="00582412" w:rsidRPr="00BB5FD5">
        <w:rPr>
          <w:b/>
          <w:bCs/>
        </w:rPr>
        <w:t>CWE</w:t>
      </w:r>
      <w:r w:rsidR="00582412">
        <w:t>:</w:t>
      </w:r>
    </w:p>
    <w:p w14:paraId="064F608F" w14:textId="3756AB10" w:rsidR="00130BC0" w:rsidRDefault="00582412" w:rsidP="00582412">
      <w:pPr>
        <w:pStyle w:val="Paragrafoelenco"/>
        <w:numPr>
          <w:ilvl w:val="0"/>
          <w:numId w:val="43"/>
        </w:numPr>
      </w:pPr>
      <w:r>
        <w:t xml:space="preserve">viene verificata la presenza della mappatura di </w:t>
      </w:r>
      <w:r w:rsidR="007F4FDC">
        <w:t>quest’ultima</w:t>
      </w:r>
      <w:r>
        <w:t xml:space="preserve"> all’interno del file </w:t>
      </w:r>
      <w:proofErr w:type="spellStart"/>
      <w:r w:rsidRPr="00C40508">
        <w:rPr>
          <w:b/>
          <w:bCs/>
          <w:i/>
          <w:iCs/>
        </w:rPr>
        <w:t>mapped-cwe.json</w:t>
      </w:r>
      <w:proofErr w:type="spellEnd"/>
      <w:r w:rsidRPr="00582412">
        <w:rPr>
          <w:i/>
          <w:iCs/>
        </w:rPr>
        <w:t xml:space="preserve"> </w:t>
      </w:r>
      <w:r>
        <w:t>(figura 1</w:t>
      </w:r>
      <w:r w:rsidR="00681606">
        <w:t>3</w:t>
      </w:r>
      <w:r>
        <w:t xml:space="preserve">), in cui vengono salvate le relazioni </w:t>
      </w:r>
      <w:r w:rsidR="007F4FDC">
        <w:t>precedentemente</w:t>
      </w:r>
      <w:r>
        <w:t xml:space="preserve"> cercate al fine di minimizzare il tempo di risposta del sistema</w:t>
      </w:r>
      <w:r w:rsidR="00C40508">
        <w:t>.</w:t>
      </w:r>
    </w:p>
    <w:p w14:paraId="5A807921" w14:textId="796069AE" w:rsidR="00582412" w:rsidRDefault="00C40508" w:rsidP="00582412">
      <w:pPr>
        <w:pStyle w:val="Paragrafoelenco"/>
        <w:numPr>
          <w:ilvl w:val="0"/>
          <w:numId w:val="43"/>
        </w:numPr>
      </w:pPr>
      <w:r>
        <w:t>S</w:t>
      </w:r>
      <w:r w:rsidR="00582412">
        <w:t xml:space="preserve">e il mapping è presente nel file che contiene le history allora viene </w:t>
      </w:r>
      <w:r w:rsidR="00582412" w:rsidRPr="00C40508">
        <w:rPr>
          <w:b/>
          <w:bCs/>
        </w:rPr>
        <w:t>restituita la relazione</w:t>
      </w:r>
      <w:r w:rsidR="00582412">
        <w:t>,</w:t>
      </w:r>
    </w:p>
    <w:p w14:paraId="713CC688" w14:textId="2573202D" w:rsidR="00582412" w:rsidRDefault="00582412" w:rsidP="00582412">
      <w:pPr>
        <w:pStyle w:val="Paragrafoelenco"/>
        <w:numPr>
          <w:ilvl w:val="0"/>
          <w:numId w:val="43"/>
        </w:numPr>
      </w:pPr>
      <w:r>
        <w:t xml:space="preserve">altrimenti si cercano i </w:t>
      </w:r>
      <w:r w:rsidRPr="00C40508">
        <w:rPr>
          <w:b/>
          <w:bCs/>
        </w:rPr>
        <w:t xml:space="preserve">CAPEC </w:t>
      </w:r>
      <w:proofErr w:type="spellStart"/>
      <w:r w:rsidRPr="00C40508">
        <w:rPr>
          <w:b/>
          <w:bCs/>
        </w:rPr>
        <w:t>ids</w:t>
      </w:r>
      <w:proofErr w:type="spellEnd"/>
      <w:r>
        <w:t xml:space="preserve"> relativi alla CWE:</w:t>
      </w:r>
    </w:p>
    <w:p w14:paraId="4CA61DF6" w14:textId="1D94A1D5" w:rsidR="00582412" w:rsidRDefault="00BB5FD5" w:rsidP="00582412">
      <w:pPr>
        <w:pStyle w:val="Paragrafoelenco"/>
        <w:numPr>
          <w:ilvl w:val="1"/>
          <w:numId w:val="43"/>
        </w:numPr>
      </w:pPr>
      <w:r>
        <w:t>S</w:t>
      </w:r>
      <w:r w:rsidR="00582412">
        <w:t xml:space="preserve">e </w:t>
      </w:r>
      <w:r w:rsidR="00582412" w:rsidRPr="00C40508">
        <w:rPr>
          <w:b/>
          <w:bCs/>
        </w:rPr>
        <w:t>esistono</w:t>
      </w:r>
      <w:r w:rsidR="00582412">
        <w:t xml:space="preserve"> </w:t>
      </w:r>
      <w:r w:rsidR="00582412" w:rsidRPr="00C40508">
        <w:rPr>
          <w:b/>
          <w:bCs/>
        </w:rPr>
        <w:t xml:space="preserve">CAPEC </w:t>
      </w:r>
      <w:proofErr w:type="spellStart"/>
      <w:r w:rsidR="00582412" w:rsidRPr="00C40508">
        <w:rPr>
          <w:b/>
          <w:bCs/>
        </w:rPr>
        <w:t>ids</w:t>
      </w:r>
      <w:proofErr w:type="spellEnd"/>
      <w:r w:rsidR="00582412">
        <w:t xml:space="preserve"> relativi alla CWE viene cercata la </w:t>
      </w:r>
      <w:r w:rsidR="00582412" w:rsidRPr="00C40508">
        <w:rPr>
          <w:b/>
          <w:bCs/>
        </w:rPr>
        <w:t>relazione</w:t>
      </w:r>
      <w:r w:rsidR="00582412">
        <w:t xml:space="preserve"> tra questi e gli </w:t>
      </w:r>
      <w:proofErr w:type="spellStart"/>
      <w:r w:rsidR="00582412">
        <w:t>attack</w:t>
      </w:r>
      <w:proofErr w:type="spellEnd"/>
      <w:r w:rsidR="00582412">
        <w:t xml:space="preserve"> patterns del </w:t>
      </w:r>
      <w:r w:rsidR="00582412" w:rsidRPr="00C40508">
        <w:rPr>
          <w:b/>
          <w:bCs/>
        </w:rPr>
        <w:t>framework ATT&amp;CK</w:t>
      </w:r>
      <w:r w:rsidR="00774E0E">
        <w:rPr>
          <w:b/>
          <w:bCs/>
        </w:rPr>
        <w:t xml:space="preserve"> </w:t>
      </w:r>
      <w:r w:rsidR="00774E0E">
        <w:t xml:space="preserve">all’interno del file </w:t>
      </w:r>
      <w:proofErr w:type="spellStart"/>
      <w:r w:rsidR="00774E0E" w:rsidRPr="00774E0E">
        <w:rPr>
          <w:i/>
          <w:iCs/>
        </w:rPr>
        <w:t>mapped-capec.json</w:t>
      </w:r>
      <w:proofErr w:type="spellEnd"/>
      <w:r w:rsidR="00774E0E">
        <w:t xml:space="preserve"> (figura 13) e restituita se trovata</w:t>
      </w:r>
      <w:r w:rsidR="00582412">
        <w:t>,</w:t>
      </w:r>
    </w:p>
    <w:p w14:paraId="7D69D4FD" w14:textId="743A2E42" w:rsidR="00C40508" w:rsidRDefault="00582412" w:rsidP="00582412">
      <w:pPr>
        <w:pStyle w:val="Paragrafoelenco"/>
        <w:numPr>
          <w:ilvl w:val="2"/>
          <w:numId w:val="43"/>
        </w:numPr>
      </w:pPr>
      <w:r>
        <w:t xml:space="preserve">se l’ultima relazione </w:t>
      </w:r>
      <w:r w:rsidRPr="00C40508">
        <w:rPr>
          <w:b/>
          <w:bCs/>
        </w:rPr>
        <w:t>non è presente</w:t>
      </w:r>
      <w:r w:rsidR="00774E0E">
        <w:rPr>
          <w:b/>
          <w:bCs/>
        </w:rPr>
        <w:t xml:space="preserve"> </w:t>
      </w:r>
      <w:r w:rsidR="00774E0E">
        <w:t>nel relativo file history</w:t>
      </w:r>
      <w:r w:rsidR="00C40508">
        <w:t>,</w:t>
      </w:r>
    </w:p>
    <w:p w14:paraId="63A51DD3" w14:textId="509D68F4" w:rsidR="00582412" w:rsidRDefault="00582412" w:rsidP="00C40508">
      <w:pPr>
        <w:pStyle w:val="Paragrafoelenco"/>
        <w:numPr>
          <w:ilvl w:val="3"/>
          <w:numId w:val="43"/>
        </w:numPr>
      </w:pPr>
      <w:r>
        <w:t xml:space="preserve">viene effettua una </w:t>
      </w:r>
      <w:r w:rsidRPr="00B8518B">
        <w:rPr>
          <w:b/>
          <w:bCs/>
        </w:rPr>
        <w:t>query</w:t>
      </w:r>
      <w:r>
        <w:t xml:space="preserve"> </w:t>
      </w:r>
      <w:r w:rsidR="00B8518B" w:rsidRPr="00B8518B">
        <w:rPr>
          <w:b/>
          <w:bCs/>
        </w:rPr>
        <w:t>ad un LLM</w:t>
      </w:r>
      <w:r w:rsidR="00C40508">
        <w:t>,</w:t>
      </w:r>
      <w:r>
        <w:t xml:space="preserve"> per creare il mapping</w:t>
      </w:r>
      <w:r w:rsidR="00C40508">
        <w:t xml:space="preserve"> con i CAPEC </w:t>
      </w:r>
      <w:proofErr w:type="spellStart"/>
      <w:r w:rsidR="00C40508">
        <w:t>ids</w:t>
      </w:r>
      <w:proofErr w:type="spellEnd"/>
      <w:r>
        <w:t xml:space="preserve"> e salvarlo in </w:t>
      </w:r>
      <w:proofErr w:type="spellStart"/>
      <w:r w:rsidRPr="00582412">
        <w:rPr>
          <w:i/>
          <w:iCs/>
        </w:rPr>
        <w:t>mapped-capec.json</w:t>
      </w:r>
      <w:proofErr w:type="spellEnd"/>
      <w:r>
        <w:rPr>
          <w:i/>
          <w:iCs/>
        </w:rPr>
        <w:t xml:space="preserve"> </w:t>
      </w:r>
      <w:r>
        <w:t>(figura 1</w:t>
      </w:r>
      <w:r w:rsidR="00681606">
        <w:t>3</w:t>
      </w:r>
      <w:r>
        <w:t>)</w:t>
      </w:r>
      <w:r w:rsidR="00C40508">
        <w:t>.</w:t>
      </w:r>
    </w:p>
    <w:p w14:paraId="293325FA" w14:textId="5D7BD251" w:rsidR="00BB5FD5" w:rsidRDefault="00C40508" w:rsidP="00BB5FD5">
      <w:pPr>
        <w:pStyle w:val="Paragrafoelenco"/>
        <w:numPr>
          <w:ilvl w:val="1"/>
          <w:numId w:val="43"/>
        </w:numPr>
      </w:pPr>
      <w:r>
        <w:t xml:space="preserve">Se </w:t>
      </w:r>
      <w:r w:rsidRPr="00C40508">
        <w:rPr>
          <w:b/>
          <w:bCs/>
        </w:rPr>
        <w:t>non</w:t>
      </w:r>
      <w:r>
        <w:t xml:space="preserve"> </w:t>
      </w:r>
      <w:r w:rsidRPr="00C40508">
        <w:rPr>
          <w:b/>
          <w:bCs/>
        </w:rPr>
        <w:t xml:space="preserve">vi sono CAPEC </w:t>
      </w:r>
      <w:proofErr w:type="spellStart"/>
      <w:r w:rsidRPr="00C40508">
        <w:rPr>
          <w:b/>
          <w:bCs/>
        </w:rPr>
        <w:t>ids</w:t>
      </w:r>
      <w:proofErr w:type="spellEnd"/>
      <w:r>
        <w:t xml:space="preserve"> relativi alla vulnerabilità allora viene effettuata una </w:t>
      </w:r>
      <w:r w:rsidRPr="00B8518B">
        <w:rPr>
          <w:b/>
          <w:bCs/>
        </w:rPr>
        <w:t>richiesta</w:t>
      </w:r>
      <w:r>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rsidR="00B8518B">
        <w:t xml:space="preserve"> </w:t>
      </w:r>
      <w:r>
        <w:t xml:space="preserve">al fine di ottenere la relazione tra la CWE e gli </w:t>
      </w:r>
      <w:proofErr w:type="spellStart"/>
      <w:r>
        <w:t>attack</w:t>
      </w:r>
      <w:proofErr w:type="spellEnd"/>
      <w:r>
        <w:t xml:space="preserve"> patterns MITRE, successivamente salvata nel file </w:t>
      </w:r>
      <w:proofErr w:type="spellStart"/>
      <w:r w:rsidRPr="00C40508">
        <w:rPr>
          <w:i/>
          <w:iCs/>
        </w:rPr>
        <w:t>mapped-cwe.json</w:t>
      </w:r>
      <w:proofErr w:type="spellEnd"/>
      <w:r w:rsidR="00BB5FD5">
        <w:rPr>
          <w:i/>
          <w:iCs/>
        </w:rPr>
        <w:t xml:space="preserve"> </w:t>
      </w:r>
      <w:r w:rsidR="00BB5FD5">
        <w:t>(figura 1</w:t>
      </w:r>
      <w:r w:rsidR="00681606">
        <w:t>3</w:t>
      </w:r>
      <w:r w:rsidR="00BB5FD5">
        <w:t>)</w:t>
      </w:r>
      <w:r>
        <w:t>.</w:t>
      </w:r>
    </w:p>
    <w:p w14:paraId="566DB134" w14:textId="337D9930" w:rsidR="00BB5FD5" w:rsidRDefault="00BB5FD5" w:rsidP="00BB5FD5">
      <w:r>
        <w:lastRenderedPageBreak/>
        <w:t xml:space="preserve">Nel caso in cui la vulnerabilità cercata sia una </w:t>
      </w:r>
      <w:r w:rsidRPr="00BB5FD5">
        <w:rPr>
          <w:b/>
          <w:bCs/>
        </w:rPr>
        <w:t>CVE</w:t>
      </w:r>
      <w:r>
        <w:t>:</w:t>
      </w:r>
    </w:p>
    <w:p w14:paraId="746A99FB" w14:textId="3E9870B7" w:rsidR="00BB5FD5" w:rsidRDefault="00BB5FD5" w:rsidP="00BB5FD5">
      <w:pPr>
        <w:pStyle w:val="Paragrafoelenco"/>
        <w:numPr>
          <w:ilvl w:val="0"/>
          <w:numId w:val="44"/>
        </w:numPr>
      </w:pPr>
      <w:r>
        <w:t xml:space="preserve">Viene verificata la presenza di quest’ultima all’interno del file </w:t>
      </w:r>
      <w:proofErr w:type="spellStart"/>
      <w:r w:rsidRPr="00BB5FD5">
        <w:rPr>
          <w:b/>
          <w:bCs/>
          <w:i/>
          <w:iCs/>
        </w:rPr>
        <w:t>mapped-cve.json</w:t>
      </w:r>
      <w:proofErr w:type="spellEnd"/>
      <w:r>
        <w:rPr>
          <w:i/>
          <w:iCs/>
        </w:rPr>
        <w:t xml:space="preserve"> </w:t>
      </w:r>
      <w:r>
        <w:t>(figura 1</w:t>
      </w:r>
      <w:r w:rsidR="00681606">
        <w:t>3</w:t>
      </w:r>
      <w:r>
        <w:t xml:space="preserve">), in cui vengono salvate le relazioni </w:t>
      </w:r>
      <w:r w:rsidR="007F4FDC">
        <w:t>precedentemente</w:t>
      </w:r>
      <w:r>
        <w:t xml:space="preserve"> cercate al fine di minimizzare il tempo di risposta del sistema.</w:t>
      </w:r>
    </w:p>
    <w:p w14:paraId="020C5CE6" w14:textId="1CD1F77E" w:rsidR="00BB5FD5" w:rsidRDefault="00BB5FD5" w:rsidP="00BB5FD5">
      <w:pPr>
        <w:pStyle w:val="Paragrafoelenco"/>
        <w:numPr>
          <w:ilvl w:val="0"/>
          <w:numId w:val="44"/>
        </w:numPr>
      </w:pPr>
      <w:r>
        <w:t xml:space="preserve">Se la relazione è presente viene </w:t>
      </w:r>
      <w:r w:rsidRPr="00B8518B">
        <w:rPr>
          <w:b/>
          <w:bCs/>
        </w:rPr>
        <w:t>restituita</w:t>
      </w:r>
      <w:r>
        <w:t xml:space="preserve"> </w:t>
      </w:r>
      <w:r w:rsidR="007F4FDC">
        <w:t>immediatamente</w:t>
      </w:r>
      <w:r>
        <w:t>,</w:t>
      </w:r>
    </w:p>
    <w:p w14:paraId="126FCE1D" w14:textId="7ED54893" w:rsidR="00BB5FD5" w:rsidRDefault="00BB5FD5" w:rsidP="00BB5FD5">
      <w:pPr>
        <w:pStyle w:val="Paragrafoelenco"/>
        <w:numPr>
          <w:ilvl w:val="0"/>
          <w:numId w:val="44"/>
        </w:numPr>
      </w:pPr>
      <w:r>
        <w:t xml:space="preserve">altrimenti se </w:t>
      </w:r>
      <w:r w:rsidRPr="00B8518B">
        <w:rPr>
          <w:b/>
          <w:bCs/>
        </w:rPr>
        <w:t>non è presente</w:t>
      </w:r>
      <w:r>
        <w:t xml:space="preserve">, viene effettuata la ricerca della CVE all’interno del framework </w:t>
      </w:r>
      <w:r w:rsidRPr="00B8518B">
        <w:rPr>
          <w:b/>
          <w:bCs/>
        </w:rPr>
        <w:t>MAPPING</w:t>
      </w:r>
      <w:r>
        <w:t xml:space="preserve"> </w:t>
      </w:r>
      <w:r w:rsidRPr="00B8518B">
        <w:rPr>
          <w:b/>
          <w:bCs/>
        </w:rPr>
        <w:t>EXPLORER</w:t>
      </w:r>
      <w:r>
        <w:t>.</w:t>
      </w:r>
    </w:p>
    <w:p w14:paraId="574E35E6" w14:textId="36C615EF" w:rsidR="00BB5FD5" w:rsidRDefault="00AA1837" w:rsidP="00BB5FD5">
      <w:pPr>
        <w:pStyle w:val="Paragrafoelenco"/>
        <w:numPr>
          <w:ilvl w:val="1"/>
          <w:numId w:val="44"/>
        </w:numPr>
      </w:pPr>
      <w:r>
        <w:t>Qual ora</w:t>
      </w:r>
      <w:r w:rsidR="00BB5FD5">
        <w:t xml:space="preserve"> la relazione sia </w:t>
      </w:r>
      <w:r w:rsidR="00BB5FD5" w:rsidRPr="00B8518B">
        <w:rPr>
          <w:b/>
          <w:bCs/>
        </w:rPr>
        <w:t>presente</w:t>
      </w:r>
      <w:r w:rsidR="00BB5FD5">
        <w:t xml:space="preserve"> all’interno del framework, viene </w:t>
      </w:r>
      <w:r w:rsidR="00BB4FAA">
        <w:t xml:space="preserve">salvata nel file </w:t>
      </w:r>
      <w:proofErr w:type="spellStart"/>
      <w:r w:rsidR="00BB4FAA">
        <w:rPr>
          <w:i/>
          <w:iCs/>
        </w:rPr>
        <w:t>mapped-cve.json</w:t>
      </w:r>
      <w:proofErr w:type="spellEnd"/>
      <w:r w:rsidR="00BB4FAA">
        <w:rPr>
          <w:i/>
          <w:iCs/>
        </w:rPr>
        <w:t xml:space="preserve"> </w:t>
      </w:r>
      <w:r w:rsidR="00BB4FAA">
        <w:t>(figura 1</w:t>
      </w:r>
      <w:r w:rsidR="00681606">
        <w:t>3</w:t>
      </w:r>
      <w:r w:rsidR="00BB4FAA">
        <w:t>), diminuendo i tempi di risposta per la medesima ricerca e successivamente</w:t>
      </w:r>
      <w:r w:rsidR="00BB5FD5">
        <w:t xml:space="preserve"> </w:t>
      </w:r>
      <w:r w:rsidR="00BB5FD5" w:rsidRPr="00B8518B">
        <w:rPr>
          <w:b/>
          <w:bCs/>
        </w:rPr>
        <w:t>restituita</w:t>
      </w:r>
      <w:r w:rsidR="00BB5FD5">
        <w:t>,</w:t>
      </w:r>
    </w:p>
    <w:p w14:paraId="6E051551" w14:textId="002679CA" w:rsidR="00BB5FD5" w:rsidRDefault="00BB4FAA" w:rsidP="00BB5FD5">
      <w:pPr>
        <w:pStyle w:val="Paragrafoelenco"/>
        <w:numPr>
          <w:ilvl w:val="1"/>
          <w:numId w:val="44"/>
        </w:numPr>
      </w:pPr>
      <w:r>
        <w:t>a</w:t>
      </w:r>
      <w:r w:rsidR="00BB5FD5">
        <w:t xml:space="preserve">ltrimenti vengono </w:t>
      </w:r>
      <w:r w:rsidR="00BB5FD5" w:rsidRPr="00B8518B">
        <w:rPr>
          <w:b/>
          <w:bCs/>
        </w:rPr>
        <w:t>cercate</w:t>
      </w:r>
      <w:r w:rsidR="00BB5FD5">
        <w:t xml:space="preserve"> le </w:t>
      </w:r>
      <w:proofErr w:type="spellStart"/>
      <w:r w:rsidR="00BB5FD5" w:rsidRPr="00B8518B">
        <w:rPr>
          <w:b/>
          <w:bCs/>
        </w:rPr>
        <w:t>CWEs</w:t>
      </w:r>
      <w:proofErr w:type="spellEnd"/>
      <w:r w:rsidR="00BB5FD5">
        <w:t xml:space="preserve"> relative alla CVE</w:t>
      </w:r>
      <w:r>
        <w:t>.</w:t>
      </w:r>
    </w:p>
    <w:p w14:paraId="3FA9CF98" w14:textId="3E1C9EED" w:rsidR="00BB5FD5" w:rsidRDefault="00BB4FAA" w:rsidP="00BB5FD5">
      <w:pPr>
        <w:pStyle w:val="Paragrafoelenco"/>
        <w:numPr>
          <w:ilvl w:val="2"/>
          <w:numId w:val="44"/>
        </w:numPr>
      </w:pPr>
      <w:r>
        <w:t>S</w:t>
      </w:r>
      <w:r w:rsidR="00BB5FD5">
        <w:t xml:space="preserve">e quest’ultima relazione è presente viene ripreso il </w:t>
      </w:r>
      <w:r w:rsidR="00BB5FD5" w:rsidRPr="00B8518B">
        <w:rPr>
          <w:b/>
          <w:bCs/>
        </w:rPr>
        <w:t>percorso</w:t>
      </w:r>
      <w:r w:rsidR="00BB5FD5">
        <w:t xml:space="preserve"> di mapping di una CWE </w:t>
      </w:r>
      <w:r w:rsidR="00BB5FD5" w:rsidRPr="00B8518B">
        <w:rPr>
          <w:b/>
          <w:bCs/>
        </w:rPr>
        <w:t>precedentemente</w:t>
      </w:r>
      <w:r w:rsidR="00BB5FD5">
        <w:t xml:space="preserve"> descritto</w:t>
      </w:r>
      <w:r>
        <w:t xml:space="preserve">, salvando la nuova relazione in </w:t>
      </w:r>
      <w:proofErr w:type="spellStart"/>
      <w:r>
        <w:rPr>
          <w:i/>
          <w:iCs/>
        </w:rPr>
        <w:t>mapped-cve.json</w:t>
      </w:r>
      <w:proofErr w:type="spellEnd"/>
      <w:r>
        <w:t xml:space="preserve"> (figura 1</w:t>
      </w:r>
      <w:r w:rsidR="00681606">
        <w:t>3</w:t>
      </w:r>
      <w:r>
        <w:t>).</w:t>
      </w:r>
    </w:p>
    <w:p w14:paraId="1F50A642" w14:textId="33B6B41E" w:rsidR="00BB4FAA" w:rsidRDefault="00BB4FAA" w:rsidP="00BB4FAA">
      <w:pPr>
        <w:pStyle w:val="Paragrafoelenco"/>
        <w:numPr>
          <w:ilvl w:val="1"/>
          <w:numId w:val="44"/>
        </w:numPr>
        <w:jc w:val="left"/>
      </w:pPr>
      <w:r>
        <w:t xml:space="preserve">Tuttavia </w:t>
      </w:r>
      <w:r w:rsidRPr="00B8518B">
        <w:rPr>
          <w:b/>
          <w:bCs/>
        </w:rPr>
        <w:t xml:space="preserve">se non vi sono </w:t>
      </w:r>
      <w:proofErr w:type="spellStart"/>
      <w:r w:rsidRPr="00B8518B">
        <w:rPr>
          <w:b/>
          <w:bCs/>
        </w:rPr>
        <w:t>CWEs</w:t>
      </w:r>
      <w:proofErr w:type="spellEnd"/>
      <w:r>
        <w:t xml:space="preserve"> relative alla CVE, viene effettuata una </w:t>
      </w:r>
      <w:r w:rsidRPr="00B8518B">
        <w:rPr>
          <w:b/>
          <w:bCs/>
        </w:rPr>
        <w:t>richiesta</w:t>
      </w:r>
      <w:r w:rsidR="00B8518B" w:rsidRPr="00B8518B">
        <w:t xml:space="preserve"> </w:t>
      </w:r>
      <w:r w:rsidR="00B8518B" w:rsidRPr="00B8518B">
        <w:rPr>
          <w:b/>
          <w:bCs/>
        </w:rPr>
        <w:t>ad</w:t>
      </w:r>
      <w:r w:rsidR="00B8518B">
        <w:t xml:space="preserve"> </w:t>
      </w:r>
      <w:r w:rsidR="00B8518B" w:rsidRPr="00B8518B">
        <w:rPr>
          <w:b/>
          <w:bCs/>
        </w:rPr>
        <w:t>un</w:t>
      </w:r>
      <w:r w:rsidR="00B8518B">
        <w:t xml:space="preserve"> </w:t>
      </w:r>
      <w:r w:rsidR="00B8518B" w:rsidRPr="00B8518B">
        <w:rPr>
          <w:b/>
          <w:bCs/>
        </w:rPr>
        <w:t>LLM</w:t>
      </w:r>
      <w:r>
        <w:t xml:space="preserve">, </w:t>
      </w:r>
      <w:r w:rsidR="00774E0E">
        <w:t>ottenendo</w:t>
      </w:r>
      <w:r>
        <w:t xml:space="preserve"> gli </w:t>
      </w:r>
      <w:proofErr w:type="spellStart"/>
      <w:r>
        <w:t>attack</w:t>
      </w:r>
      <w:proofErr w:type="spellEnd"/>
      <w:r>
        <w:t xml:space="preserve"> patterns MITRE relativi alla vulnerabilità in questione, salvando il mapping in </w:t>
      </w:r>
      <w:proofErr w:type="spellStart"/>
      <w:r>
        <w:rPr>
          <w:i/>
          <w:iCs/>
        </w:rPr>
        <w:t>mapped-cve.json</w:t>
      </w:r>
      <w:proofErr w:type="spellEnd"/>
      <w:r>
        <w:rPr>
          <w:i/>
          <w:iCs/>
        </w:rPr>
        <w:t xml:space="preserve"> </w:t>
      </w:r>
      <w:r>
        <w:t>(figura 1</w:t>
      </w:r>
      <w:r w:rsidR="00681606">
        <w:t>3</w:t>
      </w:r>
      <w:r>
        <w:t xml:space="preserve">) </w:t>
      </w:r>
      <w:r w:rsidR="00774E0E">
        <w:t xml:space="preserve">e </w:t>
      </w:r>
      <w:r w:rsidR="00F663FE">
        <w:t>successivamente</w:t>
      </w:r>
      <w:r>
        <w:t xml:space="preserve"> restituito.</w:t>
      </w:r>
    </w:p>
    <w:p w14:paraId="3EE03777" w14:textId="357173FB" w:rsidR="00BB5FD5" w:rsidRDefault="00BB4FAA" w:rsidP="00BB5FD5">
      <w:r>
        <w:t>Riassumendo, viene effettuata prima la ricerca negli appositi file di history</w:t>
      </w:r>
      <w:r w:rsidR="00774E0E">
        <w:t xml:space="preserve"> (figura 13)</w:t>
      </w:r>
      <w:r>
        <w:t xml:space="preserve">, </w:t>
      </w:r>
      <w:r w:rsidR="007F4FDC">
        <w:t>qual ora</w:t>
      </w:r>
      <w:r>
        <w:t xml:space="preserve"> la relazione non fosse presente </w:t>
      </w:r>
      <w:r>
        <w:lastRenderedPageBreak/>
        <w:t xml:space="preserve">vengono verificate le relazioni tra le vulnerabilità e </w:t>
      </w:r>
      <w:proofErr w:type="spellStart"/>
      <w:r>
        <w:t>TTPs</w:t>
      </w:r>
      <w:proofErr w:type="spellEnd"/>
      <w:r>
        <w:t xml:space="preserve"> precedentemente mappate dalla CTI, salvate e restituite. Inoltre ad</w:t>
      </w:r>
      <w:r w:rsidR="00BB5FD5">
        <w:t xml:space="preserve"> ogni nuovo mapping riscontrato il </w:t>
      </w:r>
      <w:r w:rsidR="007F4FDC">
        <w:t>sistema</w:t>
      </w:r>
      <w:r w:rsidR="00BB5FD5">
        <w:t xml:space="preserve"> memorizza negli appositi file JSON sia le singole relazioni, che servono ad ottenere la relazione finale con la vulnerabilità, come nel caso dei </w:t>
      </w:r>
      <w:proofErr w:type="spellStart"/>
      <w:r w:rsidR="00BB5FD5">
        <w:t>CAPECs</w:t>
      </w:r>
      <w:proofErr w:type="spellEnd"/>
      <w:r w:rsidR="00BB5FD5">
        <w:t xml:space="preserve">, sia la </w:t>
      </w:r>
      <w:r>
        <w:t xml:space="preserve">stessa </w:t>
      </w:r>
      <w:r w:rsidR="00BB5FD5">
        <w:t xml:space="preserve">relazione </w:t>
      </w:r>
      <w:r w:rsidR="00774E0E">
        <w:t>iniziale</w:t>
      </w:r>
      <w:r w:rsidR="00BB5FD5">
        <w:t xml:space="preserve"> cercata.</w:t>
      </w:r>
      <w:r>
        <w:t xml:space="preserve"> </w:t>
      </w:r>
    </w:p>
    <w:p w14:paraId="7D989F82" w14:textId="00A55507" w:rsidR="000001EB" w:rsidRDefault="00BB4FAA" w:rsidP="00BB5FD5">
      <w:r>
        <w:t>Le relazioni tra CVE/CWE</w:t>
      </w:r>
      <w:r w:rsidR="005B5186">
        <w:t>/CAPEC</w:t>
      </w:r>
      <w:r>
        <w:t xml:space="preserve"> con le </w:t>
      </w:r>
      <w:proofErr w:type="spellStart"/>
      <w:r>
        <w:t>TTPs</w:t>
      </w:r>
      <w:proofErr w:type="spellEnd"/>
      <w:r>
        <w:t xml:space="preserve"> di ATT&amp;CK e ATLAS</w:t>
      </w:r>
      <w:r w:rsidR="000001EB">
        <w:t xml:space="preserve"> vengono salvate seguendo lo stesso approccio del framework MAPPING EXPLORER ma inserendo le tecniche</w:t>
      </w:r>
      <w:r w:rsidR="00426FFD">
        <w:t xml:space="preserve"> sempre</w:t>
      </w:r>
      <w:r w:rsidR="000001EB">
        <w:t xml:space="preserve"> nella classe “</w:t>
      </w:r>
      <w:proofErr w:type="spellStart"/>
      <w:r w:rsidR="000001EB">
        <w:rPr>
          <w:i/>
          <w:iCs/>
        </w:rPr>
        <w:t>uncategorized</w:t>
      </w:r>
      <w:proofErr w:type="spellEnd"/>
      <w:r w:rsidR="000001EB">
        <w:rPr>
          <w:i/>
          <w:iCs/>
        </w:rPr>
        <w:t>”</w:t>
      </w:r>
      <w:r w:rsidR="005B5186">
        <w:t xml:space="preserve"> (nel caso di CVE o CWE)</w:t>
      </w:r>
      <w:r w:rsidR="000001EB">
        <w:rPr>
          <w:i/>
          <w:iCs/>
        </w:rPr>
        <w:t xml:space="preserve"> </w:t>
      </w:r>
      <w:r w:rsidR="000001EB">
        <w:t xml:space="preserve">e salvando la fonte da cui proviene la relazione ottenuta (figura </w:t>
      </w:r>
      <w:r w:rsidR="00075848">
        <w:t>2</w:t>
      </w:r>
      <w:r w:rsidR="00FD64A4">
        <w:t>2</w:t>
      </w:r>
      <w:r w:rsidR="000001EB">
        <w:t>).</w:t>
      </w:r>
    </w:p>
    <w:p w14:paraId="616018EF" w14:textId="05232F82" w:rsidR="000001EB" w:rsidRDefault="000001EB" w:rsidP="00BB5FD5">
      <w:r>
        <w:t>Le possibili fonti dipendono da come viene ottenuta la relazione e sono:</w:t>
      </w:r>
    </w:p>
    <w:p w14:paraId="31E24CF1" w14:textId="548BFA06" w:rsidR="000001EB" w:rsidRDefault="000001EB" w:rsidP="000001EB">
      <w:pPr>
        <w:pStyle w:val="Paragrafoelenco"/>
        <w:numPr>
          <w:ilvl w:val="0"/>
          <w:numId w:val="45"/>
        </w:numPr>
      </w:pPr>
      <w:r w:rsidRPr="000001EB">
        <w:rPr>
          <w:b/>
          <w:bCs/>
        </w:rPr>
        <w:t>MAPPING_EXPLORER</w:t>
      </w:r>
      <w:r>
        <w:t>, se provengono dal medesimo framework;</w:t>
      </w:r>
    </w:p>
    <w:p w14:paraId="190389EE" w14:textId="4342275D" w:rsidR="000001EB" w:rsidRDefault="000001EB" w:rsidP="000001EB">
      <w:pPr>
        <w:pStyle w:val="Paragrafoelenco"/>
        <w:numPr>
          <w:ilvl w:val="0"/>
          <w:numId w:val="45"/>
        </w:numPr>
      </w:pPr>
      <w:r w:rsidRPr="000001EB">
        <w:rPr>
          <w:b/>
          <w:bCs/>
        </w:rPr>
        <w:t>CAPEC</w:t>
      </w:r>
      <w:r>
        <w:t>, se sono ottenute tramite la relazione tra CWE e CAPEC id;</w:t>
      </w:r>
    </w:p>
    <w:p w14:paraId="69C9420E" w14:textId="17A5BFFB" w:rsidR="000001EB" w:rsidRDefault="000001EB" w:rsidP="000001EB">
      <w:pPr>
        <w:pStyle w:val="Paragrafoelenco"/>
        <w:numPr>
          <w:ilvl w:val="0"/>
          <w:numId w:val="45"/>
        </w:numPr>
      </w:pPr>
      <w:r w:rsidRPr="000001EB">
        <w:rPr>
          <w:b/>
          <w:bCs/>
        </w:rPr>
        <w:t>REQUEST_CAPEC</w:t>
      </w:r>
      <w:r>
        <w:t xml:space="preserve">, </w:t>
      </w:r>
      <w:r w:rsidR="007F4FDC">
        <w:t>qual ora</w:t>
      </w:r>
      <w:r>
        <w:t xml:space="preserve"> la relazione sia ottenuta tramite la richiesta </w:t>
      </w:r>
      <w:r w:rsidR="00B8518B">
        <w:t>ad un LLM</w:t>
      </w:r>
      <w:r>
        <w:t xml:space="preserve"> delle </w:t>
      </w:r>
      <w:proofErr w:type="spellStart"/>
      <w:r>
        <w:t>TTPs</w:t>
      </w:r>
      <w:proofErr w:type="spellEnd"/>
      <w:r>
        <w:t xml:space="preserve"> relative ad un CAPEC;</w:t>
      </w:r>
    </w:p>
    <w:p w14:paraId="39009CDD" w14:textId="5C3E9BD5" w:rsidR="000001EB" w:rsidRDefault="000001EB" w:rsidP="000001EB">
      <w:pPr>
        <w:pStyle w:val="Paragrafoelenco"/>
        <w:numPr>
          <w:ilvl w:val="0"/>
          <w:numId w:val="45"/>
        </w:numPr>
      </w:pPr>
      <w:r w:rsidRPr="000001EB">
        <w:rPr>
          <w:b/>
          <w:bCs/>
        </w:rPr>
        <w:t>REQUEST_CWE</w:t>
      </w:r>
      <w:r>
        <w:t xml:space="preserve">, </w:t>
      </w:r>
      <w:r w:rsidR="007F4FDC">
        <w:t>qual ora</w:t>
      </w:r>
      <w:r>
        <w:t xml:space="preserve"> la relazione sia ottenuta tramite la richiesta </w:t>
      </w:r>
      <w:r w:rsidR="00B8518B">
        <w:t>ad un LLM</w:t>
      </w:r>
      <w:r>
        <w:t xml:space="preserve"> delle </w:t>
      </w:r>
      <w:proofErr w:type="spellStart"/>
      <w:r>
        <w:t>TTPs</w:t>
      </w:r>
      <w:proofErr w:type="spellEnd"/>
      <w:r>
        <w:t xml:space="preserve"> relative ad una CWE;</w:t>
      </w:r>
    </w:p>
    <w:p w14:paraId="1D7309DC" w14:textId="557EFD62" w:rsidR="000001EB" w:rsidRDefault="000001EB" w:rsidP="000001EB">
      <w:pPr>
        <w:pStyle w:val="Paragrafoelenco"/>
        <w:numPr>
          <w:ilvl w:val="0"/>
          <w:numId w:val="45"/>
        </w:numPr>
      </w:pPr>
      <w:r w:rsidRPr="000001EB">
        <w:rPr>
          <w:b/>
          <w:bCs/>
        </w:rPr>
        <w:t>REQUEST_CVE</w:t>
      </w:r>
      <w:r>
        <w:t xml:space="preserve">, </w:t>
      </w:r>
      <w:r w:rsidR="007F4FDC">
        <w:t>qual ora</w:t>
      </w:r>
      <w:r>
        <w:t xml:space="preserve"> la relazione sia ottenuta tramite la richiesta </w:t>
      </w:r>
      <w:r w:rsidR="00B8518B">
        <w:t xml:space="preserve">ad un LLM </w:t>
      </w:r>
      <w:r>
        <w:t xml:space="preserve">delle </w:t>
      </w:r>
      <w:proofErr w:type="spellStart"/>
      <w:r>
        <w:t>TTPs</w:t>
      </w:r>
      <w:proofErr w:type="spellEnd"/>
      <w:r>
        <w:t xml:space="preserve"> relative ad una CVE.</w:t>
      </w:r>
    </w:p>
    <w:p w14:paraId="03CB712C" w14:textId="77777777" w:rsidR="00774E0E" w:rsidRDefault="00774E0E" w:rsidP="00774E0E"/>
    <w:p w14:paraId="0A28FB37" w14:textId="7F286EF0" w:rsidR="00FD64A4" w:rsidRDefault="00FD64A4" w:rsidP="00FD64A4">
      <w:pPr>
        <w:pStyle w:val="Paragrafoelenco"/>
        <w:jc w:val="center"/>
      </w:pPr>
      <w:r w:rsidRPr="0062770A">
        <w:rPr>
          <w:noProof/>
        </w:rPr>
        <w:lastRenderedPageBreak/>
        <w:drawing>
          <wp:inline distT="0" distB="0" distL="0" distR="0" wp14:anchorId="67683D06" wp14:editId="66CE2DA0">
            <wp:extent cx="2480807" cy="35440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Lst>
                    </a:blip>
                    <a:stretch>
                      <a:fillRect/>
                    </a:stretch>
                  </pic:blipFill>
                  <pic:spPr>
                    <a:xfrm>
                      <a:off x="0" y="0"/>
                      <a:ext cx="2579814" cy="368545"/>
                    </a:xfrm>
                    <a:prstGeom prst="rect">
                      <a:avLst/>
                    </a:prstGeom>
                  </pic:spPr>
                </pic:pic>
              </a:graphicData>
            </a:graphic>
          </wp:inline>
        </w:drawing>
      </w:r>
      <w:r>
        <w:br/>
        <w:t xml:space="preserve">Figura 20: </w:t>
      </w:r>
      <w:r w:rsidRPr="0048782A">
        <w:t>Struttura del package</w:t>
      </w:r>
      <w:r w:rsidRPr="0048782A">
        <w:br/>
      </w:r>
      <w:r w:rsidRPr="00FD64A4">
        <w:rPr>
          <w:i/>
          <w:iCs/>
        </w:rPr>
        <w:t>/stix&amp;vulnerability/src/dataProvider/container/</w:t>
      </w:r>
      <w:r>
        <w:rPr>
          <w:i/>
          <w:iCs/>
        </w:rPr>
        <w:t>mitreToV</w:t>
      </w:r>
      <w:r w:rsidRPr="00FD64A4">
        <w:rPr>
          <w:i/>
          <w:iCs/>
        </w:rPr>
        <w:t>ulnerabilityContainer</w:t>
      </w:r>
    </w:p>
    <w:p w14:paraId="69EFE055" w14:textId="77777777" w:rsidR="00E73A85" w:rsidRDefault="00E73A85" w:rsidP="00531F81">
      <w:pPr>
        <w:jc w:val="center"/>
      </w:pPr>
      <w:r>
        <w:rPr>
          <w:noProof/>
        </w:rPr>
        <w:drawing>
          <wp:inline distT="0" distB="0" distL="0" distR="0" wp14:anchorId="26C8A9B9" wp14:editId="39BC6D5C">
            <wp:extent cx="4912988" cy="32607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360" r="7928"/>
                    <a:stretch/>
                  </pic:blipFill>
                  <pic:spPr bwMode="auto">
                    <a:xfrm>
                      <a:off x="0" y="0"/>
                      <a:ext cx="4944932" cy="3281926"/>
                    </a:xfrm>
                    <a:prstGeom prst="rect">
                      <a:avLst/>
                    </a:prstGeom>
                    <a:noFill/>
                    <a:ln>
                      <a:noFill/>
                    </a:ln>
                    <a:extLst>
                      <a:ext uri="{53640926-AAD7-44D8-BBD7-CCE9431645EC}">
                        <a14:shadowObscured xmlns:a14="http://schemas.microsoft.com/office/drawing/2010/main"/>
                      </a:ext>
                    </a:extLst>
                  </pic:spPr>
                </pic:pic>
              </a:graphicData>
            </a:graphic>
          </wp:inline>
        </w:drawing>
      </w:r>
    </w:p>
    <w:p w14:paraId="075C6E63" w14:textId="73630A67" w:rsidR="00E73A85" w:rsidRDefault="00E73A85" w:rsidP="00531F81">
      <w:pPr>
        <w:jc w:val="center"/>
      </w:pPr>
      <w:r>
        <w:t>Figura 2</w:t>
      </w:r>
      <w:r w:rsidR="00FD64A4">
        <w:t>1</w:t>
      </w:r>
      <w:r>
        <w:t xml:space="preserve">: </w:t>
      </w:r>
      <w:r w:rsidR="00075848">
        <w:t xml:space="preserve">Approccio condizionale per il recupero della relazione tra vulnerabilità e MITRE </w:t>
      </w:r>
      <w:proofErr w:type="spellStart"/>
      <w:r w:rsidR="00075848">
        <w:t>TTPs</w:t>
      </w:r>
      <w:proofErr w:type="spellEnd"/>
    </w:p>
    <w:p w14:paraId="19B10B68" w14:textId="77777777" w:rsidR="00075848" w:rsidRDefault="00075848" w:rsidP="00531F81">
      <w:pPr>
        <w:jc w:val="center"/>
      </w:pPr>
    </w:p>
    <w:p w14:paraId="669FD391" w14:textId="1C22E843" w:rsidR="005B4546" w:rsidRDefault="005B4546" w:rsidP="00531F81">
      <w:pPr>
        <w:jc w:val="center"/>
      </w:pPr>
      <w:r w:rsidRPr="005B4546">
        <w:rPr>
          <w:noProof/>
        </w:rPr>
        <w:drawing>
          <wp:inline distT="0" distB="0" distL="0" distR="0" wp14:anchorId="4FE5C8A6" wp14:editId="0F4D50C8">
            <wp:extent cx="2721998" cy="15505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3364" cy="1562676"/>
                    </a:xfrm>
                    <a:prstGeom prst="rect">
                      <a:avLst/>
                    </a:prstGeom>
                  </pic:spPr>
                </pic:pic>
              </a:graphicData>
            </a:graphic>
          </wp:inline>
        </w:drawing>
      </w:r>
      <w:r w:rsidR="00531F81">
        <w:br/>
        <w:t>Figura 2</w:t>
      </w:r>
      <w:r w:rsidR="00FD64A4">
        <w:t>2</w:t>
      </w:r>
      <w:r w:rsidR="00531F81">
        <w:t xml:space="preserve">: Esempio di salvataggio del mapping </w:t>
      </w:r>
      <w:r w:rsidR="00534B3A">
        <w:t>ottenuto tramite una richiesta al modello scelto</w:t>
      </w:r>
    </w:p>
    <w:p w14:paraId="58711498" w14:textId="0E7ED0B3" w:rsidR="00130BC0" w:rsidRDefault="00130BC0" w:rsidP="00876EDC">
      <w:pPr>
        <w:pStyle w:val="Titolo6"/>
      </w:pPr>
      <w:r>
        <w:lastRenderedPageBreak/>
        <w:t>Prima strada intrapresa –</w:t>
      </w:r>
      <w:r w:rsidR="002D32C5">
        <w:t xml:space="preserve"> Modelli </w:t>
      </w:r>
      <w:proofErr w:type="spellStart"/>
      <w:r w:rsidR="002D32C5">
        <w:t>preaddestrati</w:t>
      </w:r>
      <w:proofErr w:type="spellEnd"/>
    </w:p>
    <w:p w14:paraId="4A548ADF" w14:textId="5444E2AB" w:rsidR="008D1ED7" w:rsidRDefault="00130BC0" w:rsidP="00CB2598">
      <w:r>
        <w:t xml:space="preserve">La prima strada intrapresa è stata quella di </w:t>
      </w:r>
      <w:r w:rsidR="0048380B">
        <w:t>testare</w:t>
      </w:r>
      <w:r>
        <w:t xml:space="preserve"> </w:t>
      </w:r>
      <w:r w:rsidR="00B8518B">
        <w:t xml:space="preserve">come LLM </w:t>
      </w:r>
      <w:r>
        <w:t>i modelli di machine learning descritti a stato dell’arte.</w:t>
      </w:r>
      <w:r w:rsidR="00CB2598" w:rsidRPr="006E13B2">
        <w:t xml:space="preserve"> </w:t>
      </w:r>
    </w:p>
    <w:p w14:paraId="0F46216A" w14:textId="5725244A" w:rsidR="00CB2598" w:rsidRDefault="00130BC0" w:rsidP="00CB2598">
      <w:r>
        <w:t>Tuttavia,</w:t>
      </w:r>
      <w:r w:rsidR="00CB2598">
        <w:t xml:space="preserve"> come precedentemente spiegato le loro limitazioni non permettono il </w:t>
      </w:r>
      <w:r w:rsidR="00F163A0">
        <w:t>medesimo</w:t>
      </w:r>
      <w:r w:rsidR="00CB2598">
        <w:t xml:space="preserve"> utilizzo nello sviluppo di questo applicativo. Infatti </w:t>
      </w:r>
      <w:r w:rsidR="001C3AB2">
        <w:t>in fase di testing,</w:t>
      </w:r>
      <w:r w:rsidR="00055890">
        <w:t xml:space="preserve"> ad una singola </w:t>
      </w:r>
      <w:proofErr w:type="spellStart"/>
      <w:r w:rsidR="00055890">
        <w:t>vulnerabiltà</w:t>
      </w:r>
      <w:proofErr w:type="spellEnd"/>
      <w:r w:rsidR="00055890">
        <w:t xml:space="preserve"> veniva</w:t>
      </w:r>
      <w:r w:rsidR="00F163A0">
        <w:t>no</w:t>
      </w:r>
      <w:r w:rsidR="00055890">
        <w:t xml:space="preserve"> correlat</w:t>
      </w:r>
      <w:r w:rsidR="00F163A0">
        <w:t>e</w:t>
      </w:r>
      <w:r w:rsidR="00055890">
        <w:t xml:space="preserve"> un numero troppo elevato di tecniche MITRE</w:t>
      </w:r>
      <w:r w:rsidR="00D44EC2">
        <w:t>, confermando gli svantaggi presentati</w:t>
      </w:r>
      <w:r w:rsidR="00CB2598">
        <w:t>.</w:t>
      </w:r>
    </w:p>
    <w:p w14:paraId="68D669E7" w14:textId="4242EE98" w:rsidR="001C3AB2" w:rsidRDefault="001C3AB2" w:rsidP="00CB2598">
      <w:r>
        <w:t>Il problema principale nell’utilizzo di questi LLM è che sono addestrati su dataset ridott</w:t>
      </w:r>
      <w:r w:rsidR="0048380B">
        <w:t>i</w:t>
      </w:r>
      <w:r>
        <w:t xml:space="preserve">, vista la grande </w:t>
      </w:r>
      <w:r w:rsidR="00D44EC2">
        <w:t>vastità</w:t>
      </w:r>
      <w:r>
        <w:t xml:space="preserve"> di dati dell</w:t>
      </w:r>
      <w:r w:rsidR="00F163A0">
        <w:t>e informazioni riguardanti la</w:t>
      </w:r>
      <w:r>
        <w:t xml:space="preserve"> CTI</w:t>
      </w:r>
      <w:r w:rsidR="00F163A0">
        <w:t xml:space="preserve"> e i termini specifici</w:t>
      </w:r>
      <w:r>
        <w:t>, il che li rende inutilizzabili poiché incapaci di generalizzare correttamente sui dati di apprendimento. Inoltre il framework ATT&amp;CK come ATLAS sono in continua evoluzione e questo rende i modelli in quesitone obsoleti già in poco tempo, senza un corretto e continuo aggiornamento.</w:t>
      </w:r>
    </w:p>
    <w:p w14:paraId="05A9F74A" w14:textId="2C30B43F" w:rsidR="001C3AB2" w:rsidRDefault="000A68DF" w:rsidP="00CB2598">
      <w:r>
        <w:t xml:space="preserve">Per ovviare a queste problematiche, </w:t>
      </w:r>
      <w:r w:rsidR="0048380B">
        <w:t>si è pensato di utilizzare un</w:t>
      </w:r>
      <w:r w:rsidR="00050CB1">
        <w:t xml:space="preserve">a </w:t>
      </w:r>
      <w:r>
        <w:t>IA generativa</w:t>
      </w:r>
      <w:r w:rsidR="00F163A0">
        <w:t xml:space="preserve"> </w:t>
      </w:r>
      <w:r>
        <w:t>in grado di elaborare e apprendere perfettamente qualsiasi tipo di testo. Questa funzionalità è cruciale, in quanto</w:t>
      </w:r>
      <w:r w:rsidR="00F163A0">
        <w:t xml:space="preserve">, </w:t>
      </w:r>
      <w:r w:rsidR="00F163A0">
        <w:t xml:space="preserve">ricevendo tramite prompt le </w:t>
      </w:r>
      <w:proofErr w:type="spellStart"/>
      <w:r w:rsidR="00F163A0">
        <w:t>TT</w:t>
      </w:r>
      <w:r w:rsidR="0048380B">
        <w:t>P</w:t>
      </w:r>
      <w:r w:rsidR="00F163A0">
        <w:t>s</w:t>
      </w:r>
      <w:proofErr w:type="spellEnd"/>
      <w:r w:rsidR="00F163A0">
        <w:t xml:space="preserve"> più recenti dei framework ATT&amp;CK e ATLAS</w:t>
      </w:r>
      <w:r w:rsidR="00F163A0">
        <w:t>,</w:t>
      </w:r>
      <w:r>
        <w:t xml:space="preserve"> permette al modello di rimanere aggiornato</w:t>
      </w:r>
      <w:r w:rsidR="00D44EC2">
        <w:t>. In questo modo</w:t>
      </w:r>
      <w:r>
        <w:t xml:space="preserve"> </w:t>
      </w:r>
      <w:r w:rsidR="00050CB1">
        <w:t>si possono ottenere</w:t>
      </w:r>
      <w:r>
        <w:t xml:space="preserve"> risposte attuali e precise</w:t>
      </w:r>
      <w:r w:rsidR="00D44EC2">
        <w:t xml:space="preserve"> e</w:t>
      </w:r>
      <w:r w:rsidR="00F163A0">
        <w:t xml:space="preserve"> si </w:t>
      </w:r>
      <w:r>
        <w:t xml:space="preserve">riesce a gestire efficacemente le informazioni del dominio della </w:t>
      </w:r>
      <w:r>
        <w:lastRenderedPageBreak/>
        <w:t>CTI, superando il problema dei dati obsoleti e garantendo un'accurata interpretazione e correlazione dei dati.</w:t>
      </w:r>
    </w:p>
    <w:p w14:paraId="29B5EACF" w14:textId="023E38B4" w:rsidR="00130BC0" w:rsidRDefault="00130BC0" w:rsidP="00876EDC">
      <w:pPr>
        <w:pStyle w:val="Titolo6"/>
      </w:pPr>
      <w:r>
        <w:t>Seconda strada intrapresa – Utilizzo di generative AI</w:t>
      </w:r>
    </w:p>
    <w:p w14:paraId="42FF2A44" w14:textId="4B0AFC98" w:rsidR="00182917" w:rsidRDefault="00182917" w:rsidP="00CB2598">
      <w:r>
        <w:t>La seconda soluzione</w:t>
      </w:r>
      <w:r w:rsidR="000A68DF">
        <w:t>, come preannunciato,</w:t>
      </w:r>
      <w:r>
        <w:t xml:space="preserve"> prevede l’utilizzo di una IA</w:t>
      </w:r>
      <w:r>
        <w:rPr>
          <w:rStyle w:val="Rimandonotaapidipagina"/>
        </w:rPr>
        <w:footnoteReference w:id="32"/>
      </w:r>
      <w:r>
        <w:t xml:space="preserve"> generativa, tra quelle esistenti è stata scelta </w:t>
      </w:r>
      <w:r w:rsidRPr="00B8518B">
        <w:rPr>
          <w:b/>
          <w:bCs/>
        </w:rPr>
        <w:t>GPT</w:t>
      </w:r>
      <w:r w:rsidR="00B8518B" w:rsidRPr="00B8518B">
        <w:rPr>
          <w:b/>
          <w:bCs/>
        </w:rPr>
        <w:t>4o</w:t>
      </w:r>
      <w:r>
        <w:t xml:space="preserve"> di OPENAI, ottenuta</w:t>
      </w:r>
      <w:r w:rsidR="00B8518B">
        <w:t xml:space="preserve"> e distribuita</w:t>
      </w:r>
      <w:r>
        <w:t xml:space="preserve"> tramite Microsoft Azure.</w:t>
      </w:r>
    </w:p>
    <w:p w14:paraId="6A39DEFA" w14:textId="2DFDBAE1" w:rsidR="00182917" w:rsidRDefault="00182917" w:rsidP="00CB2598">
      <w:r>
        <w:t xml:space="preserve">Per ottenere le relazioni tra </w:t>
      </w:r>
      <w:proofErr w:type="spellStart"/>
      <w:r>
        <w:t>TTPs</w:t>
      </w:r>
      <w:proofErr w:type="spellEnd"/>
      <w:r>
        <w:t xml:space="preserve"> e CVE/CWE per ogni </w:t>
      </w:r>
      <w:r w:rsidR="00AA1837">
        <w:t>mappatura</w:t>
      </w:r>
      <w:r>
        <w:t xml:space="preserve"> vengono effettuate 2 richieste a</w:t>
      </w:r>
      <w:r w:rsidR="00B8518B">
        <w:t>ll’IA generativa</w:t>
      </w:r>
      <w:r>
        <w:t>:</w:t>
      </w:r>
    </w:p>
    <w:p w14:paraId="69120BF0" w14:textId="797D879E" w:rsidR="00182917" w:rsidRDefault="00182917" w:rsidP="00182917">
      <w:pPr>
        <w:pStyle w:val="Paragrafoelenco"/>
        <w:numPr>
          <w:ilvl w:val="0"/>
          <w:numId w:val="39"/>
        </w:numPr>
      </w:pPr>
      <w:r>
        <w:t xml:space="preserve">La </w:t>
      </w:r>
      <w:r w:rsidRPr="00854E32">
        <w:rPr>
          <w:b/>
          <w:bCs/>
        </w:rPr>
        <w:t>prima</w:t>
      </w:r>
      <w:r w:rsidR="002A1A7B">
        <w:rPr>
          <w:b/>
          <w:bCs/>
        </w:rPr>
        <w:t xml:space="preserve"> richiesta</w:t>
      </w:r>
      <w:r>
        <w:t xml:space="preserve"> permette di determinare il dominio a cui la </w:t>
      </w:r>
      <w:r w:rsidR="00AA1837">
        <w:t>vulnerabilità</w:t>
      </w:r>
      <w:r>
        <w:t xml:space="preserve"> si riferisce tra i seguenti: </w:t>
      </w:r>
      <w:r w:rsidRPr="00D44EC2">
        <w:rPr>
          <w:b/>
          <w:bCs/>
        </w:rPr>
        <w:t>Enterprise</w:t>
      </w:r>
      <w:r>
        <w:t xml:space="preserve">, </w:t>
      </w:r>
      <w:r w:rsidRPr="00D44EC2">
        <w:rPr>
          <w:b/>
          <w:bCs/>
        </w:rPr>
        <w:t>ICS</w:t>
      </w:r>
      <w:r>
        <w:t xml:space="preserve">, </w:t>
      </w:r>
      <w:r w:rsidRPr="00D44EC2">
        <w:rPr>
          <w:b/>
          <w:bCs/>
        </w:rPr>
        <w:t>Mobile</w:t>
      </w:r>
      <w:r>
        <w:t xml:space="preserve"> e </w:t>
      </w:r>
      <w:proofErr w:type="spellStart"/>
      <w:r w:rsidR="00F163A0" w:rsidRPr="00D44EC2">
        <w:rPr>
          <w:b/>
          <w:bCs/>
        </w:rPr>
        <w:t>Artifical</w:t>
      </w:r>
      <w:proofErr w:type="spellEnd"/>
      <w:r w:rsidR="00F163A0">
        <w:t xml:space="preserve"> </w:t>
      </w:r>
      <w:r w:rsidR="00F163A0" w:rsidRPr="00D44EC2">
        <w:rPr>
          <w:b/>
          <w:bCs/>
        </w:rPr>
        <w:t>Intelligence</w:t>
      </w:r>
      <w:r w:rsidR="000A68DF">
        <w:t xml:space="preserve">, in modo da definire quali sono le </w:t>
      </w:r>
      <w:proofErr w:type="spellStart"/>
      <w:r w:rsidR="000A68DF">
        <w:t>TTPs</w:t>
      </w:r>
      <w:proofErr w:type="spellEnd"/>
      <w:r w:rsidR="000A68DF">
        <w:t xml:space="preserve"> su cui il modello dovrà ragionare per prendere la decisione </w:t>
      </w:r>
      <w:r w:rsidR="00D44EC2">
        <w:t>successivamente</w:t>
      </w:r>
      <w:r w:rsidR="000A68DF">
        <w:t xml:space="preserve"> richiesta</w:t>
      </w:r>
      <w:r w:rsidR="00EA090F">
        <w:t>.</w:t>
      </w:r>
    </w:p>
    <w:p w14:paraId="48718CB7" w14:textId="78F0B321" w:rsidR="00066D7B" w:rsidRDefault="00066D7B" w:rsidP="00066D7B">
      <w:pPr>
        <w:pStyle w:val="Paragrafoelenco"/>
        <w:numPr>
          <w:ilvl w:val="0"/>
          <w:numId w:val="39"/>
        </w:numPr>
      </w:pPr>
      <w:r>
        <w:t xml:space="preserve">La </w:t>
      </w:r>
      <w:r w:rsidRPr="00854E32">
        <w:rPr>
          <w:b/>
          <w:bCs/>
        </w:rPr>
        <w:t>seconda</w:t>
      </w:r>
      <w:r>
        <w:t xml:space="preserve"> </w:t>
      </w:r>
      <w:r w:rsidRPr="002A1A7B">
        <w:rPr>
          <w:b/>
          <w:bCs/>
        </w:rPr>
        <w:t>richiesta</w:t>
      </w:r>
      <w:r>
        <w:t xml:space="preserve"> utilizza la risposta ottenuta dal primo prompt per definire quale query effettuare. In base al dominio ottenuto precedentemente, viene fornito al modello un prompt che, </w:t>
      </w:r>
      <w:r w:rsidR="00B8518B">
        <w:t>tramite il ruolo di</w:t>
      </w:r>
      <w:r>
        <w:t xml:space="preserve"> "system", include tutt</w:t>
      </w:r>
      <w:r w:rsidR="00D44EC2">
        <w:t>e</w:t>
      </w:r>
      <w:r>
        <w:t xml:space="preserve"> </w:t>
      </w:r>
      <w:r w:rsidR="00E34040">
        <w:t xml:space="preserve">le tecniche </w:t>
      </w:r>
      <w:proofErr w:type="spellStart"/>
      <w:r w:rsidR="00E34040">
        <w:t>parent</w:t>
      </w:r>
      <w:proofErr w:type="spellEnd"/>
      <w:r w:rsidR="00E34040">
        <w:rPr>
          <w:rStyle w:val="Rimandonotaapidipagina"/>
        </w:rPr>
        <w:footnoteReference w:id="33"/>
      </w:r>
      <w:r>
        <w:t xml:space="preserve"> conosciut</w:t>
      </w:r>
      <w:r w:rsidR="00E34040">
        <w:t>e</w:t>
      </w:r>
      <w:r>
        <w:t xml:space="preserve"> </w:t>
      </w:r>
      <w:r>
        <w:lastRenderedPageBreak/>
        <w:t>per quel dominio</w:t>
      </w:r>
      <w:r w:rsidR="00B8518B">
        <w:t>, ognuno con il proprio ID, nome e primo paragrafo della descrizione in modo da fornire al modello le conoscenze necessarie per cercare la relazione</w:t>
      </w:r>
      <w:r>
        <w:t>. Contestualmente, come "user", viene fornita la descrizione della vulnerabilità, chiedendo al modello di restituire, in un formato JSON, la lista degli</w:t>
      </w:r>
      <w:r w:rsidR="000A68DF">
        <w:t xml:space="preserve"> id degli</w:t>
      </w:r>
      <w:r>
        <w:t xml:space="preserve"> </w:t>
      </w:r>
      <w:proofErr w:type="spellStart"/>
      <w:r>
        <w:t>attack</w:t>
      </w:r>
      <w:proofErr w:type="spellEnd"/>
      <w:r>
        <w:t>-patterns correlati.</w:t>
      </w:r>
    </w:p>
    <w:p w14:paraId="0309770A" w14:textId="03A05AAA" w:rsidR="003B5406" w:rsidRDefault="00066D7B" w:rsidP="00CB2598">
      <w:r>
        <w:t>Utilizzando quindi questi prompts</w:t>
      </w:r>
      <w:r w:rsidR="00050CB1">
        <w:t xml:space="preserve"> dalla dimensione totale di circa 18000 token</w:t>
      </w:r>
      <w:r w:rsidR="00EA090F">
        <w:t>, è possibile generare</w:t>
      </w:r>
      <w:r w:rsidR="00CB2598" w:rsidRPr="006E13B2">
        <w:t xml:space="preserve"> una nuova mappatura, la quale verrà successivamente </w:t>
      </w:r>
      <w:r w:rsidR="00CB2598" w:rsidRPr="00E0665B">
        <w:t>salvata</w:t>
      </w:r>
      <w:r w:rsidR="00CB2598" w:rsidRPr="006E13B2">
        <w:t xml:space="preserve"> nel</w:t>
      </w:r>
      <w:r w:rsidR="0065461B">
        <w:t>l’apposito file JSON in base all’approccio precedentemente descritto</w:t>
      </w:r>
      <w:r w:rsidR="00CB2598" w:rsidRPr="006E13B2">
        <w:t xml:space="preserve">. Di conseguenza, le ricerche future della stessa vulnerabilità risulteranno </w:t>
      </w:r>
      <w:r w:rsidR="0065461B">
        <w:t xml:space="preserve">meno </w:t>
      </w:r>
      <w:proofErr w:type="spellStart"/>
      <w:r w:rsidR="0065461B">
        <w:t>computazionalmente</w:t>
      </w:r>
      <w:proofErr w:type="spellEnd"/>
      <w:r w:rsidR="0065461B">
        <w:t xml:space="preserve"> </w:t>
      </w:r>
      <w:r w:rsidR="002A1A7B">
        <w:t>onerose</w:t>
      </w:r>
      <w:r w:rsidR="00CB2598" w:rsidRPr="006E13B2">
        <w:t>, grazie alla disponibilità immediata della correlazione precedentemente determinata.</w:t>
      </w:r>
    </w:p>
    <w:p w14:paraId="3510C48E" w14:textId="121DE1C1" w:rsidR="00066D7B" w:rsidRDefault="00066D7B" w:rsidP="00E9364E">
      <w:pPr>
        <w:pStyle w:val="Titolo4"/>
      </w:pPr>
      <w:bookmarkStart w:id="154" w:name="_Toc169972781"/>
      <w:proofErr w:type="spellStart"/>
      <w:r>
        <w:t>gptAPI</w:t>
      </w:r>
      <w:bookmarkEnd w:id="154"/>
      <w:proofErr w:type="spellEnd"/>
    </w:p>
    <w:p w14:paraId="6253370B" w14:textId="6522644A" w:rsidR="00ED4284" w:rsidRDefault="00ED4284" w:rsidP="00ED4284">
      <w:r>
        <w:t xml:space="preserve">Per ottenere una nuova relazione, come precedentemente descritto, viene utilizzato il modulo </w:t>
      </w:r>
      <w:proofErr w:type="spellStart"/>
      <w:r w:rsidRPr="00050CB1">
        <w:rPr>
          <w:b/>
          <w:bCs/>
        </w:rPr>
        <w:t>gptAPI</w:t>
      </w:r>
      <w:proofErr w:type="spellEnd"/>
      <w:r>
        <w:t xml:space="preserve">. </w:t>
      </w:r>
      <w:r w:rsidR="00050CB1">
        <w:t>Il presente modulo c</w:t>
      </w:r>
      <w:r>
        <w:t>onsente di comunicare con il modello distribuito tramite Microsoft Azure</w:t>
      </w:r>
      <w:r w:rsidR="00050CB1">
        <w:t xml:space="preserve">, attraverso la classe </w:t>
      </w:r>
      <w:r w:rsidRPr="00ED4284">
        <w:rPr>
          <w:b/>
          <w:bCs/>
        </w:rPr>
        <w:t>GPT_API</w:t>
      </w:r>
      <w:r w:rsidR="00050CB1">
        <w:t>, la quale</w:t>
      </w:r>
      <w:r>
        <w:t xml:space="preserve"> </w:t>
      </w:r>
      <w:r w:rsidR="00050CB1">
        <w:t>fornisce</w:t>
      </w:r>
      <w:r>
        <w:t xml:space="preserve"> le funzioni per effettuare </w:t>
      </w:r>
      <w:r w:rsidR="00050CB1">
        <w:t>richiesta</w:t>
      </w:r>
      <w:r>
        <w:t xml:space="preserve"> delle due query descritte in precedenza.</w:t>
      </w:r>
    </w:p>
    <w:p w14:paraId="4EA44E29" w14:textId="52862232" w:rsidR="00C77CF1" w:rsidRDefault="00C77CF1" w:rsidP="00E9364E">
      <w:pPr>
        <w:pStyle w:val="Titolo4"/>
      </w:pPr>
      <w:bookmarkStart w:id="155" w:name="_Toc169972782"/>
      <w:r>
        <w:lastRenderedPageBreak/>
        <w:t xml:space="preserve">PDF </w:t>
      </w:r>
      <w:r w:rsidR="00AE24D3">
        <w:t>Utility</w:t>
      </w:r>
      <w:bookmarkEnd w:id="155"/>
    </w:p>
    <w:p w14:paraId="0E81D0D0" w14:textId="1BFF1A1A" w:rsidR="00AE24D3" w:rsidRDefault="00C77CF1" w:rsidP="00C77CF1">
      <w:r>
        <w:t xml:space="preserve">Nel container </w:t>
      </w:r>
      <w:proofErr w:type="spellStart"/>
      <w:r w:rsidR="004B0234">
        <w:t>stix&amp;vulnerability</w:t>
      </w:r>
      <w:proofErr w:type="spellEnd"/>
      <w:r>
        <w:t xml:space="preserve"> vi è anche un </w:t>
      </w:r>
      <w:r w:rsidR="00C95B1D">
        <w:t xml:space="preserve">modulo </w:t>
      </w:r>
      <w:r>
        <w:t>che incapsula</w:t>
      </w:r>
      <w:r w:rsidR="00AE24D3">
        <w:t xml:space="preserve"> la manipolazione dei file in formato </w:t>
      </w:r>
      <w:r w:rsidR="009E19E8">
        <w:t>PDF</w:t>
      </w:r>
      <w:r w:rsidR="00AE24D3">
        <w:t>. In questo modulo vi sono 2 sotto moduli.</w:t>
      </w:r>
    </w:p>
    <w:p w14:paraId="6EA011FC" w14:textId="1B96EDE7" w:rsidR="00AE24D3" w:rsidRDefault="00AE24D3" w:rsidP="00AE24D3">
      <w:pPr>
        <w:pStyle w:val="Titolo5"/>
      </w:pPr>
      <w:r>
        <w:t>PDF Generation</w:t>
      </w:r>
    </w:p>
    <w:p w14:paraId="5E1B8061" w14:textId="58196F66" w:rsidR="00C77CF1" w:rsidRDefault="00062C24" w:rsidP="00C77CF1">
      <w:r w:rsidRPr="00062C24">
        <w:rPr>
          <w:b/>
          <w:bCs/>
        </w:rPr>
        <w:t xml:space="preserve">Pdf </w:t>
      </w:r>
      <w:r w:rsidR="00367BEA">
        <w:rPr>
          <w:b/>
          <w:bCs/>
        </w:rPr>
        <w:t>Ge</w:t>
      </w:r>
      <w:r w:rsidRPr="00062C24">
        <w:rPr>
          <w:b/>
          <w:bCs/>
        </w:rPr>
        <w:t>neration</w:t>
      </w:r>
      <w:r>
        <w:t xml:space="preserve"> incapsula il comportamento</w:t>
      </w:r>
      <w:r w:rsidR="00C77CF1">
        <w:t xml:space="preserve"> della libreria </w:t>
      </w:r>
      <w:proofErr w:type="spellStart"/>
      <w:r w:rsidR="00C77CF1" w:rsidRPr="00C77CF1">
        <w:rPr>
          <w:b/>
          <w:bCs/>
        </w:rPr>
        <w:t>pdfkit</w:t>
      </w:r>
      <w:proofErr w:type="spellEnd"/>
      <w:r w:rsidR="00C77CF1">
        <w:t>,</w:t>
      </w:r>
      <w:r w:rsidR="00AE24D3">
        <w:t xml:space="preserve"> </w:t>
      </w:r>
      <w:r w:rsidR="00C77CF1">
        <w:t>la quale</w:t>
      </w:r>
      <w:r>
        <w:t>,</w:t>
      </w:r>
      <w:r w:rsidR="00C77CF1">
        <w:t xml:space="preserve"> tramite l’utilizzo del package </w:t>
      </w:r>
      <w:proofErr w:type="spellStart"/>
      <w:r w:rsidR="00C77CF1" w:rsidRPr="00C77CF1">
        <w:rPr>
          <w:b/>
          <w:bCs/>
        </w:rPr>
        <w:t>wkhtmltopd</w:t>
      </w:r>
      <w:r>
        <w:rPr>
          <w:b/>
          <w:bCs/>
        </w:rPr>
        <w:t>f</w:t>
      </w:r>
      <w:proofErr w:type="spellEnd"/>
      <w:r>
        <w:t>, permette</w:t>
      </w:r>
      <w:r w:rsidRPr="00062C24">
        <w:t xml:space="preserve"> </w:t>
      </w:r>
      <w:r w:rsidR="00C77CF1">
        <w:t xml:space="preserve">di generare un file in formato .pdf partendo dal formato HTML. Questa funzionalità viene utilizzata per andare a generare un report che dato </w:t>
      </w:r>
      <w:r w:rsidR="004B0234">
        <w:t>un insieme</w:t>
      </w:r>
      <w:r w:rsidR="00C77CF1">
        <w:t xml:space="preserve"> di </w:t>
      </w:r>
      <w:proofErr w:type="spellStart"/>
      <w:r w:rsidR="00C77CF1">
        <w:t>attack</w:t>
      </w:r>
      <w:proofErr w:type="spellEnd"/>
      <w:r w:rsidR="00C77CF1">
        <w:t xml:space="preserve">-patterns riscontrati, </w:t>
      </w:r>
      <w:r w:rsidR="004B0234">
        <w:t>fornisce</w:t>
      </w:r>
      <w:r w:rsidR="00C77CF1">
        <w:t xml:space="preserve"> la probabilità con cui si sta subendo un attacco informatico da parte degli </w:t>
      </w:r>
      <w:proofErr w:type="spellStart"/>
      <w:r w:rsidR="00C77CF1">
        <w:t>Instrusion</w:t>
      </w:r>
      <w:proofErr w:type="spellEnd"/>
      <w:r w:rsidR="00C77CF1">
        <w:t xml:space="preserve"> Set conosciuti.</w:t>
      </w:r>
    </w:p>
    <w:p w14:paraId="57D61CEE" w14:textId="6BD9A237" w:rsidR="00062C24" w:rsidRDefault="00062C24" w:rsidP="00062C24">
      <w:pPr>
        <w:pStyle w:val="Titolo5"/>
      </w:pPr>
      <w:r>
        <w:t xml:space="preserve">PDF </w:t>
      </w:r>
      <w:proofErr w:type="spellStart"/>
      <w:r>
        <w:t>Extraction</w:t>
      </w:r>
      <w:proofErr w:type="spellEnd"/>
    </w:p>
    <w:p w14:paraId="1730FD83" w14:textId="388C31EA" w:rsidR="00062C24" w:rsidRPr="00367BEA" w:rsidRDefault="00367BEA" w:rsidP="00062C24">
      <w:r>
        <w:rPr>
          <w:b/>
          <w:bCs/>
        </w:rPr>
        <w:t xml:space="preserve">PDF </w:t>
      </w:r>
      <w:proofErr w:type="spellStart"/>
      <w:r>
        <w:rPr>
          <w:b/>
          <w:bCs/>
        </w:rPr>
        <w:t>Extraction</w:t>
      </w:r>
      <w:proofErr w:type="spellEnd"/>
      <w:r>
        <w:rPr>
          <w:b/>
          <w:bCs/>
        </w:rPr>
        <w:t xml:space="preserve"> </w:t>
      </w:r>
      <w:r>
        <w:t xml:space="preserve">integra il comportamento della libreria </w:t>
      </w:r>
      <w:proofErr w:type="spellStart"/>
      <w:r>
        <w:rPr>
          <w:b/>
          <w:bCs/>
        </w:rPr>
        <w:t>pypdf</w:t>
      </w:r>
      <w:proofErr w:type="spellEnd"/>
      <w:r>
        <w:t xml:space="preserve">. La libreria in </w:t>
      </w:r>
      <w:r w:rsidR="004B0234">
        <w:t>questione</w:t>
      </w:r>
      <w:r>
        <w:t xml:space="preserve"> viene utilizzata per andare a estrarre il testo da un file in formato PDF. Questa funzionalità permette di andare ad implementare la funzione</w:t>
      </w:r>
      <w:r w:rsidR="004B0234">
        <w:t xml:space="preserve"> di</w:t>
      </w:r>
      <w:r>
        <w:t xml:space="preserve"> lettura di un CTI report ed estrazione delle vulnerabilità in esso</w:t>
      </w:r>
      <w:r w:rsidR="004B0234">
        <w:t xml:space="preserve"> presenti</w:t>
      </w:r>
      <w:r>
        <w:t>.</w:t>
      </w:r>
    </w:p>
    <w:p w14:paraId="6A6F15EF" w14:textId="15945C33" w:rsidR="00876EDC" w:rsidRDefault="00876EDC" w:rsidP="00876EDC">
      <w:pPr>
        <w:pStyle w:val="Titolo4"/>
      </w:pPr>
      <w:bookmarkStart w:id="156" w:name="_Toc169972783"/>
      <w:r>
        <w:t xml:space="preserve">Interfaccia per </w:t>
      </w:r>
      <w:proofErr w:type="spellStart"/>
      <w:r>
        <w:t>cvwelib</w:t>
      </w:r>
      <w:bookmarkEnd w:id="156"/>
      <w:proofErr w:type="spellEnd"/>
    </w:p>
    <w:p w14:paraId="6D36FC8F" w14:textId="7193BB77" w:rsidR="00876EDC" w:rsidRPr="00876EDC" w:rsidRDefault="00876EDC" w:rsidP="00876EDC">
      <w:r>
        <w:t xml:space="preserve">All’interno di </w:t>
      </w:r>
      <w:proofErr w:type="spellStart"/>
      <w:r>
        <w:t>stix&amp;vulnerability</w:t>
      </w:r>
      <w:proofErr w:type="spellEnd"/>
      <w:r>
        <w:t xml:space="preserve"> è presente anche un modulo che ha il compito di fornire un’interfaccia per effettuare le query ed ottenere le vulnerabilità</w:t>
      </w:r>
      <w:r w:rsidR="004B0234">
        <w:t xml:space="preserve"> dal container che distribuisce la</w:t>
      </w:r>
      <w:r>
        <w:t xml:space="preserve"> libreria </w:t>
      </w:r>
      <w:proofErr w:type="spellStart"/>
      <w:r>
        <w:lastRenderedPageBreak/>
        <w:t>cvwelib</w:t>
      </w:r>
      <w:proofErr w:type="spellEnd"/>
      <w:r w:rsidR="006A2741">
        <w:t xml:space="preserve"> (figura 2</w:t>
      </w:r>
      <w:r w:rsidR="00FD64A4">
        <w:t>3</w:t>
      </w:r>
      <w:r w:rsidR="006A2741">
        <w:t>)</w:t>
      </w:r>
      <w:r>
        <w:t xml:space="preserve">, tramite i moduli </w:t>
      </w:r>
      <w:r w:rsidRPr="00876EDC">
        <w:rPr>
          <w:b/>
          <w:bCs/>
        </w:rPr>
        <w:t>CVE.py</w:t>
      </w:r>
      <w:r>
        <w:t xml:space="preserve"> e </w:t>
      </w:r>
      <w:r w:rsidRPr="00876EDC">
        <w:rPr>
          <w:b/>
          <w:bCs/>
        </w:rPr>
        <w:t>CWE.py</w:t>
      </w:r>
      <w:r>
        <w:t xml:space="preserve">. </w:t>
      </w:r>
      <w:r w:rsidRPr="00876EDC">
        <w:t xml:space="preserve">Questo approccio offre diversi vantaggi significativi. In primo luogo, centralizzando l'accesso alle informazioni sulle vulnerabilità, si semplifica notevolmente il processo di recupero dei dati, rendendo più efficiente l'interazione con il sistema. </w:t>
      </w:r>
      <w:r w:rsidR="00210C96">
        <w:t>Tramite ci</w:t>
      </w:r>
      <w:r w:rsidR="004B0234">
        <w:t>ò</w:t>
      </w:r>
      <w:r w:rsidR="00210C96">
        <w:t xml:space="preserve"> è</w:t>
      </w:r>
      <w:r w:rsidRPr="00876EDC">
        <w:t xml:space="preserve"> </w:t>
      </w:r>
      <w:r w:rsidR="004B0234">
        <w:t>facile effettuare</w:t>
      </w:r>
      <w:r w:rsidRPr="00876EDC">
        <w:t xml:space="preserve"> query specifiche senza dover comprendere la complessità interna del</w:t>
      </w:r>
      <w:r w:rsidR="004B0234">
        <w:t xml:space="preserve">la libreria </w:t>
      </w:r>
      <w:proofErr w:type="spellStart"/>
      <w:r w:rsidRPr="00876EDC">
        <w:t>cvwelib</w:t>
      </w:r>
      <w:proofErr w:type="spellEnd"/>
      <w:r w:rsidRPr="00876EDC">
        <w:t>.</w:t>
      </w:r>
    </w:p>
    <w:p w14:paraId="7183E086" w14:textId="7BBAD513" w:rsidR="00876EDC" w:rsidRPr="00876EDC" w:rsidRDefault="00876EDC" w:rsidP="00876EDC">
      <w:r w:rsidRPr="00876EDC">
        <w:t>Inoltre, quest</w:t>
      </w:r>
      <w:r w:rsidR="004B0234">
        <w:t xml:space="preserve">a </w:t>
      </w:r>
      <w:r w:rsidRPr="00876EDC">
        <w:t xml:space="preserve">interfaccia permette una maggiore flessibilità nell'aggiornamento e nella manutenzione del sistema. Qualsiasi cambiamento nella struttura dei dati o nelle fonti di aggiornamento può essere gestito all'interno del modulo </w:t>
      </w:r>
      <w:proofErr w:type="spellStart"/>
      <w:r w:rsidRPr="00876EDC">
        <w:t>cvwelib</w:t>
      </w:r>
      <w:proofErr w:type="spellEnd"/>
      <w:r w:rsidRPr="00876EDC">
        <w:t xml:space="preserve"> senza influenzare gli utenti finali o altre parti del sistema. Questo separa chiaramente le responsabilità e facilita la gestione del codice.</w:t>
      </w:r>
    </w:p>
    <w:p w14:paraId="6B4973AE" w14:textId="2BF44587" w:rsidR="00876EDC" w:rsidRDefault="00876EDC" w:rsidP="00876EDC">
      <w:r w:rsidRPr="00876EDC">
        <w:t>Un altro vantaggio è la possibilità di estendere le funzionalità del sistema. Con un modulo dedicato all'interfaccia delle query, diventa più semplice aggiungere nuove fonti di dati o implementare nuove funzionalità di ricerca e filtraggio senza dover riscrivere o modificare significativamente altre parti del sistema.</w:t>
      </w:r>
    </w:p>
    <w:p w14:paraId="551C16D2" w14:textId="0B6F230C" w:rsidR="00876EDC" w:rsidRDefault="00876EDC" w:rsidP="00876EDC">
      <w:r>
        <w:t>Pertanto questa organizzazione modulare migliora la scalabilità e la robustezza del sistema, consentendo di effettuare test e debug in modo più efficace.</w:t>
      </w:r>
    </w:p>
    <w:p w14:paraId="41A03629" w14:textId="5A8961C8" w:rsidR="00681606" w:rsidRDefault="00681606" w:rsidP="00681606">
      <w:pPr>
        <w:pStyle w:val="Titolo4"/>
      </w:pPr>
      <w:bookmarkStart w:id="157" w:name="_Toc169972784"/>
      <w:r>
        <w:lastRenderedPageBreak/>
        <w:t xml:space="preserve">Interfaccia per </w:t>
      </w:r>
      <w:proofErr w:type="spellStart"/>
      <w:r>
        <w:t>capeclib</w:t>
      </w:r>
      <w:bookmarkEnd w:id="157"/>
      <w:proofErr w:type="spellEnd"/>
    </w:p>
    <w:p w14:paraId="3E9FA264" w14:textId="29307D47" w:rsidR="00210C96" w:rsidRDefault="00210C96" w:rsidP="00210C96">
      <w:r>
        <w:t>Il modulo</w:t>
      </w:r>
      <w:r w:rsidRPr="00210C96">
        <w:rPr>
          <w:i/>
          <w:iCs/>
        </w:rPr>
        <w:t xml:space="preserve"> </w:t>
      </w:r>
      <w:proofErr w:type="spellStart"/>
      <w:r w:rsidRPr="00210C96">
        <w:rPr>
          <w:i/>
          <w:iCs/>
        </w:rPr>
        <w:t>interfaceToCAPEC</w:t>
      </w:r>
      <w:proofErr w:type="spellEnd"/>
      <w:r>
        <w:t xml:space="preserve">, ha il compito di comunicare con il </w:t>
      </w:r>
      <w:proofErr w:type="spellStart"/>
      <w:r>
        <w:t>continer</w:t>
      </w:r>
      <w:proofErr w:type="spellEnd"/>
      <w:r>
        <w:t xml:space="preserve"> </w:t>
      </w:r>
      <w:proofErr w:type="spellStart"/>
      <w:r>
        <w:rPr>
          <w:i/>
          <w:iCs/>
        </w:rPr>
        <w:t>capeclib</w:t>
      </w:r>
      <w:proofErr w:type="spellEnd"/>
      <w:r>
        <w:t xml:space="preserve">, tramite </w:t>
      </w:r>
      <w:r w:rsidRPr="00210C96">
        <w:rPr>
          <w:b/>
          <w:bCs/>
        </w:rPr>
        <w:t>CAPEC.py</w:t>
      </w:r>
      <w:r>
        <w:t xml:space="preserve">, al fine di ottenere le informazioni </w:t>
      </w:r>
      <w:r w:rsidR="004C52A5">
        <w:t>necessarie</w:t>
      </w:r>
      <w:r>
        <w:t xml:space="preserve"> per effettuare il mapping tra vulnerabilità e tecniche di attacco. </w:t>
      </w:r>
    </w:p>
    <w:p w14:paraId="1ADA4239" w14:textId="18B3AB42" w:rsidR="00210C96" w:rsidRPr="00210C96" w:rsidRDefault="00210C96" w:rsidP="00210C96">
      <w:r>
        <w:t xml:space="preserve">I vantaggi, nell’utilizzo di un’interfaccia per contenere la comunicazione con il container esterno in questione, sono i medesimi spiegati al punto precedente per </w:t>
      </w:r>
      <w:proofErr w:type="spellStart"/>
      <w:r>
        <w:rPr>
          <w:i/>
          <w:iCs/>
        </w:rPr>
        <w:t>cvwelib</w:t>
      </w:r>
      <w:proofErr w:type="spellEnd"/>
      <w:r>
        <w:t>.</w:t>
      </w:r>
    </w:p>
    <w:p w14:paraId="2E89D464" w14:textId="494D6DEF" w:rsidR="00E9364E" w:rsidRDefault="00E9364E" w:rsidP="00E9364E">
      <w:pPr>
        <w:pStyle w:val="Titolo3"/>
      </w:pPr>
      <w:bookmarkStart w:id="158" w:name="_Toc169972785"/>
      <w:r>
        <w:t xml:space="preserve">Data </w:t>
      </w:r>
      <w:proofErr w:type="spellStart"/>
      <w:r>
        <w:t>Acces</w:t>
      </w:r>
      <w:proofErr w:type="spellEnd"/>
      <w:r>
        <w:t xml:space="preserve"> API</w:t>
      </w:r>
      <w:bookmarkEnd w:id="158"/>
    </w:p>
    <w:p w14:paraId="21D30A80" w14:textId="6E59C395" w:rsidR="00A10688" w:rsidRPr="00A10688" w:rsidRDefault="00A10688" w:rsidP="008B2DF8">
      <w:r>
        <w:t xml:space="preserve">La struttura del package </w:t>
      </w:r>
      <w:proofErr w:type="spellStart"/>
      <w:r w:rsidRPr="008B2DF8">
        <w:rPr>
          <w:b/>
          <w:bCs/>
        </w:rPr>
        <w:t>dataAccessAPI</w:t>
      </w:r>
      <w:proofErr w:type="spellEnd"/>
      <w:r>
        <w:t xml:space="preserve"> </w:t>
      </w:r>
      <w:proofErr w:type="gramStart"/>
      <w:r>
        <w:t>è organizzat</w:t>
      </w:r>
      <w:r w:rsidR="008B2DF8">
        <w:t>o</w:t>
      </w:r>
      <w:proofErr w:type="gramEnd"/>
      <w:r>
        <w:t xml:space="preserve"> per facilitare l’accesso e la manipolazione dei dati, rendendoli più leggibili e facilmente utilizzabili dagli altri componenti del sistema.</w:t>
      </w:r>
    </w:p>
    <w:p w14:paraId="414DAD1E" w14:textId="5DF8B48D" w:rsidR="00A10688" w:rsidRPr="00A10688" w:rsidRDefault="00A10688" w:rsidP="00A10688">
      <w:pPr>
        <w:jc w:val="center"/>
      </w:pPr>
      <w:r w:rsidRPr="00A10688">
        <w:rPr>
          <w:noProof/>
        </w:rPr>
        <w:drawing>
          <wp:inline distT="0" distB="0" distL="0" distR="0" wp14:anchorId="52BD8D12" wp14:editId="76DDA714">
            <wp:extent cx="2619741" cy="243874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brightnessContrast bright="20000" contrast="-40000"/>
                              </a14:imgEffect>
                            </a14:imgLayer>
                          </a14:imgProps>
                        </a:ext>
                      </a:extLst>
                    </a:blip>
                    <a:stretch>
                      <a:fillRect/>
                    </a:stretch>
                  </pic:blipFill>
                  <pic:spPr>
                    <a:xfrm>
                      <a:off x="0" y="0"/>
                      <a:ext cx="2619741" cy="2438740"/>
                    </a:xfrm>
                    <a:prstGeom prst="rect">
                      <a:avLst/>
                    </a:prstGeom>
                  </pic:spPr>
                </pic:pic>
              </a:graphicData>
            </a:graphic>
          </wp:inline>
        </w:drawing>
      </w:r>
      <w:r>
        <w:br/>
        <w:t>Figura 2</w:t>
      </w:r>
      <w:r w:rsidR="00FD64A4">
        <w:t>3</w:t>
      </w:r>
      <w:r>
        <w:t>: Struttura del package</w:t>
      </w:r>
      <w:r>
        <w:br/>
      </w:r>
      <w:r w:rsidRPr="00780237">
        <w:rPr>
          <w:i/>
          <w:iCs/>
        </w:rPr>
        <w:t>/</w:t>
      </w:r>
      <w:proofErr w:type="spellStart"/>
      <w:r w:rsidRPr="00780237">
        <w:rPr>
          <w:i/>
          <w:iCs/>
        </w:rPr>
        <w:t>stix&amp;vulnerability</w:t>
      </w:r>
      <w:proofErr w:type="spellEnd"/>
      <w:r w:rsidRPr="00B574B1">
        <w:rPr>
          <w:i/>
          <w:iCs/>
        </w:rPr>
        <w:t>/</w:t>
      </w:r>
      <w:proofErr w:type="spellStart"/>
      <w:r w:rsidRPr="00B574B1">
        <w:rPr>
          <w:i/>
          <w:iCs/>
        </w:rPr>
        <w:t>src</w:t>
      </w:r>
      <w:proofErr w:type="spellEnd"/>
      <w:r w:rsidRPr="00B574B1">
        <w:rPr>
          <w:i/>
          <w:iCs/>
        </w:rPr>
        <w:t>/</w:t>
      </w:r>
      <w:proofErr w:type="spellStart"/>
      <w:r>
        <w:rPr>
          <w:i/>
          <w:iCs/>
        </w:rPr>
        <w:t>dataAccesAPI</w:t>
      </w:r>
      <w:proofErr w:type="spellEnd"/>
      <w:r>
        <w:rPr>
          <w:i/>
          <w:iCs/>
        </w:rPr>
        <w:t>/</w:t>
      </w:r>
    </w:p>
    <w:p w14:paraId="255279F9" w14:textId="4F0B487B" w:rsidR="001E3861" w:rsidRDefault="001E3861" w:rsidP="00E9364E">
      <w:pPr>
        <w:pStyle w:val="Titolo2"/>
      </w:pPr>
      <w:bookmarkStart w:id="159" w:name="_Toc169972786"/>
      <w:proofErr w:type="spellStart"/>
      <w:r>
        <w:lastRenderedPageBreak/>
        <w:t>c</w:t>
      </w:r>
      <w:r w:rsidR="00ED4284">
        <w:t>vwelib</w:t>
      </w:r>
      <w:bookmarkEnd w:id="159"/>
      <w:proofErr w:type="spellEnd"/>
    </w:p>
    <w:p w14:paraId="237042D8" w14:textId="4B6C1EDD" w:rsidR="00066D7B" w:rsidRDefault="00255D24" w:rsidP="00255D24">
      <w:r>
        <w:t xml:space="preserve">Questo container fornisce le API per ottenere le informazioni delle vulnerabilità (CVE e CWE). Il container include un server </w:t>
      </w:r>
      <w:proofErr w:type="spellStart"/>
      <w:r w:rsidR="004C52A5">
        <w:t>F</w:t>
      </w:r>
      <w:r>
        <w:t>lask</w:t>
      </w:r>
      <w:proofErr w:type="spellEnd"/>
      <w:r>
        <w:t xml:space="preserve"> che mette a disposizione la libreria </w:t>
      </w:r>
      <w:proofErr w:type="spellStart"/>
      <w:r w:rsidRPr="00255D24">
        <w:rPr>
          <w:b/>
          <w:bCs/>
        </w:rPr>
        <w:t>cvwelib</w:t>
      </w:r>
      <w:proofErr w:type="spellEnd"/>
      <w:r>
        <w:rPr>
          <w:b/>
          <w:bCs/>
        </w:rPr>
        <w:t xml:space="preserve"> </w:t>
      </w:r>
      <w:r>
        <w:t>[</w:t>
      </w:r>
      <w:r w:rsidRPr="00213643">
        <w:t>35</w:t>
      </w:r>
      <w:r>
        <w:t xml:space="preserve">]. La libreria in quesitone, verifica </w:t>
      </w:r>
      <w:r w:rsidR="00496220">
        <w:t>ogni giorno all’orario 00:30</w:t>
      </w:r>
      <w:r>
        <w:t xml:space="preserve"> la presenza di </w:t>
      </w:r>
      <w:r w:rsidR="004C52A5">
        <w:t>aggiornamenti</w:t>
      </w:r>
      <w:r>
        <w:t xml:space="preserve"> dei dati riguardanti CVE e CWE</w:t>
      </w:r>
      <w:r w:rsidR="00603953">
        <w:t xml:space="preserve"> (ai seguenti repository </w:t>
      </w:r>
      <w:hyperlink r:id="rId39" w:history="1">
        <w:r w:rsidR="00603953" w:rsidRPr="00854E32">
          <w:rPr>
            <w:rStyle w:val="Collegamentoipertestuale"/>
            <w:color w:val="auto"/>
            <w:u w:val="none"/>
          </w:rPr>
          <w:t>https://cwe.mitre.org/data/xml/cwec_latest.xml.zip</w:t>
        </w:r>
      </w:hyperlink>
      <w:r w:rsidR="00603953">
        <w:t xml:space="preserve"> e </w:t>
      </w:r>
      <w:hyperlink r:id="rId40" w:history="1">
        <w:r w:rsidR="00603953" w:rsidRPr="00854E32">
          <w:rPr>
            <w:rStyle w:val="Collegamentoipertestuale"/>
            <w:color w:val="auto"/>
            <w:u w:val="none"/>
          </w:rPr>
          <w:t>https://github.com/fkie-cad/nvd-json-data-feeds/releases/latest/download/CVE-Modified.json.xz</w:t>
        </w:r>
      </w:hyperlink>
      <w:r w:rsidR="00603953">
        <w:t>)</w:t>
      </w:r>
      <w:r>
        <w:t>,</w:t>
      </w:r>
      <w:r w:rsidR="00496220">
        <w:t xml:space="preserve"> visto che dallo storico delle </w:t>
      </w:r>
      <w:proofErr w:type="spellStart"/>
      <w:r w:rsidR="00496220">
        <w:t>commit</w:t>
      </w:r>
      <w:proofErr w:type="spellEnd"/>
      <w:r w:rsidR="00496220">
        <w:t xml:space="preserve"> ai repository è visibile che i nuovi dati vengono caricati all’orario 00:00 di ogni giorno, facendo ciò è possibile </w:t>
      </w:r>
      <w:r>
        <w:t xml:space="preserve">aggiornare i dati locali secondo la nuova conoscenza della CTI community. </w:t>
      </w:r>
    </w:p>
    <w:p w14:paraId="03DD5F00" w14:textId="134A36C0" w:rsidR="009F0546" w:rsidRDefault="009F0546" w:rsidP="00E9364E">
      <w:pPr>
        <w:pStyle w:val="Titolo3"/>
      </w:pPr>
      <w:bookmarkStart w:id="160" w:name="_Toc169972787"/>
      <w:r>
        <w:t>Struttura della libreria</w:t>
      </w:r>
      <w:bookmarkEnd w:id="160"/>
    </w:p>
    <w:p w14:paraId="1FF76D4A" w14:textId="49944C01" w:rsidR="00A44E59" w:rsidRPr="00A44E59" w:rsidRDefault="00A44E59" w:rsidP="00A44E59">
      <w:r w:rsidRPr="00A44E59">
        <w:t>All'interno di ques</w:t>
      </w:r>
      <w:r>
        <w:t>ta libreria</w:t>
      </w:r>
      <w:r w:rsidR="009F0546">
        <w:t xml:space="preserve"> (figura 2</w:t>
      </w:r>
      <w:r w:rsidR="00FD64A4">
        <w:t>4</w:t>
      </w:r>
      <w:r w:rsidR="009F0546">
        <w:t>)</w:t>
      </w:r>
      <w:r w:rsidRPr="00A44E59">
        <w:t>, troviamo diversi moduli che svolgono funzioni specifiche:</w:t>
      </w:r>
    </w:p>
    <w:p w14:paraId="722870EB" w14:textId="5F6AE215" w:rsidR="00A44E59" w:rsidRPr="00A44E59" w:rsidRDefault="00A44E59" w:rsidP="00A44E59">
      <w:pPr>
        <w:numPr>
          <w:ilvl w:val="0"/>
          <w:numId w:val="40"/>
        </w:numPr>
      </w:pPr>
      <w:r w:rsidRPr="00A44E59">
        <w:t xml:space="preserve">Il modulo </w:t>
      </w:r>
      <w:r w:rsidRPr="00A44E59">
        <w:rPr>
          <w:b/>
          <w:bCs/>
        </w:rPr>
        <w:t>CWEHelper.py</w:t>
      </w:r>
      <w:r w:rsidRPr="00A44E59">
        <w:t xml:space="preserve"> nella directory </w:t>
      </w:r>
      <w:proofErr w:type="spellStart"/>
      <w:r w:rsidRPr="00A44E59">
        <w:t>cwelib</w:t>
      </w:r>
      <w:proofErr w:type="spellEnd"/>
      <w:r w:rsidRPr="00A44E59">
        <w:t>/ gestisce le operazioni relative alle</w:t>
      </w:r>
      <w:r>
        <w:t xml:space="preserve">  CWE</w:t>
      </w:r>
      <w:r w:rsidRPr="00A44E59">
        <w:t>, inclusa la verifica e il download dei dati dal repository CWE ufficiale.</w:t>
      </w:r>
    </w:p>
    <w:p w14:paraId="1480DAB0" w14:textId="77777777" w:rsidR="00A44E59" w:rsidRPr="00A44E59" w:rsidRDefault="00A44E59" w:rsidP="00A44E59">
      <w:pPr>
        <w:numPr>
          <w:ilvl w:val="0"/>
          <w:numId w:val="40"/>
        </w:numPr>
      </w:pPr>
      <w:r w:rsidRPr="00A44E59">
        <w:t xml:space="preserve">Il modulo </w:t>
      </w:r>
      <w:r w:rsidRPr="00A44E59">
        <w:rPr>
          <w:b/>
          <w:bCs/>
        </w:rPr>
        <w:t>NVDHelper.py</w:t>
      </w:r>
      <w:r w:rsidRPr="00A44E59">
        <w:t xml:space="preserve"> nella directory </w:t>
      </w:r>
      <w:proofErr w:type="spellStart"/>
      <w:r w:rsidRPr="00A44E59">
        <w:t>nvdlib</w:t>
      </w:r>
      <w:proofErr w:type="spellEnd"/>
      <w:r w:rsidRPr="00A44E59">
        <w:t xml:space="preserve">/ si occupa delle operazioni relative alle Common </w:t>
      </w:r>
      <w:proofErr w:type="spellStart"/>
      <w:r w:rsidRPr="00A44E59">
        <w:t>Vulnerabilities</w:t>
      </w:r>
      <w:proofErr w:type="spellEnd"/>
      <w:r w:rsidRPr="00A44E59">
        <w:t xml:space="preserve"> and </w:t>
      </w:r>
      <w:proofErr w:type="spellStart"/>
      <w:r w:rsidRPr="00A44E59">
        <w:t>Exposures</w:t>
      </w:r>
      <w:proofErr w:type="spellEnd"/>
      <w:r w:rsidRPr="00A44E59">
        <w:t xml:space="preserve"> (CVE), incluso il controllo e il download dei dati dal repository NVD (National </w:t>
      </w:r>
      <w:proofErr w:type="spellStart"/>
      <w:r w:rsidRPr="00A44E59">
        <w:t>Vulnerability</w:t>
      </w:r>
      <w:proofErr w:type="spellEnd"/>
      <w:r w:rsidRPr="00A44E59">
        <w:t xml:space="preserve"> Database).</w:t>
      </w:r>
    </w:p>
    <w:p w14:paraId="2E525A65" w14:textId="2D818F8B" w:rsidR="00A44E59" w:rsidRDefault="00A44E59" w:rsidP="00A44E59">
      <w:pPr>
        <w:numPr>
          <w:ilvl w:val="0"/>
          <w:numId w:val="40"/>
        </w:numPr>
      </w:pPr>
      <w:r w:rsidRPr="00A44E59">
        <w:lastRenderedPageBreak/>
        <w:t xml:space="preserve">Il modulo </w:t>
      </w:r>
      <w:r w:rsidRPr="00A44E59">
        <w:rPr>
          <w:b/>
          <w:bCs/>
        </w:rPr>
        <w:t>CWEPrettify.py</w:t>
      </w:r>
      <w:r w:rsidRPr="00A44E59">
        <w:t xml:space="preserve"> nella directory </w:t>
      </w:r>
      <w:proofErr w:type="spellStart"/>
      <w:r w:rsidRPr="00A44E59">
        <w:t>utils</w:t>
      </w:r>
      <w:proofErr w:type="spellEnd"/>
      <w:r w:rsidRPr="00A44E59">
        <w:t>/ è utilizzato per convertire i dati CWE dal formato XML al formato JSON, rendendoli più leggibili e facilmente utilizzabili.</w:t>
      </w:r>
    </w:p>
    <w:p w14:paraId="5E6C9A37" w14:textId="61B1BB24" w:rsidR="00A44E59" w:rsidRPr="00A44E59" w:rsidRDefault="00A44E59" w:rsidP="00A44E59">
      <w:pPr>
        <w:numPr>
          <w:ilvl w:val="0"/>
          <w:numId w:val="40"/>
        </w:numPr>
      </w:pPr>
      <w:r>
        <w:t xml:space="preserve">Infine il modulo </w:t>
      </w:r>
      <w:r w:rsidRPr="009F0546">
        <w:rPr>
          <w:b/>
          <w:bCs/>
        </w:rPr>
        <w:t>cvwelib.py</w:t>
      </w:r>
      <w:r>
        <w:t xml:space="preserve"> definisce le funzioni che svolgono il ruolo di interfaccia di accesso per effettuare le query al server </w:t>
      </w:r>
      <w:proofErr w:type="spellStart"/>
      <w:r>
        <w:t>flask</w:t>
      </w:r>
      <w:proofErr w:type="spellEnd"/>
      <w:r>
        <w:t>.</w:t>
      </w:r>
    </w:p>
    <w:p w14:paraId="1DE873F2" w14:textId="087557E6" w:rsidR="005B244A" w:rsidRDefault="005B244A" w:rsidP="00A44E59">
      <w:pPr>
        <w:jc w:val="center"/>
        <w:rPr>
          <w:i/>
          <w:iCs/>
        </w:rPr>
      </w:pPr>
      <w:r w:rsidRPr="005B244A">
        <w:rPr>
          <w:noProof/>
        </w:rPr>
        <w:drawing>
          <wp:inline distT="0" distB="0" distL="0" distR="0" wp14:anchorId="50A7086E" wp14:editId="14B8BF1E">
            <wp:extent cx="1956391" cy="1664152"/>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brightnessContrast bright="20000" contrast="-40000"/>
                              </a14:imgEffect>
                            </a14:imgLayer>
                          </a14:imgProps>
                        </a:ext>
                      </a:extLst>
                    </a:blip>
                    <a:stretch>
                      <a:fillRect/>
                    </a:stretch>
                  </pic:blipFill>
                  <pic:spPr>
                    <a:xfrm>
                      <a:off x="0" y="0"/>
                      <a:ext cx="1977976" cy="1682512"/>
                    </a:xfrm>
                    <a:prstGeom prst="rect">
                      <a:avLst/>
                    </a:prstGeom>
                  </pic:spPr>
                </pic:pic>
              </a:graphicData>
            </a:graphic>
          </wp:inline>
        </w:drawing>
      </w:r>
      <w:r>
        <w:br/>
        <w:t>Figura 2</w:t>
      </w:r>
      <w:r w:rsidR="00FD64A4">
        <w:t>4</w:t>
      </w:r>
      <w:r>
        <w:t xml:space="preserve">: Struttura del </w:t>
      </w:r>
      <w:r w:rsidRPr="005B244A">
        <w:t>package</w:t>
      </w:r>
      <w:r w:rsidR="00A44E59">
        <w:br/>
      </w:r>
      <w:r>
        <w:rPr>
          <w:i/>
          <w:iCs/>
        </w:rPr>
        <w:t>/</w:t>
      </w:r>
      <w:proofErr w:type="spellStart"/>
      <w:r>
        <w:rPr>
          <w:i/>
          <w:iCs/>
        </w:rPr>
        <w:t>cvwelib</w:t>
      </w:r>
      <w:proofErr w:type="spellEnd"/>
    </w:p>
    <w:p w14:paraId="13E178CA" w14:textId="527F9741" w:rsidR="009F0546" w:rsidRDefault="009F0546" w:rsidP="00E9364E">
      <w:pPr>
        <w:pStyle w:val="Titolo3"/>
      </w:pPr>
      <w:bookmarkStart w:id="161" w:name="_Toc169972788"/>
      <w:r>
        <w:t xml:space="preserve">Vantaggio rispetto </w:t>
      </w:r>
      <w:r w:rsidR="003B5406">
        <w:t xml:space="preserve">alle </w:t>
      </w:r>
      <w:r>
        <w:t>N</w:t>
      </w:r>
      <w:r w:rsidR="003B5406">
        <w:t>IST API</w:t>
      </w:r>
      <w:bookmarkEnd w:id="161"/>
    </w:p>
    <w:p w14:paraId="78ABD6EE" w14:textId="1BC41355" w:rsidR="009F0546" w:rsidRDefault="009F0546" w:rsidP="009F0546">
      <w:r>
        <w:t xml:space="preserve">Per sviluppare l’applicativo in </w:t>
      </w:r>
      <w:r w:rsidR="004C52A5">
        <w:t>questione</w:t>
      </w:r>
      <w:r>
        <w:t xml:space="preserve"> è stata utilizzata questa libreria e non quella ufficiale rilasciata dal NIST</w:t>
      </w:r>
      <w:r w:rsidR="003B5406">
        <w:t xml:space="preserve"> [36]</w:t>
      </w:r>
      <w:r>
        <w:t xml:space="preserve"> poiché, quest’ultima pone dei limiti di richiesta quando si effettuano ripetute query in lassi di tempi minimi e inoltre non permette di </w:t>
      </w:r>
      <w:r w:rsidR="004C52A5">
        <w:t>ottenere</w:t>
      </w:r>
      <w:r>
        <w:t xml:space="preserve"> le informazioni riguardanti le CWE, ma solo quelle relative alle CVE. Inoltre essendo un server locale permette dei tempi di risposta più che ridotti rispetto alle API rilasciate dal NIST.</w:t>
      </w:r>
    </w:p>
    <w:p w14:paraId="516EED28" w14:textId="7536407C" w:rsidR="00210C96" w:rsidRDefault="00210C96" w:rsidP="00210C96">
      <w:pPr>
        <w:pStyle w:val="Titolo2"/>
      </w:pPr>
      <w:bookmarkStart w:id="162" w:name="_Toc169972789"/>
      <w:proofErr w:type="spellStart"/>
      <w:r>
        <w:lastRenderedPageBreak/>
        <w:t>capeclib</w:t>
      </w:r>
      <w:bookmarkEnd w:id="162"/>
      <w:proofErr w:type="spellEnd"/>
    </w:p>
    <w:p w14:paraId="5A6F020A" w14:textId="44AE195F" w:rsidR="002A1A7B" w:rsidRDefault="00210C96" w:rsidP="00210C96">
      <w:r>
        <w:t>In questa libreria contenuta in container che prende il suo stesso nome (figura 9),</w:t>
      </w:r>
      <w:r w:rsidR="002A1A7B">
        <w:t xml:space="preserve"> ospitando il medesimo server </w:t>
      </w:r>
      <w:proofErr w:type="spellStart"/>
      <w:r w:rsidR="002A1A7B">
        <w:t>Flask</w:t>
      </w:r>
      <w:proofErr w:type="spellEnd"/>
      <w:r w:rsidR="002A1A7B">
        <w:t>,</w:t>
      </w:r>
      <w:r>
        <w:t xml:space="preserve"> present</w:t>
      </w:r>
      <w:r w:rsidR="002A1A7B">
        <w:t>a</w:t>
      </w:r>
      <w:r>
        <w:t xml:space="preserve"> la logica di ritrovamento e aggiornamento dei dati </w:t>
      </w:r>
      <w:r w:rsidR="004C52A5">
        <w:t>riguardanti</w:t>
      </w:r>
      <w:r>
        <w:t xml:space="preserve"> i CAPEC. </w:t>
      </w:r>
    </w:p>
    <w:p w14:paraId="5471AFE3" w14:textId="74FDA062" w:rsidR="002A1A7B" w:rsidRDefault="002A1A7B" w:rsidP="002A1A7B">
      <w:pPr>
        <w:pStyle w:val="Titolo3"/>
      </w:pPr>
      <w:r>
        <w:t>Struttura della libreria</w:t>
      </w:r>
    </w:p>
    <w:p w14:paraId="4DDFD12A" w14:textId="30EEF663" w:rsidR="00210C96" w:rsidRDefault="00210C96" w:rsidP="00210C96">
      <w:r>
        <w:t>La struttura della libreria (figura 25) è la seguente:</w:t>
      </w:r>
    </w:p>
    <w:p w14:paraId="21566298" w14:textId="77777777" w:rsidR="009A1541" w:rsidRPr="009A1541" w:rsidRDefault="009A1541" w:rsidP="009A1541">
      <w:pPr>
        <w:numPr>
          <w:ilvl w:val="0"/>
          <w:numId w:val="46"/>
        </w:numPr>
      </w:pPr>
      <w:r w:rsidRPr="009A1541">
        <w:rPr>
          <w:b/>
          <w:bCs/>
        </w:rPr>
        <w:t>app.py</w:t>
      </w:r>
      <w:r w:rsidRPr="009A1541">
        <w:t>: Questo file rappresenta il punto di ingresso dell'applicazione. Qui viene inizializzata e configurata l'applicazione, e vengono avviati i vari processi necessari.</w:t>
      </w:r>
    </w:p>
    <w:p w14:paraId="0A1121BC" w14:textId="77777777" w:rsidR="009A1541" w:rsidRPr="009A1541" w:rsidRDefault="009A1541" w:rsidP="009A1541">
      <w:pPr>
        <w:numPr>
          <w:ilvl w:val="0"/>
          <w:numId w:val="46"/>
        </w:numPr>
      </w:pPr>
      <w:proofErr w:type="spellStart"/>
      <w:r w:rsidRPr="009A1541">
        <w:rPr>
          <w:b/>
          <w:bCs/>
        </w:rPr>
        <w:t>src</w:t>
      </w:r>
      <w:proofErr w:type="spellEnd"/>
      <w:r w:rsidRPr="009A1541">
        <w:rPr>
          <w:b/>
          <w:bCs/>
        </w:rPr>
        <w:t>/</w:t>
      </w:r>
      <w:r w:rsidRPr="009A1541">
        <w:t xml:space="preserve">: La cartella </w:t>
      </w:r>
      <w:proofErr w:type="spellStart"/>
      <w:r w:rsidRPr="009A1541">
        <w:t>src</w:t>
      </w:r>
      <w:proofErr w:type="spellEnd"/>
      <w:r w:rsidRPr="009A1541">
        <w:t xml:space="preserve"> contiene il codice sorgente principale della libreria.</w:t>
      </w:r>
    </w:p>
    <w:p w14:paraId="0542365D" w14:textId="70F5B519" w:rsidR="009A1541" w:rsidRPr="009A1541" w:rsidRDefault="009A1541" w:rsidP="0049590C">
      <w:pPr>
        <w:numPr>
          <w:ilvl w:val="2"/>
          <w:numId w:val="46"/>
        </w:numPr>
        <w:tabs>
          <w:tab w:val="num" w:pos="1440"/>
          <w:tab w:val="num" w:pos="2160"/>
        </w:tabs>
      </w:pPr>
      <w:r w:rsidRPr="009A1541">
        <w:rPr>
          <w:b/>
          <w:bCs/>
        </w:rPr>
        <w:t>_data/</w:t>
      </w:r>
      <w:r w:rsidRPr="009A1541">
        <w:t>: Questa cartella contiene i dati utilizzati dalla libreria. In particolare,</w:t>
      </w:r>
      <w:r>
        <w:t xml:space="preserve"> tra cui </w:t>
      </w:r>
      <w:proofErr w:type="spellStart"/>
      <w:r w:rsidRPr="009A1541">
        <w:rPr>
          <w:b/>
          <w:bCs/>
        </w:rPr>
        <w:t>local-hashes.json</w:t>
      </w:r>
      <w:proofErr w:type="spellEnd"/>
      <w:r>
        <w:t>,</w:t>
      </w:r>
      <w:r w:rsidRPr="009A1541">
        <w:t xml:space="preserve"> che memorizza gli hash locali dei dati per determinare la necessità di aggiornamenti</w:t>
      </w:r>
      <w:r>
        <w:t xml:space="preserve"> e </w:t>
      </w:r>
      <w:proofErr w:type="spellStart"/>
      <w:r w:rsidRPr="009A1541">
        <w:rPr>
          <w:b/>
          <w:bCs/>
        </w:rPr>
        <w:t>stix-capec.json</w:t>
      </w:r>
      <w:proofErr w:type="spellEnd"/>
      <w:r>
        <w:t>,</w:t>
      </w:r>
      <w:r w:rsidRPr="009A1541">
        <w:t xml:space="preserve"> che contiene i dati CAPEC, utilizzati per correlare e analizzare</w:t>
      </w:r>
      <w:r>
        <w:t xml:space="preserve"> le tecniche di attacco</w:t>
      </w:r>
      <w:r w:rsidRPr="009A1541">
        <w:t>.</w:t>
      </w:r>
    </w:p>
    <w:p w14:paraId="582C3439" w14:textId="04ED2BD8" w:rsidR="009A1541" w:rsidRPr="009A1541" w:rsidRDefault="009A1541" w:rsidP="009A1541">
      <w:pPr>
        <w:numPr>
          <w:ilvl w:val="1"/>
          <w:numId w:val="46"/>
        </w:numPr>
        <w:tabs>
          <w:tab w:val="num" w:pos="1440"/>
        </w:tabs>
      </w:pPr>
      <w:r w:rsidRPr="009A1541">
        <w:rPr>
          <w:b/>
          <w:bCs/>
        </w:rPr>
        <w:t>CapecData.py</w:t>
      </w:r>
      <w:r w:rsidRPr="009A1541">
        <w:t xml:space="preserve">: Questo file contiene la logica principale per la gestione e l'elaborazione dei dati CAPEC. Qui vengono implementate le funzioni per il caricamento, l'aggiornamento e la manipolazione dei dati relativi ai </w:t>
      </w:r>
      <w:r w:rsidRPr="009A1541">
        <w:lastRenderedPageBreak/>
        <w:t xml:space="preserve">Common Attack Pattern </w:t>
      </w:r>
      <w:proofErr w:type="spellStart"/>
      <w:r w:rsidRPr="009A1541">
        <w:t>Enumeration</w:t>
      </w:r>
      <w:proofErr w:type="spellEnd"/>
      <w:r w:rsidRPr="009A1541">
        <w:t xml:space="preserve"> and </w:t>
      </w:r>
      <w:proofErr w:type="spellStart"/>
      <w:r w:rsidRPr="009A1541">
        <w:t>Classification</w:t>
      </w:r>
      <w:proofErr w:type="spellEnd"/>
      <w:r>
        <w:t>.</w:t>
      </w:r>
    </w:p>
    <w:p w14:paraId="48E34881" w14:textId="4E26EB85" w:rsidR="009A1541" w:rsidRPr="009A1541" w:rsidRDefault="009A1541" w:rsidP="000E7A47">
      <w:pPr>
        <w:numPr>
          <w:ilvl w:val="2"/>
          <w:numId w:val="46"/>
        </w:numPr>
        <w:tabs>
          <w:tab w:val="num" w:pos="1440"/>
          <w:tab w:val="num" w:pos="2160"/>
        </w:tabs>
      </w:pPr>
      <w:proofErr w:type="spellStart"/>
      <w:r w:rsidRPr="009A1541">
        <w:rPr>
          <w:b/>
          <w:bCs/>
        </w:rPr>
        <w:t>utils</w:t>
      </w:r>
      <w:proofErr w:type="spellEnd"/>
      <w:r w:rsidRPr="009A1541">
        <w:rPr>
          <w:b/>
          <w:bCs/>
        </w:rPr>
        <w:t>/</w:t>
      </w:r>
      <w:r w:rsidRPr="009A1541">
        <w:t>: Questa cartella contiene vari utility scripts che supportano le funzionalità principali della libreria. I</w:t>
      </w:r>
      <w:r>
        <w:t xml:space="preserve">l modulo più importante in essa è </w:t>
      </w:r>
      <w:r w:rsidRPr="009A1541">
        <w:rPr>
          <w:b/>
          <w:bCs/>
        </w:rPr>
        <w:t>FetchData.py</w:t>
      </w:r>
      <w:r>
        <w:rPr>
          <w:b/>
          <w:bCs/>
        </w:rPr>
        <w:t>,</w:t>
      </w:r>
      <w:r w:rsidRPr="009A1541">
        <w:t xml:space="preserve"> </w:t>
      </w:r>
      <w:r>
        <w:t>il quale si occupa</w:t>
      </w:r>
      <w:r w:rsidRPr="009A1541">
        <w:t xml:space="preserve"> </w:t>
      </w:r>
      <w:r>
        <w:t>de</w:t>
      </w:r>
      <w:r w:rsidRPr="009A1541">
        <w:t xml:space="preserve">l recupero dei </w:t>
      </w:r>
      <w:r>
        <w:t xml:space="preserve">CAPEC dalla fonte </w:t>
      </w:r>
      <w:r w:rsidRPr="009A1541">
        <w:t>https://raw.githubusercontent.com/mitre/cti/master/capec/2.1/stix-capec.json</w:t>
      </w:r>
      <w:r>
        <w:t xml:space="preserve">. </w:t>
      </w:r>
    </w:p>
    <w:p w14:paraId="02A2A6DB" w14:textId="2742FBEE" w:rsidR="009A1541" w:rsidRDefault="009A1541" w:rsidP="00210C96">
      <w:r w:rsidRPr="009A1541">
        <w:t xml:space="preserve">Questa struttura modulare e organizzata consente di mantenere il codice pulito, facilmente </w:t>
      </w:r>
      <w:proofErr w:type="spellStart"/>
      <w:r w:rsidRPr="009A1541">
        <w:t>manutenibile</w:t>
      </w:r>
      <w:proofErr w:type="spellEnd"/>
      <w:r w:rsidRPr="009A1541">
        <w:t xml:space="preserve"> e scalabile, facilitando l'integrazione e l'aggiornamento dei dati CAPEC nel sistema.</w:t>
      </w:r>
    </w:p>
    <w:p w14:paraId="50D34B62" w14:textId="08D09CC8" w:rsidR="00463C64" w:rsidRPr="00463C64" w:rsidRDefault="007632A8" w:rsidP="00463C64">
      <w:pPr>
        <w:jc w:val="center"/>
        <w:rPr>
          <w:i/>
          <w:iCs/>
        </w:rPr>
      </w:pPr>
      <w:r w:rsidRPr="007632A8">
        <w:drawing>
          <wp:inline distT="0" distB="0" distL="0" distR="0" wp14:anchorId="311029A4" wp14:editId="2C676337">
            <wp:extent cx="2130949" cy="1724689"/>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brightnessContrast bright="20000" contrast="-40000"/>
                              </a14:imgEffect>
                            </a14:imgLayer>
                          </a14:imgProps>
                        </a:ext>
                      </a:extLst>
                    </a:blip>
                    <a:stretch>
                      <a:fillRect/>
                    </a:stretch>
                  </pic:blipFill>
                  <pic:spPr>
                    <a:xfrm>
                      <a:off x="0" y="0"/>
                      <a:ext cx="2137066" cy="1729639"/>
                    </a:xfrm>
                    <a:prstGeom prst="rect">
                      <a:avLst/>
                    </a:prstGeom>
                  </pic:spPr>
                </pic:pic>
              </a:graphicData>
            </a:graphic>
          </wp:inline>
        </w:drawing>
      </w:r>
      <w:r>
        <w:br/>
      </w:r>
      <w:r w:rsidR="00463C64">
        <w:t xml:space="preserve">Figura 25: </w:t>
      </w:r>
      <w:r w:rsidR="00463C64">
        <w:t>Struttura</w:t>
      </w:r>
      <w:r w:rsidR="00463C64">
        <w:t xml:space="preserve"> package</w:t>
      </w:r>
      <w:r w:rsidR="00463C64">
        <w:br/>
      </w:r>
      <w:r w:rsidR="00463C64">
        <w:rPr>
          <w:i/>
          <w:iCs/>
        </w:rPr>
        <w:t>/</w:t>
      </w:r>
      <w:proofErr w:type="spellStart"/>
      <w:r w:rsidR="00463C64">
        <w:rPr>
          <w:i/>
          <w:iCs/>
        </w:rPr>
        <w:t>capeclib</w:t>
      </w:r>
      <w:proofErr w:type="spellEnd"/>
    </w:p>
    <w:p w14:paraId="56E09D69" w14:textId="3ACCD4B6" w:rsidR="003B5406" w:rsidRDefault="003B5406" w:rsidP="00E9364E">
      <w:pPr>
        <w:pStyle w:val="Titolo2"/>
      </w:pPr>
      <w:bookmarkStart w:id="163" w:name="_Toc169972790"/>
      <w:proofErr w:type="spellStart"/>
      <w:r>
        <w:t>webInterface</w:t>
      </w:r>
      <w:bookmarkEnd w:id="163"/>
      <w:proofErr w:type="spellEnd"/>
    </w:p>
    <w:p w14:paraId="7DEECC93" w14:textId="185FF83F" w:rsidR="003B5406" w:rsidRDefault="00E26D0C" w:rsidP="003B5406">
      <w:r w:rsidRPr="00E26D0C">
        <w:rPr>
          <w:b/>
          <w:bCs/>
        </w:rPr>
        <w:t>L'interfaccia</w:t>
      </w:r>
      <w:r>
        <w:t xml:space="preserve"> </w:t>
      </w:r>
      <w:r w:rsidRPr="002A1A7B">
        <w:rPr>
          <w:b/>
          <w:bCs/>
        </w:rPr>
        <w:t>utente</w:t>
      </w:r>
      <w:r>
        <w:t xml:space="preserve"> di </w:t>
      </w:r>
      <w:proofErr w:type="spellStart"/>
      <w:r>
        <w:t>DetectiveAttacks</w:t>
      </w:r>
      <w:proofErr w:type="spellEnd"/>
      <w:r>
        <w:t xml:space="preserve"> è stata sviluppata come applicazione web utilizzando </w:t>
      </w:r>
      <w:r w:rsidRPr="00E26D0C">
        <w:rPr>
          <w:b/>
          <w:bCs/>
        </w:rPr>
        <w:t>React.js</w:t>
      </w:r>
      <w:r>
        <w:t xml:space="preserve">, un framework JavaScript noto per la costruzione di interfacce interattive e dinamiche. </w:t>
      </w:r>
      <w:r>
        <w:lastRenderedPageBreak/>
        <w:t xml:space="preserve">React.js è stato scelto per la sua capacità di gestire componenti riutilizzabili e stati complessi, permettendo la creazione di un'interfaccia moderna ed efficiente. Per ottimizzare ulteriormente il processo di sviluppo, è stato impiegato </w:t>
      </w:r>
      <w:r w:rsidRPr="00E26D0C">
        <w:rPr>
          <w:b/>
          <w:bCs/>
        </w:rPr>
        <w:t>Vite</w:t>
      </w:r>
      <w:r>
        <w:t>, uno strumento di build che offre un ambiente di sviluppo rapido e una configurazione semplificata. Vite facilita l'uso delle funzionalità avanzate di JavaScript moderno e migliora il workflow degli sviluppatori, riducendo i tempi di build.</w:t>
      </w:r>
    </w:p>
    <w:p w14:paraId="34C34894" w14:textId="117E1B4B" w:rsidR="00E26D0C" w:rsidRDefault="00E26D0C" w:rsidP="003B5406">
      <w:r>
        <w:t xml:space="preserve">La web </w:t>
      </w:r>
      <w:proofErr w:type="spellStart"/>
      <w:r>
        <w:t>interface</w:t>
      </w:r>
      <w:proofErr w:type="spellEnd"/>
      <w:r>
        <w:t xml:space="preserve"> si compone di differenti pagine le quali permettono di utilizzare le diverse funzionalità del sistema.</w:t>
      </w:r>
    </w:p>
    <w:p w14:paraId="2DE9C425" w14:textId="530A72B6" w:rsidR="00D012DC" w:rsidRDefault="00D012DC" w:rsidP="00D012DC">
      <w:pPr>
        <w:pStyle w:val="Titolo3"/>
      </w:pPr>
      <w:bookmarkStart w:id="164" w:name="_Toc169972791"/>
      <w:proofErr w:type="spellStart"/>
      <w:r>
        <w:t>Searching</w:t>
      </w:r>
      <w:proofErr w:type="spellEnd"/>
      <w:r>
        <w:t xml:space="preserve"> </w:t>
      </w:r>
      <w:proofErr w:type="spellStart"/>
      <w:r>
        <w:t>choices</w:t>
      </w:r>
      <w:bookmarkEnd w:id="164"/>
      <w:proofErr w:type="spellEnd"/>
    </w:p>
    <w:p w14:paraId="0098DD0B" w14:textId="767A5049" w:rsidR="00D012DC" w:rsidRDefault="00D012DC" w:rsidP="00D012DC">
      <w:r>
        <w:t xml:space="preserve">L’interfaccia di scelta della </w:t>
      </w:r>
      <w:r w:rsidR="004C52A5">
        <w:t>modalità</w:t>
      </w:r>
      <w:r>
        <w:t xml:space="preserve"> di ricerca (figura 2</w:t>
      </w:r>
      <w:r w:rsidR="00210C96">
        <w:t>6</w:t>
      </w:r>
      <w:r w:rsidR="00FD64A4">
        <w:t>)</w:t>
      </w:r>
      <w:r>
        <w:t xml:space="preserve"> permette di effettuare 2 operazioni, avviare il sistema in ricerca manuale o caricare un report in formato PDF o TXT in modo estrarre le vulnerabilità </w:t>
      </w:r>
      <w:r w:rsidR="004C52A5">
        <w:t>presenti</w:t>
      </w:r>
      <w:r>
        <w:t xml:space="preserve"> in esso.</w:t>
      </w:r>
      <w:r w:rsidR="001E0155">
        <w:t xml:space="preserve"> Se viene scelta la seconda opzione verranno mostrate all’utente la lista di vulnerabilità riscontrare </w:t>
      </w:r>
      <w:r w:rsidR="00011EFD">
        <w:t xml:space="preserve">e la possibilità di visualizzare le </w:t>
      </w:r>
      <w:r w:rsidR="004C52A5">
        <w:t>informazioni</w:t>
      </w:r>
      <w:r w:rsidR="00011EFD">
        <w:t xml:space="preserve"> che il sistema ha appreso su quelle vulnerabilità.</w:t>
      </w:r>
    </w:p>
    <w:p w14:paraId="60488FE1" w14:textId="2BB67F11" w:rsidR="00D012DC" w:rsidRPr="00D012DC" w:rsidRDefault="00D012DC" w:rsidP="00D012DC">
      <w:pPr>
        <w:jc w:val="center"/>
      </w:pPr>
      <w:r w:rsidRPr="00D012DC">
        <w:rPr>
          <w:noProof/>
        </w:rPr>
        <w:lastRenderedPageBreak/>
        <w:drawing>
          <wp:inline distT="0" distB="0" distL="0" distR="0" wp14:anchorId="3AFD3E41" wp14:editId="0FAD983B">
            <wp:extent cx="5040630" cy="283527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0630" cy="2835275"/>
                    </a:xfrm>
                    <a:prstGeom prst="rect">
                      <a:avLst/>
                    </a:prstGeom>
                  </pic:spPr>
                </pic:pic>
              </a:graphicData>
            </a:graphic>
          </wp:inline>
        </w:drawing>
      </w:r>
      <w:r>
        <w:br/>
        <w:t>Figura 2</w:t>
      </w:r>
      <w:r w:rsidR="00210C96">
        <w:t>6</w:t>
      </w:r>
      <w:r>
        <w:t xml:space="preserve">: </w:t>
      </w:r>
      <w:proofErr w:type="spellStart"/>
      <w:r>
        <w:t>Searching</w:t>
      </w:r>
      <w:proofErr w:type="spellEnd"/>
      <w:r>
        <w:t xml:space="preserve"> </w:t>
      </w:r>
      <w:proofErr w:type="spellStart"/>
      <w:r>
        <w:t>choices</w:t>
      </w:r>
      <w:proofErr w:type="spellEnd"/>
      <w:r>
        <w:t xml:space="preserve"> page</w:t>
      </w:r>
    </w:p>
    <w:p w14:paraId="55B1EC96" w14:textId="4CEDA2A9" w:rsidR="00E26D0C" w:rsidRDefault="00E26D0C" w:rsidP="00E26D0C">
      <w:pPr>
        <w:pStyle w:val="Titolo3"/>
      </w:pPr>
      <w:bookmarkStart w:id="165" w:name="_Toc169972792"/>
      <w:r>
        <w:t xml:space="preserve">Manual </w:t>
      </w:r>
      <w:proofErr w:type="spellStart"/>
      <w:r>
        <w:t>searching</w:t>
      </w:r>
      <w:proofErr w:type="spellEnd"/>
      <w:r>
        <w:t xml:space="preserve"> page</w:t>
      </w:r>
      <w:bookmarkEnd w:id="165"/>
    </w:p>
    <w:p w14:paraId="48033AEB" w14:textId="4BBEFA65" w:rsidR="00E26D0C" w:rsidRDefault="00E26D0C" w:rsidP="00E26D0C">
      <w:r>
        <w:t xml:space="preserve">La pagina di ricerca </w:t>
      </w:r>
      <w:r w:rsidR="004C52A5">
        <w:t>manuale</w:t>
      </w:r>
      <w:r>
        <w:t xml:space="preserve"> (</w:t>
      </w:r>
      <w:r w:rsidR="00FD64A4">
        <w:t>f</w:t>
      </w:r>
      <w:r>
        <w:t>igura 2</w:t>
      </w:r>
      <w:r w:rsidR="00210C96">
        <w:t>7</w:t>
      </w:r>
      <w:r>
        <w:t xml:space="preserve">) permette di esplorare l’intera </w:t>
      </w:r>
      <w:proofErr w:type="spellStart"/>
      <w:r>
        <w:t>knowloge</w:t>
      </w:r>
      <w:proofErr w:type="spellEnd"/>
      <w:r>
        <w:t xml:space="preserve"> base della CTI, tramite la barra di ricerca e i filtri che permettono di </w:t>
      </w:r>
      <w:r w:rsidR="004C52A5">
        <w:t>ottenere</w:t>
      </w:r>
      <w:r>
        <w:t xml:space="preserve"> più agevolmente gli oggetti cercati</w:t>
      </w:r>
      <w:r w:rsidR="007B4F54">
        <w:t xml:space="preserve"> e le relazioni con gli altri agenti di minaccia</w:t>
      </w:r>
      <w:r>
        <w:t xml:space="preserve"> </w:t>
      </w:r>
      <w:r w:rsidR="007B4F54">
        <w:t>e possibili azioni difensive, gli esperti</w:t>
      </w:r>
      <w:r>
        <w:t xml:space="preserve"> del settore possono esplorare velocemente le soluzioni da intraprendere per la propria organizzazione o le possibili minacce per essa.</w:t>
      </w:r>
    </w:p>
    <w:p w14:paraId="3FD45B4A" w14:textId="65808ECB" w:rsidR="00E26D0C" w:rsidRDefault="00E26D0C" w:rsidP="00E26D0C">
      <w:r>
        <w:t xml:space="preserve">Nella stessa schermata è anche presente l’opzione per poter </w:t>
      </w:r>
      <w:r w:rsidR="004C52A5">
        <w:t>effettuare</w:t>
      </w:r>
      <w:r>
        <w:t xml:space="preserve"> il mapping</w:t>
      </w:r>
      <w:r w:rsidR="004C52A5">
        <w:t xml:space="preserve"> </w:t>
      </w:r>
      <w:r w:rsidR="004C52A5">
        <w:t>di una vulnerabilità</w:t>
      </w:r>
      <w:r w:rsidR="004C52A5">
        <w:t xml:space="preserve">, </w:t>
      </w:r>
      <w:r w:rsidR="004C52A5">
        <w:t>tramite il suo id</w:t>
      </w:r>
      <w:r w:rsidR="004C52A5">
        <w:t xml:space="preserve">, con gli </w:t>
      </w:r>
      <w:proofErr w:type="spellStart"/>
      <w:r w:rsidR="004C52A5">
        <w:t>attack</w:t>
      </w:r>
      <w:proofErr w:type="spellEnd"/>
      <w:r w:rsidR="004C52A5">
        <w:t xml:space="preserve"> patterns MITRE conosciuti</w:t>
      </w:r>
      <w:r>
        <w:t xml:space="preserve"> </w:t>
      </w:r>
      <w:r w:rsidR="006B191D">
        <w:t>(figura 2</w:t>
      </w:r>
      <w:r w:rsidR="00210C96">
        <w:t>8</w:t>
      </w:r>
      <w:r w:rsidR="006B191D">
        <w:t>)</w:t>
      </w:r>
      <w:r>
        <w:t>, in modo da conoscerne i possibili pattern di attacco sfruttati.</w:t>
      </w:r>
    </w:p>
    <w:p w14:paraId="43BB7685" w14:textId="72CBD175" w:rsidR="00E26D0C" w:rsidRDefault="00E26D0C" w:rsidP="00E26D0C">
      <w:pPr>
        <w:jc w:val="center"/>
      </w:pPr>
      <w:r w:rsidRPr="00E26D0C">
        <w:rPr>
          <w:noProof/>
        </w:rPr>
        <w:lastRenderedPageBreak/>
        <w:drawing>
          <wp:inline distT="0" distB="0" distL="0" distR="0" wp14:anchorId="11DCA0CD" wp14:editId="5FAEFAA4">
            <wp:extent cx="5040630" cy="280352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0630" cy="2803525"/>
                    </a:xfrm>
                    <a:prstGeom prst="rect">
                      <a:avLst/>
                    </a:prstGeom>
                  </pic:spPr>
                </pic:pic>
              </a:graphicData>
            </a:graphic>
          </wp:inline>
        </w:drawing>
      </w:r>
      <w:r>
        <w:br/>
        <w:t>Figura 2</w:t>
      </w:r>
      <w:r w:rsidR="00210C96">
        <w:t>7</w:t>
      </w:r>
      <w:r>
        <w:t xml:space="preserve">: Manual </w:t>
      </w:r>
      <w:proofErr w:type="spellStart"/>
      <w:r>
        <w:t>searching</w:t>
      </w:r>
      <w:proofErr w:type="spellEnd"/>
      <w:r>
        <w:t xml:space="preserve"> page</w:t>
      </w:r>
    </w:p>
    <w:p w14:paraId="118CACA7" w14:textId="573C0D91" w:rsidR="006B191D" w:rsidRDefault="006E1B24" w:rsidP="006B191D">
      <w:pPr>
        <w:jc w:val="center"/>
      </w:pPr>
      <w:r w:rsidRPr="006E1B24">
        <w:rPr>
          <w:noProof/>
        </w:rPr>
        <w:drawing>
          <wp:inline distT="0" distB="0" distL="0" distR="0" wp14:anchorId="5084D3EA" wp14:editId="2E6DFA21">
            <wp:extent cx="5040630" cy="27622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630" cy="2762250"/>
                    </a:xfrm>
                    <a:prstGeom prst="rect">
                      <a:avLst/>
                    </a:prstGeom>
                  </pic:spPr>
                </pic:pic>
              </a:graphicData>
            </a:graphic>
          </wp:inline>
        </w:drawing>
      </w:r>
      <w:r w:rsidR="00E26D0C">
        <w:br/>
        <w:t>Figura 2</w:t>
      </w:r>
      <w:r w:rsidR="00210C96">
        <w:t>8</w:t>
      </w:r>
      <w:r w:rsidR="00E26D0C">
        <w:t xml:space="preserve">: </w:t>
      </w:r>
      <w:r w:rsidR="006B191D">
        <w:t>Mapping</w:t>
      </w:r>
      <w:r w:rsidR="00E26D0C">
        <w:t xml:space="preserve"> di una nuova vulnerabilità</w:t>
      </w:r>
    </w:p>
    <w:p w14:paraId="6FEC6C7B" w14:textId="05F39C25" w:rsidR="00E26D0C" w:rsidRDefault="00E26D0C" w:rsidP="00E26D0C">
      <w:pPr>
        <w:pStyle w:val="Titolo3"/>
      </w:pPr>
      <w:bookmarkStart w:id="166" w:name="_Toc169972793"/>
      <w:r>
        <w:t xml:space="preserve">Attack patterns by </w:t>
      </w:r>
      <w:proofErr w:type="spellStart"/>
      <w:r>
        <w:t>phase</w:t>
      </w:r>
      <w:bookmarkEnd w:id="166"/>
      <w:proofErr w:type="spellEnd"/>
    </w:p>
    <w:p w14:paraId="749754A2" w14:textId="63C9A9D5" w:rsidR="00E26D0C" w:rsidRDefault="006B191D" w:rsidP="00E26D0C">
      <w:r>
        <w:t>Nella schermata in questione si può visualizzare una matrice espansa</w:t>
      </w:r>
      <w:r w:rsidR="007B5819">
        <w:t xml:space="preserve"> (figura 2</w:t>
      </w:r>
      <w:r w:rsidR="00210C96">
        <w:t>9</w:t>
      </w:r>
      <w:r w:rsidR="007B5819">
        <w:t>)</w:t>
      </w:r>
      <w:r>
        <w:t xml:space="preserve">, la quale fornisce l’unione delle tecniche provenienti dai framework ATT&amp;CK e ATLAS, dando così un’altra </w:t>
      </w:r>
      <w:r>
        <w:lastRenderedPageBreak/>
        <w:t xml:space="preserve">forma di visualizzazione delle </w:t>
      </w:r>
      <w:r w:rsidR="004C52A5">
        <w:t>informazioni</w:t>
      </w:r>
      <w:r>
        <w:t xml:space="preserve"> e la possibilità di selezionare gli attacchi riscontrati tramite software di terze parti nella propria organizzazione al fine di generare un report</w:t>
      </w:r>
      <w:r w:rsidR="007B5819">
        <w:t xml:space="preserve"> (figura </w:t>
      </w:r>
      <w:r w:rsidR="00210C96">
        <w:t>30</w:t>
      </w:r>
      <w:r w:rsidR="007B5819">
        <w:t>)</w:t>
      </w:r>
      <w:r>
        <w:t xml:space="preserve"> che fornisca la probabilità con cui si sta subendo un attacco da parte dei </w:t>
      </w:r>
      <w:proofErr w:type="spellStart"/>
      <w:r>
        <w:t>threat</w:t>
      </w:r>
      <w:proofErr w:type="spellEnd"/>
      <w:r>
        <w:t xml:space="preserve"> agent/group conosciuti. </w:t>
      </w:r>
    </w:p>
    <w:p w14:paraId="1568A20A" w14:textId="6BAA9F17" w:rsidR="006B191D" w:rsidRDefault="007B5819" w:rsidP="00907810">
      <w:pPr>
        <w:jc w:val="center"/>
      </w:pPr>
      <w:r w:rsidRPr="007B5819">
        <w:rPr>
          <w:noProof/>
        </w:rPr>
        <w:drawing>
          <wp:inline distT="0" distB="0" distL="0" distR="0" wp14:anchorId="0BA61A96" wp14:editId="0C9FC2BC">
            <wp:extent cx="5040630" cy="278638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630" cy="2786380"/>
                    </a:xfrm>
                    <a:prstGeom prst="rect">
                      <a:avLst/>
                    </a:prstGeom>
                  </pic:spPr>
                </pic:pic>
              </a:graphicData>
            </a:graphic>
          </wp:inline>
        </w:drawing>
      </w:r>
    </w:p>
    <w:p w14:paraId="4096E181" w14:textId="5DA09254" w:rsidR="006B191D" w:rsidRDefault="006B191D" w:rsidP="006B191D">
      <w:pPr>
        <w:jc w:val="center"/>
      </w:pPr>
      <w:r>
        <w:t xml:space="preserve">Figura </w:t>
      </w:r>
      <w:r w:rsidR="00210C96">
        <w:t>29</w:t>
      </w:r>
      <w:r>
        <w:t>: Unione delle matrici ATT&amp;CK e ATLAS</w:t>
      </w:r>
    </w:p>
    <w:p w14:paraId="3008073E" w14:textId="47D36943" w:rsidR="006B191D" w:rsidRPr="00E26D0C" w:rsidRDefault="00907810" w:rsidP="00907810">
      <w:pPr>
        <w:jc w:val="center"/>
      </w:pPr>
      <w:r w:rsidRPr="00907810">
        <w:rPr>
          <w:noProof/>
        </w:rPr>
        <w:lastRenderedPageBreak/>
        <w:drawing>
          <wp:inline distT="0" distB="0" distL="0" distR="0" wp14:anchorId="51F83599" wp14:editId="470E8DC5">
            <wp:extent cx="4731488" cy="696192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49032" cy="6987741"/>
                    </a:xfrm>
                    <a:prstGeom prst="rect">
                      <a:avLst/>
                    </a:prstGeom>
                  </pic:spPr>
                </pic:pic>
              </a:graphicData>
            </a:graphic>
          </wp:inline>
        </w:drawing>
      </w:r>
      <w:r>
        <w:br/>
      </w:r>
      <w:r w:rsidR="006B191D">
        <w:t xml:space="preserve">Figura </w:t>
      </w:r>
      <w:r w:rsidR="00210C96">
        <w:t>30</w:t>
      </w:r>
      <w:r w:rsidR="006B191D">
        <w:t xml:space="preserve">: </w:t>
      </w:r>
      <w:r>
        <w:t xml:space="preserve">Pagina di esempio del report </w:t>
      </w:r>
      <w:r w:rsidR="006B191D">
        <w:t xml:space="preserve">che fornisce la probabilità di attacco da parte dei vari </w:t>
      </w:r>
      <w:proofErr w:type="spellStart"/>
      <w:r w:rsidR="006B191D">
        <w:t>threat</w:t>
      </w:r>
      <w:proofErr w:type="spellEnd"/>
      <w:r w:rsidR="006B191D">
        <w:t xml:space="preserve"> agent</w:t>
      </w:r>
      <w:r>
        <w:t>s</w:t>
      </w:r>
      <w:r w:rsidR="006B191D">
        <w:t>/group</w:t>
      </w:r>
      <w:r>
        <w:t>s</w:t>
      </w:r>
    </w:p>
    <w:p w14:paraId="20C9A98F" w14:textId="3A809ECE" w:rsidR="00695AA5" w:rsidRDefault="00695AA5" w:rsidP="00695AA5">
      <w:pPr>
        <w:pStyle w:val="Titolo2"/>
      </w:pPr>
      <w:bookmarkStart w:id="167" w:name="_Toc169972794"/>
      <w:proofErr w:type="spellStart"/>
      <w:r>
        <w:lastRenderedPageBreak/>
        <w:t>nginx</w:t>
      </w:r>
      <w:bookmarkEnd w:id="167"/>
      <w:proofErr w:type="spellEnd"/>
    </w:p>
    <w:p w14:paraId="7F0B645B" w14:textId="49A942E9" w:rsidR="00695AA5" w:rsidRPr="00695AA5" w:rsidRDefault="00695AA5" w:rsidP="00695AA5">
      <w:proofErr w:type="spellStart"/>
      <w:r w:rsidRPr="00695AA5">
        <w:rPr>
          <w:b/>
          <w:bCs/>
        </w:rPr>
        <w:t>Nginx</w:t>
      </w:r>
      <w:proofErr w:type="spellEnd"/>
      <w:r>
        <w:t xml:space="preserve"> è stato implementato come </w:t>
      </w:r>
      <w:r w:rsidRPr="00695AA5">
        <w:rPr>
          <w:b/>
          <w:bCs/>
        </w:rPr>
        <w:t>reverse server proxy</w:t>
      </w:r>
      <w:r w:rsidR="000655CE">
        <w:rPr>
          <w:b/>
          <w:bCs/>
        </w:rPr>
        <w:t xml:space="preserve"> </w:t>
      </w:r>
      <w:r w:rsidR="000655CE">
        <w:t>(figura 9)</w:t>
      </w:r>
      <w:r>
        <w:t xml:space="preserve"> all'interno del sistema per la distribuzione delle richieste HTTP tra diversi servizi contenuti nel progetto. La configurazione di </w:t>
      </w:r>
      <w:proofErr w:type="spellStart"/>
      <w:r>
        <w:t>Nginx</w:t>
      </w:r>
      <w:proofErr w:type="spellEnd"/>
      <w:r>
        <w:t xml:space="preserve"> utilizzata è progettata per inoltrare le richieste ricevute sulla porta 80 ai rispettivi servizi in base al percorso dell'URL. </w:t>
      </w:r>
      <w:r w:rsidRPr="00695AA5">
        <w:t>Questo approccio consente una distribuzione efficiente del traffico e assicura che le richieste vengano indirizzate al servizio appropriato in modo trasparente per gli utenti del sistema.</w:t>
      </w:r>
    </w:p>
    <w:p w14:paraId="487B5EE6" w14:textId="171FD208" w:rsidR="007B4F54" w:rsidRDefault="000655CE" w:rsidP="000655CE">
      <w:r w:rsidRPr="000655CE">
        <w:t xml:space="preserve">L'integrazione di </w:t>
      </w:r>
      <w:proofErr w:type="spellStart"/>
      <w:r w:rsidRPr="000655CE">
        <w:t>Nginx</w:t>
      </w:r>
      <w:proofErr w:type="spellEnd"/>
      <w:r w:rsidRPr="000655CE">
        <w:t xml:space="preserve"> come reverse proxy server nel sistema offre la </w:t>
      </w:r>
      <w:r w:rsidRPr="000655CE">
        <w:rPr>
          <w:b/>
          <w:bCs/>
        </w:rPr>
        <w:t>possibilità</w:t>
      </w:r>
      <w:r w:rsidRPr="000655CE">
        <w:t xml:space="preserve"> di implementare il </w:t>
      </w:r>
      <w:r w:rsidRPr="000655CE">
        <w:rPr>
          <w:b/>
          <w:bCs/>
        </w:rPr>
        <w:t>bilanciamento del carico</w:t>
      </w:r>
      <w:r w:rsidRPr="000655CE">
        <w:t xml:space="preserve">, il che diventa particolarmente vantaggioso se </w:t>
      </w:r>
      <w:proofErr w:type="spellStart"/>
      <w:r w:rsidRPr="000655CE">
        <w:t>DetectiveAttacks</w:t>
      </w:r>
      <w:proofErr w:type="spellEnd"/>
      <w:r w:rsidRPr="000655CE">
        <w:t xml:space="preserve"> verrà rilasciato su una piattaforma online. Con il load balancing, </w:t>
      </w:r>
      <w:proofErr w:type="spellStart"/>
      <w:r w:rsidRPr="000655CE">
        <w:t>Nginx</w:t>
      </w:r>
      <w:proofErr w:type="spellEnd"/>
      <w:r w:rsidRPr="000655CE">
        <w:t xml:space="preserve"> può distribuire le richieste tra più istanze del servizio </w:t>
      </w:r>
      <w:proofErr w:type="spellStart"/>
      <w:r w:rsidRPr="000655CE">
        <w:t>DetectiveAttacks</w:t>
      </w:r>
      <w:proofErr w:type="spellEnd"/>
      <w:r w:rsidRPr="000655CE">
        <w:t xml:space="preserve">, garantendo una </w:t>
      </w:r>
      <w:r w:rsidRPr="000655CE">
        <w:rPr>
          <w:b/>
          <w:bCs/>
        </w:rPr>
        <w:t>distribuzione</w:t>
      </w:r>
      <w:r w:rsidRPr="000655CE">
        <w:t xml:space="preserve"> </w:t>
      </w:r>
      <w:r w:rsidRPr="000655CE">
        <w:rPr>
          <w:b/>
          <w:bCs/>
        </w:rPr>
        <w:t>uniforme</w:t>
      </w:r>
      <w:r w:rsidRPr="000655CE">
        <w:t xml:space="preserve"> del carico e migliorando le prestazioni complessive del sistema. Questo è essenziale soprattutto in ambienti online ad alto traffico, dove il load balancing aiuta a mantenere la </w:t>
      </w:r>
      <w:r w:rsidRPr="000655CE">
        <w:rPr>
          <w:b/>
          <w:bCs/>
        </w:rPr>
        <w:t>stabilità</w:t>
      </w:r>
      <w:r w:rsidRPr="000655CE">
        <w:t xml:space="preserve"> e </w:t>
      </w:r>
      <w:r w:rsidRPr="000655CE">
        <w:rPr>
          <w:b/>
          <w:bCs/>
        </w:rPr>
        <w:t>l'affidabilità</w:t>
      </w:r>
      <w:r w:rsidRPr="000655CE">
        <w:t xml:space="preserve"> del servizio, consentendo una maggiore scalabilità per gestire un numero crescente di utenti e richieste. Inoltre, il load balancing può fornire una maggiore </w:t>
      </w:r>
      <w:r w:rsidRPr="000655CE">
        <w:rPr>
          <w:b/>
          <w:bCs/>
        </w:rPr>
        <w:t>tolleranza ai guasti</w:t>
      </w:r>
      <w:r w:rsidRPr="000655CE">
        <w:t>, in quanto se uno dei server fallisce, le richieste possono essere indirizzate automaticamente agli altri server disponibili, garantendo un'esperienza utente continua e affidabile.</w:t>
      </w:r>
    </w:p>
    <w:p w14:paraId="3AC947B0" w14:textId="6D4FE415" w:rsidR="007B4F54" w:rsidRDefault="007B4F54" w:rsidP="008B15A0">
      <w:pPr>
        <w:pStyle w:val="Sottotitolo"/>
      </w:pPr>
      <w:bookmarkStart w:id="168" w:name="_Toc169972795"/>
      <w:r>
        <w:lastRenderedPageBreak/>
        <w:t>Sviluppi Futuri</w:t>
      </w:r>
      <w:bookmarkEnd w:id="168"/>
    </w:p>
    <w:p w14:paraId="38168647" w14:textId="7C5B3E37" w:rsidR="007B4F54" w:rsidRPr="007B4F54" w:rsidRDefault="007B4F54" w:rsidP="007B4F54">
      <w:pPr>
        <w:rPr>
          <w:lang w:eastAsia="it-IT"/>
        </w:rPr>
      </w:pPr>
      <w:r w:rsidRPr="007B4F54">
        <w:rPr>
          <w:lang w:eastAsia="it-IT"/>
        </w:rPr>
        <w:t xml:space="preserve">Per </w:t>
      </w:r>
      <w:r w:rsidRPr="007B4F54">
        <w:rPr>
          <w:b/>
          <w:bCs/>
          <w:lang w:eastAsia="it-IT"/>
        </w:rPr>
        <w:t>migliorare</w:t>
      </w:r>
      <w:r w:rsidRPr="007B4F54">
        <w:rPr>
          <w:lang w:eastAsia="it-IT"/>
        </w:rPr>
        <w:t xml:space="preserve"> e </w:t>
      </w:r>
      <w:r w:rsidRPr="007B4F54">
        <w:rPr>
          <w:b/>
          <w:bCs/>
          <w:lang w:eastAsia="it-IT"/>
        </w:rPr>
        <w:t>ampliare</w:t>
      </w:r>
      <w:r w:rsidRPr="007B4F54">
        <w:rPr>
          <w:lang w:eastAsia="it-IT"/>
        </w:rPr>
        <w:t xml:space="preserve"> le funzionalità di </w:t>
      </w:r>
      <w:proofErr w:type="spellStart"/>
      <w:r w:rsidRPr="007B4F54">
        <w:rPr>
          <w:b/>
          <w:bCs/>
          <w:lang w:eastAsia="it-IT"/>
        </w:rPr>
        <w:t>DetectiveAttacks</w:t>
      </w:r>
      <w:proofErr w:type="spellEnd"/>
      <w:r w:rsidRPr="007B4F54">
        <w:rPr>
          <w:lang w:eastAsia="it-IT"/>
        </w:rPr>
        <w:t xml:space="preserve">, si prevede di implementare nuove caratteristiche e tecnologie. Uno degli obiettivi principali è facilitare l'utilizzo delle tecnologie attuali all'interno del software, permettendo una gestione più agevole ed efficiente delle varie minacce rilevate. Questo includerà lo sviluppo di strumenti di automazione che </w:t>
      </w:r>
      <w:r w:rsidRPr="00923FBF">
        <w:rPr>
          <w:b/>
          <w:bCs/>
          <w:lang w:eastAsia="it-IT"/>
        </w:rPr>
        <w:t>riducano</w:t>
      </w:r>
      <w:r w:rsidRPr="007B4F54">
        <w:rPr>
          <w:lang w:eastAsia="it-IT"/>
        </w:rPr>
        <w:t xml:space="preserve"> la necessità di </w:t>
      </w:r>
      <w:r w:rsidRPr="00923FBF">
        <w:rPr>
          <w:b/>
          <w:bCs/>
          <w:lang w:eastAsia="it-IT"/>
        </w:rPr>
        <w:t>intervento</w:t>
      </w:r>
      <w:r w:rsidRPr="007B4F54">
        <w:rPr>
          <w:lang w:eastAsia="it-IT"/>
        </w:rPr>
        <w:t xml:space="preserve"> </w:t>
      </w:r>
      <w:r w:rsidRPr="00923FBF">
        <w:rPr>
          <w:b/>
          <w:bCs/>
          <w:lang w:eastAsia="it-IT"/>
        </w:rPr>
        <w:t>manuale</w:t>
      </w:r>
      <w:r w:rsidRPr="007B4F54">
        <w:rPr>
          <w:lang w:eastAsia="it-IT"/>
        </w:rPr>
        <w:t xml:space="preserve"> da parte degli operatori.</w:t>
      </w:r>
    </w:p>
    <w:p w14:paraId="532A1899" w14:textId="4158C8F1" w:rsidR="007B4F54" w:rsidRDefault="007B4F54" w:rsidP="007B4F54">
      <w:pPr>
        <w:rPr>
          <w:lang w:eastAsia="it-IT"/>
        </w:rPr>
      </w:pPr>
      <w:r w:rsidRPr="007B4F54">
        <w:rPr>
          <w:lang w:eastAsia="it-IT"/>
        </w:rPr>
        <w:t xml:space="preserve">Un altro importante sviluppo futuro sarà l'integrazione di </w:t>
      </w:r>
      <w:r w:rsidRPr="007B4F54">
        <w:rPr>
          <w:b/>
          <w:bCs/>
          <w:lang w:eastAsia="it-IT"/>
        </w:rPr>
        <w:t>tecnologie</w:t>
      </w:r>
      <w:r w:rsidRPr="007B4F54">
        <w:rPr>
          <w:lang w:eastAsia="it-IT"/>
        </w:rPr>
        <w:t xml:space="preserve"> avanzate per il </w:t>
      </w:r>
      <w:r w:rsidRPr="007B4F54">
        <w:rPr>
          <w:b/>
          <w:bCs/>
          <w:lang w:eastAsia="it-IT"/>
        </w:rPr>
        <w:t>riconoscimento</w:t>
      </w:r>
      <w:r w:rsidRPr="007B4F54">
        <w:rPr>
          <w:lang w:eastAsia="it-IT"/>
        </w:rPr>
        <w:t xml:space="preserve"> automatico degli indicatori di attacco (</w:t>
      </w:r>
      <w:proofErr w:type="spellStart"/>
      <w:r w:rsidRPr="007B4F54">
        <w:rPr>
          <w:b/>
          <w:bCs/>
          <w:lang w:eastAsia="it-IT"/>
        </w:rPr>
        <w:t>IoA</w:t>
      </w:r>
      <w:proofErr w:type="spellEnd"/>
      <w:r w:rsidRPr="007B4F54">
        <w:rPr>
          <w:lang w:eastAsia="it-IT"/>
        </w:rPr>
        <w:t>). Questo permetterà al sistema di identificare e analizzare rapidamente le attività sospette, migliorando la capacità di rilevare minacce emergenti e riducendo i tempi di risposta agli incidenti di sicurezza.</w:t>
      </w:r>
    </w:p>
    <w:p w14:paraId="0621A9F5" w14:textId="0A66C8EE" w:rsidR="00010460" w:rsidRDefault="00010460" w:rsidP="007B4F54">
      <w:pPr>
        <w:rPr>
          <w:lang w:eastAsia="it-IT"/>
        </w:rPr>
      </w:pPr>
    </w:p>
    <w:p w14:paraId="2436F7B4" w14:textId="77777777" w:rsidR="00010460" w:rsidRDefault="00010460">
      <w:pPr>
        <w:spacing w:before="0" w:after="0" w:line="240" w:lineRule="auto"/>
        <w:jc w:val="left"/>
        <w:rPr>
          <w:lang w:eastAsia="it-IT"/>
        </w:rPr>
      </w:pPr>
      <w:r>
        <w:rPr>
          <w:lang w:eastAsia="it-IT"/>
        </w:rPr>
        <w:br w:type="page"/>
      </w:r>
    </w:p>
    <w:p w14:paraId="12EF1DAA" w14:textId="378FFA42" w:rsidR="00010460" w:rsidRDefault="00010460" w:rsidP="00010460">
      <w:pPr>
        <w:pStyle w:val="Titolo1"/>
        <w:rPr>
          <w:lang w:eastAsia="it-IT"/>
        </w:rPr>
      </w:pPr>
      <w:bookmarkStart w:id="169" w:name="_Toc169972796"/>
      <w:r>
        <w:rPr>
          <w:lang w:eastAsia="it-IT"/>
        </w:rPr>
        <w:lastRenderedPageBreak/>
        <w:t>Ringraziamenti</w:t>
      </w:r>
      <w:bookmarkEnd w:id="169"/>
    </w:p>
    <w:p w14:paraId="58889270" w14:textId="27777CE8" w:rsidR="00010460" w:rsidRPr="007B4F54" w:rsidRDefault="00010460" w:rsidP="007B4F54">
      <w:pPr>
        <w:rPr>
          <w:lang w:eastAsia="it-IT"/>
        </w:rPr>
      </w:pPr>
      <w:r>
        <w:rPr>
          <w:lang w:eastAsia="it-IT"/>
        </w:rPr>
        <w:t>x</w:t>
      </w:r>
    </w:p>
    <w:p w14:paraId="2A0BD967" w14:textId="52EA2CCB" w:rsidR="00CF5918" w:rsidRPr="007E4D82" w:rsidRDefault="002B6E90" w:rsidP="00A329E5">
      <w:pPr>
        <w:pStyle w:val="Titolo1"/>
      </w:pPr>
      <w:bookmarkStart w:id="170" w:name="_Toc169972797"/>
      <w:r w:rsidRPr="007E4D82">
        <w:lastRenderedPageBreak/>
        <w:t>Bibliografia</w:t>
      </w:r>
      <w:bookmarkEnd w:id="170"/>
    </w:p>
    <w:sdt>
      <w:sdtPr>
        <w:id w:val="111145805"/>
        <w:bibliography/>
      </w:sdtPr>
      <w:sdtContent>
        <w:p w14:paraId="26B3E50D" w14:textId="42CFC36B" w:rsidR="002B6E90" w:rsidRPr="007F4FDC" w:rsidRDefault="002B6E90" w:rsidP="00A329E5">
          <w:pPr>
            <w:rPr>
              <w:noProof/>
            </w:rPr>
          </w:pPr>
          <w:r w:rsidRPr="007F4FDC">
            <w:rPr>
              <w:noProof/>
            </w:rPr>
            <w:t xml:space="preserve">[1] </w:t>
          </w:r>
          <w:r w:rsidRPr="007E4D82">
            <w:fldChar w:fldCharType="begin"/>
          </w:r>
          <w:r w:rsidRPr="007F4FDC">
            <w:instrText>BIBLIOGRAPHY</w:instrText>
          </w:r>
          <w:r w:rsidRPr="007E4D82">
            <w:fldChar w:fldCharType="separate"/>
          </w:r>
          <w:r w:rsidRPr="007F4FDC">
            <w:rPr>
              <w:noProof/>
            </w:rPr>
            <w:t xml:space="preserve">Cisco (2022). </w:t>
          </w:r>
          <w:r w:rsidR="00E34A6F" w:rsidRPr="007F4FDC">
            <w:rPr>
              <w:noProof/>
            </w:rPr>
            <w:br/>
            <w:t>https://www.cisco.com/c/it_it/products/security/what-is-cybersecurity.html</w:t>
          </w:r>
        </w:p>
        <w:p w14:paraId="3F58C1E7" w14:textId="2FCE35F7" w:rsidR="002B6E90" w:rsidRPr="007E4D82" w:rsidRDefault="002B6E90" w:rsidP="00A329E5">
          <w:pPr>
            <w:rPr>
              <w:noProof/>
            </w:rPr>
          </w:pPr>
          <w:r w:rsidRPr="007E4D82">
            <w:rPr>
              <w:b/>
              <w:bCs/>
            </w:rPr>
            <w:fldChar w:fldCharType="end"/>
          </w:r>
          <w:r w:rsidRPr="007E4D82">
            <w:t xml:space="preserve">[2] </w:t>
          </w:r>
          <w:r w:rsidRPr="002D2711">
            <w:rPr>
              <w:noProof/>
            </w:rPr>
            <w:t>Wikipedia</w:t>
          </w:r>
          <w:r w:rsidRPr="007E4D82">
            <w:rPr>
              <w:noProof/>
            </w:rPr>
            <w:t xml:space="preserve"> (2024, </w:t>
          </w:r>
          <w:r w:rsidR="00036035">
            <w:rPr>
              <w:noProof/>
            </w:rPr>
            <w:t>M</w:t>
          </w:r>
          <w:r w:rsidRPr="007E4D82">
            <w:rPr>
              <w:noProof/>
            </w:rPr>
            <w:t>arzo 11). https://it.wikipedia.org/wiki/Internet_delle_cose</w:t>
          </w:r>
        </w:p>
        <w:p w14:paraId="753C4B28" w14:textId="49699431" w:rsidR="002B6E90" w:rsidRPr="002D424F" w:rsidRDefault="002B6E90" w:rsidP="00A329E5">
          <w:pPr>
            <w:rPr>
              <w:noProof/>
              <w:lang w:val="en-US"/>
            </w:rPr>
          </w:pPr>
          <w:r w:rsidRPr="002D424F">
            <w:rPr>
              <w:noProof/>
              <w:lang w:val="en-US"/>
            </w:rPr>
            <w:t xml:space="preserve">[3] </w:t>
          </w:r>
          <w:r w:rsidRPr="002D2711">
            <w:rPr>
              <w:noProof/>
              <w:lang w:val="en-US"/>
            </w:rPr>
            <w:t>Cisco</w:t>
          </w:r>
          <w:r w:rsidRPr="002D424F">
            <w:rPr>
              <w:noProof/>
              <w:lang w:val="en-US"/>
            </w:rPr>
            <w:t xml:space="preserve"> (2023). </w:t>
          </w:r>
          <w:r w:rsidR="00E34A6F" w:rsidRPr="002D424F">
            <w:rPr>
              <w:noProof/>
              <w:lang w:val="en-US"/>
            </w:rPr>
            <w:br/>
          </w:r>
          <w:r w:rsidRPr="002D424F">
            <w:rPr>
              <w:noProof/>
              <w:lang w:val="en-US"/>
            </w:rPr>
            <w:t>https://www.learncisco.net/courses/iins/common-security-threats/information-security-and-common-threats.html</w:t>
          </w:r>
        </w:p>
        <w:p w14:paraId="7E1F673A" w14:textId="76DB87BA" w:rsidR="002B6E90" w:rsidRPr="002D424F" w:rsidRDefault="00A15848" w:rsidP="00A329E5">
          <w:pPr>
            <w:rPr>
              <w:u w:val="single"/>
              <w:lang w:val="en-US"/>
            </w:rPr>
          </w:pPr>
          <w:r w:rsidRPr="002D424F">
            <w:rPr>
              <w:lang w:val="en-US"/>
            </w:rPr>
            <w:t xml:space="preserve">[4] </w:t>
          </w:r>
          <w:r w:rsidRPr="002D2711">
            <w:rPr>
              <w:lang w:val="en-US"/>
            </w:rPr>
            <w:t>Check</w:t>
          </w:r>
          <w:r w:rsidRPr="002D424F">
            <w:rPr>
              <w:i/>
              <w:iCs/>
              <w:lang w:val="en-US"/>
            </w:rPr>
            <w:t xml:space="preserve"> </w:t>
          </w:r>
          <w:r w:rsidRPr="002D2711">
            <w:rPr>
              <w:lang w:val="en-US"/>
            </w:rPr>
            <w:t>Point</w:t>
          </w:r>
          <w:r w:rsidRPr="002D424F">
            <w:rPr>
              <w:lang w:val="en-US"/>
            </w:rPr>
            <w:t xml:space="preserve"> (2023, </w:t>
          </w:r>
          <w:proofErr w:type="spellStart"/>
          <w:r w:rsidR="00036035">
            <w:rPr>
              <w:lang w:val="en-US"/>
            </w:rPr>
            <w:t>L</w:t>
          </w:r>
          <w:r w:rsidRPr="002D424F">
            <w:rPr>
              <w:lang w:val="en-US"/>
            </w:rPr>
            <w:t>uglio</w:t>
          </w:r>
          <w:proofErr w:type="spellEnd"/>
          <w:r w:rsidRPr="002D424F">
            <w:rPr>
              <w:lang w:val="en-US"/>
            </w:rPr>
            <w:t>).</w:t>
          </w:r>
          <w:r w:rsidRPr="002D424F">
            <w:rPr>
              <w:u w:val="single"/>
              <w:lang w:val="en-US"/>
            </w:rPr>
            <w:t xml:space="preserve"> </w:t>
          </w:r>
          <w:r w:rsidRPr="002D424F">
            <w:rPr>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A329E5">
          <w:r w:rsidRPr="007E4D82">
            <w:t xml:space="preserve">[5] </w:t>
          </w:r>
          <w:r w:rsidRPr="002D2711">
            <w:t>Statista</w:t>
          </w:r>
          <w:r w:rsidRPr="007E4D82">
            <w:t xml:space="preserve">  (2024, </w:t>
          </w:r>
          <w:r w:rsidR="00036035">
            <w:t>F</w:t>
          </w:r>
          <w:r w:rsidRPr="007E4D82">
            <w:t>ebbraio 23). https://www.statista.com/chart/31805/countries-responsible-for-the-largest-share-of-cyber-incidents/</w:t>
          </w:r>
        </w:p>
      </w:sdtContent>
    </w:sdt>
    <w:p w14:paraId="0CAD7D14" w14:textId="7F88B3ED" w:rsidR="00E82ECB" w:rsidRPr="007E4D82" w:rsidRDefault="00E82ECB" w:rsidP="00A329E5">
      <w:r w:rsidRPr="007E4D82">
        <w:t xml:space="preserve">[6] Statista  (2024, </w:t>
      </w:r>
      <w:r w:rsidR="00036035">
        <w:t>F</w:t>
      </w:r>
      <w:r w:rsidRPr="007E4D82">
        <w:t>ebbraio 22). https://www.statista.com/chart/28878/expected-cost-of-cybercrime-until-2027/</w:t>
      </w:r>
    </w:p>
    <w:p w14:paraId="7FD63049" w14:textId="02572CC6" w:rsidR="00E2474B" w:rsidRPr="002D424F" w:rsidRDefault="00E2474B" w:rsidP="00A329E5">
      <w:r w:rsidRPr="002D424F">
        <w:lastRenderedPageBreak/>
        <w:t xml:space="preserve">[7] </w:t>
      </w:r>
      <w:r w:rsidRPr="002D2711">
        <w:t>Agenda Digitale Eu</w:t>
      </w:r>
      <w:r w:rsidRPr="002D424F">
        <w:t xml:space="preserve"> (2024, </w:t>
      </w:r>
      <w:r w:rsidR="00036035">
        <w:t>G</w:t>
      </w:r>
      <w:r w:rsidRPr="002D424F">
        <w:t>ennaio 25). https://www.agendadigitale.eu/</w:t>
      </w:r>
      <w:r w:rsidRPr="007E4D82">
        <w:t>sicurezza</w:t>
      </w:r>
      <w:r w:rsidRPr="002D424F">
        <w:t>/</w:t>
      </w:r>
      <w:r w:rsidRPr="007E4D82">
        <w:t>obblighi</w:t>
      </w:r>
      <w:r w:rsidRPr="002D424F">
        <w:t>-di-cyber-sicurezza-come-adeguarsi-alla-direttiva-nis2/</w:t>
      </w:r>
    </w:p>
    <w:p w14:paraId="22B97A0A" w14:textId="77376803" w:rsidR="002D5AE1" w:rsidRDefault="002D5AE1" w:rsidP="00A329E5">
      <w:pPr>
        <w:rPr>
          <w:lang w:val="en-GB"/>
        </w:rPr>
      </w:pPr>
      <w:r w:rsidRPr="002D424F">
        <w:t xml:space="preserve">[8] </w:t>
      </w:r>
      <w:proofErr w:type="spellStart"/>
      <w:r w:rsidRPr="002D424F">
        <w:t>Tauran</w:t>
      </w:r>
      <w:proofErr w:type="spellEnd"/>
      <w:r w:rsidRPr="002D424F">
        <w:t xml:space="preserve"> Yadav, Rao Arvind </w:t>
      </w:r>
      <w:proofErr w:type="spellStart"/>
      <w:r w:rsidRPr="002D424F">
        <w:t>Mallari</w:t>
      </w:r>
      <w:proofErr w:type="spellEnd"/>
      <w:r w:rsidRPr="002D424F">
        <w:t xml:space="preserve"> (2016, </w:t>
      </w:r>
      <w:r w:rsidR="00036035">
        <w:t>G</w:t>
      </w:r>
      <w:r w:rsidRPr="002D424F">
        <w:t>iugno 10).</w:t>
      </w:r>
      <w:r w:rsidRPr="002D424F">
        <w:br/>
      </w:r>
      <w:r w:rsidRPr="007E4D82">
        <w:rPr>
          <w:lang w:val="en-GB"/>
        </w:rPr>
        <w:t>Technical Aspect of Cyber Kill Chain</w:t>
      </w:r>
    </w:p>
    <w:p w14:paraId="7BCD4210" w14:textId="67D7FBEF" w:rsidR="001C7060" w:rsidRDefault="001C7060" w:rsidP="00A329E5">
      <w:pPr>
        <w:rPr>
          <w:lang w:val="en-GB"/>
        </w:rPr>
      </w:pPr>
      <w:r>
        <w:rPr>
          <w:lang w:val="en-GB"/>
        </w:rPr>
        <w:t xml:space="preserve">[9] </w:t>
      </w:r>
      <w:proofErr w:type="spellStart"/>
      <w:r>
        <w:rPr>
          <w:lang w:val="en-GB"/>
        </w:rPr>
        <w:t>Erico</w:t>
      </w:r>
      <w:proofErr w:type="spellEnd"/>
      <w:r>
        <w:rPr>
          <w:lang w:val="en-GB"/>
        </w:rPr>
        <w:t xml:space="preserve"> M. Hutchins, Michael J. </w:t>
      </w:r>
      <w:proofErr w:type="spellStart"/>
      <w:r>
        <w:rPr>
          <w:lang w:val="en-GB"/>
        </w:rPr>
        <w:t>Cloppert</w:t>
      </w:r>
      <w:proofErr w:type="spellEnd"/>
      <w:r>
        <w:rPr>
          <w:lang w:val="en-GB"/>
        </w:rPr>
        <w:t xml:space="preserve">, Rohan M. Amin, Ph.D. Lockheed Martin </w:t>
      </w:r>
      <w:proofErr w:type="spellStart"/>
      <w:r>
        <w:rPr>
          <w:lang w:val="en-GB"/>
        </w:rPr>
        <w:t>Corportation</w:t>
      </w:r>
      <w:proofErr w:type="spellEnd"/>
      <w:r>
        <w:rPr>
          <w:lang w:val="en-GB"/>
        </w:rPr>
        <w:t xml:space="preserve"> (2015, </w:t>
      </w:r>
      <w:proofErr w:type="spellStart"/>
      <w:r w:rsidR="00036035">
        <w:rPr>
          <w:lang w:val="en-GB"/>
        </w:rPr>
        <w:t>S</w:t>
      </w:r>
      <w:r>
        <w:rPr>
          <w:lang w:val="en-GB"/>
        </w:rPr>
        <w:t>ettembre</w:t>
      </w:r>
      <w:proofErr w:type="spellEnd"/>
      <w:r>
        <w:rPr>
          <w:lang w:val="en-GB"/>
        </w:rPr>
        <w:t xml:space="preserve"> 12). </w:t>
      </w:r>
      <w:r>
        <w:rPr>
          <w:lang w:val="en-GB"/>
        </w:rPr>
        <w:br/>
        <w:t xml:space="preserve">Intelligence-Driven Computer Network </w:t>
      </w:r>
      <w:proofErr w:type="spellStart"/>
      <w:r>
        <w:rPr>
          <w:lang w:val="en-GB"/>
        </w:rPr>
        <w:t>Defense</w:t>
      </w:r>
      <w:proofErr w:type="spellEnd"/>
      <w:r>
        <w:rPr>
          <w:lang w:val="en-GB"/>
        </w:rPr>
        <w:t xml:space="preserve"> Informed by Analysis of Adversary Campaigns and Intrusion Kill Chain</w:t>
      </w:r>
    </w:p>
    <w:p w14:paraId="7F8E450C" w14:textId="1ED20C91" w:rsidR="00633B5A" w:rsidRDefault="00633B5A" w:rsidP="00A329E5">
      <w:pPr>
        <w:rPr>
          <w:lang w:val="en-GB"/>
        </w:rPr>
      </w:pPr>
      <w:r>
        <w:rPr>
          <w:lang w:val="en-GB"/>
        </w:rPr>
        <w:t xml:space="preserve">[10] Blake E. Storm, Joseph A. Battaglia, Michael S. Kemmerer, William </w:t>
      </w:r>
      <w:proofErr w:type="spellStart"/>
      <w:r>
        <w:rPr>
          <w:lang w:val="en-GB"/>
        </w:rPr>
        <w:t>Kupersanin</w:t>
      </w:r>
      <w:proofErr w:type="spellEnd"/>
      <w:r>
        <w:rPr>
          <w:lang w:val="en-GB"/>
        </w:rPr>
        <w:t xml:space="preserve">, Douglas P. Millar, Craig Wampler, Sean M. Whitley, Ross D. Wolf (2017, </w:t>
      </w:r>
      <w:proofErr w:type="spellStart"/>
      <w:r w:rsidR="00036035">
        <w:rPr>
          <w:lang w:val="en-GB"/>
        </w:rPr>
        <w:t>G</w:t>
      </w:r>
      <w:r>
        <w:rPr>
          <w:lang w:val="en-GB"/>
        </w:rPr>
        <w:t>iugno</w:t>
      </w:r>
      <w:proofErr w:type="spellEnd"/>
      <w:r>
        <w:rPr>
          <w:lang w:val="en-GB"/>
        </w:rPr>
        <w:t>).</w:t>
      </w:r>
      <w:r>
        <w:rPr>
          <w:lang w:val="en-GB"/>
        </w:rPr>
        <w:br/>
        <w:t>Finding Cyber Threats With ATT&amp;CK-Based Analytics</w:t>
      </w:r>
    </w:p>
    <w:p w14:paraId="0923A685" w14:textId="25996277" w:rsidR="004877A2" w:rsidRDefault="00FE77BA" w:rsidP="00A329E5">
      <w:pPr>
        <w:rPr>
          <w:lang w:val="en-GB"/>
        </w:rPr>
      </w:pPr>
      <w:r>
        <w:rPr>
          <w:lang w:val="en-GB"/>
        </w:rPr>
        <w:t xml:space="preserve">[11] Mitre ATLAS (2021, 17 </w:t>
      </w:r>
      <w:proofErr w:type="spellStart"/>
      <w:r w:rsidR="00036035">
        <w:rPr>
          <w:lang w:val="en-GB"/>
        </w:rPr>
        <w:t>F</w:t>
      </w:r>
      <w:r>
        <w:rPr>
          <w:lang w:val="en-GB"/>
        </w:rPr>
        <w:t>ebbraio</w:t>
      </w:r>
      <w:proofErr w:type="spellEnd"/>
      <w:r>
        <w:rPr>
          <w:lang w:val="en-GB"/>
        </w:rPr>
        <w:t>)</w:t>
      </w:r>
      <w:r>
        <w:rPr>
          <w:lang w:val="en-GB"/>
        </w:rPr>
        <w:br/>
      </w:r>
      <w:r w:rsidRPr="00FE77BA">
        <w:rPr>
          <w:lang w:val="en-GB"/>
        </w:rPr>
        <w:t>https://atlas.mitre.org</w:t>
      </w:r>
      <w:r w:rsidR="004877A2">
        <w:rPr>
          <w:lang w:val="en-GB"/>
        </w:rPr>
        <w:t>/</w:t>
      </w:r>
    </w:p>
    <w:p w14:paraId="69DCB86B" w14:textId="6F8AA1B6" w:rsidR="00FE77BA" w:rsidRDefault="004877A2" w:rsidP="00A329E5">
      <w:pPr>
        <w:rPr>
          <w:lang w:val="en-US"/>
        </w:rPr>
      </w:pPr>
      <w:r w:rsidRPr="004877A2">
        <w:rPr>
          <w:lang w:val="en-US"/>
        </w:rPr>
        <w:t xml:space="preserve">[12] </w:t>
      </w:r>
      <w:r w:rsidR="005D5C84">
        <w:rPr>
          <w:lang w:val="en-US"/>
        </w:rPr>
        <w:t xml:space="preserve">Cyber Conflict </w:t>
      </w:r>
      <w:proofErr w:type="spellStart"/>
      <w:r w:rsidR="005D5C84">
        <w:rPr>
          <w:lang w:val="en-US"/>
        </w:rPr>
        <w:t>Istitute</w:t>
      </w:r>
      <w:proofErr w:type="spellEnd"/>
      <w:r w:rsidR="005D5C84">
        <w:rPr>
          <w:lang w:val="en-US"/>
        </w:rPr>
        <w:t xml:space="preserve"> (2022 </w:t>
      </w:r>
      <w:proofErr w:type="spellStart"/>
      <w:r w:rsidR="00036035">
        <w:rPr>
          <w:lang w:val="en-US"/>
        </w:rPr>
        <w:t>G</w:t>
      </w:r>
      <w:r w:rsidR="005D5C84">
        <w:rPr>
          <w:lang w:val="en-US"/>
        </w:rPr>
        <w:t>iugno</w:t>
      </w:r>
      <w:proofErr w:type="spellEnd"/>
      <w:r w:rsidR="005D5C84">
        <w:rPr>
          <w:lang w:val="en-US"/>
        </w:rPr>
        <w:t>)</w:t>
      </w:r>
      <w:r w:rsidR="005D5C84">
        <w:rPr>
          <w:lang w:val="en-US"/>
        </w:rPr>
        <w:br/>
      </w:r>
      <w:r w:rsidR="005D5C84" w:rsidRPr="005D5C84">
        <w:rPr>
          <w:lang w:val="en-US"/>
        </w:rPr>
        <w:t>https://cyberconflicts.cyberpeaceinstitute.org/law-and-policy/cases/</w:t>
      </w:r>
      <w:r w:rsidR="00E34921">
        <w:rPr>
          <w:lang w:val="en-US"/>
        </w:rPr>
        <w:t>Viasat</w:t>
      </w:r>
    </w:p>
    <w:p w14:paraId="7376E03D" w14:textId="66FE507D" w:rsidR="004877A2" w:rsidRDefault="004877A2" w:rsidP="00A329E5">
      <w:pPr>
        <w:rPr>
          <w:lang w:val="en-US"/>
        </w:rPr>
      </w:pPr>
      <w:r>
        <w:rPr>
          <w:lang w:val="en-US"/>
        </w:rPr>
        <w:t>[13]</w:t>
      </w:r>
      <w:r w:rsidR="005D5C84" w:rsidRPr="005D5C84">
        <w:rPr>
          <w:lang w:val="en-US"/>
        </w:rPr>
        <w:t xml:space="preserve"> </w:t>
      </w:r>
      <w:proofErr w:type="spellStart"/>
      <w:r w:rsidR="005D5C84" w:rsidRPr="004877A2">
        <w:rPr>
          <w:lang w:val="en-US"/>
        </w:rPr>
        <w:t>Nicolò</w:t>
      </w:r>
      <w:proofErr w:type="spellEnd"/>
      <w:r w:rsidR="005D5C84" w:rsidRPr="004877A2">
        <w:rPr>
          <w:lang w:val="en-US"/>
        </w:rPr>
        <w:t xml:space="preserve"> </w:t>
      </w:r>
      <w:proofErr w:type="spellStart"/>
      <w:r w:rsidR="005D5C84" w:rsidRPr="004877A2">
        <w:rPr>
          <w:lang w:val="en-US"/>
        </w:rPr>
        <w:t>Boschetti</w:t>
      </w:r>
      <w:proofErr w:type="spellEnd"/>
      <w:r w:rsidR="005D5C84" w:rsidRPr="004877A2">
        <w:rPr>
          <w:lang w:val="en-US"/>
        </w:rPr>
        <w:t>, Nathaniel G. Gordon, Gregory Falco</w:t>
      </w:r>
      <w:r w:rsidR="005D5C84" w:rsidRPr="004877A2">
        <w:rPr>
          <w:lang w:val="en-US"/>
        </w:rPr>
        <w:br/>
        <w:t>Space Cybersecurity Lessons Learned from</w:t>
      </w:r>
      <w:r w:rsidR="005D5C84">
        <w:rPr>
          <w:lang w:val="en-US"/>
        </w:rPr>
        <w:t xml:space="preserve"> </w:t>
      </w:r>
      <w:r w:rsidR="005D5C84" w:rsidRPr="004877A2">
        <w:rPr>
          <w:lang w:val="en-US"/>
        </w:rPr>
        <w:t>The</w:t>
      </w:r>
      <w:r w:rsidR="005D5C84">
        <w:rPr>
          <w:lang w:val="en-US"/>
        </w:rPr>
        <w:t xml:space="preserve"> </w:t>
      </w:r>
      <w:proofErr w:type="spellStart"/>
      <w:r w:rsidR="00E34921">
        <w:rPr>
          <w:lang w:val="en-US"/>
        </w:rPr>
        <w:t>Viasat</w:t>
      </w:r>
      <w:proofErr w:type="spellEnd"/>
      <w:r w:rsidR="005D5C84" w:rsidRPr="004877A2">
        <w:rPr>
          <w:lang w:val="en-US"/>
        </w:rPr>
        <w:t xml:space="preserve"> Cyberattack</w:t>
      </w:r>
    </w:p>
    <w:p w14:paraId="4562A9D2" w14:textId="1C8A7BAF" w:rsidR="003459C0" w:rsidRPr="00563036" w:rsidRDefault="003459C0" w:rsidP="00A329E5">
      <w:r w:rsidRPr="00563036">
        <w:t>[14] Wikipedia (2024).</w:t>
      </w:r>
      <w:r w:rsidRPr="00563036">
        <w:br/>
        <w:t>https://en.wikipedia.org/wiki/Common_Vulnerabilities_and_Exposures</w:t>
      </w:r>
    </w:p>
    <w:p w14:paraId="02272D80" w14:textId="2931BAA0" w:rsidR="003459C0" w:rsidRPr="00563036" w:rsidRDefault="003459C0" w:rsidP="00A329E5">
      <w:r w:rsidRPr="00563036">
        <w:lastRenderedPageBreak/>
        <w:t>[15] Wikipedia (2024).</w:t>
      </w:r>
      <w:r w:rsidRPr="00563036">
        <w:br/>
        <w:t>https://en.wikipedia.org/wiki/Common_Weakness_Enumeration</w:t>
      </w:r>
    </w:p>
    <w:p w14:paraId="73D15362" w14:textId="5791B5C7" w:rsidR="00BB2D61" w:rsidRPr="007F4FDC" w:rsidRDefault="00BB2D61" w:rsidP="00A329E5">
      <w:pPr>
        <w:rPr>
          <w:lang w:val="en-US"/>
        </w:rPr>
      </w:pPr>
      <w:r w:rsidRPr="007F4FDC">
        <w:rPr>
          <w:lang w:val="en-US"/>
        </w:rPr>
        <w:t xml:space="preserve">[16] </w:t>
      </w:r>
      <w:r w:rsidR="00A32227" w:rsidRPr="007F4FDC">
        <w:rPr>
          <w:lang w:val="en-US"/>
        </w:rPr>
        <w:t xml:space="preserve">Michelangelo </w:t>
      </w:r>
      <w:proofErr w:type="spellStart"/>
      <w:r w:rsidR="00A32227" w:rsidRPr="007F4FDC">
        <w:rPr>
          <w:lang w:val="en-US"/>
        </w:rPr>
        <w:t>Sidagni</w:t>
      </w:r>
      <w:proofErr w:type="spellEnd"/>
      <w:r w:rsidR="00B53315" w:rsidRPr="007F4FDC">
        <w:rPr>
          <w:lang w:val="en-US"/>
        </w:rPr>
        <w:t>, (</w:t>
      </w:r>
      <w:r w:rsidR="00A32227" w:rsidRPr="007F4FDC">
        <w:rPr>
          <w:lang w:val="en-US"/>
        </w:rPr>
        <w:t xml:space="preserve">2022, 11 </w:t>
      </w:r>
      <w:proofErr w:type="spellStart"/>
      <w:r w:rsidR="00A32227" w:rsidRPr="007F4FDC">
        <w:rPr>
          <w:lang w:val="en-US"/>
        </w:rPr>
        <w:t>Ottobre</w:t>
      </w:r>
      <w:proofErr w:type="spellEnd"/>
      <w:r w:rsidR="00B53315" w:rsidRPr="007F4FDC">
        <w:rPr>
          <w:lang w:val="en-US"/>
        </w:rPr>
        <w:t>)</w:t>
      </w:r>
      <w:r w:rsidRPr="007F4FDC">
        <w:rPr>
          <w:lang w:val="en-US"/>
        </w:rPr>
        <w:br/>
      </w:r>
      <w:r w:rsidR="00A32227" w:rsidRPr="007F4FDC">
        <w:rPr>
          <w:lang w:val="en-US"/>
        </w:rPr>
        <w:t>Mapping CVEs and ATT&amp;CK Framework TTPs: An Empirical Approach</w:t>
      </w:r>
    </w:p>
    <w:p w14:paraId="49A15E8C" w14:textId="63DC910B" w:rsidR="00A73DAE" w:rsidRPr="00563036" w:rsidRDefault="00A73DAE" w:rsidP="00A329E5">
      <w:pPr>
        <w:rPr>
          <w:lang w:val="en-US"/>
        </w:rPr>
      </w:pPr>
      <w:r w:rsidRPr="00563036">
        <w:rPr>
          <w:lang w:val="en-US"/>
        </w:rPr>
        <w:t xml:space="preserve">[17] </w:t>
      </w:r>
      <w:r w:rsidR="008C7183" w:rsidRPr="00563036">
        <w:rPr>
          <w:lang w:val="en-US"/>
        </w:rPr>
        <w:t xml:space="preserve">Center for Threat-Informed Defense </w:t>
      </w:r>
      <w:r w:rsidRPr="00563036">
        <w:rPr>
          <w:lang w:val="en-US"/>
        </w:rPr>
        <w:t xml:space="preserve">(2012, </w:t>
      </w:r>
      <w:proofErr w:type="spellStart"/>
      <w:r w:rsidRPr="00563036">
        <w:rPr>
          <w:lang w:val="en-US"/>
        </w:rPr>
        <w:t>Ottobre</w:t>
      </w:r>
      <w:proofErr w:type="spellEnd"/>
      <w:r w:rsidRPr="00563036">
        <w:rPr>
          <w:lang w:val="en-US"/>
        </w:rPr>
        <w:t xml:space="preserve"> 21)</w:t>
      </w:r>
      <w:r w:rsidRPr="00563036">
        <w:rPr>
          <w:lang w:val="en-US"/>
        </w:rPr>
        <w:br/>
      </w:r>
      <w:r w:rsidR="008C7183" w:rsidRPr="00563036">
        <w:rPr>
          <w:lang w:val="en-US"/>
        </w:rPr>
        <w:t>https://center-for-threat-informed-defense.github.io/mappings-explorer/about/methodology/cve-methodology/</w:t>
      </w:r>
    </w:p>
    <w:p w14:paraId="14B1BEF2" w14:textId="7D4B9746" w:rsidR="00033A9E" w:rsidRPr="00563036" w:rsidRDefault="0019075F" w:rsidP="00A329E5">
      <w:pPr>
        <w:rPr>
          <w:lang w:val="en-US"/>
        </w:rPr>
      </w:pPr>
      <w:r w:rsidRPr="00563036">
        <w:rPr>
          <w:lang w:val="en-US"/>
        </w:rPr>
        <w:t xml:space="preserve">[18] </w:t>
      </w:r>
      <w:proofErr w:type="spellStart"/>
      <w:r w:rsidRPr="00563036">
        <w:rPr>
          <w:lang w:val="en-US"/>
        </w:rPr>
        <w:t>Mitre</w:t>
      </w:r>
      <w:proofErr w:type="spellEnd"/>
      <w:r w:rsidRPr="00563036">
        <w:rPr>
          <w:lang w:val="en-US"/>
        </w:rPr>
        <w:t xml:space="preserve"> ATT&amp;CK (2020, 16 </w:t>
      </w:r>
      <w:proofErr w:type="spellStart"/>
      <w:r w:rsidRPr="00563036">
        <w:rPr>
          <w:lang w:val="en-US"/>
        </w:rPr>
        <w:t>Dicembre</w:t>
      </w:r>
      <w:proofErr w:type="spellEnd"/>
      <w:r w:rsidRPr="00563036">
        <w:rPr>
          <w:lang w:val="en-US"/>
        </w:rPr>
        <w:t>)</w:t>
      </w:r>
      <w:r w:rsidRPr="00563036">
        <w:rPr>
          <w:lang w:val="en-US"/>
        </w:rPr>
        <w:br/>
        <w:t>https://github.com/mitre-attack/mitreattack-python/</w:t>
      </w:r>
    </w:p>
    <w:p w14:paraId="4DEE242F" w14:textId="4B334AF6" w:rsidR="006960FE" w:rsidRPr="00213643" w:rsidRDefault="006960FE" w:rsidP="00A329E5">
      <w:pPr>
        <w:rPr>
          <w:lang w:val="en-US"/>
        </w:rPr>
      </w:pPr>
      <w:r w:rsidRPr="00213643">
        <w:rPr>
          <w:lang w:val="en-US"/>
        </w:rPr>
        <w:t xml:space="preserve">[20] Wikipedia (2013, 20 </w:t>
      </w:r>
      <w:proofErr w:type="spellStart"/>
      <w:r w:rsidRPr="00213643">
        <w:rPr>
          <w:lang w:val="en-US"/>
        </w:rPr>
        <w:t>Giugno</w:t>
      </w:r>
      <w:proofErr w:type="spellEnd"/>
      <w:r w:rsidRPr="00213643">
        <w:rPr>
          <w:lang w:val="en-US"/>
        </w:rPr>
        <w:t>)</w:t>
      </w:r>
      <w:r w:rsidRPr="00213643">
        <w:rPr>
          <w:lang w:val="en-US"/>
        </w:rPr>
        <w:br/>
        <w:t>https://it.wikipedia.org/wiki/Coseno_di_similitudine</w:t>
      </w:r>
    </w:p>
    <w:p w14:paraId="09CF8ECB" w14:textId="54A23AB9" w:rsidR="000C4DFE" w:rsidRDefault="000C4DFE" w:rsidP="00A329E5">
      <w:r>
        <w:t xml:space="preserve">[21] </w:t>
      </w:r>
      <w:r w:rsidR="00F716FC">
        <w:t xml:space="preserve">Wikipedia </w:t>
      </w:r>
      <w:r>
        <w:t>(2014, 27 Settembre)</w:t>
      </w:r>
      <w:r>
        <w:br/>
      </w:r>
      <w:r w:rsidRPr="000C4DFE">
        <w:t>https://en.wikipedia.org/wiki/Word_embedding</w:t>
      </w:r>
    </w:p>
    <w:p w14:paraId="4D0D6115" w14:textId="3DC3599C" w:rsidR="00F716FC" w:rsidRDefault="00F716FC" w:rsidP="00A329E5">
      <w:r>
        <w:t>[22] Wikipedia (2008, 7 Gennaio)</w:t>
      </w:r>
      <w:r>
        <w:br/>
      </w:r>
      <w:r w:rsidRPr="00F716FC">
        <w:t>https://en.wikipedia.org/wiki/Cosine_similarity</w:t>
      </w:r>
    </w:p>
    <w:p w14:paraId="0A5182DA" w14:textId="5A518BF1" w:rsidR="00FB5569" w:rsidRDefault="00FB5569" w:rsidP="00A329E5">
      <w:pPr>
        <w:rPr>
          <w:lang w:val="en-US"/>
        </w:rPr>
      </w:pPr>
      <w:r w:rsidRPr="00563036">
        <w:rPr>
          <w:lang w:val="en-US"/>
        </w:rPr>
        <w:t xml:space="preserve">[23] </w:t>
      </w:r>
      <w:proofErr w:type="spellStart"/>
      <w:r w:rsidRPr="00563036">
        <w:rPr>
          <w:lang w:val="en-US"/>
        </w:rPr>
        <w:t>vehemont</w:t>
      </w:r>
      <w:proofErr w:type="spellEnd"/>
      <w:r w:rsidRPr="00563036">
        <w:rPr>
          <w:lang w:val="en-US"/>
        </w:rPr>
        <w:t xml:space="preserve"> (2021, 15 </w:t>
      </w:r>
      <w:proofErr w:type="spellStart"/>
      <w:r w:rsidRPr="00563036">
        <w:rPr>
          <w:lang w:val="en-US"/>
        </w:rPr>
        <w:t>Ottobre</w:t>
      </w:r>
      <w:proofErr w:type="spellEnd"/>
      <w:r w:rsidRPr="00563036">
        <w:rPr>
          <w:lang w:val="en-US"/>
        </w:rPr>
        <w:t>)</w:t>
      </w:r>
      <w:r w:rsidRPr="00563036">
        <w:rPr>
          <w:lang w:val="en-US"/>
        </w:rPr>
        <w:br/>
        <w:t>https://github.com/vehemont/nvdlib</w:t>
      </w:r>
    </w:p>
    <w:p w14:paraId="29149850" w14:textId="3E64036D" w:rsidR="00BF6192" w:rsidRPr="00563036" w:rsidRDefault="00BF6192" w:rsidP="00A329E5">
      <w:pPr>
        <w:rPr>
          <w:lang w:val="en-US"/>
        </w:rPr>
      </w:pPr>
      <w:r w:rsidRPr="00213643">
        <w:rPr>
          <w:lang w:val="en-US"/>
        </w:rPr>
        <w:t xml:space="preserve">[24] </w:t>
      </w:r>
      <w:r w:rsidRPr="00563036">
        <w:rPr>
          <w:lang w:val="en-US"/>
        </w:rPr>
        <w:t xml:space="preserve">Basel </w:t>
      </w:r>
      <w:proofErr w:type="spellStart"/>
      <w:r w:rsidRPr="00563036">
        <w:rPr>
          <w:lang w:val="en-US"/>
        </w:rPr>
        <w:t>Abdeen</w:t>
      </w:r>
      <w:proofErr w:type="spellEnd"/>
      <w:r w:rsidRPr="00563036">
        <w:rPr>
          <w:lang w:val="en-US"/>
        </w:rPr>
        <w:t>, Ehab Al-</w:t>
      </w:r>
      <w:proofErr w:type="spellStart"/>
      <w:r w:rsidRPr="00563036">
        <w:rPr>
          <w:lang w:val="en-US"/>
        </w:rPr>
        <w:t>Shaer</w:t>
      </w:r>
      <w:proofErr w:type="spellEnd"/>
      <w:r w:rsidRPr="00563036">
        <w:rPr>
          <w:lang w:val="en-US"/>
        </w:rPr>
        <w:t xml:space="preserve">, Anoop Singhal, </w:t>
      </w:r>
      <w:proofErr w:type="spellStart"/>
      <w:r w:rsidRPr="00563036">
        <w:rPr>
          <w:lang w:val="en-US"/>
        </w:rPr>
        <w:t>Latifur</w:t>
      </w:r>
      <w:proofErr w:type="spellEnd"/>
      <w:r w:rsidRPr="00563036">
        <w:rPr>
          <w:lang w:val="en-US"/>
        </w:rPr>
        <w:t xml:space="preserve"> Khan, Kevin</w:t>
      </w:r>
      <w:r w:rsidR="00CB2598">
        <w:rPr>
          <w:lang w:val="en-US"/>
        </w:rPr>
        <w:t xml:space="preserve"> </w:t>
      </w:r>
      <w:proofErr w:type="spellStart"/>
      <w:r w:rsidRPr="00563036">
        <w:rPr>
          <w:lang w:val="en-US"/>
        </w:rPr>
        <w:t>Hamlen</w:t>
      </w:r>
      <w:proofErr w:type="spellEnd"/>
      <w:r w:rsidRPr="00563036">
        <w:rPr>
          <w:lang w:val="en-US"/>
        </w:rPr>
        <w:t xml:space="preserve"> (2023, 15 </w:t>
      </w:r>
      <w:proofErr w:type="spellStart"/>
      <w:r w:rsidRPr="00563036">
        <w:rPr>
          <w:lang w:val="en-US"/>
        </w:rPr>
        <w:t>Aprile</w:t>
      </w:r>
      <w:proofErr w:type="spellEnd"/>
      <w:r w:rsidRPr="00563036">
        <w:rPr>
          <w:lang w:val="en-US"/>
        </w:rPr>
        <w:t>)</w:t>
      </w:r>
      <w:r w:rsidRPr="00563036">
        <w:rPr>
          <w:lang w:val="en-US"/>
        </w:rPr>
        <w:br/>
        <w:t>SMET: Semantic Mapping of CVE to ATT&amp;CK and its Application to Cybersecurity</w:t>
      </w:r>
    </w:p>
    <w:p w14:paraId="05728408" w14:textId="00953B56" w:rsidR="00E82526" w:rsidRPr="00213643" w:rsidRDefault="00BF6192" w:rsidP="00A329E5">
      <w:pPr>
        <w:rPr>
          <w:lang w:val="en-US"/>
        </w:rPr>
      </w:pPr>
      <w:r w:rsidRPr="00213643">
        <w:rPr>
          <w:lang w:val="en-US"/>
        </w:rPr>
        <w:lastRenderedPageBreak/>
        <w:t>[25</w:t>
      </w:r>
      <w:r w:rsidR="00551DEB" w:rsidRPr="00213643">
        <w:rPr>
          <w:lang w:val="en-US"/>
        </w:rPr>
        <w:t>] MITRE</w:t>
      </w:r>
      <w:r w:rsidRPr="00213643">
        <w:rPr>
          <w:lang w:val="en-US"/>
        </w:rPr>
        <w:t xml:space="preserve"> ENGENUITY (2023, 24 Agosto)</w:t>
      </w:r>
      <w:r w:rsidRPr="00213643">
        <w:rPr>
          <w:lang w:val="en-US"/>
        </w:rPr>
        <w:br/>
        <w:t>https://mitre-engenuity.org/cybersecurity/center-for-threat-informed-defense/our-work/threat-report-attck-mapper-tram/</w:t>
      </w:r>
    </w:p>
    <w:p w14:paraId="01F6F088" w14:textId="05E7726E" w:rsidR="00BF6192" w:rsidRPr="00213643" w:rsidRDefault="00BF6192" w:rsidP="00A329E5">
      <w:pPr>
        <w:rPr>
          <w:lang w:val="en-US"/>
        </w:rPr>
      </w:pPr>
      <w:r w:rsidRPr="00213643">
        <w:rPr>
          <w:lang w:val="en-US"/>
        </w:rPr>
        <w:t xml:space="preserve">[26] Ehsan </w:t>
      </w:r>
      <w:proofErr w:type="spellStart"/>
      <w:r w:rsidRPr="00213643">
        <w:rPr>
          <w:lang w:val="en-US"/>
        </w:rPr>
        <w:t>Aghaei</w:t>
      </w:r>
      <w:proofErr w:type="spellEnd"/>
      <w:r w:rsidRPr="00213643">
        <w:rPr>
          <w:lang w:val="en-US"/>
        </w:rPr>
        <w:t>, Ehab Al-</w:t>
      </w:r>
      <w:proofErr w:type="spellStart"/>
      <w:r w:rsidRPr="00213643">
        <w:rPr>
          <w:lang w:val="en-US"/>
        </w:rPr>
        <w:t>Shaer</w:t>
      </w:r>
      <w:proofErr w:type="spellEnd"/>
      <w:r w:rsidRPr="00213643">
        <w:rPr>
          <w:lang w:val="en-US"/>
        </w:rPr>
        <w:t xml:space="preserve"> (2023, 6 </w:t>
      </w:r>
      <w:proofErr w:type="spellStart"/>
      <w:r w:rsidRPr="00213643">
        <w:rPr>
          <w:lang w:val="en-US"/>
        </w:rPr>
        <w:t>Settembre</w:t>
      </w:r>
      <w:proofErr w:type="spellEnd"/>
      <w:r w:rsidRPr="00213643">
        <w:rPr>
          <w:lang w:val="en-US"/>
        </w:rPr>
        <w:t>)</w:t>
      </w:r>
      <w:r w:rsidRPr="00213643">
        <w:rPr>
          <w:lang w:val="en-US"/>
        </w:rPr>
        <w:br/>
        <w:t>CVE-driven attack technique prediction with semantic information extraction and a domain-specific language model</w:t>
      </w:r>
    </w:p>
    <w:p w14:paraId="1B1D8788" w14:textId="43A7E215" w:rsidR="00BF6192" w:rsidRPr="00213643" w:rsidRDefault="00BF6192" w:rsidP="00A329E5">
      <w:pPr>
        <w:rPr>
          <w:lang w:val="en-US"/>
        </w:rPr>
      </w:pPr>
      <w:r w:rsidRPr="00213643">
        <w:rPr>
          <w:lang w:val="en-US"/>
        </w:rPr>
        <w:t xml:space="preserve">[27] </w:t>
      </w:r>
      <w:r w:rsidR="000E0DCA" w:rsidRPr="00213643">
        <w:rPr>
          <w:lang w:val="en-US"/>
        </w:rPr>
        <w:t xml:space="preserve">Ehsan </w:t>
      </w:r>
      <w:proofErr w:type="spellStart"/>
      <w:r w:rsidR="000E0DCA" w:rsidRPr="00213643">
        <w:rPr>
          <w:lang w:val="en-US"/>
        </w:rPr>
        <w:t>Aghaei</w:t>
      </w:r>
      <w:proofErr w:type="spellEnd"/>
      <w:r w:rsidR="000E0DCA" w:rsidRPr="00213643">
        <w:rPr>
          <w:lang w:val="en-US"/>
        </w:rPr>
        <w:t xml:space="preserve">, Xi </w:t>
      </w:r>
      <w:proofErr w:type="spellStart"/>
      <w:r w:rsidR="000E0DCA" w:rsidRPr="00213643">
        <w:rPr>
          <w:lang w:val="en-US"/>
        </w:rPr>
        <w:t>Niu</w:t>
      </w:r>
      <w:proofErr w:type="spellEnd"/>
      <w:r w:rsidR="000E0DCA" w:rsidRPr="00213643">
        <w:rPr>
          <w:lang w:val="en-US"/>
        </w:rPr>
        <w:t xml:space="preserve">, Waseem </w:t>
      </w:r>
      <w:proofErr w:type="spellStart"/>
      <w:r w:rsidR="000E0DCA" w:rsidRPr="00213643">
        <w:rPr>
          <w:lang w:val="en-US"/>
        </w:rPr>
        <w:t>Shadid</w:t>
      </w:r>
      <w:proofErr w:type="spellEnd"/>
      <w:r w:rsidR="000E0DCA" w:rsidRPr="00213643">
        <w:rPr>
          <w:lang w:val="en-US"/>
        </w:rPr>
        <w:t>, Ehab Al-</w:t>
      </w:r>
      <w:proofErr w:type="spellStart"/>
      <w:r w:rsidR="000E0DCA" w:rsidRPr="00213643">
        <w:rPr>
          <w:lang w:val="en-US"/>
        </w:rPr>
        <w:t>Shaer</w:t>
      </w:r>
      <w:proofErr w:type="spellEnd"/>
      <w:r w:rsidR="000E0DCA" w:rsidRPr="00213643">
        <w:rPr>
          <w:lang w:val="en-US"/>
        </w:rPr>
        <w:t xml:space="preserve"> (2023, 4 </w:t>
      </w:r>
      <w:proofErr w:type="spellStart"/>
      <w:r w:rsidR="000E0DCA" w:rsidRPr="00213643">
        <w:rPr>
          <w:lang w:val="en-US"/>
        </w:rPr>
        <w:t>Febbraio</w:t>
      </w:r>
      <w:proofErr w:type="spellEnd"/>
      <w:r w:rsidR="000E0DCA" w:rsidRPr="00213643">
        <w:rPr>
          <w:lang w:val="en-US"/>
        </w:rPr>
        <w:t>)</w:t>
      </w:r>
      <w:r w:rsidR="000E0DCA" w:rsidRPr="00213643">
        <w:rPr>
          <w:lang w:val="en-US"/>
        </w:rPr>
        <w:br/>
      </w:r>
      <w:proofErr w:type="spellStart"/>
      <w:r w:rsidRPr="00213643">
        <w:rPr>
          <w:lang w:val="en-US"/>
        </w:rPr>
        <w:t>SecureBERT</w:t>
      </w:r>
      <w:proofErr w:type="spellEnd"/>
      <w:r w:rsidRPr="00213643">
        <w:rPr>
          <w:lang w:val="en-US"/>
        </w:rPr>
        <w:t>: A Domain-Specific Language Model for Cybersecurity</w:t>
      </w:r>
    </w:p>
    <w:p w14:paraId="142ED763" w14:textId="6DA3B722" w:rsidR="000E0DCA" w:rsidRPr="00213643" w:rsidRDefault="000E0DCA" w:rsidP="00A329E5">
      <w:pPr>
        <w:rPr>
          <w:lang w:val="en-US"/>
        </w:rPr>
      </w:pPr>
      <w:r w:rsidRPr="00213643">
        <w:rPr>
          <w:lang w:val="en-US"/>
        </w:rPr>
        <w:t xml:space="preserve">[28] Chia-Mei Chen, Jing-Yun Kan, </w:t>
      </w:r>
      <w:proofErr w:type="spellStart"/>
      <w:r w:rsidRPr="00213643">
        <w:rPr>
          <w:lang w:val="en-US"/>
        </w:rPr>
        <w:t>Ya</w:t>
      </w:r>
      <w:proofErr w:type="spellEnd"/>
      <w:r w:rsidRPr="00213643">
        <w:rPr>
          <w:lang w:val="en-US"/>
        </w:rPr>
        <w:t xml:space="preserve">-Hui </w:t>
      </w:r>
      <w:proofErr w:type="spellStart"/>
      <w:r w:rsidRPr="00213643">
        <w:rPr>
          <w:lang w:val="en-US"/>
        </w:rPr>
        <w:t>Ou</w:t>
      </w:r>
      <w:proofErr w:type="spellEnd"/>
      <w:r w:rsidRPr="00213643">
        <w:rPr>
          <w:lang w:val="en-US"/>
        </w:rPr>
        <w:t>, Zheng-</w:t>
      </w:r>
      <w:proofErr w:type="spellStart"/>
      <w:r w:rsidRPr="00213643">
        <w:rPr>
          <w:lang w:val="en-US"/>
        </w:rPr>
        <w:t>Xun</w:t>
      </w:r>
      <w:proofErr w:type="spellEnd"/>
      <w:r w:rsidRPr="00213643">
        <w:rPr>
          <w:lang w:val="en-US"/>
        </w:rPr>
        <w:t xml:space="preserve"> Cai, Albert Guan (2021)</w:t>
      </w:r>
      <w:r w:rsidRPr="00213643">
        <w:rPr>
          <w:lang w:val="en-US"/>
        </w:rPr>
        <w:br/>
        <w:t>Threat action extraction using information retrieval</w:t>
      </w:r>
    </w:p>
    <w:p w14:paraId="37F6E5A6" w14:textId="2CEB647B" w:rsidR="000E0DCA" w:rsidRPr="00213643" w:rsidRDefault="000E0DCA" w:rsidP="00A329E5">
      <w:pPr>
        <w:rPr>
          <w:lang w:val="en-US"/>
        </w:rPr>
      </w:pPr>
      <w:r w:rsidRPr="00213643">
        <w:rPr>
          <w:lang w:val="en-US"/>
        </w:rPr>
        <w:t>[29]</w:t>
      </w:r>
      <w:r w:rsidR="00EE0628" w:rsidRPr="00213643">
        <w:rPr>
          <w:lang w:val="en-US"/>
        </w:rPr>
        <w:t xml:space="preserve"> H. Zhang, G. Shen, C. Guo, Y. Cui, and C. Jiang (2021, 4 </w:t>
      </w:r>
      <w:proofErr w:type="spellStart"/>
      <w:r w:rsidR="00EE0628" w:rsidRPr="00213643">
        <w:rPr>
          <w:lang w:val="en-US"/>
        </w:rPr>
        <w:t>Febbraio</w:t>
      </w:r>
      <w:proofErr w:type="spellEnd"/>
      <w:r w:rsidR="00EE0628" w:rsidRPr="00213643">
        <w:rPr>
          <w:lang w:val="en-US"/>
        </w:rPr>
        <w:t>)</w:t>
      </w:r>
      <w:r w:rsidR="00EE0628" w:rsidRPr="00213643">
        <w:rPr>
          <w:lang w:val="en-US"/>
        </w:rPr>
        <w:br/>
        <w:t>Ex-action: Automatically extracting threat actions from cyber threat intelligence report based on multimodal learning</w:t>
      </w:r>
    </w:p>
    <w:p w14:paraId="5D7A8272" w14:textId="2E85A2EF" w:rsidR="00EE0628" w:rsidRPr="00213643" w:rsidRDefault="00EE0628" w:rsidP="00A329E5">
      <w:pPr>
        <w:rPr>
          <w:lang w:val="en-US"/>
        </w:rPr>
      </w:pPr>
      <w:r w:rsidRPr="00213643">
        <w:rPr>
          <w:lang w:val="en-US"/>
        </w:rPr>
        <w:t xml:space="preserve">[30] G. </w:t>
      </w:r>
      <w:proofErr w:type="spellStart"/>
      <w:r w:rsidRPr="00213643">
        <w:rPr>
          <w:lang w:val="en-US"/>
        </w:rPr>
        <w:t>Ayoade</w:t>
      </w:r>
      <w:proofErr w:type="spellEnd"/>
      <w:r w:rsidRPr="00213643">
        <w:rPr>
          <w:lang w:val="en-US"/>
        </w:rPr>
        <w:t xml:space="preserve">, S. Chandra, L. Khan, K. </w:t>
      </w:r>
      <w:proofErr w:type="spellStart"/>
      <w:r w:rsidRPr="00213643">
        <w:rPr>
          <w:lang w:val="en-US"/>
        </w:rPr>
        <w:t>Hamlen</w:t>
      </w:r>
      <w:proofErr w:type="spellEnd"/>
      <w:r w:rsidRPr="00213643">
        <w:rPr>
          <w:lang w:val="en-US"/>
        </w:rPr>
        <w:t xml:space="preserve">, and B. </w:t>
      </w:r>
      <w:proofErr w:type="spellStart"/>
      <w:r w:rsidRPr="00213643">
        <w:rPr>
          <w:lang w:val="en-US"/>
        </w:rPr>
        <w:t>Thuraisingham</w:t>
      </w:r>
      <w:proofErr w:type="spellEnd"/>
      <w:r w:rsidRPr="00213643">
        <w:rPr>
          <w:lang w:val="en-US"/>
        </w:rPr>
        <w:t xml:space="preserve"> (2018, 18 </w:t>
      </w:r>
      <w:proofErr w:type="spellStart"/>
      <w:r w:rsidRPr="00213643">
        <w:rPr>
          <w:lang w:val="en-US"/>
        </w:rPr>
        <w:t>Ottobre</w:t>
      </w:r>
      <w:proofErr w:type="spellEnd"/>
      <w:r w:rsidRPr="00213643">
        <w:rPr>
          <w:lang w:val="en-US"/>
        </w:rPr>
        <w:t xml:space="preserve">) </w:t>
      </w:r>
      <w:r w:rsidRPr="00213643">
        <w:rPr>
          <w:lang w:val="en-US"/>
        </w:rPr>
        <w:br/>
        <w:t>Automated threat report classification over multi-source data</w:t>
      </w:r>
    </w:p>
    <w:p w14:paraId="57C87DFE" w14:textId="76D58F53" w:rsidR="00EE0628" w:rsidRPr="00213643" w:rsidRDefault="00EE0628" w:rsidP="00A329E5">
      <w:pPr>
        <w:rPr>
          <w:lang w:val="en-US"/>
        </w:rPr>
      </w:pPr>
      <w:r w:rsidRPr="00213643">
        <w:rPr>
          <w:lang w:val="en-US"/>
        </w:rPr>
        <w:t xml:space="preserve">[31] E. </w:t>
      </w:r>
      <w:proofErr w:type="spellStart"/>
      <w:r w:rsidRPr="00213643">
        <w:rPr>
          <w:lang w:val="en-US"/>
        </w:rPr>
        <w:t>Hemberg</w:t>
      </w:r>
      <w:proofErr w:type="spellEnd"/>
      <w:r w:rsidRPr="00213643">
        <w:rPr>
          <w:lang w:val="en-US"/>
        </w:rPr>
        <w:t xml:space="preserve">, J. Kelly, M. </w:t>
      </w:r>
      <w:proofErr w:type="spellStart"/>
      <w:r w:rsidRPr="00213643">
        <w:rPr>
          <w:lang w:val="en-US"/>
        </w:rPr>
        <w:t>Shlapentokh</w:t>
      </w:r>
      <w:proofErr w:type="spellEnd"/>
      <w:r w:rsidRPr="00213643">
        <w:rPr>
          <w:lang w:val="en-US"/>
        </w:rPr>
        <w:t xml:space="preserve">-Rothman, B. </w:t>
      </w:r>
      <w:proofErr w:type="spellStart"/>
      <w:r w:rsidRPr="00213643">
        <w:rPr>
          <w:lang w:val="en-US"/>
        </w:rPr>
        <w:t>Reinstadler</w:t>
      </w:r>
      <w:proofErr w:type="spellEnd"/>
      <w:r w:rsidRPr="00213643">
        <w:rPr>
          <w:lang w:val="en-US"/>
        </w:rPr>
        <w:t xml:space="preserve">, K. Xu, N. </w:t>
      </w:r>
      <w:proofErr w:type="spellStart"/>
      <w:r w:rsidRPr="00213643">
        <w:rPr>
          <w:lang w:val="en-US"/>
        </w:rPr>
        <w:t>Rutar</w:t>
      </w:r>
      <w:proofErr w:type="spellEnd"/>
      <w:r w:rsidRPr="00213643">
        <w:rPr>
          <w:lang w:val="en-US"/>
        </w:rPr>
        <w:t xml:space="preserve">, and U.-M. O’Reilly (2023, 1 </w:t>
      </w:r>
      <w:proofErr w:type="spellStart"/>
      <w:r w:rsidRPr="00213643">
        <w:rPr>
          <w:lang w:val="en-US"/>
        </w:rPr>
        <w:t>Ottobre</w:t>
      </w:r>
      <w:proofErr w:type="spellEnd"/>
      <w:r w:rsidRPr="00213643">
        <w:rPr>
          <w:lang w:val="en-US"/>
        </w:rPr>
        <w:t xml:space="preserve">) </w:t>
      </w:r>
      <w:r w:rsidRPr="00213643">
        <w:rPr>
          <w:lang w:val="en-US"/>
        </w:rPr>
        <w:br/>
        <w:t>Linking threat tactics, techniques, and patterns with defensive weaknesses, vulnerabilities and affected platform configurations for cyber hunting</w:t>
      </w:r>
    </w:p>
    <w:p w14:paraId="79E85929" w14:textId="75F34020" w:rsidR="00EE0628" w:rsidRPr="00213643" w:rsidRDefault="00EE0628" w:rsidP="00A329E5">
      <w:pPr>
        <w:rPr>
          <w:lang w:val="en-US"/>
        </w:rPr>
      </w:pPr>
      <w:r w:rsidRPr="00213643">
        <w:rPr>
          <w:lang w:val="en-US"/>
        </w:rPr>
        <w:lastRenderedPageBreak/>
        <w:t xml:space="preserve">[32] A. </w:t>
      </w:r>
      <w:proofErr w:type="spellStart"/>
      <w:r w:rsidRPr="00213643">
        <w:rPr>
          <w:lang w:val="en-US"/>
        </w:rPr>
        <w:t>Kuppa</w:t>
      </w:r>
      <w:proofErr w:type="spellEnd"/>
      <w:r w:rsidRPr="00213643">
        <w:rPr>
          <w:lang w:val="en-US"/>
        </w:rPr>
        <w:t xml:space="preserve">, L. </w:t>
      </w:r>
      <w:proofErr w:type="spellStart"/>
      <w:r w:rsidRPr="00213643">
        <w:rPr>
          <w:lang w:val="en-US"/>
        </w:rPr>
        <w:t>Aouad</w:t>
      </w:r>
      <w:proofErr w:type="spellEnd"/>
      <w:r w:rsidRPr="00213643">
        <w:rPr>
          <w:lang w:val="en-US"/>
        </w:rPr>
        <w:t>, and N.-A. Le-</w:t>
      </w:r>
      <w:proofErr w:type="spellStart"/>
      <w:r w:rsidRPr="00213643">
        <w:rPr>
          <w:lang w:val="en-US"/>
        </w:rPr>
        <w:t>Khac</w:t>
      </w:r>
      <w:proofErr w:type="spellEnd"/>
      <w:r w:rsidRPr="00213643">
        <w:rPr>
          <w:lang w:val="en-US"/>
        </w:rPr>
        <w:t xml:space="preserve"> (</w:t>
      </w:r>
      <w:r w:rsidR="007E6762" w:rsidRPr="00213643">
        <w:rPr>
          <w:lang w:val="en-US"/>
        </w:rPr>
        <w:t>2021, 17 Agosto</w:t>
      </w:r>
      <w:r w:rsidRPr="00213643">
        <w:rPr>
          <w:lang w:val="en-US"/>
        </w:rPr>
        <w:t>)</w:t>
      </w:r>
      <w:r w:rsidRPr="00213643">
        <w:rPr>
          <w:lang w:val="en-US"/>
        </w:rPr>
        <w:br/>
        <w:t xml:space="preserve">Linking </w:t>
      </w:r>
      <w:proofErr w:type="spellStart"/>
      <w:r w:rsidRPr="00213643">
        <w:rPr>
          <w:lang w:val="en-US"/>
        </w:rPr>
        <w:t>cve’s</w:t>
      </w:r>
      <w:proofErr w:type="spellEnd"/>
      <w:r w:rsidRPr="00213643">
        <w:rPr>
          <w:lang w:val="en-US"/>
        </w:rPr>
        <w:t xml:space="preserve"> to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techniques</w:t>
      </w:r>
    </w:p>
    <w:p w14:paraId="0FF00370" w14:textId="4E387ABB" w:rsidR="007E6762" w:rsidRPr="00213643" w:rsidRDefault="007E6762" w:rsidP="00A329E5">
      <w:pPr>
        <w:rPr>
          <w:lang w:val="en-US"/>
        </w:rPr>
      </w:pPr>
      <w:r w:rsidRPr="00213643">
        <w:rPr>
          <w:lang w:val="en-US"/>
        </w:rPr>
        <w:t xml:space="preserve">[33] O. Grigorescu, A. Nica, M. </w:t>
      </w:r>
      <w:proofErr w:type="spellStart"/>
      <w:r w:rsidRPr="00213643">
        <w:rPr>
          <w:lang w:val="en-US"/>
        </w:rPr>
        <w:t>Dascalu</w:t>
      </w:r>
      <w:proofErr w:type="spellEnd"/>
      <w:r w:rsidRPr="00213643">
        <w:rPr>
          <w:lang w:val="en-US"/>
        </w:rPr>
        <w:t xml:space="preserve">, and R. </w:t>
      </w:r>
      <w:proofErr w:type="spellStart"/>
      <w:r w:rsidRPr="00213643">
        <w:rPr>
          <w:lang w:val="en-US"/>
        </w:rPr>
        <w:t>Rughinis</w:t>
      </w:r>
      <w:proofErr w:type="spellEnd"/>
      <w:r w:rsidRPr="00213643">
        <w:rPr>
          <w:lang w:val="en-US"/>
        </w:rPr>
        <w:t xml:space="preserve"> (2022, 10 Agosto)</w:t>
      </w:r>
      <w:r w:rsidRPr="00213643">
        <w:rPr>
          <w:lang w:val="en-US"/>
        </w:rPr>
        <w:br/>
        <w:t xml:space="preserve">Cve2att&amp;ck: Bert-based mapping of </w:t>
      </w:r>
      <w:proofErr w:type="spellStart"/>
      <w:r w:rsidRPr="00213643">
        <w:rPr>
          <w:lang w:val="en-US"/>
        </w:rPr>
        <w:t>cves</w:t>
      </w:r>
      <w:proofErr w:type="spellEnd"/>
      <w:r w:rsidRPr="00213643">
        <w:rPr>
          <w:lang w:val="en-US"/>
        </w:rPr>
        <w:t xml:space="preserve"> to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techniques</w:t>
      </w:r>
    </w:p>
    <w:p w14:paraId="67C93538" w14:textId="2B44E07F" w:rsidR="007E6762" w:rsidRDefault="007E6762" w:rsidP="00A329E5">
      <w:pPr>
        <w:rPr>
          <w:lang w:val="en-US"/>
        </w:rPr>
      </w:pPr>
      <w:r w:rsidRPr="00213643">
        <w:rPr>
          <w:lang w:val="en-US"/>
        </w:rPr>
        <w:t xml:space="preserve">[34] B. </w:t>
      </w:r>
      <w:proofErr w:type="spellStart"/>
      <w:r w:rsidRPr="00213643">
        <w:rPr>
          <w:lang w:val="en-US"/>
        </w:rPr>
        <w:t>Ampel</w:t>
      </w:r>
      <w:proofErr w:type="spellEnd"/>
      <w:r w:rsidRPr="00213643">
        <w:rPr>
          <w:lang w:val="en-US"/>
        </w:rPr>
        <w:t xml:space="preserve">, S. </w:t>
      </w:r>
      <w:proofErr w:type="spellStart"/>
      <w:r w:rsidRPr="00213643">
        <w:rPr>
          <w:lang w:val="en-US"/>
        </w:rPr>
        <w:t>Samtani</w:t>
      </w:r>
      <w:proofErr w:type="spellEnd"/>
      <w:r w:rsidRPr="00213643">
        <w:rPr>
          <w:lang w:val="en-US"/>
        </w:rPr>
        <w:t>, S. Ullman, and H. Chen (2021, 3 Agosto)</w:t>
      </w:r>
      <w:r w:rsidRPr="00213643">
        <w:rPr>
          <w:lang w:val="en-US"/>
        </w:rPr>
        <w:br/>
        <w:t xml:space="preserve">Linking common vulnerabilities and exposures to the </w:t>
      </w:r>
      <w:proofErr w:type="spellStart"/>
      <w:r w:rsidRPr="00213643">
        <w:rPr>
          <w:lang w:val="en-US"/>
        </w:rPr>
        <w:t>mitre</w:t>
      </w:r>
      <w:proofErr w:type="spellEnd"/>
      <w:r w:rsidRPr="00213643">
        <w:rPr>
          <w:lang w:val="en-US"/>
        </w:rPr>
        <w:t xml:space="preserve"> </w:t>
      </w:r>
      <w:proofErr w:type="spellStart"/>
      <w:r w:rsidRPr="00213643">
        <w:rPr>
          <w:lang w:val="en-US"/>
        </w:rPr>
        <w:t>att&amp;ck</w:t>
      </w:r>
      <w:proofErr w:type="spellEnd"/>
      <w:r w:rsidRPr="00213643">
        <w:rPr>
          <w:lang w:val="en-US"/>
        </w:rPr>
        <w:t xml:space="preserve"> framework: A self-distillation approach</w:t>
      </w:r>
    </w:p>
    <w:p w14:paraId="0C652C8D" w14:textId="546DB2C9" w:rsidR="00213643" w:rsidRPr="009F0546" w:rsidRDefault="00213643" w:rsidP="00A329E5">
      <w:r w:rsidRPr="00213643">
        <w:t xml:space="preserve">[35] Lorenzo Colelli (2024, </w:t>
      </w:r>
      <w:proofErr w:type="gramStart"/>
      <w:r w:rsidRPr="00213643">
        <w:t>1</w:t>
      </w:r>
      <w:r w:rsidR="00551DEB">
        <w:t xml:space="preserve"> </w:t>
      </w:r>
      <w:r w:rsidRPr="00213643">
        <w:t>Maggio</w:t>
      </w:r>
      <w:proofErr w:type="gramEnd"/>
      <w:r w:rsidRPr="00213643">
        <w:t>)</w:t>
      </w:r>
      <w:r w:rsidRPr="00213643">
        <w:br/>
      </w:r>
      <w:hyperlink r:id="rId50" w:history="1">
        <w:r w:rsidR="009F0546" w:rsidRPr="009F0546">
          <w:rPr>
            <w:rStyle w:val="Collegamentoipertestuale"/>
            <w:color w:val="auto"/>
            <w:u w:val="none"/>
          </w:rPr>
          <w:t>https://github.com/colelli/cvwelib.git</w:t>
        </w:r>
      </w:hyperlink>
    </w:p>
    <w:p w14:paraId="27E4A9CA" w14:textId="2590826E" w:rsidR="009F0546" w:rsidRPr="007F4FDC" w:rsidRDefault="009F0546" w:rsidP="00A329E5">
      <w:pPr>
        <w:rPr>
          <w:lang w:val="en-US"/>
        </w:rPr>
      </w:pPr>
      <w:r w:rsidRPr="007F4FDC">
        <w:rPr>
          <w:lang w:val="en-US"/>
        </w:rPr>
        <w:t xml:space="preserve">[36] NIST (2022, 20 </w:t>
      </w:r>
      <w:proofErr w:type="spellStart"/>
      <w:r w:rsidRPr="007F4FDC">
        <w:rPr>
          <w:lang w:val="en-US"/>
        </w:rPr>
        <w:t>Settembre</w:t>
      </w:r>
      <w:proofErr w:type="spellEnd"/>
      <w:r w:rsidRPr="007F4FDC">
        <w:rPr>
          <w:lang w:val="en-US"/>
        </w:rPr>
        <w:t>)</w:t>
      </w:r>
      <w:r w:rsidRPr="007F4FDC">
        <w:rPr>
          <w:lang w:val="en-US"/>
        </w:rPr>
        <w:br/>
        <w:t>https://nvd.nist.gov/developers/vulnerabilities</w:t>
      </w:r>
    </w:p>
    <w:sectPr w:rsidR="009F0546" w:rsidRPr="007F4FDC" w:rsidSect="00A329E5">
      <w:headerReference w:type="even" r:id="rId51"/>
      <w:headerReference w:type="default" r:id="rId52"/>
      <w:footerReference w:type="even" r:id="rId53"/>
      <w:footerReference w:type="default" r:id="rId54"/>
      <w:pgSz w:w="11906" w:h="16838"/>
      <w:pgMar w:top="1797" w:right="1416" w:bottom="1797" w:left="2552" w:header="62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6A2B9" w14:textId="77777777" w:rsidR="002D5962" w:rsidRDefault="002D5962" w:rsidP="00A329E5">
      <w:r>
        <w:separator/>
      </w:r>
    </w:p>
    <w:p w14:paraId="0BBD6A34" w14:textId="77777777" w:rsidR="002D5962" w:rsidRDefault="002D5962" w:rsidP="00A329E5"/>
    <w:p w14:paraId="7C9FFBF1" w14:textId="77777777" w:rsidR="002D5962" w:rsidRDefault="002D5962" w:rsidP="00A329E5"/>
    <w:p w14:paraId="20914F74" w14:textId="77777777" w:rsidR="002D5962" w:rsidRDefault="002D5962" w:rsidP="00A329E5"/>
    <w:p w14:paraId="01A1D535" w14:textId="77777777" w:rsidR="002D5962" w:rsidRDefault="002D5962" w:rsidP="00A329E5"/>
  </w:endnote>
  <w:endnote w:type="continuationSeparator" w:id="0">
    <w:p w14:paraId="310F3490" w14:textId="77777777" w:rsidR="002D5962" w:rsidRDefault="002D5962" w:rsidP="00A329E5">
      <w:r>
        <w:continuationSeparator/>
      </w:r>
    </w:p>
    <w:p w14:paraId="2F604437" w14:textId="77777777" w:rsidR="002D5962" w:rsidRDefault="002D5962" w:rsidP="00A329E5"/>
    <w:p w14:paraId="1B25CBE6" w14:textId="77777777" w:rsidR="002D5962" w:rsidRDefault="002D5962" w:rsidP="00A329E5"/>
    <w:p w14:paraId="140BE8D6" w14:textId="77777777" w:rsidR="002D5962" w:rsidRDefault="002D5962" w:rsidP="00A329E5"/>
    <w:p w14:paraId="27F008A6" w14:textId="77777777" w:rsidR="002D5962" w:rsidRDefault="002D5962" w:rsidP="00A329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675ADCCD" w:rsidR="00B67878" w:rsidRDefault="007D63D0" w:rsidP="00A329E5">
    <w:pPr>
      <w:pStyle w:val="Pidipagina"/>
    </w:pPr>
    <w:r>
      <w:rPr>
        <w:noProof/>
      </w:rPr>
      <w:drawing>
        <wp:anchor distT="0" distB="0" distL="114300" distR="114300" simplePos="0" relativeHeight="251644928"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t>Una Base di Conoscenza di Supporto allo Sviluppo Software Orientato alla Privacy</w:t>
    </w:r>
    <w:r w:rsidR="00713DCA" w:rsidRPr="00E34A6F">
      <w:tab/>
    </w:r>
  </w:p>
  <w:p w14:paraId="230EBF40" w14:textId="7EF9A46F" w:rsidR="006B3C91" w:rsidRPr="00F36A4D" w:rsidRDefault="00713DCA" w:rsidP="00A329E5">
    <w:pPr>
      <w:pStyle w:val="Pidipagina"/>
    </w:pPr>
    <w:r w:rsidRPr="00E34A6F">
      <w:fldChar w:fldCharType="begin"/>
    </w:r>
    <w:r w:rsidRPr="00E34A6F">
      <w:instrText xml:space="preserve"> PAGE </w:instrText>
    </w:r>
    <w:r w:rsidRPr="00E34A6F">
      <w:fldChar w:fldCharType="separate"/>
    </w:r>
    <w:r w:rsidRPr="00E34A6F">
      <w:t>3</w:t>
    </w:r>
    <w:r w:rsidRPr="00E34A6F">
      <w:fldChar w:fldCharType="end"/>
    </w:r>
    <w:r w:rsidRPr="00E34A6F">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64365" w14:textId="2E277A0D" w:rsidR="006B3C91" w:rsidRPr="00A329E5" w:rsidRDefault="00A329E5" w:rsidP="00A329E5">
    <w:pPr>
      <w:pStyle w:val="Pidipagina"/>
      <w:pBdr>
        <w:top w:val="none" w:sz="0" w:space="0" w:color="auto"/>
      </w:pBdr>
      <w:tabs>
        <w:tab w:val="clear" w:pos="8280"/>
        <w:tab w:val="right" w:pos="8364"/>
      </w:tabs>
      <w:ind w:firstLine="567"/>
      <w:jc w:val="right"/>
    </w:pPr>
    <w:r w:rsidRPr="00A329E5">
      <w:rPr>
        <w:rFonts w:ascii="Verdana" w:hAnsi="Verdana"/>
        <w:b/>
        <w:bCs/>
        <w:noProof/>
        <w:sz w:val="16"/>
        <w:szCs w:val="16"/>
        <w:lang w:eastAsia="it-IT"/>
      </w:rPr>
      <w:drawing>
        <wp:anchor distT="0" distB="0" distL="114300" distR="114300" simplePos="0" relativeHeight="251586560" behindDoc="1" locked="0" layoutInCell="1" allowOverlap="1" wp14:anchorId="177EE99A" wp14:editId="32270286">
          <wp:simplePos x="0" y="0"/>
          <wp:positionH relativeFrom="column">
            <wp:posOffset>-320114</wp:posOffset>
          </wp:positionH>
          <wp:positionV relativeFrom="line">
            <wp:posOffset>-36858</wp:posOffset>
          </wp:positionV>
          <wp:extent cx="695325" cy="428625"/>
          <wp:effectExtent l="0" t="0" r="9525" b="9525"/>
          <wp:wrapNone/>
          <wp:docPr id="17" name="Immagine 17"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9E5">
      <w:rPr>
        <w:b/>
        <w:bCs/>
        <w:sz w:val="16"/>
        <w:szCs w:val="16"/>
      </w:rPr>
      <w:t>Una Base di Conoscenza di Supporto allo Sviluppo Software Orientato alla Privacy</w:t>
    </w:r>
    <w:r>
      <w:t xml:space="preserve"> </w:t>
    </w:r>
    <w:r>
      <w:fldChar w:fldCharType="begin"/>
    </w:r>
    <w:r w:rsidRPr="00351EA7">
      <w:instrText xml:space="preserve"> PAGE </w:instrText>
    </w:r>
    <w:r>
      <w:fldChar w:fldCharType="separate"/>
    </w:r>
    <w:r>
      <w:t>8</w:t>
    </w:r>
    <w:r>
      <w:fldChar w:fldCharType="end"/>
    </w:r>
    <w:r w:rsidRPr="00351EA7">
      <w:t>/</w:t>
    </w:r>
    <w:r>
      <w:rPr>
        <w:rStyle w:val="Numeropagina"/>
      </w:rPr>
      <w:fldChar w:fldCharType="begin"/>
    </w:r>
    <w:r w:rsidRPr="00351EA7">
      <w:rPr>
        <w:rStyle w:val="Numeropagina"/>
      </w:rPr>
      <w:instrText xml:space="preserve"> NUMPAGES </w:instrText>
    </w:r>
    <w:r>
      <w:rPr>
        <w:rStyle w:val="Numeropagina"/>
      </w:rPr>
      <w:fldChar w:fldCharType="separate"/>
    </w:r>
    <w:r>
      <w:rPr>
        <w:rStyle w:val="Numeropagina"/>
      </w:rPr>
      <w:t>12</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8C7EA" w14:textId="77777777" w:rsidR="002D5962" w:rsidRDefault="002D5962" w:rsidP="00A329E5">
      <w:r>
        <w:separator/>
      </w:r>
    </w:p>
  </w:footnote>
  <w:footnote w:type="continuationSeparator" w:id="0">
    <w:p w14:paraId="0027B16E" w14:textId="77777777" w:rsidR="002D5962" w:rsidRDefault="002D5962" w:rsidP="00A329E5">
      <w:r>
        <w:continuationSeparator/>
      </w:r>
    </w:p>
  </w:footnote>
  <w:footnote w:type="continuationNotice" w:id="1">
    <w:p w14:paraId="452F8A5F" w14:textId="77777777" w:rsidR="002D5962" w:rsidRPr="00F36A4D" w:rsidRDefault="002D5962" w:rsidP="00A329E5">
      <w:pPr>
        <w:pStyle w:val="Pidipagina"/>
      </w:pPr>
    </w:p>
  </w:footnote>
  <w:footnote w:id="2">
    <w:p w14:paraId="25391975" w14:textId="29208378" w:rsidR="000B70E3" w:rsidRPr="004A79F5" w:rsidRDefault="000B70E3" w:rsidP="00A329E5">
      <w:pPr>
        <w:pStyle w:val="Testonotaapidipagina"/>
      </w:pPr>
      <w:r>
        <w:rPr>
          <w:rStyle w:val="Rimandonotaapidipagina"/>
        </w:rPr>
        <w:footnoteRef/>
      </w:r>
      <w:r>
        <w:t xml:space="preserve"> Acronimo del neologismo </w:t>
      </w:r>
      <w:r>
        <w:rPr>
          <w:b/>
          <w:bCs/>
        </w:rPr>
        <w:t xml:space="preserve">Internet of </w:t>
      </w:r>
      <w:proofErr w:type="spellStart"/>
      <w:r>
        <w:rPr>
          <w:b/>
          <w:bCs/>
        </w:rPr>
        <w:t>Things</w:t>
      </w:r>
      <w:proofErr w:type="spellEnd"/>
      <w:r w:rsidR="004A79F5">
        <w:t>.</w:t>
      </w:r>
    </w:p>
  </w:footnote>
  <w:footnote w:id="3">
    <w:p w14:paraId="5C02B3C4" w14:textId="19074E57" w:rsidR="000B70E3" w:rsidRDefault="000B70E3" w:rsidP="00A329E5">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1652ADBE" w14:textId="3753CCDE" w:rsidR="00643E80" w:rsidRDefault="00643E80">
      <w:pPr>
        <w:pStyle w:val="Testonotaapidipagina"/>
      </w:pPr>
      <w:r>
        <w:rPr>
          <w:rStyle w:val="Rimandonotaapidipagina"/>
        </w:rPr>
        <w:footnoteRef/>
      </w:r>
      <w:r>
        <w:t xml:space="preserve"> </w:t>
      </w:r>
      <w:r w:rsidRPr="00643E80">
        <w:t xml:space="preserve">Common </w:t>
      </w:r>
      <w:proofErr w:type="spellStart"/>
      <w:r w:rsidRPr="00643E80">
        <w:t>Vulnerabilities</w:t>
      </w:r>
      <w:proofErr w:type="spellEnd"/>
      <w:r w:rsidRPr="00643E80">
        <w:t xml:space="preserve"> and </w:t>
      </w:r>
      <w:proofErr w:type="spellStart"/>
      <w:r w:rsidRPr="00643E80">
        <w:t>Exposures</w:t>
      </w:r>
      <w:proofErr w:type="spellEnd"/>
    </w:p>
  </w:footnote>
  <w:footnote w:id="5">
    <w:p w14:paraId="645DADDD" w14:textId="54BEC54A" w:rsidR="00A45B5A" w:rsidRPr="00A45B5A" w:rsidRDefault="00A45B5A" w:rsidP="00A329E5">
      <w:pPr>
        <w:pStyle w:val="Testonotaapidipagina"/>
        <w:rPr>
          <w:u w:val="single"/>
        </w:rPr>
      </w:pPr>
      <w:r>
        <w:rPr>
          <w:rStyle w:val="Rimandonotaapidipagina"/>
        </w:rPr>
        <w:footnoteRef/>
      </w:r>
      <w:r>
        <w:t xml:space="preserve"> Colui che svolge l’attacco.</w:t>
      </w:r>
    </w:p>
  </w:footnote>
  <w:footnote w:id="6">
    <w:p w14:paraId="6C155E76" w14:textId="380B8287" w:rsidR="000347A1" w:rsidRPr="00484A22" w:rsidRDefault="000347A1" w:rsidP="00A329E5">
      <w:pPr>
        <w:pStyle w:val="Testonotaapidipagina"/>
      </w:pPr>
      <w:r>
        <w:rPr>
          <w:rStyle w:val="Rimandonotaapidipagina"/>
        </w:rPr>
        <w:footnoteRef/>
      </w:r>
      <w:r>
        <w:t xml:space="preserve"> Combinazione di exploit (es. per attacchi a sistemi web questi coprono l’eventualità di utilizzo di CVE in base ai differenti Browser esistenti)</w:t>
      </w:r>
      <w:r>
        <w:rPr>
          <w:i/>
          <w:iCs/>
        </w:rPr>
        <w:t xml:space="preserve"> </w:t>
      </w:r>
    </w:p>
  </w:footnote>
  <w:footnote w:id="7">
    <w:p w14:paraId="1EF0A2DB" w14:textId="0DA63BAE" w:rsidR="009E5951" w:rsidRDefault="009E5951" w:rsidP="00A329E5">
      <w:pPr>
        <w:pStyle w:val="Testonotaapidipagina"/>
      </w:pPr>
      <w:r>
        <w:rPr>
          <w:rStyle w:val="Rimandonotaapidipagina"/>
        </w:rPr>
        <w:footnoteRef/>
      </w:r>
      <w:r>
        <w:t xml:space="preserve"> </w:t>
      </w:r>
      <w:r w:rsidR="003D7421">
        <w:t xml:space="preserve">Coloro che hanno il compito di difendere, prevenire e identificare gli </w:t>
      </w:r>
      <w:proofErr w:type="spellStart"/>
      <w:r w:rsidR="003D7421">
        <w:t>attacker</w:t>
      </w:r>
      <w:proofErr w:type="spellEnd"/>
    </w:p>
  </w:footnote>
  <w:footnote w:id="8">
    <w:p w14:paraId="2941FA68" w14:textId="4EFDD99F" w:rsidR="003D7421" w:rsidRDefault="003D7421" w:rsidP="00A329E5">
      <w:pPr>
        <w:pStyle w:val="Testonotaapidipagina"/>
      </w:pPr>
      <w:r>
        <w:rPr>
          <w:rStyle w:val="Rimandonotaapidipagina"/>
        </w:rPr>
        <w:footnoteRef/>
      </w:r>
      <w:r>
        <w:t xml:space="preserve"> Gruppo di </w:t>
      </w:r>
      <w:proofErr w:type="spellStart"/>
      <w:r>
        <w:t>attacker</w:t>
      </w:r>
      <w:proofErr w:type="spellEnd"/>
      <w:r>
        <w:t xml:space="preserve"> con intenzioni malevole</w:t>
      </w:r>
    </w:p>
  </w:footnote>
  <w:footnote w:id="9">
    <w:p w14:paraId="656B4D4F" w14:textId="5F8D3FB5" w:rsidR="00CC5CC1" w:rsidRDefault="00CC5CC1" w:rsidP="00A329E5">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10">
    <w:p w14:paraId="7F8F1C08" w14:textId="77777777" w:rsidR="002A4CA3" w:rsidRDefault="002A4CA3" w:rsidP="00A329E5">
      <w:pPr>
        <w:pStyle w:val="Testonotaapidipagina"/>
      </w:pPr>
      <w:r>
        <w:rPr>
          <w:rStyle w:val="Rimandonotaapidipagina"/>
        </w:rPr>
        <w:footnoteRef/>
      </w:r>
      <w:r>
        <w:t xml:space="preserve"> Ramo della MITRE Corporation</w:t>
      </w:r>
    </w:p>
  </w:footnote>
  <w:footnote w:id="11">
    <w:p w14:paraId="16941C27" w14:textId="4A489494" w:rsidR="00176EEF" w:rsidRDefault="00176EEF" w:rsidP="00A329E5">
      <w:pPr>
        <w:pStyle w:val="Testonotaapidipagina"/>
      </w:pPr>
      <w:r>
        <w:rPr>
          <w:rStyle w:val="Rimandonotaapidipagina"/>
        </w:rPr>
        <w:footnoteRef/>
      </w:r>
      <w:r>
        <w:t xml:space="preserve"> </w:t>
      </w:r>
      <w:proofErr w:type="spellStart"/>
      <w:r w:rsidRPr="00176EEF">
        <w:t>Bidirectional</w:t>
      </w:r>
      <w:proofErr w:type="spellEnd"/>
      <w:r w:rsidRPr="00176EEF">
        <w:t xml:space="preserve"> Encoder </w:t>
      </w:r>
      <w:proofErr w:type="spellStart"/>
      <w:r w:rsidRPr="00176EEF">
        <w:t>Representations</w:t>
      </w:r>
      <w:proofErr w:type="spellEnd"/>
      <w:r w:rsidRPr="00176EEF">
        <w:t xml:space="preserve"> from Transformers</w:t>
      </w:r>
      <w:r>
        <w:t>, modello di ML nell’ambito del NLP, sviluppato da Google</w:t>
      </w:r>
      <w:r w:rsidR="007E3098">
        <w:t>.</w:t>
      </w:r>
    </w:p>
  </w:footnote>
  <w:footnote w:id="12">
    <w:p w14:paraId="4DA2646E" w14:textId="0E9A09C9" w:rsidR="00A539FA" w:rsidRDefault="00A539FA" w:rsidP="00A329E5">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r w:rsidR="007E3098">
        <w:t>.</w:t>
      </w:r>
    </w:p>
  </w:footnote>
  <w:footnote w:id="13">
    <w:p w14:paraId="3C5264FB" w14:textId="13901D97" w:rsidR="00BF0DB8" w:rsidRDefault="00BF0DB8" w:rsidP="00A329E5">
      <w:pPr>
        <w:pStyle w:val="Testonotaapidipagina"/>
      </w:pPr>
      <w:r>
        <w:rPr>
          <w:rStyle w:val="Rimandonotaapidipagina"/>
        </w:rPr>
        <w:footnoteRef/>
      </w:r>
      <w:r>
        <w:t xml:space="preserve"> Modello di classificazione binaria, </w:t>
      </w:r>
      <w:r w:rsidRPr="00BF0DB8">
        <w:t xml:space="preserve">predice la probabilità che un'osservazione appartenga a una delle due classi utilizzando una funzione </w:t>
      </w:r>
      <w:proofErr w:type="spellStart"/>
      <w:r w:rsidRPr="00BF0DB8">
        <w:t>sigmoide</w:t>
      </w:r>
      <w:proofErr w:type="spellEnd"/>
      <w:r w:rsidRPr="00BF0DB8">
        <w:t xml:space="preserve"> per trasformare l'output in un valore compreso tra 0 e 1</w:t>
      </w:r>
      <w:r>
        <w:t>.</w:t>
      </w:r>
    </w:p>
  </w:footnote>
  <w:footnote w:id="14">
    <w:p w14:paraId="41D910D1" w14:textId="77777777" w:rsidR="00B204D2" w:rsidRDefault="00B204D2" w:rsidP="00B204D2">
      <w:pPr>
        <w:pStyle w:val="Testonotaapidipagina"/>
      </w:pPr>
      <w:r>
        <w:rPr>
          <w:rStyle w:val="Rimandonotaapidipagina"/>
        </w:rPr>
        <w:footnoteRef/>
      </w:r>
      <w:r>
        <w:t xml:space="preserve"> </w:t>
      </w:r>
      <w:proofErr w:type="spellStart"/>
      <w:r>
        <w:t>Semnatic</w:t>
      </w:r>
      <w:proofErr w:type="spellEnd"/>
      <w:r>
        <w:t xml:space="preserve"> </w:t>
      </w:r>
      <w:proofErr w:type="spellStart"/>
      <w:r>
        <w:t>Role</w:t>
      </w:r>
      <w:proofErr w:type="spellEnd"/>
      <w:r>
        <w:t xml:space="preserve"> </w:t>
      </w:r>
      <w:proofErr w:type="spellStart"/>
      <w:r>
        <w:t>Labeling</w:t>
      </w:r>
      <w:proofErr w:type="spellEnd"/>
      <w:r>
        <w:t xml:space="preserve">, </w:t>
      </w:r>
      <w:r w:rsidRPr="00B20410">
        <w:t>processo che assegna etichette a parole o frasi in una frase, indicando il loro ruolo semantico nella frase</w:t>
      </w:r>
      <w:r>
        <w:t>.</w:t>
      </w:r>
    </w:p>
  </w:footnote>
  <w:footnote w:id="15">
    <w:p w14:paraId="3F66EEA7" w14:textId="77777777" w:rsidR="00B204D2" w:rsidRDefault="00B204D2" w:rsidP="00B204D2">
      <w:pPr>
        <w:pStyle w:val="Testonotaapidipagina"/>
      </w:pPr>
      <w:r>
        <w:rPr>
          <w:rStyle w:val="Rimandonotaapidipagina"/>
        </w:rPr>
        <w:footnoteRef/>
      </w:r>
      <w:r>
        <w:t xml:space="preserve"> Metrica che misura quanto spesso il modello predice correttamente il risultato.</w:t>
      </w:r>
    </w:p>
  </w:footnote>
  <w:footnote w:id="16">
    <w:p w14:paraId="6ADE5681" w14:textId="77777777" w:rsidR="00B204D2" w:rsidRDefault="00B204D2" w:rsidP="00B204D2">
      <w:pPr>
        <w:pStyle w:val="Testonotaapidipagina"/>
      </w:pPr>
      <w:r>
        <w:rPr>
          <w:rStyle w:val="Rimandonotaapidipagina"/>
        </w:rPr>
        <w:footnoteRef/>
      </w:r>
      <w:r>
        <w:t xml:space="preserve"> È i</w:t>
      </w:r>
      <w:r w:rsidRPr="00BF6192">
        <w:t>l processo di contrassegnare una parola in un testo come corrispondente a una parte particolare del discorso, in base sia alla sua definizione che al suo contesto</w:t>
      </w:r>
      <w:r>
        <w:t>.</w:t>
      </w:r>
    </w:p>
  </w:footnote>
  <w:footnote w:id="17">
    <w:p w14:paraId="3D1D6053" w14:textId="401215A4" w:rsidR="00C328AF" w:rsidRDefault="00C328AF" w:rsidP="00A329E5">
      <w:pPr>
        <w:pStyle w:val="Testonotaapidipagina"/>
      </w:pPr>
      <w:r>
        <w:rPr>
          <w:rStyle w:val="Rimandonotaapidipagina"/>
        </w:rPr>
        <w:footnoteRef/>
      </w:r>
      <w:r>
        <w:t xml:space="preserve"> Uno score che mette in relaziona la </w:t>
      </w:r>
      <w:proofErr w:type="spellStart"/>
      <w:r>
        <w:t>precision</w:t>
      </w:r>
      <w:proofErr w:type="spellEnd"/>
      <w:r>
        <w:t xml:space="preserve"> (precisione) e il recall (richiamo), se l’F1-score è basso uno dei due parametri è basso, se l’F1-score è alto i parametri sono entrambi alti.</w:t>
      </w:r>
    </w:p>
  </w:footnote>
  <w:footnote w:id="18">
    <w:p w14:paraId="69788056" w14:textId="77777777" w:rsidR="00311F37" w:rsidRDefault="00311F37" w:rsidP="00A329E5">
      <w:pPr>
        <w:pStyle w:val="Testonotaapidipagina"/>
      </w:pPr>
      <w:r>
        <w:rPr>
          <w:rStyle w:val="Rimandonotaapidipagina"/>
        </w:rPr>
        <w:footnoteRef/>
      </w:r>
      <w:r>
        <w:t xml:space="preserve"> Secondo semestre</w:t>
      </w:r>
    </w:p>
  </w:footnote>
  <w:footnote w:id="19">
    <w:p w14:paraId="4EE04180" w14:textId="77777777" w:rsidR="00311F37" w:rsidRDefault="00311F37" w:rsidP="00A329E5">
      <w:pPr>
        <w:pStyle w:val="Testonotaapidipagina"/>
      </w:pPr>
      <w:r>
        <w:rPr>
          <w:rStyle w:val="Rimandonotaapidipagina"/>
        </w:rPr>
        <w:footnoteRef/>
      </w:r>
      <w:r>
        <w:t xml:space="preserve"> </w:t>
      </w:r>
      <w:r w:rsidRPr="004A79F5">
        <w:rPr>
          <w:b/>
          <w:bCs/>
        </w:rPr>
        <w:t xml:space="preserve">Computer Security </w:t>
      </w:r>
      <w:proofErr w:type="spellStart"/>
      <w:r w:rsidRPr="004A79F5">
        <w:rPr>
          <w:b/>
          <w:bCs/>
        </w:rPr>
        <w:t>Incident</w:t>
      </w:r>
      <w:proofErr w:type="spellEnd"/>
      <w:r w:rsidRPr="004A79F5">
        <w:rPr>
          <w:b/>
          <w:bCs/>
        </w:rPr>
        <w:t xml:space="preserve"> </w:t>
      </w:r>
      <w:proofErr w:type="spellStart"/>
      <w:r w:rsidRPr="004A79F5">
        <w:rPr>
          <w:b/>
          <w:bCs/>
        </w:rPr>
        <w:t>Response</w:t>
      </w:r>
      <w:proofErr w:type="spellEnd"/>
      <w:r w:rsidRPr="004A79F5">
        <w:rPr>
          <w:b/>
          <w:bCs/>
        </w:rPr>
        <w:t xml:space="preserve"> Team</w:t>
      </w:r>
      <w:r>
        <w:t>, gruppo di sicurezza governativo con il compito di regolamentare le cooperazioni con il settore privato nella sfera della cybersicurezza.</w:t>
      </w:r>
    </w:p>
  </w:footnote>
  <w:footnote w:id="20">
    <w:p w14:paraId="00FE19CC" w14:textId="6BADEBEE" w:rsidR="00FD5073" w:rsidRDefault="00FD5073">
      <w:pPr>
        <w:pStyle w:val="Testonotaapidipagina"/>
      </w:pPr>
      <w:r>
        <w:rPr>
          <w:rStyle w:val="Rimandonotaapidipagina"/>
        </w:rPr>
        <w:footnoteRef/>
      </w:r>
      <w:r>
        <w:t xml:space="preserve"> Cyber </w:t>
      </w:r>
      <w:proofErr w:type="spellStart"/>
      <w:r>
        <w:t>Kill</w:t>
      </w:r>
      <w:proofErr w:type="spellEnd"/>
      <w:r>
        <w:t xml:space="preserve"> Chain</w:t>
      </w:r>
    </w:p>
  </w:footnote>
  <w:footnote w:id="21">
    <w:p w14:paraId="4FD5F95B" w14:textId="6D239C0B" w:rsidR="008E07BE" w:rsidRDefault="008E07BE" w:rsidP="00A329E5">
      <w:pPr>
        <w:pStyle w:val="Testonotaapidipagina"/>
      </w:pPr>
      <w:r>
        <w:rPr>
          <w:rStyle w:val="Rimandonotaapidipagina"/>
        </w:rPr>
        <w:footnoteRef/>
      </w:r>
      <w:r>
        <w:t xml:space="preserve"> Piattaforma cloud che mette a disposizione servizi di cloud computing</w:t>
      </w:r>
    </w:p>
  </w:footnote>
  <w:footnote w:id="22">
    <w:p w14:paraId="43C7F895" w14:textId="77777777" w:rsidR="00521C6E" w:rsidRDefault="00521C6E" w:rsidP="00521C6E">
      <w:pPr>
        <w:pStyle w:val="Testonotaapidipagina"/>
      </w:pPr>
      <w:r>
        <w:rPr>
          <w:rStyle w:val="Rimandonotaapidipagina"/>
        </w:rPr>
        <w:footnoteRef/>
      </w:r>
      <w:r>
        <w:t xml:space="preserve"> Componenti che </w:t>
      </w:r>
      <w:r w:rsidRPr="00EA120B">
        <w:t xml:space="preserve">virtualizzano </w:t>
      </w:r>
      <w:r>
        <w:t>un</w:t>
      </w:r>
      <w:r w:rsidRPr="00EA120B">
        <w:t xml:space="preserve"> sistema operativo in modo che l'applicazione possa essere eseguita in modo indipendente su qualsiasi piattaforma.</w:t>
      </w:r>
      <w:r>
        <w:t xml:space="preserve"> A differenza delle </w:t>
      </w:r>
      <w:r w:rsidRPr="00EA120B">
        <w:t xml:space="preserve">macchine fisiche, </w:t>
      </w:r>
      <w:r>
        <w:t>non virtualizzano l’intera struttura hardware.</w:t>
      </w:r>
    </w:p>
  </w:footnote>
  <w:footnote w:id="23">
    <w:p w14:paraId="69983E53" w14:textId="77777777" w:rsidR="00521C6E" w:rsidRDefault="00521C6E" w:rsidP="00521C6E">
      <w:pPr>
        <w:pStyle w:val="Testonotaapidipagina"/>
      </w:pPr>
      <w:r>
        <w:rPr>
          <w:rStyle w:val="Rimandonotaapidipagina"/>
        </w:rPr>
        <w:footnoteRef/>
      </w:r>
      <w:r>
        <w:t xml:space="preserve"> Software progettato per eseguire processi informatici in ambienti isolati e facilmente distribuibili.</w:t>
      </w:r>
    </w:p>
  </w:footnote>
  <w:footnote w:id="24">
    <w:p w14:paraId="68646903" w14:textId="3FE3F95A" w:rsidR="0065461B" w:rsidRDefault="0065461B">
      <w:pPr>
        <w:pStyle w:val="Testonotaapidipagina"/>
      </w:pPr>
      <w:r>
        <w:rPr>
          <w:rStyle w:val="Rimandonotaapidipagina"/>
        </w:rPr>
        <w:footnoteRef/>
      </w:r>
      <w:r>
        <w:t xml:space="preserve"> Un token corrisponde all’incirca a 4 caratteri, il numero preciso dipendente dal modello utilizzato.</w:t>
      </w:r>
    </w:p>
  </w:footnote>
  <w:footnote w:id="25">
    <w:p w14:paraId="02DFD6C8" w14:textId="61F8BEFE" w:rsidR="0077174B" w:rsidRDefault="0077174B" w:rsidP="00A329E5">
      <w:pPr>
        <w:pStyle w:val="Testonotaapidipagina"/>
      </w:pPr>
      <w:r>
        <w:rPr>
          <w:rStyle w:val="Rimandonotaapidipagina"/>
        </w:rPr>
        <w:footnoteRef/>
      </w:r>
      <w:r>
        <w:t xml:space="preserve"> Oggetto STIX che identifica una tecnica</w:t>
      </w:r>
    </w:p>
  </w:footnote>
  <w:footnote w:id="26">
    <w:p w14:paraId="3EFEA33E" w14:textId="72E61C28" w:rsidR="0077174B" w:rsidRDefault="0077174B" w:rsidP="00A329E5">
      <w:pPr>
        <w:pStyle w:val="Testonotaapidipagina"/>
      </w:pPr>
      <w:r>
        <w:rPr>
          <w:rStyle w:val="Rimandonotaapidipagina"/>
        </w:rPr>
        <w:footnoteRef/>
      </w:r>
      <w:r>
        <w:t xml:space="preserve"> Oggetto STIX che identifica le campagne</w:t>
      </w:r>
    </w:p>
  </w:footnote>
  <w:footnote w:id="27">
    <w:p w14:paraId="14B00536" w14:textId="4F441999" w:rsidR="0077174B" w:rsidRDefault="0077174B" w:rsidP="00A329E5">
      <w:pPr>
        <w:pStyle w:val="Testonotaapidipagina"/>
      </w:pPr>
      <w:r>
        <w:rPr>
          <w:rStyle w:val="Rimandonotaapidipagina"/>
        </w:rPr>
        <w:footnoteRef/>
      </w:r>
      <w:r>
        <w:t xml:space="preserve"> Oggetto STIX che identifica le mitigazioni</w:t>
      </w:r>
    </w:p>
  </w:footnote>
  <w:footnote w:id="28">
    <w:p w14:paraId="0F363B08" w14:textId="30C5B014" w:rsidR="0077174B" w:rsidRDefault="0077174B" w:rsidP="00A329E5">
      <w:pPr>
        <w:pStyle w:val="Testonotaapidipagina"/>
      </w:pPr>
      <w:r>
        <w:rPr>
          <w:rStyle w:val="Rimandonotaapidipagina"/>
        </w:rPr>
        <w:footnoteRef/>
      </w:r>
      <w:r>
        <w:t xml:space="preserve"> Oggetto STIX che identifica i tool</w:t>
      </w:r>
    </w:p>
  </w:footnote>
  <w:footnote w:id="29">
    <w:p w14:paraId="2D88991C" w14:textId="5A7D7572" w:rsidR="005E441E" w:rsidRDefault="005E441E" w:rsidP="00A329E5">
      <w:pPr>
        <w:pStyle w:val="Testonotaapidipagina"/>
      </w:pPr>
      <w:r>
        <w:rPr>
          <w:rStyle w:val="Rimandonotaapidipagina"/>
        </w:rPr>
        <w:footnoteRef/>
      </w:r>
      <w:r>
        <w:t xml:space="preserve"> Oggetto STIX che identifica i malware</w:t>
      </w:r>
    </w:p>
  </w:footnote>
  <w:footnote w:id="30">
    <w:p w14:paraId="33159663" w14:textId="5EAB9057" w:rsidR="00FC585D" w:rsidRDefault="00FC585D">
      <w:pPr>
        <w:pStyle w:val="Testonotaapidipagina"/>
      </w:pPr>
      <w:r>
        <w:rPr>
          <w:rStyle w:val="Rimandonotaapidipagina"/>
        </w:rPr>
        <w:footnoteRef/>
      </w:r>
      <w:r>
        <w:t xml:space="preserve"> Oggetto STIX che identifica gli asset industriali</w:t>
      </w:r>
    </w:p>
  </w:footnote>
  <w:footnote w:id="31">
    <w:p w14:paraId="6506D7F1" w14:textId="075FBFA8" w:rsidR="00FC585D" w:rsidRPr="007F4FDC" w:rsidRDefault="00FC585D">
      <w:pPr>
        <w:pStyle w:val="Testonotaapidipagina"/>
      </w:pPr>
      <w:r>
        <w:rPr>
          <w:rStyle w:val="Rimandonotaapidipagina"/>
        </w:rPr>
        <w:footnoteRef/>
      </w:r>
      <w:r w:rsidRPr="007F4FDC">
        <w:t xml:space="preserve"> Oggetto STIX che identifica i </w:t>
      </w:r>
      <w:proofErr w:type="spellStart"/>
      <w:r w:rsidRPr="007F4FDC">
        <w:t>threat</w:t>
      </w:r>
      <w:proofErr w:type="spellEnd"/>
      <w:r w:rsidRPr="007F4FDC">
        <w:t xml:space="preserve"> group e </w:t>
      </w:r>
      <w:proofErr w:type="spellStart"/>
      <w:r w:rsidRPr="007F4FDC">
        <w:t>threat</w:t>
      </w:r>
      <w:proofErr w:type="spellEnd"/>
      <w:r w:rsidRPr="007F4FDC">
        <w:t xml:space="preserve"> agent</w:t>
      </w:r>
    </w:p>
  </w:footnote>
  <w:footnote w:id="32">
    <w:p w14:paraId="093FB2D7" w14:textId="7C68E52A" w:rsidR="00182917" w:rsidRDefault="00182917">
      <w:pPr>
        <w:pStyle w:val="Testonotaapidipagina"/>
      </w:pPr>
      <w:r>
        <w:rPr>
          <w:rStyle w:val="Rimandonotaapidipagina"/>
        </w:rPr>
        <w:footnoteRef/>
      </w:r>
      <w:r>
        <w:t xml:space="preserve"> Intelligenza Artificiale</w:t>
      </w:r>
    </w:p>
  </w:footnote>
  <w:footnote w:id="33">
    <w:p w14:paraId="24687317" w14:textId="29CD27EC" w:rsidR="00E34040" w:rsidRDefault="00E34040">
      <w:pPr>
        <w:pStyle w:val="Testonotaapidipagina"/>
      </w:pPr>
      <w:r>
        <w:rPr>
          <w:rStyle w:val="Rimandonotaapidipagina"/>
        </w:rPr>
        <w:footnoteRef/>
      </w:r>
      <w:r>
        <w:t xml:space="preserve"> Cioè le tecniche aventi ID nel formato T0000</w:t>
      </w:r>
      <w:r w:rsidR="002A1A7B">
        <w:t xml:space="preserve"> o AML.T0000</w:t>
      </w:r>
      <w:r>
        <w:t>, dove gli 0 sono dei numeri identificativi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11A682C4" w:rsidR="007D0E57" w:rsidRPr="007D5DF3" w:rsidRDefault="00713DCA" w:rsidP="00A329E5">
    <w:r>
      <w:rPr>
        <w:noProof/>
      </w:rPr>
      <w:drawing>
        <wp:anchor distT="0" distB="0" distL="114300" distR="114300" simplePos="0" relativeHeight="251657216" behindDoc="1" locked="0" layoutInCell="1" allowOverlap="1" wp14:anchorId="5B30C706" wp14:editId="37B254DD">
          <wp:simplePos x="0" y="0"/>
          <wp:positionH relativeFrom="column">
            <wp:posOffset>-914400</wp:posOffset>
          </wp:positionH>
          <wp:positionV relativeFrom="line">
            <wp:posOffset>-428625</wp:posOffset>
          </wp:positionV>
          <wp:extent cx="428400" cy="10692000"/>
          <wp:effectExtent l="0" t="0" r="0" b="0"/>
          <wp:wrapNone/>
          <wp:docPr id="6" name="Immagine 6"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612CDB">
      <w:rPr>
        <w:rStyle w:val="Numeropagina"/>
        <w:rFonts w:ascii="Verdana" w:hAnsi="Verdana" w:cs="Arial"/>
        <w:noProof/>
      </w:rPr>
      <w:t>Capitolo III</w:t>
    </w:r>
    <w:r w:rsidRPr="007D5DF3">
      <w:rPr>
        <w:rStyle w:val="Numeropagina"/>
        <w:rFonts w:ascii="Verdana" w:hAnsi="Verdana" w:cs="Arial"/>
      </w:rPr>
      <w:fldChar w:fldCharType="end"/>
    </w:r>
  </w:p>
  <w:p w14:paraId="61688AA8" w14:textId="77777777" w:rsidR="006B3C91" w:rsidRDefault="006B3C91" w:rsidP="00A329E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13FFD81A" w:rsidR="007D0E57" w:rsidRPr="00D3074D" w:rsidRDefault="00563036" w:rsidP="00A329E5">
    <w:r>
      <w:rPr>
        <w:noProof/>
      </w:rPr>
      <w:drawing>
        <wp:anchor distT="0" distB="0" distL="114300" distR="114300" simplePos="0" relativeHeight="251669504" behindDoc="1" locked="0" layoutInCell="1" allowOverlap="1" wp14:anchorId="2BB7A63E" wp14:editId="4D764F61">
          <wp:simplePos x="0" y="0"/>
          <wp:positionH relativeFrom="column">
            <wp:posOffset>-1065073</wp:posOffset>
          </wp:positionH>
          <wp:positionV relativeFrom="line">
            <wp:posOffset>-415826</wp:posOffset>
          </wp:positionV>
          <wp:extent cx="428400" cy="10692000"/>
          <wp:effectExtent l="0" t="0" r="0" b="0"/>
          <wp:wrapNone/>
          <wp:docPr id="10" name="Immagine 10"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400" cy="1069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923FBF">
      <w:rPr>
        <w:rStyle w:val="Numeropagina"/>
        <w:rFonts w:ascii="Verdana" w:hAnsi="Verdana"/>
        <w:noProof/>
      </w:rPr>
      <w:t>Bibliografia</w:t>
    </w:r>
    <w:r w:rsidR="004628EE" w:rsidRPr="00BA1DB7">
      <w:rPr>
        <w:rStyle w:val="Numeropagina"/>
        <w:rFonts w:ascii="Verdana" w:hAnsi="Verdana"/>
      </w:rPr>
      <w:fldChar w:fldCharType="end"/>
    </w:r>
  </w:p>
  <w:p w14:paraId="15CA852A" w14:textId="77777777" w:rsidR="006B3C91" w:rsidRDefault="006B3C91" w:rsidP="00A329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EF0E7222"/>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32"/>
        <w:szCs w:val="32"/>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rPr>
        <w:i w:val="0"/>
        <w:iCs w:val="0"/>
        <w:sz w:val="24"/>
        <w:szCs w:val="24"/>
      </w:rPr>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FEB4EF9"/>
    <w:multiLevelType w:val="hybridMultilevel"/>
    <w:tmpl w:val="F3DE3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6"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8" w15:restartNumberingAfterBreak="0">
    <w:nsid w:val="1947751E"/>
    <w:multiLevelType w:val="hybridMultilevel"/>
    <w:tmpl w:val="0A6890BC"/>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1">
      <w:start w:val="1"/>
      <w:numFmt w:val="bullet"/>
      <w:lvlText w:val=""/>
      <w:lvlJc w:val="left"/>
      <w:pPr>
        <w:ind w:left="2340" w:hanging="360"/>
      </w:pPr>
      <w:rPr>
        <w:rFonts w:ascii="Symbol" w:hAnsi="Symbol"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30A27467"/>
    <w:multiLevelType w:val="hybridMultilevel"/>
    <w:tmpl w:val="B268E514"/>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24" w15:restartNumberingAfterBreak="0">
    <w:nsid w:val="316821EF"/>
    <w:multiLevelType w:val="hybridMultilevel"/>
    <w:tmpl w:val="F8300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2436BA0"/>
    <w:multiLevelType w:val="hybridMultilevel"/>
    <w:tmpl w:val="4148E9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E894F4A"/>
    <w:multiLevelType w:val="hybridMultilevel"/>
    <w:tmpl w:val="05CA6C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7787793"/>
    <w:multiLevelType w:val="hybridMultilevel"/>
    <w:tmpl w:val="439A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82E49BD"/>
    <w:multiLevelType w:val="multilevel"/>
    <w:tmpl w:val="7C38E8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2"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87740E"/>
    <w:multiLevelType w:val="hybridMultilevel"/>
    <w:tmpl w:val="DB7A8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AAA2275"/>
    <w:multiLevelType w:val="hybridMultilevel"/>
    <w:tmpl w:val="3A3EA9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CAE64BB"/>
    <w:multiLevelType w:val="hybridMultilevel"/>
    <w:tmpl w:val="53EE4B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D3F3829"/>
    <w:multiLevelType w:val="hybridMultilevel"/>
    <w:tmpl w:val="15E8ED6A"/>
    <w:lvl w:ilvl="0" w:tplc="B162B14C">
      <w:start w:val="1"/>
      <w:numFmt w:val="decimal"/>
      <w:lvlText w:val="%1."/>
      <w:lvlJc w:val="left"/>
      <w:pPr>
        <w:ind w:left="644" w:hanging="360"/>
      </w:pPr>
      <w:rPr>
        <w:b w:val="0"/>
        <w:bCs/>
        <w:sz w:val="22"/>
        <w:szCs w:val="22"/>
      </w:rPr>
    </w:lvl>
    <w:lvl w:ilvl="1" w:tplc="BDB672BA">
      <w:start w:val="1"/>
      <w:numFmt w:val="lowerLetter"/>
      <w:lvlText w:val="%2."/>
      <w:lvlJc w:val="left"/>
      <w:pPr>
        <w:ind w:left="1364" w:hanging="360"/>
      </w:pPr>
      <w:rPr>
        <w:b w:val="0"/>
        <w:bCs/>
        <w:sz w:val="22"/>
        <w:szCs w:val="22"/>
      </w:r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34"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5"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6" w15:restartNumberingAfterBreak="0">
    <w:nsid w:val="5D292D4F"/>
    <w:multiLevelType w:val="hybridMultilevel"/>
    <w:tmpl w:val="D01A1EF0"/>
    <w:lvl w:ilvl="0" w:tplc="04100001">
      <w:start w:val="1"/>
      <w:numFmt w:val="bullet"/>
      <w:lvlText w:val=""/>
      <w:lvlJc w:val="left"/>
      <w:pPr>
        <w:ind w:left="788" w:hanging="360"/>
      </w:pPr>
      <w:rPr>
        <w:rFonts w:ascii="Symbol" w:hAnsi="Symbol" w:hint="default"/>
      </w:rPr>
    </w:lvl>
    <w:lvl w:ilvl="1" w:tplc="04100003" w:tentative="1">
      <w:start w:val="1"/>
      <w:numFmt w:val="bullet"/>
      <w:lvlText w:val="o"/>
      <w:lvlJc w:val="left"/>
      <w:pPr>
        <w:ind w:left="1508" w:hanging="360"/>
      </w:pPr>
      <w:rPr>
        <w:rFonts w:ascii="Courier New" w:hAnsi="Courier New" w:cs="Courier New" w:hint="default"/>
      </w:rPr>
    </w:lvl>
    <w:lvl w:ilvl="2" w:tplc="04100005" w:tentative="1">
      <w:start w:val="1"/>
      <w:numFmt w:val="bullet"/>
      <w:lvlText w:val=""/>
      <w:lvlJc w:val="left"/>
      <w:pPr>
        <w:ind w:left="2228" w:hanging="360"/>
      </w:pPr>
      <w:rPr>
        <w:rFonts w:ascii="Wingdings" w:hAnsi="Wingdings" w:hint="default"/>
      </w:rPr>
    </w:lvl>
    <w:lvl w:ilvl="3" w:tplc="04100001" w:tentative="1">
      <w:start w:val="1"/>
      <w:numFmt w:val="bullet"/>
      <w:lvlText w:val=""/>
      <w:lvlJc w:val="left"/>
      <w:pPr>
        <w:ind w:left="2948" w:hanging="360"/>
      </w:pPr>
      <w:rPr>
        <w:rFonts w:ascii="Symbol" w:hAnsi="Symbol" w:hint="default"/>
      </w:rPr>
    </w:lvl>
    <w:lvl w:ilvl="4" w:tplc="04100003" w:tentative="1">
      <w:start w:val="1"/>
      <w:numFmt w:val="bullet"/>
      <w:lvlText w:val="o"/>
      <w:lvlJc w:val="left"/>
      <w:pPr>
        <w:ind w:left="3668" w:hanging="360"/>
      </w:pPr>
      <w:rPr>
        <w:rFonts w:ascii="Courier New" w:hAnsi="Courier New" w:cs="Courier New" w:hint="default"/>
      </w:rPr>
    </w:lvl>
    <w:lvl w:ilvl="5" w:tplc="04100005" w:tentative="1">
      <w:start w:val="1"/>
      <w:numFmt w:val="bullet"/>
      <w:lvlText w:val=""/>
      <w:lvlJc w:val="left"/>
      <w:pPr>
        <w:ind w:left="4388" w:hanging="360"/>
      </w:pPr>
      <w:rPr>
        <w:rFonts w:ascii="Wingdings" w:hAnsi="Wingdings" w:hint="default"/>
      </w:rPr>
    </w:lvl>
    <w:lvl w:ilvl="6" w:tplc="04100001" w:tentative="1">
      <w:start w:val="1"/>
      <w:numFmt w:val="bullet"/>
      <w:lvlText w:val=""/>
      <w:lvlJc w:val="left"/>
      <w:pPr>
        <w:ind w:left="5108" w:hanging="360"/>
      </w:pPr>
      <w:rPr>
        <w:rFonts w:ascii="Symbol" w:hAnsi="Symbol" w:hint="default"/>
      </w:rPr>
    </w:lvl>
    <w:lvl w:ilvl="7" w:tplc="04100003" w:tentative="1">
      <w:start w:val="1"/>
      <w:numFmt w:val="bullet"/>
      <w:lvlText w:val="o"/>
      <w:lvlJc w:val="left"/>
      <w:pPr>
        <w:ind w:left="5828" w:hanging="360"/>
      </w:pPr>
      <w:rPr>
        <w:rFonts w:ascii="Courier New" w:hAnsi="Courier New" w:cs="Courier New" w:hint="default"/>
      </w:rPr>
    </w:lvl>
    <w:lvl w:ilvl="8" w:tplc="04100005" w:tentative="1">
      <w:start w:val="1"/>
      <w:numFmt w:val="bullet"/>
      <w:lvlText w:val=""/>
      <w:lvlJc w:val="left"/>
      <w:pPr>
        <w:ind w:left="6548" w:hanging="360"/>
      </w:pPr>
      <w:rPr>
        <w:rFonts w:ascii="Wingdings" w:hAnsi="Wingdings" w:hint="default"/>
      </w:rPr>
    </w:lvl>
  </w:abstractNum>
  <w:abstractNum w:abstractNumId="37" w15:restartNumberingAfterBreak="0">
    <w:nsid w:val="5FD111A4"/>
    <w:multiLevelType w:val="multilevel"/>
    <w:tmpl w:val="C9BA7F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8"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13974E0"/>
    <w:multiLevelType w:val="multilevel"/>
    <w:tmpl w:val="7B8886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67E092D"/>
    <w:multiLevelType w:val="hybridMultilevel"/>
    <w:tmpl w:val="67AE09B8"/>
    <w:lvl w:ilvl="0" w:tplc="04100001">
      <w:start w:val="1"/>
      <w:numFmt w:val="bullet"/>
      <w:lvlText w:val=""/>
      <w:lvlJc w:val="left"/>
      <w:pPr>
        <w:ind w:left="869" w:hanging="360"/>
      </w:pPr>
      <w:rPr>
        <w:rFonts w:ascii="Symbol" w:hAnsi="Symbol" w:hint="default"/>
      </w:rPr>
    </w:lvl>
    <w:lvl w:ilvl="1" w:tplc="04100003" w:tentative="1">
      <w:start w:val="1"/>
      <w:numFmt w:val="bullet"/>
      <w:lvlText w:val="o"/>
      <w:lvlJc w:val="left"/>
      <w:pPr>
        <w:ind w:left="1589" w:hanging="360"/>
      </w:pPr>
      <w:rPr>
        <w:rFonts w:ascii="Courier New" w:hAnsi="Courier New" w:cs="Courier New" w:hint="default"/>
      </w:rPr>
    </w:lvl>
    <w:lvl w:ilvl="2" w:tplc="04100005" w:tentative="1">
      <w:start w:val="1"/>
      <w:numFmt w:val="bullet"/>
      <w:lvlText w:val=""/>
      <w:lvlJc w:val="left"/>
      <w:pPr>
        <w:ind w:left="2309" w:hanging="360"/>
      </w:pPr>
      <w:rPr>
        <w:rFonts w:ascii="Wingdings" w:hAnsi="Wingdings" w:hint="default"/>
      </w:rPr>
    </w:lvl>
    <w:lvl w:ilvl="3" w:tplc="04100001" w:tentative="1">
      <w:start w:val="1"/>
      <w:numFmt w:val="bullet"/>
      <w:lvlText w:val=""/>
      <w:lvlJc w:val="left"/>
      <w:pPr>
        <w:ind w:left="3029" w:hanging="360"/>
      </w:pPr>
      <w:rPr>
        <w:rFonts w:ascii="Symbol" w:hAnsi="Symbol" w:hint="default"/>
      </w:rPr>
    </w:lvl>
    <w:lvl w:ilvl="4" w:tplc="04100003" w:tentative="1">
      <w:start w:val="1"/>
      <w:numFmt w:val="bullet"/>
      <w:lvlText w:val="o"/>
      <w:lvlJc w:val="left"/>
      <w:pPr>
        <w:ind w:left="3749" w:hanging="360"/>
      </w:pPr>
      <w:rPr>
        <w:rFonts w:ascii="Courier New" w:hAnsi="Courier New" w:cs="Courier New" w:hint="default"/>
      </w:rPr>
    </w:lvl>
    <w:lvl w:ilvl="5" w:tplc="04100005" w:tentative="1">
      <w:start w:val="1"/>
      <w:numFmt w:val="bullet"/>
      <w:lvlText w:val=""/>
      <w:lvlJc w:val="left"/>
      <w:pPr>
        <w:ind w:left="4469" w:hanging="360"/>
      </w:pPr>
      <w:rPr>
        <w:rFonts w:ascii="Wingdings" w:hAnsi="Wingdings" w:hint="default"/>
      </w:rPr>
    </w:lvl>
    <w:lvl w:ilvl="6" w:tplc="04100001" w:tentative="1">
      <w:start w:val="1"/>
      <w:numFmt w:val="bullet"/>
      <w:lvlText w:val=""/>
      <w:lvlJc w:val="left"/>
      <w:pPr>
        <w:ind w:left="5189" w:hanging="360"/>
      </w:pPr>
      <w:rPr>
        <w:rFonts w:ascii="Symbol" w:hAnsi="Symbol" w:hint="default"/>
      </w:rPr>
    </w:lvl>
    <w:lvl w:ilvl="7" w:tplc="04100003" w:tentative="1">
      <w:start w:val="1"/>
      <w:numFmt w:val="bullet"/>
      <w:lvlText w:val="o"/>
      <w:lvlJc w:val="left"/>
      <w:pPr>
        <w:ind w:left="5909" w:hanging="360"/>
      </w:pPr>
      <w:rPr>
        <w:rFonts w:ascii="Courier New" w:hAnsi="Courier New" w:cs="Courier New" w:hint="default"/>
      </w:rPr>
    </w:lvl>
    <w:lvl w:ilvl="8" w:tplc="04100005" w:tentative="1">
      <w:start w:val="1"/>
      <w:numFmt w:val="bullet"/>
      <w:lvlText w:val=""/>
      <w:lvlJc w:val="left"/>
      <w:pPr>
        <w:ind w:left="6629" w:hanging="360"/>
      </w:pPr>
      <w:rPr>
        <w:rFonts w:ascii="Wingdings" w:hAnsi="Wingdings" w:hint="default"/>
      </w:rPr>
    </w:lvl>
  </w:abstractNum>
  <w:abstractNum w:abstractNumId="45" w15:restartNumberingAfterBreak="0">
    <w:nsid w:val="7E9E4557"/>
    <w:multiLevelType w:val="hybridMultilevel"/>
    <w:tmpl w:val="B5E225DA"/>
    <w:lvl w:ilvl="0" w:tplc="04100001">
      <w:start w:val="1"/>
      <w:numFmt w:val="bullet"/>
      <w:lvlText w:val=""/>
      <w:lvlJc w:val="left"/>
      <w:pPr>
        <w:ind w:left="804" w:hanging="360"/>
      </w:pPr>
      <w:rPr>
        <w:rFonts w:ascii="Symbol" w:hAnsi="Symbol" w:hint="default"/>
      </w:rPr>
    </w:lvl>
    <w:lvl w:ilvl="1" w:tplc="04100001">
      <w:start w:val="1"/>
      <w:numFmt w:val="bullet"/>
      <w:lvlText w:val=""/>
      <w:lvlJc w:val="left"/>
      <w:pPr>
        <w:ind w:left="1524" w:hanging="360"/>
      </w:pPr>
      <w:rPr>
        <w:rFonts w:ascii="Symbol" w:hAnsi="Symbol" w:hint="default"/>
      </w:rPr>
    </w:lvl>
    <w:lvl w:ilvl="2" w:tplc="04100001">
      <w:start w:val="1"/>
      <w:numFmt w:val="bullet"/>
      <w:lvlText w:val=""/>
      <w:lvlJc w:val="left"/>
      <w:pPr>
        <w:ind w:left="2244" w:hanging="360"/>
      </w:pPr>
      <w:rPr>
        <w:rFonts w:ascii="Symbol" w:hAnsi="Symbol" w:hint="default"/>
      </w:rPr>
    </w:lvl>
    <w:lvl w:ilvl="3" w:tplc="04100001">
      <w:start w:val="1"/>
      <w:numFmt w:val="bullet"/>
      <w:lvlText w:val=""/>
      <w:lvlJc w:val="left"/>
      <w:pPr>
        <w:ind w:left="2964" w:hanging="360"/>
      </w:pPr>
      <w:rPr>
        <w:rFonts w:ascii="Symbol" w:hAnsi="Symbol" w:hint="default"/>
      </w:rPr>
    </w:lvl>
    <w:lvl w:ilvl="4" w:tplc="04100003" w:tentative="1">
      <w:start w:val="1"/>
      <w:numFmt w:val="bullet"/>
      <w:lvlText w:val="o"/>
      <w:lvlJc w:val="left"/>
      <w:pPr>
        <w:ind w:left="3684" w:hanging="360"/>
      </w:pPr>
      <w:rPr>
        <w:rFonts w:ascii="Courier New" w:hAnsi="Courier New" w:cs="Courier New" w:hint="default"/>
      </w:rPr>
    </w:lvl>
    <w:lvl w:ilvl="5" w:tplc="04100005" w:tentative="1">
      <w:start w:val="1"/>
      <w:numFmt w:val="bullet"/>
      <w:lvlText w:val=""/>
      <w:lvlJc w:val="left"/>
      <w:pPr>
        <w:ind w:left="4404" w:hanging="360"/>
      </w:pPr>
      <w:rPr>
        <w:rFonts w:ascii="Wingdings" w:hAnsi="Wingdings" w:hint="default"/>
      </w:rPr>
    </w:lvl>
    <w:lvl w:ilvl="6" w:tplc="04100001" w:tentative="1">
      <w:start w:val="1"/>
      <w:numFmt w:val="bullet"/>
      <w:lvlText w:val=""/>
      <w:lvlJc w:val="left"/>
      <w:pPr>
        <w:ind w:left="5124" w:hanging="360"/>
      </w:pPr>
      <w:rPr>
        <w:rFonts w:ascii="Symbol" w:hAnsi="Symbol" w:hint="default"/>
      </w:rPr>
    </w:lvl>
    <w:lvl w:ilvl="7" w:tplc="04100003" w:tentative="1">
      <w:start w:val="1"/>
      <w:numFmt w:val="bullet"/>
      <w:lvlText w:val="o"/>
      <w:lvlJc w:val="left"/>
      <w:pPr>
        <w:ind w:left="5844" w:hanging="360"/>
      </w:pPr>
      <w:rPr>
        <w:rFonts w:ascii="Courier New" w:hAnsi="Courier New" w:cs="Courier New" w:hint="default"/>
      </w:rPr>
    </w:lvl>
    <w:lvl w:ilvl="8" w:tplc="04100005" w:tentative="1">
      <w:start w:val="1"/>
      <w:numFmt w:val="bullet"/>
      <w:lvlText w:val=""/>
      <w:lvlJc w:val="left"/>
      <w:pPr>
        <w:ind w:left="6564"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5"/>
  </w:num>
  <w:num w:numId="13" w16cid:durableId="1300573678">
    <w:abstractNumId w:val="33"/>
  </w:num>
  <w:num w:numId="14" w16cid:durableId="1246496042">
    <w:abstractNumId w:val="35"/>
  </w:num>
  <w:num w:numId="15" w16cid:durableId="1144279905">
    <w:abstractNumId w:val="12"/>
  </w:num>
  <w:num w:numId="16" w16cid:durableId="273444330">
    <w:abstractNumId w:val="13"/>
  </w:num>
  <w:num w:numId="17" w16cid:durableId="2009281700">
    <w:abstractNumId w:val="26"/>
  </w:num>
  <w:num w:numId="18" w16cid:durableId="1037657317">
    <w:abstractNumId w:val="42"/>
  </w:num>
  <w:num w:numId="19" w16cid:durableId="1884633395">
    <w:abstractNumId w:val="19"/>
  </w:num>
  <w:num w:numId="20" w16cid:durableId="466555007">
    <w:abstractNumId w:val="17"/>
  </w:num>
  <w:num w:numId="21" w16cid:durableId="484594479">
    <w:abstractNumId w:val="11"/>
  </w:num>
  <w:num w:numId="22" w16cid:durableId="1997680687">
    <w:abstractNumId w:val="22"/>
  </w:num>
  <w:num w:numId="23" w16cid:durableId="202642431">
    <w:abstractNumId w:val="34"/>
  </w:num>
  <w:num w:numId="24" w16cid:durableId="1599749398">
    <w:abstractNumId w:val="20"/>
  </w:num>
  <w:num w:numId="25" w16cid:durableId="129826948">
    <w:abstractNumId w:val="38"/>
  </w:num>
  <w:num w:numId="26" w16cid:durableId="2031103471">
    <w:abstractNumId w:val="40"/>
  </w:num>
  <w:num w:numId="27" w16cid:durableId="1262907389">
    <w:abstractNumId w:val="16"/>
  </w:num>
  <w:num w:numId="28" w16cid:durableId="1219511763">
    <w:abstractNumId w:val="39"/>
  </w:num>
  <w:num w:numId="29" w16cid:durableId="276832280">
    <w:abstractNumId w:val="43"/>
  </w:num>
  <w:num w:numId="30" w16cid:durableId="504787929">
    <w:abstractNumId w:val="21"/>
  </w:num>
  <w:num w:numId="31" w16cid:durableId="1782994256">
    <w:abstractNumId w:val="23"/>
  </w:num>
  <w:num w:numId="32" w16cid:durableId="1194347375">
    <w:abstractNumId w:val="24"/>
  </w:num>
  <w:num w:numId="33" w16cid:durableId="692924547">
    <w:abstractNumId w:val="36"/>
  </w:num>
  <w:num w:numId="34" w16cid:durableId="2146852933">
    <w:abstractNumId w:val="44"/>
  </w:num>
  <w:num w:numId="35" w16cid:durableId="894852946">
    <w:abstractNumId w:val="14"/>
  </w:num>
  <w:num w:numId="36" w16cid:durableId="1047291518">
    <w:abstractNumId w:val="27"/>
  </w:num>
  <w:num w:numId="37" w16cid:durableId="1182158234">
    <w:abstractNumId w:val="28"/>
  </w:num>
  <w:num w:numId="38" w16cid:durableId="1315985709">
    <w:abstractNumId w:val="32"/>
  </w:num>
  <w:num w:numId="39" w16cid:durableId="1683899394">
    <w:abstractNumId w:val="30"/>
  </w:num>
  <w:num w:numId="40" w16cid:durableId="1714229432">
    <w:abstractNumId w:val="37"/>
  </w:num>
  <w:num w:numId="41" w16cid:durableId="7682209">
    <w:abstractNumId w:val="31"/>
  </w:num>
  <w:num w:numId="42" w16cid:durableId="196702986">
    <w:abstractNumId w:val="29"/>
  </w:num>
  <w:num w:numId="43" w16cid:durableId="1045326591">
    <w:abstractNumId w:val="45"/>
  </w:num>
  <w:num w:numId="44" w16cid:durableId="1449856060">
    <w:abstractNumId w:val="18"/>
  </w:num>
  <w:num w:numId="45" w16cid:durableId="1064570821">
    <w:abstractNumId w:val="25"/>
  </w:num>
  <w:num w:numId="46" w16cid:durableId="1324620918">
    <w:abstractNumId w:val="41"/>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w15:presenceInfo w15:providerId="None" w15:userId="Ric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1B38"/>
    <w:rsid w:val="0000013C"/>
    <w:rsid w:val="000001EB"/>
    <w:rsid w:val="000006DB"/>
    <w:rsid w:val="000046A3"/>
    <w:rsid w:val="00010460"/>
    <w:rsid w:val="00011EFD"/>
    <w:rsid w:val="00012C25"/>
    <w:rsid w:val="00014667"/>
    <w:rsid w:val="00014B7E"/>
    <w:rsid w:val="0001662A"/>
    <w:rsid w:val="00032D42"/>
    <w:rsid w:val="00033A9E"/>
    <w:rsid w:val="00033B2E"/>
    <w:rsid w:val="00033D6A"/>
    <w:rsid w:val="000347A1"/>
    <w:rsid w:val="00034B12"/>
    <w:rsid w:val="00035AA1"/>
    <w:rsid w:val="00036035"/>
    <w:rsid w:val="00045351"/>
    <w:rsid w:val="000456FF"/>
    <w:rsid w:val="00046308"/>
    <w:rsid w:val="000466AC"/>
    <w:rsid w:val="000505EC"/>
    <w:rsid w:val="00050CB1"/>
    <w:rsid w:val="00050F88"/>
    <w:rsid w:val="00055890"/>
    <w:rsid w:val="0005655C"/>
    <w:rsid w:val="0006224B"/>
    <w:rsid w:val="00062C24"/>
    <w:rsid w:val="00063733"/>
    <w:rsid w:val="00064160"/>
    <w:rsid w:val="00064772"/>
    <w:rsid w:val="000655CE"/>
    <w:rsid w:val="00065CD6"/>
    <w:rsid w:val="00066D7B"/>
    <w:rsid w:val="000676E7"/>
    <w:rsid w:val="00071E3C"/>
    <w:rsid w:val="00071FF0"/>
    <w:rsid w:val="00075848"/>
    <w:rsid w:val="00076A6E"/>
    <w:rsid w:val="00080BD0"/>
    <w:rsid w:val="000874DA"/>
    <w:rsid w:val="0009253A"/>
    <w:rsid w:val="00094F33"/>
    <w:rsid w:val="00095794"/>
    <w:rsid w:val="000A0729"/>
    <w:rsid w:val="000A195B"/>
    <w:rsid w:val="000A36A0"/>
    <w:rsid w:val="000A4776"/>
    <w:rsid w:val="000A6329"/>
    <w:rsid w:val="000A6608"/>
    <w:rsid w:val="000A68DF"/>
    <w:rsid w:val="000B3E2A"/>
    <w:rsid w:val="000B5CA8"/>
    <w:rsid w:val="000B70E3"/>
    <w:rsid w:val="000B75A8"/>
    <w:rsid w:val="000B7E64"/>
    <w:rsid w:val="000C20A4"/>
    <w:rsid w:val="000C3966"/>
    <w:rsid w:val="000C44F4"/>
    <w:rsid w:val="000C4DFE"/>
    <w:rsid w:val="000C6D95"/>
    <w:rsid w:val="000D080A"/>
    <w:rsid w:val="000D15B0"/>
    <w:rsid w:val="000D1A0A"/>
    <w:rsid w:val="000D2B0F"/>
    <w:rsid w:val="000D3514"/>
    <w:rsid w:val="000D363A"/>
    <w:rsid w:val="000D797C"/>
    <w:rsid w:val="000E0DCA"/>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17EBD"/>
    <w:rsid w:val="00121919"/>
    <w:rsid w:val="00123F2E"/>
    <w:rsid w:val="00126618"/>
    <w:rsid w:val="00130BC0"/>
    <w:rsid w:val="0013178D"/>
    <w:rsid w:val="0013198C"/>
    <w:rsid w:val="00136045"/>
    <w:rsid w:val="0014744F"/>
    <w:rsid w:val="00147F48"/>
    <w:rsid w:val="0015006D"/>
    <w:rsid w:val="001531F0"/>
    <w:rsid w:val="00154077"/>
    <w:rsid w:val="00155FCF"/>
    <w:rsid w:val="00160BFC"/>
    <w:rsid w:val="001623B8"/>
    <w:rsid w:val="00162536"/>
    <w:rsid w:val="0016480D"/>
    <w:rsid w:val="00164A8A"/>
    <w:rsid w:val="00164AF1"/>
    <w:rsid w:val="00165FFF"/>
    <w:rsid w:val="001668C7"/>
    <w:rsid w:val="0017182D"/>
    <w:rsid w:val="00174EF6"/>
    <w:rsid w:val="001761AE"/>
    <w:rsid w:val="00176EEF"/>
    <w:rsid w:val="001821A9"/>
    <w:rsid w:val="00182917"/>
    <w:rsid w:val="0018482E"/>
    <w:rsid w:val="00185C2B"/>
    <w:rsid w:val="00186A01"/>
    <w:rsid w:val="00186AE9"/>
    <w:rsid w:val="001870C3"/>
    <w:rsid w:val="001871A3"/>
    <w:rsid w:val="0019075F"/>
    <w:rsid w:val="00190DA2"/>
    <w:rsid w:val="001967A3"/>
    <w:rsid w:val="00196A92"/>
    <w:rsid w:val="00196D26"/>
    <w:rsid w:val="00197E0D"/>
    <w:rsid w:val="001A30F2"/>
    <w:rsid w:val="001A3D7A"/>
    <w:rsid w:val="001A578B"/>
    <w:rsid w:val="001B302F"/>
    <w:rsid w:val="001B3406"/>
    <w:rsid w:val="001B3698"/>
    <w:rsid w:val="001B5124"/>
    <w:rsid w:val="001B7EEE"/>
    <w:rsid w:val="001C3358"/>
    <w:rsid w:val="001C3AB2"/>
    <w:rsid w:val="001C4255"/>
    <w:rsid w:val="001C6E14"/>
    <w:rsid w:val="001C7060"/>
    <w:rsid w:val="001C752B"/>
    <w:rsid w:val="001D0950"/>
    <w:rsid w:val="001D2642"/>
    <w:rsid w:val="001D57B2"/>
    <w:rsid w:val="001D6891"/>
    <w:rsid w:val="001D69CC"/>
    <w:rsid w:val="001D7E8A"/>
    <w:rsid w:val="001E0155"/>
    <w:rsid w:val="001E1D1C"/>
    <w:rsid w:val="001E21A2"/>
    <w:rsid w:val="001E34E0"/>
    <w:rsid w:val="001E3861"/>
    <w:rsid w:val="001E7150"/>
    <w:rsid w:val="001E7612"/>
    <w:rsid w:val="001E7876"/>
    <w:rsid w:val="001F2DC2"/>
    <w:rsid w:val="001F47D5"/>
    <w:rsid w:val="001F58C6"/>
    <w:rsid w:val="002002EB"/>
    <w:rsid w:val="0020083C"/>
    <w:rsid w:val="00206929"/>
    <w:rsid w:val="00207768"/>
    <w:rsid w:val="00210298"/>
    <w:rsid w:val="00210C96"/>
    <w:rsid w:val="002116FE"/>
    <w:rsid w:val="0021256D"/>
    <w:rsid w:val="00213643"/>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C22"/>
    <w:rsid w:val="00237FAF"/>
    <w:rsid w:val="00240C57"/>
    <w:rsid w:val="00240C95"/>
    <w:rsid w:val="00243747"/>
    <w:rsid w:val="002442BE"/>
    <w:rsid w:val="00245CA0"/>
    <w:rsid w:val="00246A72"/>
    <w:rsid w:val="00247E19"/>
    <w:rsid w:val="002506C9"/>
    <w:rsid w:val="00252F08"/>
    <w:rsid w:val="0025366A"/>
    <w:rsid w:val="00253EC0"/>
    <w:rsid w:val="00255D24"/>
    <w:rsid w:val="002618B0"/>
    <w:rsid w:val="00262696"/>
    <w:rsid w:val="00263906"/>
    <w:rsid w:val="002679AA"/>
    <w:rsid w:val="002731E8"/>
    <w:rsid w:val="00276482"/>
    <w:rsid w:val="0027757B"/>
    <w:rsid w:val="0028048B"/>
    <w:rsid w:val="002838C9"/>
    <w:rsid w:val="002847A0"/>
    <w:rsid w:val="00285B1B"/>
    <w:rsid w:val="00285DC6"/>
    <w:rsid w:val="002863B3"/>
    <w:rsid w:val="00290826"/>
    <w:rsid w:val="002923D3"/>
    <w:rsid w:val="0029387A"/>
    <w:rsid w:val="002952FA"/>
    <w:rsid w:val="002955F9"/>
    <w:rsid w:val="00297CAC"/>
    <w:rsid w:val="002A03B8"/>
    <w:rsid w:val="002A0CD9"/>
    <w:rsid w:val="002A1A7B"/>
    <w:rsid w:val="002A2848"/>
    <w:rsid w:val="002A4CA3"/>
    <w:rsid w:val="002A73DF"/>
    <w:rsid w:val="002B1506"/>
    <w:rsid w:val="002B2FCE"/>
    <w:rsid w:val="002B66CD"/>
    <w:rsid w:val="002B69A8"/>
    <w:rsid w:val="002B6E90"/>
    <w:rsid w:val="002C09FC"/>
    <w:rsid w:val="002C1250"/>
    <w:rsid w:val="002C38C9"/>
    <w:rsid w:val="002C3B0F"/>
    <w:rsid w:val="002C7143"/>
    <w:rsid w:val="002D0C4E"/>
    <w:rsid w:val="002D2711"/>
    <w:rsid w:val="002D32C5"/>
    <w:rsid w:val="002D424F"/>
    <w:rsid w:val="002D5962"/>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DF0"/>
    <w:rsid w:val="00311F37"/>
    <w:rsid w:val="00312395"/>
    <w:rsid w:val="00312EE7"/>
    <w:rsid w:val="003132B3"/>
    <w:rsid w:val="0031487C"/>
    <w:rsid w:val="0031659E"/>
    <w:rsid w:val="00316E5A"/>
    <w:rsid w:val="00317BAB"/>
    <w:rsid w:val="00320FCA"/>
    <w:rsid w:val="00321F24"/>
    <w:rsid w:val="00322130"/>
    <w:rsid w:val="0032246D"/>
    <w:rsid w:val="003239E4"/>
    <w:rsid w:val="00324C3C"/>
    <w:rsid w:val="00326123"/>
    <w:rsid w:val="00331FA7"/>
    <w:rsid w:val="00332FE8"/>
    <w:rsid w:val="00333F41"/>
    <w:rsid w:val="00334A9B"/>
    <w:rsid w:val="0033707F"/>
    <w:rsid w:val="00341389"/>
    <w:rsid w:val="00341691"/>
    <w:rsid w:val="00342F90"/>
    <w:rsid w:val="003439EB"/>
    <w:rsid w:val="00345381"/>
    <w:rsid w:val="003459C0"/>
    <w:rsid w:val="00346002"/>
    <w:rsid w:val="003474EB"/>
    <w:rsid w:val="00351EA7"/>
    <w:rsid w:val="00353162"/>
    <w:rsid w:val="00353A4B"/>
    <w:rsid w:val="00356A33"/>
    <w:rsid w:val="0035745D"/>
    <w:rsid w:val="00357E65"/>
    <w:rsid w:val="003613EE"/>
    <w:rsid w:val="0036196F"/>
    <w:rsid w:val="00364721"/>
    <w:rsid w:val="003669F1"/>
    <w:rsid w:val="0036709B"/>
    <w:rsid w:val="00367AEA"/>
    <w:rsid w:val="00367BEA"/>
    <w:rsid w:val="00374B4F"/>
    <w:rsid w:val="00374C8C"/>
    <w:rsid w:val="00375AB5"/>
    <w:rsid w:val="003760C0"/>
    <w:rsid w:val="00377C6F"/>
    <w:rsid w:val="0038064E"/>
    <w:rsid w:val="003820AF"/>
    <w:rsid w:val="00382611"/>
    <w:rsid w:val="00384112"/>
    <w:rsid w:val="00384251"/>
    <w:rsid w:val="003868E8"/>
    <w:rsid w:val="00390D98"/>
    <w:rsid w:val="00391532"/>
    <w:rsid w:val="003915A3"/>
    <w:rsid w:val="00391A8E"/>
    <w:rsid w:val="003929F2"/>
    <w:rsid w:val="00392BDD"/>
    <w:rsid w:val="00393260"/>
    <w:rsid w:val="00393A2E"/>
    <w:rsid w:val="003955B2"/>
    <w:rsid w:val="00396FC9"/>
    <w:rsid w:val="003A0FC0"/>
    <w:rsid w:val="003A1F16"/>
    <w:rsid w:val="003A31DC"/>
    <w:rsid w:val="003B0028"/>
    <w:rsid w:val="003B3213"/>
    <w:rsid w:val="003B5406"/>
    <w:rsid w:val="003B67C8"/>
    <w:rsid w:val="003C1C85"/>
    <w:rsid w:val="003D0016"/>
    <w:rsid w:val="003D106B"/>
    <w:rsid w:val="003D2FA2"/>
    <w:rsid w:val="003D4F78"/>
    <w:rsid w:val="003D7282"/>
    <w:rsid w:val="003D7421"/>
    <w:rsid w:val="003D7C2D"/>
    <w:rsid w:val="003E1BA6"/>
    <w:rsid w:val="003E28BB"/>
    <w:rsid w:val="003E3A90"/>
    <w:rsid w:val="003F07C8"/>
    <w:rsid w:val="003F08AB"/>
    <w:rsid w:val="003F10AB"/>
    <w:rsid w:val="003F11A8"/>
    <w:rsid w:val="004019FE"/>
    <w:rsid w:val="00403F3F"/>
    <w:rsid w:val="004074B8"/>
    <w:rsid w:val="00415785"/>
    <w:rsid w:val="0042034C"/>
    <w:rsid w:val="00420C4A"/>
    <w:rsid w:val="00421CA6"/>
    <w:rsid w:val="00422CAE"/>
    <w:rsid w:val="00424EF5"/>
    <w:rsid w:val="00425E02"/>
    <w:rsid w:val="00426FFD"/>
    <w:rsid w:val="0043302B"/>
    <w:rsid w:val="0043471F"/>
    <w:rsid w:val="0043592C"/>
    <w:rsid w:val="00435EFC"/>
    <w:rsid w:val="00436C23"/>
    <w:rsid w:val="004406C1"/>
    <w:rsid w:val="004451BA"/>
    <w:rsid w:val="00446AB7"/>
    <w:rsid w:val="00447FC8"/>
    <w:rsid w:val="0045203E"/>
    <w:rsid w:val="00452755"/>
    <w:rsid w:val="004553DB"/>
    <w:rsid w:val="00456D31"/>
    <w:rsid w:val="00460FC4"/>
    <w:rsid w:val="004628EE"/>
    <w:rsid w:val="00463C64"/>
    <w:rsid w:val="00474055"/>
    <w:rsid w:val="00475CB9"/>
    <w:rsid w:val="00476607"/>
    <w:rsid w:val="0048061B"/>
    <w:rsid w:val="00482227"/>
    <w:rsid w:val="0048380B"/>
    <w:rsid w:val="00483A18"/>
    <w:rsid w:val="00484A22"/>
    <w:rsid w:val="004869BF"/>
    <w:rsid w:val="004877A2"/>
    <w:rsid w:val="0048782A"/>
    <w:rsid w:val="004910D3"/>
    <w:rsid w:val="004915C2"/>
    <w:rsid w:val="00492537"/>
    <w:rsid w:val="0049314D"/>
    <w:rsid w:val="00494E6B"/>
    <w:rsid w:val="0049505E"/>
    <w:rsid w:val="004953E0"/>
    <w:rsid w:val="00496220"/>
    <w:rsid w:val="00496D5B"/>
    <w:rsid w:val="004972D0"/>
    <w:rsid w:val="004975BD"/>
    <w:rsid w:val="004A05BD"/>
    <w:rsid w:val="004A1431"/>
    <w:rsid w:val="004A5A0E"/>
    <w:rsid w:val="004A79F5"/>
    <w:rsid w:val="004A7C1D"/>
    <w:rsid w:val="004B0234"/>
    <w:rsid w:val="004B50DB"/>
    <w:rsid w:val="004B56F5"/>
    <w:rsid w:val="004B713E"/>
    <w:rsid w:val="004C21C8"/>
    <w:rsid w:val="004C2E3B"/>
    <w:rsid w:val="004C322D"/>
    <w:rsid w:val="004C52A5"/>
    <w:rsid w:val="004D1486"/>
    <w:rsid w:val="004D14A3"/>
    <w:rsid w:val="004D1672"/>
    <w:rsid w:val="004D3D45"/>
    <w:rsid w:val="004D4BF6"/>
    <w:rsid w:val="004D5122"/>
    <w:rsid w:val="004D737A"/>
    <w:rsid w:val="004E1645"/>
    <w:rsid w:val="004E5CBA"/>
    <w:rsid w:val="004F109F"/>
    <w:rsid w:val="004F16A8"/>
    <w:rsid w:val="004F267B"/>
    <w:rsid w:val="004F26E2"/>
    <w:rsid w:val="004F3D8C"/>
    <w:rsid w:val="004F4959"/>
    <w:rsid w:val="004F4E6C"/>
    <w:rsid w:val="004F76EF"/>
    <w:rsid w:val="00500739"/>
    <w:rsid w:val="00501418"/>
    <w:rsid w:val="0050284F"/>
    <w:rsid w:val="00506559"/>
    <w:rsid w:val="00511D77"/>
    <w:rsid w:val="00512917"/>
    <w:rsid w:val="00512DA1"/>
    <w:rsid w:val="005140CC"/>
    <w:rsid w:val="005177DB"/>
    <w:rsid w:val="00517BFE"/>
    <w:rsid w:val="00517FC9"/>
    <w:rsid w:val="005209E9"/>
    <w:rsid w:val="00520FF2"/>
    <w:rsid w:val="005214A8"/>
    <w:rsid w:val="00521AE3"/>
    <w:rsid w:val="00521C6E"/>
    <w:rsid w:val="00521F01"/>
    <w:rsid w:val="00525929"/>
    <w:rsid w:val="0052739D"/>
    <w:rsid w:val="00531F81"/>
    <w:rsid w:val="00532951"/>
    <w:rsid w:val="005331F9"/>
    <w:rsid w:val="005338D5"/>
    <w:rsid w:val="00534B3A"/>
    <w:rsid w:val="00536D5B"/>
    <w:rsid w:val="00540EE1"/>
    <w:rsid w:val="00542670"/>
    <w:rsid w:val="00542A50"/>
    <w:rsid w:val="00543832"/>
    <w:rsid w:val="0054788C"/>
    <w:rsid w:val="00550848"/>
    <w:rsid w:val="00551DEB"/>
    <w:rsid w:val="005546B3"/>
    <w:rsid w:val="005546FF"/>
    <w:rsid w:val="00555C5E"/>
    <w:rsid w:val="00556AB5"/>
    <w:rsid w:val="00556F56"/>
    <w:rsid w:val="00560090"/>
    <w:rsid w:val="00563036"/>
    <w:rsid w:val="005650E6"/>
    <w:rsid w:val="00567EEF"/>
    <w:rsid w:val="00574D44"/>
    <w:rsid w:val="0057529A"/>
    <w:rsid w:val="005816BB"/>
    <w:rsid w:val="00582412"/>
    <w:rsid w:val="00582471"/>
    <w:rsid w:val="00583227"/>
    <w:rsid w:val="005870DB"/>
    <w:rsid w:val="0059134F"/>
    <w:rsid w:val="00592090"/>
    <w:rsid w:val="00592342"/>
    <w:rsid w:val="00593812"/>
    <w:rsid w:val="005940B9"/>
    <w:rsid w:val="00594493"/>
    <w:rsid w:val="00596519"/>
    <w:rsid w:val="005A2324"/>
    <w:rsid w:val="005A31C0"/>
    <w:rsid w:val="005A34E4"/>
    <w:rsid w:val="005A3A2E"/>
    <w:rsid w:val="005A52F0"/>
    <w:rsid w:val="005A553B"/>
    <w:rsid w:val="005A5FD0"/>
    <w:rsid w:val="005A7615"/>
    <w:rsid w:val="005A767B"/>
    <w:rsid w:val="005B07F2"/>
    <w:rsid w:val="005B1605"/>
    <w:rsid w:val="005B244A"/>
    <w:rsid w:val="005B25F9"/>
    <w:rsid w:val="005B2D30"/>
    <w:rsid w:val="005B2D81"/>
    <w:rsid w:val="005B3031"/>
    <w:rsid w:val="005B4546"/>
    <w:rsid w:val="005B5186"/>
    <w:rsid w:val="005C1C71"/>
    <w:rsid w:val="005C2BF4"/>
    <w:rsid w:val="005C77A9"/>
    <w:rsid w:val="005D14D2"/>
    <w:rsid w:val="005D1856"/>
    <w:rsid w:val="005D3954"/>
    <w:rsid w:val="005D50A7"/>
    <w:rsid w:val="005D5C84"/>
    <w:rsid w:val="005D6118"/>
    <w:rsid w:val="005D6A9B"/>
    <w:rsid w:val="005D6AF6"/>
    <w:rsid w:val="005E3F83"/>
    <w:rsid w:val="005E441E"/>
    <w:rsid w:val="005E57F7"/>
    <w:rsid w:val="005E7641"/>
    <w:rsid w:val="005F13DC"/>
    <w:rsid w:val="005F449F"/>
    <w:rsid w:val="005F4790"/>
    <w:rsid w:val="00603953"/>
    <w:rsid w:val="00604C4F"/>
    <w:rsid w:val="00612CDB"/>
    <w:rsid w:val="00613772"/>
    <w:rsid w:val="006157A3"/>
    <w:rsid w:val="0061597A"/>
    <w:rsid w:val="0062140E"/>
    <w:rsid w:val="0062353E"/>
    <w:rsid w:val="00623EC8"/>
    <w:rsid w:val="00624756"/>
    <w:rsid w:val="006252A7"/>
    <w:rsid w:val="0062770A"/>
    <w:rsid w:val="00631C6E"/>
    <w:rsid w:val="00633B5A"/>
    <w:rsid w:val="00634DF4"/>
    <w:rsid w:val="00637C3E"/>
    <w:rsid w:val="00640593"/>
    <w:rsid w:val="00640F96"/>
    <w:rsid w:val="00643E80"/>
    <w:rsid w:val="006505BE"/>
    <w:rsid w:val="00651698"/>
    <w:rsid w:val="006528D9"/>
    <w:rsid w:val="00652C92"/>
    <w:rsid w:val="0065461B"/>
    <w:rsid w:val="00655C8E"/>
    <w:rsid w:val="0065694E"/>
    <w:rsid w:val="006573AD"/>
    <w:rsid w:val="0066111F"/>
    <w:rsid w:val="00662E33"/>
    <w:rsid w:val="00663B30"/>
    <w:rsid w:val="00664585"/>
    <w:rsid w:val="00664A93"/>
    <w:rsid w:val="00670D09"/>
    <w:rsid w:val="00670D32"/>
    <w:rsid w:val="00675145"/>
    <w:rsid w:val="006759FC"/>
    <w:rsid w:val="00676708"/>
    <w:rsid w:val="00680CFF"/>
    <w:rsid w:val="00681606"/>
    <w:rsid w:val="006818F2"/>
    <w:rsid w:val="00681FE8"/>
    <w:rsid w:val="00684D49"/>
    <w:rsid w:val="00685EBB"/>
    <w:rsid w:val="00690E16"/>
    <w:rsid w:val="00692B8B"/>
    <w:rsid w:val="00695AA5"/>
    <w:rsid w:val="00695D94"/>
    <w:rsid w:val="006960FE"/>
    <w:rsid w:val="0069715F"/>
    <w:rsid w:val="006A1F15"/>
    <w:rsid w:val="006A2741"/>
    <w:rsid w:val="006A2FFF"/>
    <w:rsid w:val="006A5161"/>
    <w:rsid w:val="006B191C"/>
    <w:rsid w:val="006B191D"/>
    <w:rsid w:val="006B2D65"/>
    <w:rsid w:val="006B3C91"/>
    <w:rsid w:val="006B4432"/>
    <w:rsid w:val="006C0544"/>
    <w:rsid w:val="006C0723"/>
    <w:rsid w:val="006C0C68"/>
    <w:rsid w:val="006C56D6"/>
    <w:rsid w:val="006C6275"/>
    <w:rsid w:val="006D1712"/>
    <w:rsid w:val="006D2D9F"/>
    <w:rsid w:val="006D304E"/>
    <w:rsid w:val="006D3194"/>
    <w:rsid w:val="006D3398"/>
    <w:rsid w:val="006D7815"/>
    <w:rsid w:val="006D7CF5"/>
    <w:rsid w:val="006E13B2"/>
    <w:rsid w:val="006E18CF"/>
    <w:rsid w:val="006E1B24"/>
    <w:rsid w:val="006E2CFA"/>
    <w:rsid w:val="006E4497"/>
    <w:rsid w:val="006E4529"/>
    <w:rsid w:val="006E4C90"/>
    <w:rsid w:val="006F20B7"/>
    <w:rsid w:val="006F2C1E"/>
    <w:rsid w:val="006F314D"/>
    <w:rsid w:val="006F6E96"/>
    <w:rsid w:val="006F7EB1"/>
    <w:rsid w:val="007003BA"/>
    <w:rsid w:val="007003D4"/>
    <w:rsid w:val="00701319"/>
    <w:rsid w:val="00706BD9"/>
    <w:rsid w:val="00707235"/>
    <w:rsid w:val="007106F5"/>
    <w:rsid w:val="00710B61"/>
    <w:rsid w:val="007110D0"/>
    <w:rsid w:val="00711E63"/>
    <w:rsid w:val="00713DCA"/>
    <w:rsid w:val="00715399"/>
    <w:rsid w:val="007205D5"/>
    <w:rsid w:val="00722F5E"/>
    <w:rsid w:val="007316A3"/>
    <w:rsid w:val="00733E21"/>
    <w:rsid w:val="007344C0"/>
    <w:rsid w:val="00734533"/>
    <w:rsid w:val="00734A3A"/>
    <w:rsid w:val="00737211"/>
    <w:rsid w:val="00743FDD"/>
    <w:rsid w:val="00747A63"/>
    <w:rsid w:val="007506CA"/>
    <w:rsid w:val="007532E3"/>
    <w:rsid w:val="007533E3"/>
    <w:rsid w:val="00756CC4"/>
    <w:rsid w:val="00757277"/>
    <w:rsid w:val="00757586"/>
    <w:rsid w:val="0075765A"/>
    <w:rsid w:val="00760427"/>
    <w:rsid w:val="007632A8"/>
    <w:rsid w:val="00764B84"/>
    <w:rsid w:val="007652CB"/>
    <w:rsid w:val="00767109"/>
    <w:rsid w:val="0077005E"/>
    <w:rsid w:val="00770CFB"/>
    <w:rsid w:val="0077174B"/>
    <w:rsid w:val="00772265"/>
    <w:rsid w:val="00773306"/>
    <w:rsid w:val="00774E0E"/>
    <w:rsid w:val="00776BAB"/>
    <w:rsid w:val="00780237"/>
    <w:rsid w:val="007808D0"/>
    <w:rsid w:val="0078162B"/>
    <w:rsid w:val="007839DA"/>
    <w:rsid w:val="00785BC5"/>
    <w:rsid w:val="00785E5B"/>
    <w:rsid w:val="00786A86"/>
    <w:rsid w:val="00786E0A"/>
    <w:rsid w:val="00792500"/>
    <w:rsid w:val="007930A2"/>
    <w:rsid w:val="00793B27"/>
    <w:rsid w:val="0079459C"/>
    <w:rsid w:val="007951AB"/>
    <w:rsid w:val="00795224"/>
    <w:rsid w:val="00797862"/>
    <w:rsid w:val="007A041F"/>
    <w:rsid w:val="007A0B84"/>
    <w:rsid w:val="007A0EBC"/>
    <w:rsid w:val="007A3B69"/>
    <w:rsid w:val="007A54C8"/>
    <w:rsid w:val="007A5DB6"/>
    <w:rsid w:val="007A6CAC"/>
    <w:rsid w:val="007A6FFB"/>
    <w:rsid w:val="007B0D0B"/>
    <w:rsid w:val="007B4F54"/>
    <w:rsid w:val="007B5819"/>
    <w:rsid w:val="007B6E43"/>
    <w:rsid w:val="007C3D6E"/>
    <w:rsid w:val="007C4889"/>
    <w:rsid w:val="007C551D"/>
    <w:rsid w:val="007C5FC3"/>
    <w:rsid w:val="007D00AF"/>
    <w:rsid w:val="007D01C0"/>
    <w:rsid w:val="007D03A5"/>
    <w:rsid w:val="007D0E57"/>
    <w:rsid w:val="007D5DF3"/>
    <w:rsid w:val="007D63D0"/>
    <w:rsid w:val="007D7E88"/>
    <w:rsid w:val="007E0044"/>
    <w:rsid w:val="007E0C36"/>
    <w:rsid w:val="007E177D"/>
    <w:rsid w:val="007E21BD"/>
    <w:rsid w:val="007E3098"/>
    <w:rsid w:val="007E3935"/>
    <w:rsid w:val="007E4D82"/>
    <w:rsid w:val="007E6762"/>
    <w:rsid w:val="007E7764"/>
    <w:rsid w:val="007F1458"/>
    <w:rsid w:val="007F29C2"/>
    <w:rsid w:val="007F390C"/>
    <w:rsid w:val="007F4AB5"/>
    <w:rsid w:val="007F4FDC"/>
    <w:rsid w:val="007F6EDF"/>
    <w:rsid w:val="007F7004"/>
    <w:rsid w:val="007F7708"/>
    <w:rsid w:val="00800C10"/>
    <w:rsid w:val="008039D8"/>
    <w:rsid w:val="008053AC"/>
    <w:rsid w:val="00805B9B"/>
    <w:rsid w:val="008100FB"/>
    <w:rsid w:val="0081105A"/>
    <w:rsid w:val="00811521"/>
    <w:rsid w:val="00815D55"/>
    <w:rsid w:val="008170FE"/>
    <w:rsid w:val="00817A1B"/>
    <w:rsid w:val="008201EA"/>
    <w:rsid w:val="00824F76"/>
    <w:rsid w:val="00825481"/>
    <w:rsid w:val="00832A4A"/>
    <w:rsid w:val="008349A2"/>
    <w:rsid w:val="00843C1C"/>
    <w:rsid w:val="00845933"/>
    <w:rsid w:val="008506E9"/>
    <w:rsid w:val="00854E32"/>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5C1"/>
    <w:rsid w:val="00871693"/>
    <w:rsid w:val="00873674"/>
    <w:rsid w:val="00876EDC"/>
    <w:rsid w:val="00880608"/>
    <w:rsid w:val="00886303"/>
    <w:rsid w:val="008864B3"/>
    <w:rsid w:val="00886C31"/>
    <w:rsid w:val="008872D0"/>
    <w:rsid w:val="008873E8"/>
    <w:rsid w:val="00890870"/>
    <w:rsid w:val="0089123C"/>
    <w:rsid w:val="00891CAF"/>
    <w:rsid w:val="00891F3B"/>
    <w:rsid w:val="0089248B"/>
    <w:rsid w:val="00893A53"/>
    <w:rsid w:val="00895C36"/>
    <w:rsid w:val="00895FD0"/>
    <w:rsid w:val="008965EA"/>
    <w:rsid w:val="008A5308"/>
    <w:rsid w:val="008A5F1E"/>
    <w:rsid w:val="008A65B6"/>
    <w:rsid w:val="008B15A0"/>
    <w:rsid w:val="008B2DF8"/>
    <w:rsid w:val="008B6789"/>
    <w:rsid w:val="008C0A4C"/>
    <w:rsid w:val="008C1FF0"/>
    <w:rsid w:val="008C4CB6"/>
    <w:rsid w:val="008C64B0"/>
    <w:rsid w:val="008C7183"/>
    <w:rsid w:val="008D1ED7"/>
    <w:rsid w:val="008D1FBB"/>
    <w:rsid w:val="008D4FB0"/>
    <w:rsid w:val="008D5ED1"/>
    <w:rsid w:val="008D61F1"/>
    <w:rsid w:val="008D67BA"/>
    <w:rsid w:val="008E07BE"/>
    <w:rsid w:val="008E156E"/>
    <w:rsid w:val="008E63D1"/>
    <w:rsid w:val="008E735B"/>
    <w:rsid w:val="008F0465"/>
    <w:rsid w:val="008F0533"/>
    <w:rsid w:val="008F2986"/>
    <w:rsid w:val="008F3AD1"/>
    <w:rsid w:val="008F4C17"/>
    <w:rsid w:val="008F5EDF"/>
    <w:rsid w:val="008F76DC"/>
    <w:rsid w:val="008F7BF4"/>
    <w:rsid w:val="009012C1"/>
    <w:rsid w:val="00903540"/>
    <w:rsid w:val="00904757"/>
    <w:rsid w:val="00907810"/>
    <w:rsid w:val="00911123"/>
    <w:rsid w:val="00911B38"/>
    <w:rsid w:val="00912E65"/>
    <w:rsid w:val="0091630F"/>
    <w:rsid w:val="0091746B"/>
    <w:rsid w:val="00917D50"/>
    <w:rsid w:val="009207DB"/>
    <w:rsid w:val="00920A2B"/>
    <w:rsid w:val="00920C07"/>
    <w:rsid w:val="009217F0"/>
    <w:rsid w:val="0092192A"/>
    <w:rsid w:val="00923E55"/>
    <w:rsid w:val="00923FBF"/>
    <w:rsid w:val="00924DD2"/>
    <w:rsid w:val="0092685E"/>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4B29"/>
    <w:rsid w:val="0097604E"/>
    <w:rsid w:val="00980FB2"/>
    <w:rsid w:val="00981686"/>
    <w:rsid w:val="0098304D"/>
    <w:rsid w:val="00984593"/>
    <w:rsid w:val="0098468E"/>
    <w:rsid w:val="009930AE"/>
    <w:rsid w:val="009949F4"/>
    <w:rsid w:val="00994F22"/>
    <w:rsid w:val="00995628"/>
    <w:rsid w:val="00996B10"/>
    <w:rsid w:val="009A130D"/>
    <w:rsid w:val="009A153B"/>
    <w:rsid w:val="009A1541"/>
    <w:rsid w:val="009A1C10"/>
    <w:rsid w:val="009B211D"/>
    <w:rsid w:val="009B26F3"/>
    <w:rsid w:val="009B4014"/>
    <w:rsid w:val="009B7C0D"/>
    <w:rsid w:val="009C09F6"/>
    <w:rsid w:val="009C1821"/>
    <w:rsid w:val="009C734E"/>
    <w:rsid w:val="009D455C"/>
    <w:rsid w:val="009E19E8"/>
    <w:rsid w:val="009E1BBE"/>
    <w:rsid w:val="009E21D5"/>
    <w:rsid w:val="009E2DF0"/>
    <w:rsid w:val="009E4BED"/>
    <w:rsid w:val="009E52B2"/>
    <w:rsid w:val="009E5951"/>
    <w:rsid w:val="009E6B4C"/>
    <w:rsid w:val="009E7152"/>
    <w:rsid w:val="009F0546"/>
    <w:rsid w:val="009F07BC"/>
    <w:rsid w:val="009F1741"/>
    <w:rsid w:val="009F2874"/>
    <w:rsid w:val="009F7D6E"/>
    <w:rsid w:val="00A0340D"/>
    <w:rsid w:val="00A05C52"/>
    <w:rsid w:val="00A07F05"/>
    <w:rsid w:val="00A10688"/>
    <w:rsid w:val="00A10FB5"/>
    <w:rsid w:val="00A145FF"/>
    <w:rsid w:val="00A15848"/>
    <w:rsid w:val="00A20640"/>
    <w:rsid w:val="00A263CA"/>
    <w:rsid w:val="00A30214"/>
    <w:rsid w:val="00A32227"/>
    <w:rsid w:val="00A329E5"/>
    <w:rsid w:val="00A36C7D"/>
    <w:rsid w:val="00A40F76"/>
    <w:rsid w:val="00A4164D"/>
    <w:rsid w:val="00A41D8F"/>
    <w:rsid w:val="00A44E59"/>
    <w:rsid w:val="00A45B5A"/>
    <w:rsid w:val="00A4736B"/>
    <w:rsid w:val="00A517CF"/>
    <w:rsid w:val="00A539FA"/>
    <w:rsid w:val="00A545E7"/>
    <w:rsid w:val="00A54B8A"/>
    <w:rsid w:val="00A627D7"/>
    <w:rsid w:val="00A64FE3"/>
    <w:rsid w:val="00A66380"/>
    <w:rsid w:val="00A7060E"/>
    <w:rsid w:val="00A734D5"/>
    <w:rsid w:val="00A73DAE"/>
    <w:rsid w:val="00A743A8"/>
    <w:rsid w:val="00A7778C"/>
    <w:rsid w:val="00A80748"/>
    <w:rsid w:val="00A85B6B"/>
    <w:rsid w:val="00A9659F"/>
    <w:rsid w:val="00A97DC3"/>
    <w:rsid w:val="00AA1837"/>
    <w:rsid w:val="00AA53D0"/>
    <w:rsid w:val="00AA600A"/>
    <w:rsid w:val="00AA6433"/>
    <w:rsid w:val="00AA7209"/>
    <w:rsid w:val="00AA7E53"/>
    <w:rsid w:val="00AB416B"/>
    <w:rsid w:val="00AB5F3D"/>
    <w:rsid w:val="00AB7296"/>
    <w:rsid w:val="00AB741B"/>
    <w:rsid w:val="00AC06BA"/>
    <w:rsid w:val="00AC370B"/>
    <w:rsid w:val="00AC444D"/>
    <w:rsid w:val="00AC70FE"/>
    <w:rsid w:val="00AC76F7"/>
    <w:rsid w:val="00AD0969"/>
    <w:rsid w:val="00AD0E81"/>
    <w:rsid w:val="00AD463F"/>
    <w:rsid w:val="00AD5272"/>
    <w:rsid w:val="00AD6691"/>
    <w:rsid w:val="00AD75DF"/>
    <w:rsid w:val="00AD7720"/>
    <w:rsid w:val="00AE10D1"/>
    <w:rsid w:val="00AE18AF"/>
    <w:rsid w:val="00AE24D3"/>
    <w:rsid w:val="00AE4754"/>
    <w:rsid w:val="00AF1A66"/>
    <w:rsid w:val="00AF37B0"/>
    <w:rsid w:val="00AF51D6"/>
    <w:rsid w:val="00AF6C23"/>
    <w:rsid w:val="00AF744A"/>
    <w:rsid w:val="00B00DAD"/>
    <w:rsid w:val="00B00EE4"/>
    <w:rsid w:val="00B05729"/>
    <w:rsid w:val="00B05E5D"/>
    <w:rsid w:val="00B07E3E"/>
    <w:rsid w:val="00B102AD"/>
    <w:rsid w:val="00B10A5D"/>
    <w:rsid w:val="00B11081"/>
    <w:rsid w:val="00B11D03"/>
    <w:rsid w:val="00B12FF5"/>
    <w:rsid w:val="00B133F2"/>
    <w:rsid w:val="00B16248"/>
    <w:rsid w:val="00B16255"/>
    <w:rsid w:val="00B2013D"/>
    <w:rsid w:val="00B20148"/>
    <w:rsid w:val="00B20410"/>
    <w:rsid w:val="00B204D2"/>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6B7C"/>
    <w:rsid w:val="00B46C0F"/>
    <w:rsid w:val="00B472E0"/>
    <w:rsid w:val="00B50CFB"/>
    <w:rsid w:val="00B520DF"/>
    <w:rsid w:val="00B53315"/>
    <w:rsid w:val="00B54C06"/>
    <w:rsid w:val="00B574B1"/>
    <w:rsid w:val="00B61AE2"/>
    <w:rsid w:val="00B66349"/>
    <w:rsid w:val="00B67878"/>
    <w:rsid w:val="00B701FE"/>
    <w:rsid w:val="00B72E27"/>
    <w:rsid w:val="00B730C4"/>
    <w:rsid w:val="00B734C5"/>
    <w:rsid w:val="00B75024"/>
    <w:rsid w:val="00B7560F"/>
    <w:rsid w:val="00B76D83"/>
    <w:rsid w:val="00B8197D"/>
    <w:rsid w:val="00B834FD"/>
    <w:rsid w:val="00B8518B"/>
    <w:rsid w:val="00B8522E"/>
    <w:rsid w:val="00B86B29"/>
    <w:rsid w:val="00B86D72"/>
    <w:rsid w:val="00B91DF1"/>
    <w:rsid w:val="00B925F2"/>
    <w:rsid w:val="00B9533E"/>
    <w:rsid w:val="00B969F0"/>
    <w:rsid w:val="00BA1BE5"/>
    <w:rsid w:val="00BA1DB7"/>
    <w:rsid w:val="00BA21AB"/>
    <w:rsid w:val="00BA4E2E"/>
    <w:rsid w:val="00BA57A1"/>
    <w:rsid w:val="00BA6F7D"/>
    <w:rsid w:val="00BB03C8"/>
    <w:rsid w:val="00BB0771"/>
    <w:rsid w:val="00BB1ACE"/>
    <w:rsid w:val="00BB2D61"/>
    <w:rsid w:val="00BB3D34"/>
    <w:rsid w:val="00BB4FAA"/>
    <w:rsid w:val="00BB5D54"/>
    <w:rsid w:val="00BB5FD5"/>
    <w:rsid w:val="00BB6245"/>
    <w:rsid w:val="00BC5810"/>
    <w:rsid w:val="00BC6A59"/>
    <w:rsid w:val="00BC6A7B"/>
    <w:rsid w:val="00BD130C"/>
    <w:rsid w:val="00BD2850"/>
    <w:rsid w:val="00BD3E3F"/>
    <w:rsid w:val="00BD456E"/>
    <w:rsid w:val="00BD60F2"/>
    <w:rsid w:val="00BE5E19"/>
    <w:rsid w:val="00BE60BC"/>
    <w:rsid w:val="00BE6CA0"/>
    <w:rsid w:val="00BE7632"/>
    <w:rsid w:val="00BF0DB8"/>
    <w:rsid w:val="00BF25BE"/>
    <w:rsid w:val="00BF2861"/>
    <w:rsid w:val="00BF45D0"/>
    <w:rsid w:val="00BF517A"/>
    <w:rsid w:val="00BF6192"/>
    <w:rsid w:val="00BF74C8"/>
    <w:rsid w:val="00C06329"/>
    <w:rsid w:val="00C06B44"/>
    <w:rsid w:val="00C106CF"/>
    <w:rsid w:val="00C10791"/>
    <w:rsid w:val="00C11968"/>
    <w:rsid w:val="00C20792"/>
    <w:rsid w:val="00C21F0A"/>
    <w:rsid w:val="00C23594"/>
    <w:rsid w:val="00C309F2"/>
    <w:rsid w:val="00C328AF"/>
    <w:rsid w:val="00C36056"/>
    <w:rsid w:val="00C40508"/>
    <w:rsid w:val="00C428F4"/>
    <w:rsid w:val="00C431F6"/>
    <w:rsid w:val="00C43D53"/>
    <w:rsid w:val="00C44EA1"/>
    <w:rsid w:val="00C45312"/>
    <w:rsid w:val="00C45558"/>
    <w:rsid w:val="00C5427A"/>
    <w:rsid w:val="00C54BAE"/>
    <w:rsid w:val="00C5588A"/>
    <w:rsid w:val="00C61322"/>
    <w:rsid w:val="00C61796"/>
    <w:rsid w:val="00C62A2D"/>
    <w:rsid w:val="00C652AF"/>
    <w:rsid w:val="00C65B49"/>
    <w:rsid w:val="00C65BA8"/>
    <w:rsid w:val="00C66F0F"/>
    <w:rsid w:val="00C6758B"/>
    <w:rsid w:val="00C7145A"/>
    <w:rsid w:val="00C76CAD"/>
    <w:rsid w:val="00C77312"/>
    <w:rsid w:val="00C77CF1"/>
    <w:rsid w:val="00C77FD2"/>
    <w:rsid w:val="00C80810"/>
    <w:rsid w:val="00C8442A"/>
    <w:rsid w:val="00C85314"/>
    <w:rsid w:val="00C8574E"/>
    <w:rsid w:val="00C865DD"/>
    <w:rsid w:val="00C908FD"/>
    <w:rsid w:val="00C95B1D"/>
    <w:rsid w:val="00C9669A"/>
    <w:rsid w:val="00CA1E5E"/>
    <w:rsid w:val="00CA276B"/>
    <w:rsid w:val="00CA2B41"/>
    <w:rsid w:val="00CA638B"/>
    <w:rsid w:val="00CA7485"/>
    <w:rsid w:val="00CA763C"/>
    <w:rsid w:val="00CB2598"/>
    <w:rsid w:val="00CB5C74"/>
    <w:rsid w:val="00CB5D44"/>
    <w:rsid w:val="00CB67CA"/>
    <w:rsid w:val="00CB6FC1"/>
    <w:rsid w:val="00CC2630"/>
    <w:rsid w:val="00CC5CC1"/>
    <w:rsid w:val="00CC5CEF"/>
    <w:rsid w:val="00CC755D"/>
    <w:rsid w:val="00CD2259"/>
    <w:rsid w:val="00CD2906"/>
    <w:rsid w:val="00CD2E40"/>
    <w:rsid w:val="00CD4C02"/>
    <w:rsid w:val="00CD6445"/>
    <w:rsid w:val="00CD79AD"/>
    <w:rsid w:val="00CE1B4E"/>
    <w:rsid w:val="00CE26AD"/>
    <w:rsid w:val="00CE36F4"/>
    <w:rsid w:val="00CE4A38"/>
    <w:rsid w:val="00CE67A9"/>
    <w:rsid w:val="00CE743F"/>
    <w:rsid w:val="00CF3BB5"/>
    <w:rsid w:val="00CF5918"/>
    <w:rsid w:val="00CF59D2"/>
    <w:rsid w:val="00D012DC"/>
    <w:rsid w:val="00D022B7"/>
    <w:rsid w:val="00D030DD"/>
    <w:rsid w:val="00D03110"/>
    <w:rsid w:val="00D03658"/>
    <w:rsid w:val="00D05D1F"/>
    <w:rsid w:val="00D05D92"/>
    <w:rsid w:val="00D075A1"/>
    <w:rsid w:val="00D11626"/>
    <w:rsid w:val="00D14F59"/>
    <w:rsid w:val="00D22BC8"/>
    <w:rsid w:val="00D237CC"/>
    <w:rsid w:val="00D23FF2"/>
    <w:rsid w:val="00D241E8"/>
    <w:rsid w:val="00D244F4"/>
    <w:rsid w:val="00D2551D"/>
    <w:rsid w:val="00D255BC"/>
    <w:rsid w:val="00D30571"/>
    <w:rsid w:val="00D3074D"/>
    <w:rsid w:val="00D3077D"/>
    <w:rsid w:val="00D30E00"/>
    <w:rsid w:val="00D3643A"/>
    <w:rsid w:val="00D36633"/>
    <w:rsid w:val="00D429D4"/>
    <w:rsid w:val="00D432CD"/>
    <w:rsid w:val="00D43919"/>
    <w:rsid w:val="00D44EC2"/>
    <w:rsid w:val="00D457EB"/>
    <w:rsid w:val="00D47308"/>
    <w:rsid w:val="00D51918"/>
    <w:rsid w:val="00D562FC"/>
    <w:rsid w:val="00D57501"/>
    <w:rsid w:val="00D57A9E"/>
    <w:rsid w:val="00D60159"/>
    <w:rsid w:val="00D6119E"/>
    <w:rsid w:val="00D620F7"/>
    <w:rsid w:val="00D638AA"/>
    <w:rsid w:val="00D63C49"/>
    <w:rsid w:val="00D63D8E"/>
    <w:rsid w:val="00D64EE3"/>
    <w:rsid w:val="00D675A6"/>
    <w:rsid w:val="00D712B5"/>
    <w:rsid w:val="00D7209C"/>
    <w:rsid w:val="00D82911"/>
    <w:rsid w:val="00D83466"/>
    <w:rsid w:val="00D907C4"/>
    <w:rsid w:val="00D90B5B"/>
    <w:rsid w:val="00D90DD1"/>
    <w:rsid w:val="00D92235"/>
    <w:rsid w:val="00D9478C"/>
    <w:rsid w:val="00D96A58"/>
    <w:rsid w:val="00DA36A1"/>
    <w:rsid w:val="00DA4AF7"/>
    <w:rsid w:val="00DA4FE2"/>
    <w:rsid w:val="00DA756D"/>
    <w:rsid w:val="00DA7B9A"/>
    <w:rsid w:val="00DB1698"/>
    <w:rsid w:val="00DB3EAC"/>
    <w:rsid w:val="00DB5900"/>
    <w:rsid w:val="00DB69FD"/>
    <w:rsid w:val="00DB6A2B"/>
    <w:rsid w:val="00DB6DF7"/>
    <w:rsid w:val="00DC229D"/>
    <w:rsid w:val="00DC2DEB"/>
    <w:rsid w:val="00DC3077"/>
    <w:rsid w:val="00DC5A08"/>
    <w:rsid w:val="00DE088B"/>
    <w:rsid w:val="00DE19B1"/>
    <w:rsid w:val="00DE1A5B"/>
    <w:rsid w:val="00DE364F"/>
    <w:rsid w:val="00DE3EA7"/>
    <w:rsid w:val="00DE45D9"/>
    <w:rsid w:val="00DE538E"/>
    <w:rsid w:val="00DE77F5"/>
    <w:rsid w:val="00DF12CE"/>
    <w:rsid w:val="00DF1C2F"/>
    <w:rsid w:val="00DF258E"/>
    <w:rsid w:val="00DF5777"/>
    <w:rsid w:val="00DF5C40"/>
    <w:rsid w:val="00DF697F"/>
    <w:rsid w:val="00E017E8"/>
    <w:rsid w:val="00E02750"/>
    <w:rsid w:val="00E03D65"/>
    <w:rsid w:val="00E0665B"/>
    <w:rsid w:val="00E07DB7"/>
    <w:rsid w:val="00E1533A"/>
    <w:rsid w:val="00E2084A"/>
    <w:rsid w:val="00E2474B"/>
    <w:rsid w:val="00E2544D"/>
    <w:rsid w:val="00E26D0C"/>
    <w:rsid w:val="00E30398"/>
    <w:rsid w:val="00E32B04"/>
    <w:rsid w:val="00E34040"/>
    <w:rsid w:val="00E340E1"/>
    <w:rsid w:val="00E34921"/>
    <w:rsid w:val="00E34A6F"/>
    <w:rsid w:val="00E4292F"/>
    <w:rsid w:val="00E437ED"/>
    <w:rsid w:val="00E4642D"/>
    <w:rsid w:val="00E501DA"/>
    <w:rsid w:val="00E53ACA"/>
    <w:rsid w:val="00E5569D"/>
    <w:rsid w:val="00E57DEF"/>
    <w:rsid w:val="00E60B41"/>
    <w:rsid w:val="00E61766"/>
    <w:rsid w:val="00E733C9"/>
    <w:rsid w:val="00E73A85"/>
    <w:rsid w:val="00E73CE4"/>
    <w:rsid w:val="00E752CC"/>
    <w:rsid w:val="00E77C45"/>
    <w:rsid w:val="00E823F3"/>
    <w:rsid w:val="00E82526"/>
    <w:rsid w:val="00E82ECB"/>
    <w:rsid w:val="00E83135"/>
    <w:rsid w:val="00E836D3"/>
    <w:rsid w:val="00E837CF"/>
    <w:rsid w:val="00E848BF"/>
    <w:rsid w:val="00E85CB7"/>
    <w:rsid w:val="00E85F54"/>
    <w:rsid w:val="00E93602"/>
    <w:rsid w:val="00E9364E"/>
    <w:rsid w:val="00E966A4"/>
    <w:rsid w:val="00EA0635"/>
    <w:rsid w:val="00EA090F"/>
    <w:rsid w:val="00EA120B"/>
    <w:rsid w:val="00EA25B3"/>
    <w:rsid w:val="00EA71DD"/>
    <w:rsid w:val="00EB13A1"/>
    <w:rsid w:val="00EB34B0"/>
    <w:rsid w:val="00EB52F4"/>
    <w:rsid w:val="00EB681E"/>
    <w:rsid w:val="00EC0355"/>
    <w:rsid w:val="00EC0718"/>
    <w:rsid w:val="00EC4615"/>
    <w:rsid w:val="00EC4FC7"/>
    <w:rsid w:val="00ED0760"/>
    <w:rsid w:val="00ED1974"/>
    <w:rsid w:val="00ED3B9E"/>
    <w:rsid w:val="00ED4023"/>
    <w:rsid w:val="00ED4247"/>
    <w:rsid w:val="00ED4284"/>
    <w:rsid w:val="00EE0628"/>
    <w:rsid w:val="00EE0CD5"/>
    <w:rsid w:val="00EE1586"/>
    <w:rsid w:val="00EE2649"/>
    <w:rsid w:val="00EE2F68"/>
    <w:rsid w:val="00EE41CD"/>
    <w:rsid w:val="00EE7B5E"/>
    <w:rsid w:val="00EF074E"/>
    <w:rsid w:val="00EF1269"/>
    <w:rsid w:val="00EF3637"/>
    <w:rsid w:val="00EF481F"/>
    <w:rsid w:val="00EF62A7"/>
    <w:rsid w:val="00EF6904"/>
    <w:rsid w:val="00F00B7A"/>
    <w:rsid w:val="00F06486"/>
    <w:rsid w:val="00F066EF"/>
    <w:rsid w:val="00F1034C"/>
    <w:rsid w:val="00F12027"/>
    <w:rsid w:val="00F14274"/>
    <w:rsid w:val="00F147C4"/>
    <w:rsid w:val="00F14A5E"/>
    <w:rsid w:val="00F15A84"/>
    <w:rsid w:val="00F163A0"/>
    <w:rsid w:val="00F16E87"/>
    <w:rsid w:val="00F20A91"/>
    <w:rsid w:val="00F20B85"/>
    <w:rsid w:val="00F20E33"/>
    <w:rsid w:val="00F21E99"/>
    <w:rsid w:val="00F22356"/>
    <w:rsid w:val="00F26BB3"/>
    <w:rsid w:val="00F2774C"/>
    <w:rsid w:val="00F31F55"/>
    <w:rsid w:val="00F35007"/>
    <w:rsid w:val="00F35357"/>
    <w:rsid w:val="00F36537"/>
    <w:rsid w:val="00F36661"/>
    <w:rsid w:val="00F36A4D"/>
    <w:rsid w:val="00F4278E"/>
    <w:rsid w:val="00F42BC5"/>
    <w:rsid w:val="00F45819"/>
    <w:rsid w:val="00F45BE3"/>
    <w:rsid w:val="00F4792A"/>
    <w:rsid w:val="00F53BF9"/>
    <w:rsid w:val="00F54A07"/>
    <w:rsid w:val="00F5553B"/>
    <w:rsid w:val="00F60BFA"/>
    <w:rsid w:val="00F61298"/>
    <w:rsid w:val="00F663FE"/>
    <w:rsid w:val="00F6795F"/>
    <w:rsid w:val="00F70751"/>
    <w:rsid w:val="00F716FC"/>
    <w:rsid w:val="00F7377F"/>
    <w:rsid w:val="00F7767D"/>
    <w:rsid w:val="00F80110"/>
    <w:rsid w:val="00F801B7"/>
    <w:rsid w:val="00F813C8"/>
    <w:rsid w:val="00F8410D"/>
    <w:rsid w:val="00F85D37"/>
    <w:rsid w:val="00F869C7"/>
    <w:rsid w:val="00F86DA3"/>
    <w:rsid w:val="00F870E2"/>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4272"/>
    <w:rsid w:val="00FC52E2"/>
    <w:rsid w:val="00FC585D"/>
    <w:rsid w:val="00FC6812"/>
    <w:rsid w:val="00FD05A5"/>
    <w:rsid w:val="00FD21C5"/>
    <w:rsid w:val="00FD5073"/>
    <w:rsid w:val="00FD64A4"/>
    <w:rsid w:val="00FD7288"/>
    <w:rsid w:val="00FE3020"/>
    <w:rsid w:val="00FE3ABA"/>
    <w:rsid w:val="00FE492D"/>
    <w:rsid w:val="00FE556D"/>
    <w:rsid w:val="00FE60E2"/>
    <w:rsid w:val="00FE65D0"/>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C507A7DF-B577-4223-A5BB-68D6D36EF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681606"/>
    <w:pPr>
      <w:spacing w:before="120" w:after="120" w:line="360" w:lineRule="auto"/>
      <w:jc w:val="both"/>
    </w:pPr>
    <w:rPr>
      <w:rFonts w:ascii="Lucida Sans Unicode" w:hAnsi="Lucida Sans Unicode" w:cs="Lucida Sans Unicode"/>
      <w:spacing w:val="12"/>
      <w:sz w:val="22"/>
      <w:szCs w:val="22"/>
      <w:lang w:eastAsia="en-US"/>
    </w:rPr>
  </w:style>
  <w:style w:type="paragraph" w:styleId="Titolo1">
    <w:name w:val="heading 1"/>
    <w:basedOn w:val="Normale"/>
    <w:next w:val="Normale"/>
    <w:link w:val="Titolo1Carattere"/>
    <w:uiPriority w:val="9"/>
    <w:qFormat/>
    <w:rsid w:val="007A3B69"/>
    <w:pPr>
      <w:pageBreakBefore/>
      <w:pBdr>
        <w:bottom w:val="single" w:sz="36" w:space="3" w:color="808080"/>
      </w:pBdr>
      <w:spacing w:before="240" w:after="240"/>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E9364E"/>
    <w:pPr>
      <w:keepNext/>
      <w:numPr>
        <w:ilvl w:val="3"/>
        <w:numId w:val="1"/>
      </w:numPr>
      <w:spacing w:before="360"/>
      <w:jc w:val="left"/>
      <w:outlineLvl w:val="3"/>
    </w:pPr>
    <w:rPr>
      <w:b/>
      <w:spacing w:val="0"/>
      <w:sz w:val="32"/>
    </w:rPr>
  </w:style>
  <w:style w:type="paragraph" w:styleId="Titolo5">
    <w:name w:val="heading 5"/>
    <w:basedOn w:val="Normale"/>
    <w:next w:val="Normale"/>
    <w:link w:val="Titolo5Carattere"/>
    <w:uiPriority w:val="9"/>
    <w:qFormat/>
    <w:rsid w:val="00E9364E"/>
    <w:pPr>
      <w:keepNext/>
      <w:numPr>
        <w:ilvl w:val="4"/>
        <w:numId w:val="1"/>
      </w:numPr>
      <w:spacing w:before="360"/>
      <w:jc w:val="left"/>
      <w:outlineLvl w:val="4"/>
    </w:pPr>
    <w:rPr>
      <w:b/>
      <w:bCs/>
      <w:spacing w:val="0"/>
      <w:sz w:val="24"/>
    </w:rPr>
  </w:style>
  <w:style w:type="paragraph" w:styleId="Titolo6">
    <w:name w:val="heading 6"/>
    <w:basedOn w:val="Normale"/>
    <w:next w:val="Normale"/>
    <w:link w:val="Titolo6Carattere"/>
    <w:uiPriority w:val="9"/>
    <w:qFormat/>
    <w:rsid w:val="00E9364E"/>
    <w:pPr>
      <w:numPr>
        <w:ilvl w:val="5"/>
        <w:numId w:val="1"/>
      </w:numPr>
      <w:spacing w:before="240" w:after="240"/>
      <w:outlineLvl w:val="5"/>
    </w:pPr>
    <w:rPr>
      <w:b/>
      <w:bCs/>
      <w:iCs/>
      <w:sz w:val="24"/>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B86D72"/>
    <w:pPr>
      <w:tabs>
        <w:tab w:val="right" w:leader="dot" w:pos="7938"/>
      </w:tabs>
      <w:spacing w:before="240"/>
      <w:jc w:val="left"/>
    </w:pPr>
    <w:rPr>
      <w:b/>
      <w:smallCaps/>
      <w:sz w:val="24"/>
    </w:rPr>
  </w:style>
  <w:style w:type="paragraph" w:styleId="Sommario2">
    <w:name w:val="toc 2"/>
    <w:basedOn w:val="Normale"/>
    <w:next w:val="Normale"/>
    <w:autoRedefine/>
    <w:uiPriority w:val="39"/>
    <w:rsid w:val="00B86D72"/>
    <w:pPr>
      <w:tabs>
        <w:tab w:val="left" w:pos="567"/>
        <w:tab w:val="right" w:leader="dot" w:pos="7513"/>
        <w:tab w:val="left" w:pos="7938"/>
      </w:tabs>
      <w:spacing w:after="0"/>
      <w:ind w:left="567"/>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uiPriority w:val="39"/>
    <w:pPr>
      <w:tabs>
        <w:tab w:val="right" w:leader="dot" w:pos="8640"/>
      </w:tabs>
      <w:spacing w:after="0"/>
      <w:ind w:left="1200"/>
    </w:pPr>
    <w:rPr>
      <w:sz w:val="18"/>
    </w:rPr>
  </w:style>
  <w:style w:type="paragraph" w:styleId="Sommario7">
    <w:name w:val="toc 7"/>
    <w:basedOn w:val="Normale"/>
    <w:next w:val="Normale"/>
    <w:autoRedefine/>
    <w:uiPriority w:val="39"/>
    <w:pPr>
      <w:tabs>
        <w:tab w:val="right" w:leader="dot" w:pos="8640"/>
      </w:tabs>
      <w:spacing w:after="0"/>
      <w:ind w:left="1440"/>
    </w:pPr>
    <w:rPr>
      <w:sz w:val="18"/>
    </w:rPr>
  </w:style>
  <w:style w:type="paragraph" w:styleId="Sommario8">
    <w:name w:val="toc 8"/>
    <w:basedOn w:val="Normale"/>
    <w:next w:val="Normale"/>
    <w:autoRedefine/>
    <w:uiPriority w:val="39"/>
    <w:pPr>
      <w:tabs>
        <w:tab w:val="right" w:leader="dot" w:pos="8640"/>
      </w:tabs>
      <w:spacing w:after="0"/>
      <w:ind w:left="1680"/>
    </w:pPr>
    <w:rPr>
      <w:sz w:val="18"/>
    </w:rPr>
  </w:style>
  <w:style w:type="paragraph" w:styleId="Sommario9">
    <w:name w:val="toc 9"/>
    <w:basedOn w:val="Normale"/>
    <w:next w:val="Normale"/>
    <w:autoRedefine/>
    <w:uiPriority w:val="39"/>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8B15A0"/>
    <w:pPr>
      <w:spacing w:after="160"/>
      <w:jc w:val="center"/>
      <w:outlineLvl w:val="1"/>
    </w:pPr>
    <w:rPr>
      <w:rFonts w:eastAsia="Palatino Linotype" w:cs="Arial"/>
      <w:color w:val="000000" w:themeColor="text1"/>
      <w:sz w:val="52"/>
      <w:szCs w:val="44"/>
    </w:rPr>
  </w:style>
  <w:style w:type="paragraph" w:styleId="NormaleWeb">
    <w:name w:val="Normal (Web)"/>
    <w:basedOn w:val="Normale"/>
    <w:uiPriority w:val="99"/>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D51918"/>
    <w:pPr>
      <w:spacing w:after="0"/>
      <w:ind w:left="720"/>
    </w:pPr>
    <w:rPr>
      <w:rFonts w:eastAsia="SimSun"/>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7A3B69"/>
    <w:rPr>
      <w:rFonts w:ascii="Lucida Sans Unicode" w:eastAsia="Palatino Linotype" w:hAnsi="Lucida Sans Unicode" w:cs="Arial"/>
      <w:b/>
      <w:smallCaps/>
      <w:color w:val="000000" w:themeColor="text1"/>
      <w:sz w:val="72"/>
      <w:szCs w:val="72"/>
      <w:lang w:eastAsia="en-US"/>
    </w:rPr>
  </w:style>
  <w:style w:type="character" w:styleId="Menzionenonrisolta">
    <w:name w:val="Unresolved Mention"/>
    <w:basedOn w:val="Carpredefinitoparagrafo"/>
    <w:uiPriority w:val="99"/>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8B15A0"/>
    <w:rPr>
      <w:rFonts w:ascii="Lucida Sans Unicode" w:eastAsia="Palatino Linotype" w:hAnsi="Lucida Sans Unicode" w:cs="Arial"/>
      <w:color w:val="000000" w:themeColor="text1"/>
      <w:spacing w:val="12"/>
      <w:sz w:val="52"/>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E9364E"/>
    <w:rPr>
      <w:rFonts w:ascii="Lucida Sans Unicode" w:hAnsi="Lucida Sans Unicode" w:cs="Lucida Sans Unicode"/>
      <w:b/>
      <w:sz w:val="3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E9364E"/>
    <w:rPr>
      <w:rFonts w:ascii="Lucida Sans Unicode" w:hAnsi="Lucida Sans Unicode" w:cs="Lucida Sans Unicode"/>
      <w:b/>
      <w:bCs/>
      <w:sz w:val="24"/>
      <w:szCs w:val="22"/>
      <w:lang w:eastAsia="en-US"/>
    </w:rPr>
  </w:style>
  <w:style w:type="character" w:customStyle="1" w:styleId="Titolo6Carattere">
    <w:name w:val="Titolo 6 Carattere"/>
    <w:basedOn w:val="Carpredefinitoparagrafo"/>
    <w:link w:val="Titolo6"/>
    <w:uiPriority w:val="9"/>
    <w:rsid w:val="00E9364E"/>
    <w:rPr>
      <w:rFonts w:ascii="Lucida Sans Unicode" w:hAnsi="Lucida Sans Unicode" w:cs="Lucida Sans Unicode"/>
      <w:b/>
      <w:bCs/>
      <w:iCs/>
      <w:spacing w:val="12"/>
      <w:sz w:val="24"/>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7E3098"/>
    <w:pPr>
      <w:spacing w:after="0"/>
      <w:jc w:val="left"/>
    </w:pPr>
    <w:rPr>
      <w:sz w:val="20"/>
      <w:szCs w:val="20"/>
    </w:rPr>
  </w:style>
  <w:style w:type="character" w:customStyle="1" w:styleId="TestonotaapidipaginaCarattere">
    <w:name w:val="Testo nota a piè di pagina Carattere"/>
    <w:basedOn w:val="Carpredefinitoparagrafo"/>
    <w:link w:val="Testonotaapidipagina"/>
    <w:rsid w:val="007E3098"/>
    <w:rPr>
      <w:rFonts w:ascii="Arial" w:hAnsi="Arial"/>
      <w:spacing w:val="12"/>
      <w:lang w:eastAsia="en-US"/>
    </w:rPr>
  </w:style>
  <w:style w:type="character" w:styleId="Rimandonotaapidipagina">
    <w:name w:val="footnote reference"/>
    <w:basedOn w:val="Carpredefinitoparagrafo"/>
    <w:rsid w:val="000B70E3"/>
    <w:rPr>
      <w:vertAlign w:val="superscript"/>
    </w:rPr>
  </w:style>
  <w:style w:type="paragraph" w:styleId="Revisione">
    <w:name w:val="Revision"/>
    <w:hidden/>
    <w:uiPriority w:val="99"/>
    <w:semiHidden/>
    <w:rsid w:val="00612CDB"/>
    <w:rPr>
      <w:rFonts w:ascii="Lucida Sans Unicode" w:hAnsi="Lucida Sans Unicode" w:cs="Lucida Sans Unicode"/>
      <w:spacing w:val="12"/>
      <w:sz w:val="22"/>
      <w:szCs w:val="22"/>
      <w:lang w:eastAsia="en-US"/>
    </w:rPr>
  </w:style>
  <w:style w:type="character" w:styleId="CodiceHTML">
    <w:name w:val="HTML Code"/>
    <w:basedOn w:val="Carpredefinitoparagrafo"/>
    <w:uiPriority w:val="99"/>
    <w:unhideWhenUsed/>
    <w:rsid w:val="00A106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95">
      <w:bodyDiv w:val="1"/>
      <w:marLeft w:val="0"/>
      <w:marRight w:val="0"/>
      <w:marTop w:val="0"/>
      <w:marBottom w:val="0"/>
      <w:divBdr>
        <w:top w:val="none" w:sz="0" w:space="0" w:color="auto"/>
        <w:left w:val="none" w:sz="0" w:space="0" w:color="auto"/>
        <w:bottom w:val="none" w:sz="0" w:space="0" w:color="auto"/>
        <w:right w:val="none" w:sz="0" w:space="0" w:color="auto"/>
      </w:divBdr>
      <w:divsChild>
        <w:div w:id="1954050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852841">
      <w:bodyDiv w:val="1"/>
      <w:marLeft w:val="0"/>
      <w:marRight w:val="0"/>
      <w:marTop w:val="0"/>
      <w:marBottom w:val="0"/>
      <w:divBdr>
        <w:top w:val="none" w:sz="0" w:space="0" w:color="auto"/>
        <w:left w:val="none" w:sz="0" w:space="0" w:color="auto"/>
        <w:bottom w:val="none" w:sz="0" w:space="0" w:color="auto"/>
        <w:right w:val="none" w:sz="0" w:space="0" w:color="auto"/>
      </w:divBdr>
      <w:divsChild>
        <w:div w:id="359356068">
          <w:marLeft w:val="0"/>
          <w:marRight w:val="0"/>
          <w:marTop w:val="0"/>
          <w:marBottom w:val="0"/>
          <w:divBdr>
            <w:top w:val="none" w:sz="0" w:space="0" w:color="auto"/>
            <w:left w:val="none" w:sz="0" w:space="0" w:color="auto"/>
            <w:bottom w:val="none" w:sz="0" w:space="0" w:color="auto"/>
            <w:right w:val="none" w:sz="0" w:space="0" w:color="auto"/>
          </w:divBdr>
          <w:divsChild>
            <w:div w:id="8684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78336099">
      <w:bodyDiv w:val="1"/>
      <w:marLeft w:val="0"/>
      <w:marRight w:val="0"/>
      <w:marTop w:val="0"/>
      <w:marBottom w:val="0"/>
      <w:divBdr>
        <w:top w:val="none" w:sz="0" w:space="0" w:color="auto"/>
        <w:left w:val="none" w:sz="0" w:space="0" w:color="auto"/>
        <w:bottom w:val="none" w:sz="0" w:space="0" w:color="auto"/>
        <w:right w:val="none" w:sz="0" w:space="0" w:color="auto"/>
      </w:divBdr>
      <w:divsChild>
        <w:div w:id="38365208">
          <w:marLeft w:val="0"/>
          <w:marRight w:val="0"/>
          <w:marTop w:val="0"/>
          <w:marBottom w:val="0"/>
          <w:divBdr>
            <w:top w:val="none" w:sz="0" w:space="0" w:color="auto"/>
            <w:left w:val="none" w:sz="0" w:space="0" w:color="auto"/>
            <w:bottom w:val="none" w:sz="0" w:space="0" w:color="auto"/>
            <w:right w:val="none" w:sz="0" w:space="0" w:color="auto"/>
          </w:divBdr>
          <w:divsChild>
            <w:div w:id="1444839403">
              <w:marLeft w:val="0"/>
              <w:marRight w:val="0"/>
              <w:marTop w:val="0"/>
              <w:marBottom w:val="0"/>
              <w:divBdr>
                <w:top w:val="none" w:sz="0" w:space="0" w:color="auto"/>
                <w:left w:val="none" w:sz="0" w:space="0" w:color="auto"/>
                <w:bottom w:val="none" w:sz="0" w:space="0" w:color="auto"/>
                <w:right w:val="none" w:sz="0" w:space="0" w:color="auto"/>
              </w:divBdr>
              <w:divsChild>
                <w:div w:id="1155341276">
                  <w:marLeft w:val="0"/>
                  <w:marRight w:val="0"/>
                  <w:marTop w:val="0"/>
                  <w:marBottom w:val="0"/>
                  <w:divBdr>
                    <w:top w:val="none" w:sz="0" w:space="0" w:color="auto"/>
                    <w:left w:val="none" w:sz="0" w:space="0" w:color="auto"/>
                    <w:bottom w:val="none" w:sz="0" w:space="0" w:color="auto"/>
                    <w:right w:val="none" w:sz="0" w:space="0" w:color="auto"/>
                  </w:divBdr>
                  <w:divsChild>
                    <w:div w:id="122846222">
                      <w:marLeft w:val="0"/>
                      <w:marRight w:val="0"/>
                      <w:marTop w:val="0"/>
                      <w:marBottom w:val="0"/>
                      <w:divBdr>
                        <w:top w:val="none" w:sz="0" w:space="0" w:color="auto"/>
                        <w:left w:val="none" w:sz="0" w:space="0" w:color="auto"/>
                        <w:bottom w:val="none" w:sz="0" w:space="0" w:color="auto"/>
                        <w:right w:val="none" w:sz="0" w:space="0" w:color="auto"/>
                      </w:divBdr>
                      <w:divsChild>
                        <w:div w:id="1298102077">
                          <w:marLeft w:val="0"/>
                          <w:marRight w:val="0"/>
                          <w:marTop w:val="0"/>
                          <w:marBottom w:val="0"/>
                          <w:divBdr>
                            <w:top w:val="none" w:sz="0" w:space="0" w:color="auto"/>
                            <w:left w:val="none" w:sz="0" w:space="0" w:color="auto"/>
                            <w:bottom w:val="none" w:sz="0" w:space="0" w:color="auto"/>
                            <w:right w:val="none" w:sz="0" w:space="0" w:color="auto"/>
                          </w:divBdr>
                          <w:divsChild>
                            <w:div w:id="153951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0351">
      <w:bodyDiv w:val="1"/>
      <w:marLeft w:val="0"/>
      <w:marRight w:val="0"/>
      <w:marTop w:val="0"/>
      <w:marBottom w:val="0"/>
      <w:divBdr>
        <w:top w:val="none" w:sz="0" w:space="0" w:color="auto"/>
        <w:left w:val="none" w:sz="0" w:space="0" w:color="auto"/>
        <w:bottom w:val="none" w:sz="0" w:space="0" w:color="auto"/>
        <w:right w:val="none" w:sz="0" w:space="0" w:color="auto"/>
      </w:divBdr>
      <w:divsChild>
        <w:div w:id="15140301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2069059">
      <w:bodyDiv w:val="1"/>
      <w:marLeft w:val="0"/>
      <w:marRight w:val="0"/>
      <w:marTop w:val="0"/>
      <w:marBottom w:val="0"/>
      <w:divBdr>
        <w:top w:val="none" w:sz="0" w:space="0" w:color="auto"/>
        <w:left w:val="none" w:sz="0" w:space="0" w:color="auto"/>
        <w:bottom w:val="none" w:sz="0" w:space="0" w:color="auto"/>
        <w:right w:val="none" w:sz="0" w:space="0" w:color="auto"/>
      </w:divBdr>
      <w:divsChild>
        <w:div w:id="688527882">
          <w:marLeft w:val="0"/>
          <w:marRight w:val="0"/>
          <w:marTop w:val="0"/>
          <w:marBottom w:val="0"/>
          <w:divBdr>
            <w:top w:val="none" w:sz="0" w:space="0" w:color="auto"/>
            <w:left w:val="none" w:sz="0" w:space="0" w:color="auto"/>
            <w:bottom w:val="none" w:sz="0" w:space="0" w:color="auto"/>
            <w:right w:val="none" w:sz="0" w:space="0" w:color="auto"/>
          </w:divBdr>
          <w:divsChild>
            <w:div w:id="140588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7093287">
      <w:bodyDiv w:val="1"/>
      <w:marLeft w:val="0"/>
      <w:marRight w:val="0"/>
      <w:marTop w:val="0"/>
      <w:marBottom w:val="0"/>
      <w:divBdr>
        <w:top w:val="none" w:sz="0" w:space="0" w:color="auto"/>
        <w:left w:val="none" w:sz="0" w:space="0" w:color="auto"/>
        <w:bottom w:val="none" w:sz="0" w:space="0" w:color="auto"/>
        <w:right w:val="none" w:sz="0" w:space="0" w:color="auto"/>
      </w:divBdr>
      <w:divsChild>
        <w:div w:id="1545095550">
          <w:marLeft w:val="0"/>
          <w:marRight w:val="0"/>
          <w:marTop w:val="0"/>
          <w:marBottom w:val="0"/>
          <w:divBdr>
            <w:top w:val="none" w:sz="0" w:space="0" w:color="auto"/>
            <w:left w:val="none" w:sz="0" w:space="0" w:color="auto"/>
            <w:bottom w:val="none" w:sz="0" w:space="0" w:color="auto"/>
            <w:right w:val="none" w:sz="0" w:space="0" w:color="auto"/>
          </w:divBdr>
          <w:divsChild>
            <w:div w:id="138232399">
              <w:marLeft w:val="0"/>
              <w:marRight w:val="0"/>
              <w:marTop w:val="0"/>
              <w:marBottom w:val="0"/>
              <w:divBdr>
                <w:top w:val="none" w:sz="0" w:space="0" w:color="auto"/>
                <w:left w:val="none" w:sz="0" w:space="0" w:color="auto"/>
                <w:bottom w:val="none" w:sz="0" w:space="0" w:color="auto"/>
                <w:right w:val="none" w:sz="0" w:space="0" w:color="auto"/>
              </w:divBdr>
              <w:divsChild>
                <w:div w:id="1454862954">
                  <w:marLeft w:val="0"/>
                  <w:marRight w:val="0"/>
                  <w:marTop w:val="0"/>
                  <w:marBottom w:val="0"/>
                  <w:divBdr>
                    <w:top w:val="none" w:sz="0" w:space="0" w:color="auto"/>
                    <w:left w:val="none" w:sz="0" w:space="0" w:color="auto"/>
                    <w:bottom w:val="none" w:sz="0" w:space="0" w:color="auto"/>
                    <w:right w:val="none" w:sz="0" w:space="0" w:color="auto"/>
                  </w:divBdr>
                  <w:divsChild>
                    <w:div w:id="174613139">
                      <w:marLeft w:val="0"/>
                      <w:marRight w:val="0"/>
                      <w:marTop w:val="0"/>
                      <w:marBottom w:val="0"/>
                      <w:divBdr>
                        <w:top w:val="none" w:sz="0" w:space="0" w:color="auto"/>
                        <w:left w:val="none" w:sz="0" w:space="0" w:color="auto"/>
                        <w:bottom w:val="none" w:sz="0" w:space="0" w:color="auto"/>
                        <w:right w:val="none" w:sz="0" w:space="0" w:color="auto"/>
                      </w:divBdr>
                      <w:divsChild>
                        <w:div w:id="1284537106">
                          <w:marLeft w:val="0"/>
                          <w:marRight w:val="0"/>
                          <w:marTop w:val="0"/>
                          <w:marBottom w:val="0"/>
                          <w:divBdr>
                            <w:top w:val="none" w:sz="0" w:space="0" w:color="auto"/>
                            <w:left w:val="none" w:sz="0" w:space="0" w:color="auto"/>
                            <w:bottom w:val="none" w:sz="0" w:space="0" w:color="auto"/>
                            <w:right w:val="none" w:sz="0" w:space="0" w:color="auto"/>
                          </w:divBdr>
                          <w:divsChild>
                            <w:div w:id="1696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48862438">
      <w:bodyDiv w:val="1"/>
      <w:marLeft w:val="0"/>
      <w:marRight w:val="0"/>
      <w:marTop w:val="0"/>
      <w:marBottom w:val="0"/>
      <w:divBdr>
        <w:top w:val="none" w:sz="0" w:space="0" w:color="auto"/>
        <w:left w:val="none" w:sz="0" w:space="0" w:color="auto"/>
        <w:bottom w:val="none" w:sz="0" w:space="0" w:color="auto"/>
        <w:right w:val="none" w:sz="0" w:space="0" w:color="auto"/>
      </w:divBdr>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68914929">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1118731">
      <w:bodyDiv w:val="1"/>
      <w:marLeft w:val="0"/>
      <w:marRight w:val="0"/>
      <w:marTop w:val="0"/>
      <w:marBottom w:val="0"/>
      <w:divBdr>
        <w:top w:val="none" w:sz="0" w:space="0" w:color="auto"/>
        <w:left w:val="none" w:sz="0" w:space="0" w:color="auto"/>
        <w:bottom w:val="none" w:sz="0" w:space="0" w:color="auto"/>
        <w:right w:val="none" w:sz="0" w:space="0" w:color="auto"/>
      </w:divBdr>
      <w:divsChild>
        <w:div w:id="453984658">
          <w:marLeft w:val="0"/>
          <w:marRight w:val="0"/>
          <w:marTop w:val="0"/>
          <w:marBottom w:val="0"/>
          <w:divBdr>
            <w:top w:val="none" w:sz="0" w:space="0" w:color="auto"/>
            <w:left w:val="none" w:sz="0" w:space="0" w:color="auto"/>
            <w:bottom w:val="none" w:sz="0" w:space="0" w:color="auto"/>
            <w:right w:val="none" w:sz="0" w:space="0" w:color="auto"/>
          </w:divBdr>
          <w:divsChild>
            <w:div w:id="1360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2183711">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69720389">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24833910">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4660612">
      <w:bodyDiv w:val="1"/>
      <w:marLeft w:val="0"/>
      <w:marRight w:val="0"/>
      <w:marTop w:val="0"/>
      <w:marBottom w:val="0"/>
      <w:divBdr>
        <w:top w:val="none" w:sz="0" w:space="0" w:color="auto"/>
        <w:left w:val="none" w:sz="0" w:space="0" w:color="auto"/>
        <w:bottom w:val="none" w:sz="0" w:space="0" w:color="auto"/>
        <w:right w:val="none" w:sz="0" w:space="0" w:color="auto"/>
      </w:divBdr>
      <w:divsChild>
        <w:div w:id="1242057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14009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891071118">
          <w:marLeft w:val="0"/>
          <w:marRight w:val="0"/>
          <w:marTop w:val="0"/>
          <w:marBottom w:val="0"/>
          <w:divBdr>
            <w:top w:val="none" w:sz="0" w:space="0" w:color="auto"/>
            <w:left w:val="none" w:sz="0" w:space="0" w:color="auto"/>
            <w:bottom w:val="none" w:sz="0" w:space="0" w:color="auto"/>
            <w:right w:val="none" w:sz="0" w:space="0" w:color="auto"/>
          </w:divBdr>
        </w:div>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60420115">
      <w:bodyDiv w:val="1"/>
      <w:marLeft w:val="0"/>
      <w:marRight w:val="0"/>
      <w:marTop w:val="0"/>
      <w:marBottom w:val="0"/>
      <w:divBdr>
        <w:top w:val="none" w:sz="0" w:space="0" w:color="auto"/>
        <w:left w:val="none" w:sz="0" w:space="0" w:color="auto"/>
        <w:bottom w:val="none" w:sz="0" w:space="0" w:color="auto"/>
        <w:right w:val="none" w:sz="0" w:space="0" w:color="auto"/>
      </w:divBdr>
    </w:div>
    <w:div w:id="777799138">
      <w:bodyDiv w:val="1"/>
      <w:marLeft w:val="0"/>
      <w:marRight w:val="0"/>
      <w:marTop w:val="0"/>
      <w:marBottom w:val="0"/>
      <w:divBdr>
        <w:top w:val="none" w:sz="0" w:space="0" w:color="auto"/>
        <w:left w:val="none" w:sz="0" w:space="0" w:color="auto"/>
        <w:bottom w:val="none" w:sz="0" w:space="0" w:color="auto"/>
        <w:right w:val="none" w:sz="0" w:space="0" w:color="auto"/>
      </w:divBdr>
      <w:divsChild>
        <w:div w:id="846095935">
          <w:marLeft w:val="0"/>
          <w:marRight w:val="0"/>
          <w:marTop w:val="0"/>
          <w:marBottom w:val="0"/>
          <w:divBdr>
            <w:top w:val="none" w:sz="0" w:space="0" w:color="auto"/>
            <w:left w:val="none" w:sz="0" w:space="0" w:color="auto"/>
            <w:bottom w:val="none" w:sz="0" w:space="0" w:color="auto"/>
            <w:right w:val="none" w:sz="0" w:space="0" w:color="auto"/>
          </w:divBdr>
          <w:divsChild>
            <w:div w:id="17061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864833256">
      <w:bodyDiv w:val="1"/>
      <w:marLeft w:val="0"/>
      <w:marRight w:val="0"/>
      <w:marTop w:val="0"/>
      <w:marBottom w:val="0"/>
      <w:divBdr>
        <w:top w:val="none" w:sz="0" w:space="0" w:color="auto"/>
        <w:left w:val="none" w:sz="0" w:space="0" w:color="auto"/>
        <w:bottom w:val="none" w:sz="0" w:space="0" w:color="auto"/>
        <w:right w:val="none" w:sz="0" w:space="0" w:color="auto"/>
      </w:divBdr>
    </w:div>
    <w:div w:id="888801817">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39725867">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07710598">
      <w:bodyDiv w:val="1"/>
      <w:marLeft w:val="0"/>
      <w:marRight w:val="0"/>
      <w:marTop w:val="0"/>
      <w:marBottom w:val="0"/>
      <w:divBdr>
        <w:top w:val="none" w:sz="0" w:space="0" w:color="auto"/>
        <w:left w:val="none" w:sz="0" w:space="0" w:color="auto"/>
        <w:bottom w:val="none" w:sz="0" w:space="0" w:color="auto"/>
        <w:right w:val="none" w:sz="0" w:space="0" w:color="auto"/>
      </w:divBdr>
      <w:divsChild>
        <w:div w:id="1703746246">
          <w:marLeft w:val="0"/>
          <w:marRight w:val="0"/>
          <w:marTop w:val="0"/>
          <w:marBottom w:val="0"/>
          <w:divBdr>
            <w:top w:val="none" w:sz="0" w:space="0" w:color="auto"/>
            <w:left w:val="none" w:sz="0" w:space="0" w:color="auto"/>
            <w:bottom w:val="none" w:sz="0" w:space="0" w:color="auto"/>
            <w:right w:val="none" w:sz="0" w:space="0" w:color="auto"/>
          </w:divBdr>
          <w:divsChild>
            <w:div w:id="211747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51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08427630">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29280467">
      <w:bodyDiv w:val="1"/>
      <w:marLeft w:val="0"/>
      <w:marRight w:val="0"/>
      <w:marTop w:val="0"/>
      <w:marBottom w:val="0"/>
      <w:divBdr>
        <w:top w:val="none" w:sz="0" w:space="0" w:color="auto"/>
        <w:left w:val="none" w:sz="0" w:space="0" w:color="auto"/>
        <w:bottom w:val="none" w:sz="0" w:space="0" w:color="auto"/>
        <w:right w:val="none" w:sz="0" w:space="0" w:color="auto"/>
      </w:divBdr>
      <w:divsChild>
        <w:div w:id="294873801">
          <w:marLeft w:val="0"/>
          <w:marRight w:val="0"/>
          <w:marTop w:val="0"/>
          <w:marBottom w:val="0"/>
          <w:divBdr>
            <w:top w:val="none" w:sz="0" w:space="0" w:color="auto"/>
            <w:left w:val="none" w:sz="0" w:space="0" w:color="auto"/>
            <w:bottom w:val="none" w:sz="0" w:space="0" w:color="auto"/>
            <w:right w:val="none" w:sz="0" w:space="0" w:color="auto"/>
          </w:divBdr>
          <w:divsChild>
            <w:div w:id="2613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57915186">
      <w:bodyDiv w:val="1"/>
      <w:marLeft w:val="0"/>
      <w:marRight w:val="0"/>
      <w:marTop w:val="0"/>
      <w:marBottom w:val="0"/>
      <w:divBdr>
        <w:top w:val="none" w:sz="0" w:space="0" w:color="auto"/>
        <w:left w:val="none" w:sz="0" w:space="0" w:color="auto"/>
        <w:bottom w:val="none" w:sz="0" w:space="0" w:color="auto"/>
        <w:right w:val="none" w:sz="0" w:space="0" w:color="auto"/>
      </w:divBdr>
      <w:divsChild>
        <w:div w:id="371080261">
          <w:marLeft w:val="0"/>
          <w:marRight w:val="0"/>
          <w:marTop w:val="0"/>
          <w:marBottom w:val="0"/>
          <w:divBdr>
            <w:top w:val="none" w:sz="0" w:space="0" w:color="auto"/>
            <w:left w:val="none" w:sz="0" w:space="0" w:color="auto"/>
            <w:bottom w:val="none" w:sz="0" w:space="0" w:color="auto"/>
            <w:right w:val="none" w:sz="0" w:space="0" w:color="auto"/>
          </w:divBdr>
          <w:divsChild>
            <w:div w:id="16461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29463390">
      <w:bodyDiv w:val="1"/>
      <w:marLeft w:val="0"/>
      <w:marRight w:val="0"/>
      <w:marTop w:val="0"/>
      <w:marBottom w:val="0"/>
      <w:divBdr>
        <w:top w:val="none" w:sz="0" w:space="0" w:color="auto"/>
        <w:left w:val="none" w:sz="0" w:space="0" w:color="auto"/>
        <w:bottom w:val="none" w:sz="0" w:space="0" w:color="auto"/>
        <w:right w:val="none" w:sz="0" w:space="0" w:color="auto"/>
      </w:divBdr>
    </w:div>
    <w:div w:id="1240557986">
      <w:bodyDiv w:val="1"/>
      <w:marLeft w:val="0"/>
      <w:marRight w:val="0"/>
      <w:marTop w:val="0"/>
      <w:marBottom w:val="0"/>
      <w:divBdr>
        <w:top w:val="none" w:sz="0" w:space="0" w:color="auto"/>
        <w:left w:val="none" w:sz="0" w:space="0" w:color="auto"/>
        <w:bottom w:val="none" w:sz="0" w:space="0" w:color="auto"/>
        <w:right w:val="none" w:sz="0" w:space="0" w:color="auto"/>
      </w:divBdr>
      <w:divsChild>
        <w:div w:id="1457748275">
          <w:marLeft w:val="0"/>
          <w:marRight w:val="0"/>
          <w:marTop w:val="0"/>
          <w:marBottom w:val="0"/>
          <w:divBdr>
            <w:top w:val="none" w:sz="0" w:space="0" w:color="auto"/>
            <w:left w:val="none" w:sz="0" w:space="0" w:color="auto"/>
            <w:bottom w:val="none" w:sz="0" w:space="0" w:color="auto"/>
            <w:right w:val="none" w:sz="0" w:space="0" w:color="auto"/>
          </w:divBdr>
          <w:divsChild>
            <w:div w:id="19102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48923555">
      <w:bodyDiv w:val="1"/>
      <w:marLeft w:val="0"/>
      <w:marRight w:val="0"/>
      <w:marTop w:val="0"/>
      <w:marBottom w:val="0"/>
      <w:divBdr>
        <w:top w:val="none" w:sz="0" w:space="0" w:color="auto"/>
        <w:left w:val="none" w:sz="0" w:space="0" w:color="auto"/>
        <w:bottom w:val="none" w:sz="0" w:space="0" w:color="auto"/>
        <w:right w:val="none" w:sz="0" w:space="0" w:color="auto"/>
      </w:divBdr>
      <w:divsChild>
        <w:div w:id="2425663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1978363">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77582558">
      <w:bodyDiv w:val="1"/>
      <w:marLeft w:val="0"/>
      <w:marRight w:val="0"/>
      <w:marTop w:val="0"/>
      <w:marBottom w:val="0"/>
      <w:divBdr>
        <w:top w:val="none" w:sz="0" w:space="0" w:color="auto"/>
        <w:left w:val="none" w:sz="0" w:space="0" w:color="auto"/>
        <w:bottom w:val="none" w:sz="0" w:space="0" w:color="auto"/>
        <w:right w:val="none" w:sz="0" w:space="0" w:color="auto"/>
      </w:divBdr>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1582308">
      <w:bodyDiv w:val="1"/>
      <w:marLeft w:val="0"/>
      <w:marRight w:val="0"/>
      <w:marTop w:val="0"/>
      <w:marBottom w:val="0"/>
      <w:divBdr>
        <w:top w:val="none" w:sz="0" w:space="0" w:color="auto"/>
        <w:left w:val="none" w:sz="0" w:space="0" w:color="auto"/>
        <w:bottom w:val="none" w:sz="0" w:space="0" w:color="auto"/>
        <w:right w:val="none" w:sz="0" w:space="0" w:color="auto"/>
      </w:divBdr>
      <w:divsChild>
        <w:div w:id="1271427149">
          <w:marLeft w:val="0"/>
          <w:marRight w:val="0"/>
          <w:marTop w:val="0"/>
          <w:marBottom w:val="0"/>
          <w:divBdr>
            <w:top w:val="none" w:sz="0" w:space="0" w:color="auto"/>
            <w:left w:val="none" w:sz="0" w:space="0" w:color="auto"/>
            <w:bottom w:val="none" w:sz="0" w:space="0" w:color="auto"/>
            <w:right w:val="none" w:sz="0" w:space="0" w:color="auto"/>
          </w:divBdr>
          <w:divsChild>
            <w:div w:id="14561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15854903">
      <w:bodyDiv w:val="1"/>
      <w:marLeft w:val="0"/>
      <w:marRight w:val="0"/>
      <w:marTop w:val="0"/>
      <w:marBottom w:val="0"/>
      <w:divBdr>
        <w:top w:val="none" w:sz="0" w:space="0" w:color="auto"/>
        <w:left w:val="none" w:sz="0" w:space="0" w:color="auto"/>
        <w:bottom w:val="none" w:sz="0" w:space="0" w:color="auto"/>
        <w:right w:val="none" w:sz="0" w:space="0" w:color="auto"/>
      </w:divBdr>
      <w:divsChild>
        <w:div w:id="1468818077">
          <w:marLeft w:val="0"/>
          <w:marRight w:val="0"/>
          <w:marTop w:val="0"/>
          <w:marBottom w:val="0"/>
          <w:divBdr>
            <w:top w:val="none" w:sz="0" w:space="0" w:color="auto"/>
            <w:left w:val="none" w:sz="0" w:space="0" w:color="auto"/>
            <w:bottom w:val="none" w:sz="0" w:space="0" w:color="auto"/>
            <w:right w:val="none" w:sz="0" w:space="0" w:color="auto"/>
          </w:divBdr>
          <w:divsChild>
            <w:div w:id="615260772">
              <w:marLeft w:val="0"/>
              <w:marRight w:val="0"/>
              <w:marTop w:val="0"/>
              <w:marBottom w:val="0"/>
              <w:divBdr>
                <w:top w:val="none" w:sz="0" w:space="0" w:color="auto"/>
                <w:left w:val="none" w:sz="0" w:space="0" w:color="auto"/>
                <w:bottom w:val="none" w:sz="0" w:space="0" w:color="auto"/>
                <w:right w:val="none" w:sz="0" w:space="0" w:color="auto"/>
              </w:divBdr>
              <w:divsChild>
                <w:div w:id="1482696217">
                  <w:marLeft w:val="0"/>
                  <w:marRight w:val="0"/>
                  <w:marTop w:val="0"/>
                  <w:marBottom w:val="0"/>
                  <w:divBdr>
                    <w:top w:val="none" w:sz="0" w:space="0" w:color="auto"/>
                    <w:left w:val="none" w:sz="0" w:space="0" w:color="auto"/>
                    <w:bottom w:val="none" w:sz="0" w:space="0" w:color="auto"/>
                    <w:right w:val="none" w:sz="0" w:space="0" w:color="auto"/>
                  </w:divBdr>
                  <w:divsChild>
                    <w:div w:id="15621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73087">
          <w:marLeft w:val="0"/>
          <w:marRight w:val="0"/>
          <w:marTop w:val="0"/>
          <w:marBottom w:val="0"/>
          <w:divBdr>
            <w:top w:val="none" w:sz="0" w:space="0" w:color="auto"/>
            <w:left w:val="none" w:sz="0" w:space="0" w:color="auto"/>
            <w:bottom w:val="none" w:sz="0" w:space="0" w:color="auto"/>
            <w:right w:val="none" w:sz="0" w:space="0" w:color="auto"/>
          </w:divBdr>
          <w:divsChild>
            <w:div w:id="1438595523">
              <w:marLeft w:val="0"/>
              <w:marRight w:val="0"/>
              <w:marTop w:val="0"/>
              <w:marBottom w:val="0"/>
              <w:divBdr>
                <w:top w:val="none" w:sz="0" w:space="0" w:color="auto"/>
                <w:left w:val="none" w:sz="0" w:space="0" w:color="auto"/>
                <w:bottom w:val="none" w:sz="0" w:space="0" w:color="auto"/>
                <w:right w:val="none" w:sz="0" w:space="0" w:color="auto"/>
              </w:divBdr>
              <w:divsChild>
                <w:div w:id="773208270">
                  <w:marLeft w:val="0"/>
                  <w:marRight w:val="0"/>
                  <w:marTop w:val="0"/>
                  <w:marBottom w:val="0"/>
                  <w:divBdr>
                    <w:top w:val="none" w:sz="0" w:space="0" w:color="auto"/>
                    <w:left w:val="none" w:sz="0" w:space="0" w:color="auto"/>
                    <w:bottom w:val="none" w:sz="0" w:space="0" w:color="auto"/>
                    <w:right w:val="none" w:sz="0" w:space="0" w:color="auto"/>
                  </w:divBdr>
                  <w:divsChild>
                    <w:div w:id="983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59570655">
      <w:bodyDiv w:val="1"/>
      <w:marLeft w:val="0"/>
      <w:marRight w:val="0"/>
      <w:marTop w:val="0"/>
      <w:marBottom w:val="0"/>
      <w:divBdr>
        <w:top w:val="none" w:sz="0" w:space="0" w:color="auto"/>
        <w:left w:val="none" w:sz="0" w:space="0" w:color="auto"/>
        <w:bottom w:val="none" w:sz="0" w:space="0" w:color="auto"/>
        <w:right w:val="none" w:sz="0" w:space="0" w:color="auto"/>
      </w:divBdr>
      <w:divsChild>
        <w:div w:id="671027570">
          <w:marLeft w:val="0"/>
          <w:marRight w:val="0"/>
          <w:marTop w:val="0"/>
          <w:marBottom w:val="0"/>
          <w:divBdr>
            <w:top w:val="none" w:sz="0" w:space="0" w:color="auto"/>
            <w:left w:val="none" w:sz="0" w:space="0" w:color="auto"/>
            <w:bottom w:val="none" w:sz="0" w:space="0" w:color="auto"/>
            <w:right w:val="none" w:sz="0" w:space="0" w:color="auto"/>
          </w:divBdr>
          <w:divsChild>
            <w:div w:id="4588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78062564">
      <w:bodyDiv w:val="1"/>
      <w:marLeft w:val="0"/>
      <w:marRight w:val="0"/>
      <w:marTop w:val="0"/>
      <w:marBottom w:val="0"/>
      <w:divBdr>
        <w:top w:val="none" w:sz="0" w:space="0" w:color="auto"/>
        <w:left w:val="none" w:sz="0" w:space="0" w:color="auto"/>
        <w:bottom w:val="none" w:sz="0" w:space="0" w:color="auto"/>
        <w:right w:val="none" w:sz="0" w:space="0" w:color="auto"/>
      </w:divBdr>
    </w:div>
    <w:div w:id="1482380047">
      <w:bodyDiv w:val="1"/>
      <w:marLeft w:val="0"/>
      <w:marRight w:val="0"/>
      <w:marTop w:val="0"/>
      <w:marBottom w:val="0"/>
      <w:divBdr>
        <w:top w:val="none" w:sz="0" w:space="0" w:color="auto"/>
        <w:left w:val="none" w:sz="0" w:space="0" w:color="auto"/>
        <w:bottom w:val="none" w:sz="0" w:space="0" w:color="auto"/>
        <w:right w:val="none" w:sz="0" w:space="0" w:color="auto"/>
      </w:divBdr>
      <w:divsChild>
        <w:div w:id="845249884">
          <w:marLeft w:val="0"/>
          <w:marRight w:val="0"/>
          <w:marTop w:val="0"/>
          <w:marBottom w:val="0"/>
          <w:divBdr>
            <w:top w:val="none" w:sz="0" w:space="0" w:color="auto"/>
            <w:left w:val="none" w:sz="0" w:space="0" w:color="auto"/>
            <w:bottom w:val="none" w:sz="0" w:space="0" w:color="auto"/>
            <w:right w:val="none" w:sz="0" w:space="0" w:color="auto"/>
          </w:divBdr>
          <w:divsChild>
            <w:div w:id="2735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09711335">
      <w:bodyDiv w:val="1"/>
      <w:marLeft w:val="0"/>
      <w:marRight w:val="0"/>
      <w:marTop w:val="0"/>
      <w:marBottom w:val="0"/>
      <w:divBdr>
        <w:top w:val="none" w:sz="0" w:space="0" w:color="auto"/>
        <w:left w:val="none" w:sz="0" w:space="0" w:color="auto"/>
        <w:bottom w:val="none" w:sz="0" w:space="0" w:color="auto"/>
        <w:right w:val="none" w:sz="0" w:space="0" w:color="auto"/>
      </w:divBdr>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5430192">
      <w:bodyDiv w:val="1"/>
      <w:marLeft w:val="0"/>
      <w:marRight w:val="0"/>
      <w:marTop w:val="0"/>
      <w:marBottom w:val="0"/>
      <w:divBdr>
        <w:top w:val="none" w:sz="0" w:space="0" w:color="auto"/>
        <w:left w:val="none" w:sz="0" w:space="0" w:color="auto"/>
        <w:bottom w:val="none" w:sz="0" w:space="0" w:color="auto"/>
        <w:right w:val="none" w:sz="0" w:space="0" w:color="auto"/>
      </w:divBdr>
      <w:divsChild>
        <w:div w:id="1887139757">
          <w:marLeft w:val="0"/>
          <w:marRight w:val="0"/>
          <w:marTop w:val="0"/>
          <w:marBottom w:val="0"/>
          <w:divBdr>
            <w:top w:val="none" w:sz="0" w:space="0" w:color="auto"/>
            <w:left w:val="none" w:sz="0" w:space="0" w:color="auto"/>
            <w:bottom w:val="none" w:sz="0" w:space="0" w:color="auto"/>
            <w:right w:val="none" w:sz="0" w:space="0" w:color="auto"/>
          </w:divBdr>
          <w:divsChild>
            <w:div w:id="13113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80583">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35987973">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48044788">
      <w:bodyDiv w:val="1"/>
      <w:marLeft w:val="0"/>
      <w:marRight w:val="0"/>
      <w:marTop w:val="0"/>
      <w:marBottom w:val="0"/>
      <w:divBdr>
        <w:top w:val="none" w:sz="0" w:space="0" w:color="auto"/>
        <w:left w:val="none" w:sz="0" w:space="0" w:color="auto"/>
        <w:bottom w:val="none" w:sz="0" w:space="0" w:color="auto"/>
        <w:right w:val="none" w:sz="0" w:space="0" w:color="auto"/>
      </w:divBdr>
      <w:divsChild>
        <w:div w:id="384958867">
          <w:marLeft w:val="0"/>
          <w:marRight w:val="0"/>
          <w:marTop w:val="0"/>
          <w:marBottom w:val="0"/>
          <w:divBdr>
            <w:top w:val="none" w:sz="0" w:space="0" w:color="auto"/>
            <w:left w:val="none" w:sz="0" w:space="0" w:color="auto"/>
            <w:bottom w:val="none" w:sz="0" w:space="0" w:color="auto"/>
            <w:right w:val="none" w:sz="0" w:space="0" w:color="auto"/>
          </w:divBdr>
          <w:divsChild>
            <w:div w:id="1449079999">
              <w:marLeft w:val="0"/>
              <w:marRight w:val="0"/>
              <w:marTop w:val="0"/>
              <w:marBottom w:val="0"/>
              <w:divBdr>
                <w:top w:val="none" w:sz="0" w:space="0" w:color="auto"/>
                <w:left w:val="none" w:sz="0" w:space="0" w:color="auto"/>
                <w:bottom w:val="none" w:sz="0" w:space="0" w:color="auto"/>
                <w:right w:val="none" w:sz="0" w:space="0" w:color="auto"/>
              </w:divBdr>
              <w:divsChild>
                <w:div w:id="2066028064">
                  <w:marLeft w:val="0"/>
                  <w:marRight w:val="0"/>
                  <w:marTop w:val="0"/>
                  <w:marBottom w:val="0"/>
                  <w:divBdr>
                    <w:top w:val="none" w:sz="0" w:space="0" w:color="auto"/>
                    <w:left w:val="none" w:sz="0" w:space="0" w:color="auto"/>
                    <w:bottom w:val="none" w:sz="0" w:space="0" w:color="auto"/>
                    <w:right w:val="none" w:sz="0" w:space="0" w:color="auto"/>
                  </w:divBdr>
                  <w:divsChild>
                    <w:div w:id="8439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6548">
          <w:marLeft w:val="0"/>
          <w:marRight w:val="0"/>
          <w:marTop w:val="0"/>
          <w:marBottom w:val="0"/>
          <w:divBdr>
            <w:top w:val="none" w:sz="0" w:space="0" w:color="auto"/>
            <w:left w:val="none" w:sz="0" w:space="0" w:color="auto"/>
            <w:bottom w:val="none" w:sz="0" w:space="0" w:color="auto"/>
            <w:right w:val="none" w:sz="0" w:space="0" w:color="auto"/>
          </w:divBdr>
          <w:divsChild>
            <w:div w:id="739064646">
              <w:marLeft w:val="0"/>
              <w:marRight w:val="0"/>
              <w:marTop w:val="0"/>
              <w:marBottom w:val="0"/>
              <w:divBdr>
                <w:top w:val="none" w:sz="0" w:space="0" w:color="auto"/>
                <w:left w:val="none" w:sz="0" w:space="0" w:color="auto"/>
                <w:bottom w:val="none" w:sz="0" w:space="0" w:color="auto"/>
                <w:right w:val="none" w:sz="0" w:space="0" w:color="auto"/>
              </w:divBdr>
              <w:divsChild>
                <w:div w:id="1144932031">
                  <w:marLeft w:val="0"/>
                  <w:marRight w:val="0"/>
                  <w:marTop w:val="0"/>
                  <w:marBottom w:val="0"/>
                  <w:divBdr>
                    <w:top w:val="none" w:sz="0" w:space="0" w:color="auto"/>
                    <w:left w:val="none" w:sz="0" w:space="0" w:color="auto"/>
                    <w:bottom w:val="none" w:sz="0" w:space="0" w:color="auto"/>
                    <w:right w:val="none" w:sz="0" w:space="0" w:color="auto"/>
                  </w:divBdr>
                  <w:divsChild>
                    <w:div w:id="16072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8731">
      <w:bodyDiv w:val="1"/>
      <w:marLeft w:val="0"/>
      <w:marRight w:val="0"/>
      <w:marTop w:val="0"/>
      <w:marBottom w:val="0"/>
      <w:divBdr>
        <w:top w:val="none" w:sz="0" w:space="0" w:color="auto"/>
        <w:left w:val="none" w:sz="0" w:space="0" w:color="auto"/>
        <w:bottom w:val="none" w:sz="0" w:space="0" w:color="auto"/>
        <w:right w:val="none" w:sz="0" w:space="0" w:color="auto"/>
      </w:divBdr>
      <w:divsChild>
        <w:div w:id="1039279676">
          <w:marLeft w:val="0"/>
          <w:marRight w:val="0"/>
          <w:marTop w:val="0"/>
          <w:marBottom w:val="0"/>
          <w:divBdr>
            <w:top w:val="none" w:sz="0" w:space="0" w:color="auto"/>
            <w:left w:val="none" w:sz="0" w:space="0" w:color="auto"/>
            <w:bottom w:val="none" w:sz="0" w:space="0" w:color="auto"/>
            <w:right w:val="none" w:sz="0" w:space="0" w:color="auto"/>
          </w:divBdr>
          <w:divsChild>
            <w:div w:id="11270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67844122">
      <w:bodyDiv w:val="1"/>
      <w:marLeft w:val="0"/>
      <w:marRight w:val="0"/>
      <w:marTop w:val="0"/>
      <w:marBottom w:val="0"/>
      <w:divBdr>
        <w:top w:val="none" w:sz="0" w:space="0" w:color="auto"/>
        <w:left w:val="none" w:sz="0" w:space="0" w:color="auto"/>
        <w:bottom w:val="none" w:sz="0" w:space="0" w:color="auto"/>
        <w:right w:val="none" w:sz="0" w:space="0" w:color="auto"/>
      </w:divBdr>
      <w:divsChild>
        <w:div w:id="7261060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22498701">
      <w:bodyDiv w:val="1"/>
      <w:marLeft w:val="0"/>
      <w:marRight w:val="0"/>
      <w:marTop w:val="0"/>
      <w:marBottom w:val="0"/>
      <w:divBdr>
        <w:top w:val="none" w:sz="0" w:space="0" w:color="auto"/>
        <w:left w:val="none" w:sz="0" w:space="0" w:color="auto"/>
        <w:bottom w:val="none" w:sz="0" w:space="0" w:color="auto"/>
        <w:right w:val="none" w:sz="0" w:space="0" w:color="auto"/>
      </w:divBdr>
      <w:divsChild>
        <w:div w:id="1559054297">
          <w:marLeft w:val="0"/>
          <w:marRight w:val="0"/>
          <w:marTop w:val="0"/>
          <w:marBottom w:val="0"/>
          <w:divBdr>
            <w:top w:val="none" w:sz="0" w:space="0" w:color="auto"/>
            <w:left w:val="none" w:sz="0" w:space="0" w:color="auto"/>
            <w:bottom w:val="none" w:sz="0" w:space="0" w:color="auto"/>
            <w:right w:val="none" w:sz="0" w:space="0" w:color="auto"/>
          </w:divBdr>
          <w:divsChild>
            <w:div w:id="9900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4477">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3930849">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05526515">
      <w:bodyDiv w:val="1"/>
      <w:marLeft w:val="0"/>
      <w:marRight w:val="0"/>
      <w:marTop w:val="0"/>
      <w:marBottom w:val="0"/>
      <w:divBdr>
        <w:top w:val="none" w:sz="0" w:space="0" w:color="auto"/>
        <w:left w:val="none" w:sz="0" w:space="0" w:color="auto"/>
        <w:bottom w:val="none" w:sz="0" w:space="0" w:color="auto"/>
        <w:right w:val="none" w:sz="0" w:space="0" w:color="auto"/>
      </w:divBdr>
    </w:div>
    <w:div w:id="1909072407">
      <w:bodyDiv w:val="1"/>
      <w:marLeft w:val="0"/>
      <w:marRight w:val="0"/>
      <w:marTop w:val="0"/>
      <w:marBottom w:val="0"/>
      <w:divBdr>
        <w:top w:val="none" w:sz="0" w:space="0" w:color="auto"/>
        <w:left w:val="none" w:sz="0" w:space="0" w:color="auto"/>
        <w:bottom w:val="none" w:sz="0" w:space="0" w:color="auto"/>
        <w:right w:val="none" w:sz="0" w:space="0" w:color="auto"/>
      </w:divBdr>
      <w:divsChild>
        <w:div w:id="1305814999">
          <w:marLeft w:val="0"/>
          <w:marRight w:val="0"/>
          <w:marTop w:val="0"/>
          <w:marBottom w:val="0"/>
          <w:divBdr>
            <w:top w:val="none" w:sz="0" w:space="0" w:color="auto"/>
            <w:left w:val="none" w:sz="0" w:space="0" w:color="auto"/>
            <w:bottom w:val="none" w:sz="0" w:space="0" w:color="auto"/>
            <w:right w:val="none" w:sz="0" w:space="0" w:color="auto"/>
          </w:divBdr>
          <w:divsChild>
            <w:div w:id="208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4709">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5551215">
      <w:bodyDiv w:val="1"/>
      <w:marLeft w:val="0"/>
      <w:marRight w:val="0"/>
      <w:marTop w:val="0"/>
      <w:marBottom w:val="0"/>
      <w:divBdr>
        <w:top w:val="none" w:sz="0" w:space="0" w:color="auto"/>
        <w:left w:val="none" w:sz="0" w:space="0" w:color="auto"/>
        <w:bottom w:val="none" w:sz="0" w:space="0" w:color="auto"/>
        <w:right w:val="none" w:sz="0" w:space="0" w:color="auto"/>
      </w:divBdr>
      <w:divsChild>
        <w:div w:id="1052847590">
          <w:marLeft w:val="0"/>
          <w:marRight w:val="0"/>
          <w:marTop w:val="0"/>
          <w:marBottom w:val="0"/>
          <w:divBdr>
            <w:top w:val="none" w:sz="0" w:space="0" w:color="auto"/>
            <w:left w:val="none" w:sz="0" w:space="0" w:color="auto"/>
            <w:bottom w:val="none" w:sz="0" w:space="0" w:color="auto"/>
            <w:right w:val="none" w:sz="0" w:space="0" w:color="auto"/>
          </w:divBdr>
          <w:divsChild>
            <w:div w:id="9468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0402030">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092653698">
      <w:bodyDiv w:val="1"/>
      <w:marLeft w:val="0"/>
      <w:marRight w:val="0"/>
      <w:marTop w:val="0"/>
      <w:marBottom w:val="0"/>
      <w:divBdr>
        <w:top w:val="none" w:sz="0" w:space="0" w:color="auto"/>
        <w:left w:val="none" w:sz="0" w:space="0" w:color="auto"/>
        <w:bottom w:val="none" w:sz="0" w:space="0" w:color="auto"/>
        <w:right w:val="none" w:sz="0" w:space="0" w:color="auto"/>
      </w:divBdr>
    </w:div>
    <w:div w:id="2105764164">
      <w:bodyDiv w:val="1"/>
      <w:marLeft w:val="0"/>
      <w:marRight w:val="0"/>
      <w:marTop w:val="0"/>
      <w:marBottom w:val="0"/>
      <w:divBdr>
        <w:top w:val="none" w:sz="0" w:space="0" w:color="auto"/>
        <w:left w:val="none" w:sz="0" w:space="0" w:color="auto"/>
        <w:bottom w:val="none" w:sz="0" w:space="0" w:color="auto"/>
        <w:right w:val="none" w:sz="0" w:space="0" w:color="auto"/>
      </w:divBdr>
      <w:divsChild>
        <w:div w:id="18047324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 w:id="2137796094">
      <w:bodyDiv w:val="1"/>
      <w:marLeft w:val="0"/>
      <w:marRight w:val="0"/>
      <w:marTop w:val="0"/>
      <w:marBottom w:val="0"/>
      <w:divBdr>
        <w:top w:val="none" w:sz="0" w:space="0" w:color="auto"/>
        <w:left w:val="none" w:sz="0" w:space="0" w:color="auto"/>
        <w:bottom w:val="none" w:sz="0" w:space="0" w:color="auto"/>
        <w:right w:val="none" w:sz="0" w:space="0" w:color="auto"/>
      </w:divBdr>
      <w:divsChild>
        <w:div w:id="1191143047">
          <w:marLeft w:val="0"/>
          <w:marRight w:val="0"/>
          <w:marTop w:val="0"/>
          <w:marBottom w:val="0"/>
          <w:divBdr>
            <w:top w:val="none" w:sz="0" w:space="0" w:color="auto"/>
            <w:left w:val="none" w:sz="0" w:space="0" w:color="auto"/>
            <w:bottom w:val="none" w:sz="0" w:space="0" w:color="auto"/>
            <w:right w:val="none" w:sz="0" w:space="0" w:color="auto"/>
          </w:divBdr>
          <w:divsChild>
            <w:div w:id="1607611491">
              <w:marLeft w:val="0"/>
              <w:marRight w:val="0"/>
              <w:marTop w:val="0"/>
              <w:marBottom w:val="0"/>
              <w:divBdr>
                <w:top w:val="none" w:sz="0" w:space="0" w:color="auto"/>
                <w:left w:val="none" w:sz="0" w:space="0" w:color="auto"/>
                <w:bottom w:val="none" w:sz="0" w:space="0" w:color="auto"/>
                <w:right w:val="none" w:sz="0" w:space="0" w:color="auto"/>
              </w:divBdr>
              <w:divsChild>
                <w:div w:id="716590475">
                  <w:marLeft w:val="0"/>
                  <w:marRight w:val="0"/>
                  <w:marTop w:val="0"/>
                  <w:marBottom w:val="0"/>
                  <w:divBdr>
                    <w:top w:val="none" w:sz="0" w:space="0" w:color="auto"/>
                    <w:left w:val="none" w:sz="0" w:space="0" w:color="auto"/>
                    <w:bottom w:val="none" w:sz="0" w:space="0" w:color="auto"/>
                    <w:right w:val="none" w:sz="0" w:space="0" w:color="auto"/>
                  </w:divBdr>
                  <w:divsChild>
                    <w:div w:id="1713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3586">
          <w:marLeft w:val="0"/>
          <w:marRight w:val="0"/>
          <w:marTop w:val="0"/>
          <w:marBottom w:val="0"/>
          <w:divBdr>
            <w:top w:val="none" w:sz="0" w:space="0" w:color="auto"/>
            <w:left w:val="none" w:sz="0" w:space="0" w:color="auto"/>
            <w:bottom w:val="none" w:sz="0" w:space="0" w:color="auto"/>
            <w:right w:val="none" w:sz="0" w:space="0" w:color="auto"/>
          </w:divBdr>
          <w:divsChild>
            <w:div w:id="2100178490">
              <w:marLeft w:val="0"/>
              <w:marRight w:val="0"/>
              <w:marTop w:val="0"/>
              <w:marBottom w:val="0"/>
              <w:divBdr>
                <w:top w:val="none" w:sz="0" w:space="0" w:color="auto"/>
                <w:left w:val="none" w:sz="0" w:space="0" w:color="auto"/>
                <w:bottom w:val="none" w:sz="0" w:space="0" w:color="auto"/>
                <w:right w:val="none" w:sz="0" w:space="0" w:color="auto"/>
              </w:divBdr>
              <w:divsChild>
                <w:div w:id="1564486365">
                  <w:marLeft w:val="0"/>
                  <w:marRight w:val="0"/>
                  <w:marTop w:val="0"/>
                  <w:marBottom w:val="0"/>
                  <w:divBdr>
                    <w:top w:val="none" w:sz="0" w:space="0" w:color="auto"/>
                    <w:left w:val="none" w:sz="0" w:space="0" w:color="auto"/>
                    <w:bottom w:val="none" w:sz="0" w:space="0" w:color="auto"/>
                    <w:right w:val="none" w:sz="0" w:space="0" w:color="auto"/>
                  </w:divBdr>
                  <w:divsChild>
                    <w:div w:id="119488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hyperlink" Target="https://cwe.mitre.org/data/xml/cwec_latest.xml.zip" TargetMode="External"/><Relationship Id="rId21" Type="http://schemas.microsoft.com/office/2007/relationships/hdphoto" Target="media/hdphoto2.wdp"/><Relationship Id="rId34" Type="http://schemas.microsoft.com/office/2007/relationships/hdphoto" Target="media/hdphoto7.wdp"/><Relationship Id="rId42" Type="http://schemas.microsoft.com/office/2007/relationships/hdphoto" Target="media/hdphoto9.wdp"/><Relationship Id="rId47" Type="http://schemas.openxmlformats.org/officeDocument/2006/relationships/image" Target="media/image28.png"/><Relationship Id="rId50" Type="http://schemas.openxmlformats.org/officeDocument/2006/relationships/hyperlink" Target="https://github.com/colelli/cvwelib.git"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hdphoto" Target="media/hdphoto6.wdp"/><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github.com/fkie-cad/nvd-json-data-feeds/releases/latest/download/CVE-Modified.json.xz" TargetMode="External"/><Relationship Id="rId45" Type="http://schemas.openxmlformats.org/officeDocument/2006/relationships/image" Target="media/image26.png"/><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microsoft.com/office/2007/relationships/hdphoto" Target="media/hdphoto5.wdp"/><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9.png"/><Relationship Id="rId56" Type="http://schemas.microsoft.com/office/2011/relationships/people" Target="people.xml"/><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image" Target="media/image20.png"/><Relationship Id="rId38" Type="http://schemas.microsoft.com/office/2007/relationships/hdphoto" Target="media/hdphoto8.wdp"/><Relationship Id="rId46"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microsoft.com/office/2007/relationships/hdphoto" Target="media/hdphoto3.wdp"/><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8.png"/><Relationship Id="rId44" Type="http://schemas.microsoft.com/office/2007/relationships/hdphoto" Target="media/hdphoto10.wdp"/><Relationship Id="rId5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15135</TotalTime>
  <Pages>105</Pages>
  <Words>15004</Words>
  <Characters>85529</Characters>
  <Application>Microsoft Office Word</Application>
  <DocSecurity>0</DocSecurity>
  <Lines>712</Lines>
  <Paragraphs>200</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100333</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21</cp:revision>
  <cp:lastPrinted>2018-09-24T08:11:00Z</cp:lastPrinted>
  <dcterms:created xsi:type="dcterms:W3CDTF">2022-11-28T15:22:00Z</dcterms:created>
  <dcterms:modified xsi:type="dcterms:W3CDTF">2024-06-23T16:39:00Z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