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31035587" w:rsidR="001D2642" w:rsidRPr="000505EC" w:rsidRDefault="001D2642" w:rsidP="001D2642">
      <w:pPr>
        <w:pStyle w:val="SottotitoloDocumento"/>
        <w:spacing w:before="0" w:line="276" w:lineRule="auto"/>
        <w:outlineLvl w:val="0"/>
        <w:rPr>
          <w:rFonts w:ascii="Times New Roman" w:hAnsi="Times New Roman"/>
          <w:sz w:val="44"/>
          <w:szCs w:val="44"/>
        </w:rPr>
      </w:pPr>
      <w:bookmarkStart w:id="10" w:name="_Toc169085191"/>
      <w:bookmarkEnd w:id="9"/>
      <w:r>
        <w:rPr>
          <w:rFonts w:ascii="Times New Roman" w:hAnsi="Times New Roman"/>
          <w:sz w:val="44"/>
          <w:szCs w:val="44"/>
        </w:rPr>
        <w:t xml:space="preserve">Definizione di Metodi e Tecniche per </w:t>
      </w:r>
      <w:r w:rsidR="007D7E88">
        <w:rPr>
          <w:rFonts w:ascii="Times New Roman" w:hAnsi="Times New Roman"/>
          <w:sz w:val="44"/>
          <w:szCs w:val="44"/>
        </w:rPr>
        <w:t>la Prevenzione de</w:t>
      </w:r>
      <w:r>
        <w:rPr>
          <w:rFonts w:ascii="Times New Roman" w:hAnsi="Times New Roman"/>
          <w:sz w:val="44"/>
          <w:szCs w:val="44"/>
        </w:rPr>
        <w:t>l Rischio Digitale</w:t>
      </w:r>
      <w:bookmarkEnd w:id="10"/>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1C09F405" w:rsidR="001D2642" w:rsidRPr="000505EC" w:rsidRDefault="001D2642" w:rsidP="001D2642">
      <w:pPr>
        <w:rPr>
          <w:rFonts w:ascii="Times New Roman" w:hAnsi="Times New Roman"/>
          <w:b/>
          <w:sz w:val="28"/>
          <w:szCs w:val="28"/>
        </w:rPr>
      </w:pPr>
      <w:r w:rsidRPr="000505EC">
        <w:rPr>
          <w:rFonts w:ascii="Times New Roman" w:hAnsi="Times New Roman"/>
          <w:b/>
          <w:sz w:val="28"/>
          <w:szCs w:val="28"/>
        </w:rPr>
        <w:t>Dott.ssa Vita Santa B</w:t>
      </w:r>
      <w:r>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045E2957" w14:textId="77777777" w:rsidR="001D2642" w:rsidRPr="00396942" w:rsidRDefault="001D2642" w:rsidP="001D2642">
      <w:pPr>
        <w:pBdr>
          <w:bottom w:val="single" w:sz="12" w:space="1" w:color="auto"/>
        </w:pBdr>
        <w:rPr>
          <w:rFonts w:ascii="Times New Roman" w:hAnsi="Times New Roman"/>
          <w:sz w:val="32"/>
          <w:szCs w:val="32"/>
        </w:rPr>
      </w:pPr>
    </w:p>
    <w:p w14:paraId="2B64A408" w14:textId="77777777"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2017/2018</w:t>
      </w:r>
    </w:p>
    <w:p w14:paraId="198429F7" w14:textId="4EF58DF0" w:rsidR="000505EC" w:rsidRPr="00C652AF" w:rsidRDefault="00311F37" w:rsidP="001D2642">
      <w:pPr>
        <w:spacing w:before="0" w:line="240" w:lineRule="auto"/>
        <w:jc w:val="center"/>
        <w:rPr>
          <w:sz w:val="6"/>
          <w:szCs w:val="6"/>
        </w:rPr>
      </w:pPr>
      <w:r w:rsidRPr="00C652AF">
        <w:lastRenderedPageBreak/>
        <w:br/>
      </w:r>
    </w:p>
    <w:p w14:paraId="3301465B" w14:textId="5C0229FC" w:rsidR="009012C1" w:rsidRDefault="009012C1" w:rsidP="00A329E5">
      <w: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id w:val="75717426"/>
        <w:docPartObj>
          <w:docPartGallery w:val="Table of Contents"/>
          <w:docPartUnique/>
        </w:docPartObj>
      </w:sdtPr>
      <w:sdtEndPr>
        <w:rPr>
          <w:b/>
          <w:bCs/>
        </w:rPr>
      </w:sdtEndPr>
      <w:sdtContent>
        <w:p w14:paraId="2927598B" w14:textId="6100217A" w:rsidR="00A97DC3" w:rsidRPr="00182917" w:rsidRDefault="00A97DC3" w:rsidP="00A329E5">
          <w:pPr>
            <w:rPr>
              <w:sz w:val="44"/>
              <w:szCs w:val="44"/>
            </w:rPr>
          </w:pPr>
          <w:r w:rsidRPr="00182917">
            <w:rPr>
              <w:sz w:val="44"/>
              <w:szCs w:val="44"/>
            </w:rPr>
            <w:t>Indice</w:t>
          </w:r>
        </w:p>
        <w:p w14:paraId="0381BC49" w14:textId="4B72B09E" w:rsidR="00182917" w:rsidRDefault="00AA600A">
          <w:pPr>
            <w:pStyle w:val="Sommario1"/>
            <w:rPr>
              <w:rFonts w:asciiTheme="minorHAnsi" w:eastAsiaTheme="minorEastAsia" w:hAnsiTheme="minorHAnsi" w:cstheme="minorBidi"/>
              <w:b w:val="0"/>
              <w:smallCaps w:val="0"/>
              <w:noProof/>
              <w:spacing w:val="0"/>
              <w:sz w:val="22"/>
              <w:lang w:eastAsia="it-IT"/>
            </w:rPr>
          </w:pPr>
          <w:r>
            <w:fldChar w:fldCharType="begin"/>
          </w:r>
          <w:r>
            <w:instrText xml:space="preserve"> TOC \o "1-4" \h \z \u </w:instrText>
          </w:r>
          <w:r>
            <w:fldChar w:fldCharType="separate"/>
          </w:r>
          <w:hyperlink w:anchor="_Toc169085191" w:history="1">
            <w:r w:rsidR="00182917" w:rsidRPr="0079174A">
              <w:rPr>
                <w:rStyle w:val="Collegamentoipertestuale"/>
                <w:rFonts w:ascii="Times New Roman" w:hAnsi="Times New Roman"/>
                <w:noProof/>
              </w:rPr>
              <w:t>Definizione di Metodi e Tecniche per il Rischio Digitale</w:t>
            </w:r>
            <w:r w:rsidR="00182917">
              <w:rPr>
                <w:noProof/>
                <w:webHidden/>
              </w:rPr>
              <w:tab/>
            </w:r>
            <w:r w:rsidR="00182917">
              <w:rPr>
                <w:noProof/>
                <w:webHidden/>
              </w:rPr>
              <w:fldChar w:fldCharType="begin"/>
            </w:r>
            <w:r w:rsidR="00182917">
              <w:rPr>
                <w:noProof/>
                <w:webHidden/>
              </w:rPr>
              <w:instrText xml:space="preserve"> PAGEREF _Toc169085191 \h </w:instrText>
            </w:r>
            <w:r w:rsidR="00182917">
              <w:rPr>
                <w:noProof/>
                <w:webHidden/>
              </w:rPr>
            </w:r>
            <w:r w:rsidR="00182917">
              <w:rPr>
                <w:noProof/>
                <w:webHidden/>
              </w:rPr>
              <w:fldChar w:fldCharType="separate"/>
            </w:r>
            <w:r w:rsidR="00182917">
              <w:rPr>
                <w:noProof/>
                <w:webHidden/>
              </w:rPr>
              <w:t>1</w:t>
            </w:r>
            <w:r w:rsidR="00182917">
              <w:rPr>
                <w:noProof/>
                <w:webHidden/>
              </w:rPr>
              <w:fldChar w:fldCharType="end"/>
            </w:r>
          </w:hyperlink>
        </w:p>
        <w:p w14:paraId="2320DE04" w14:textId="3B367F87" w:rsidR="00182917" w:rsidRDefault="005B5186">
          <w:pPr>
            <w:pStyle w:val="Sommario1"/>
            <w:rPr>
              <w:rFonts w:asciiTheme="minorHAnsi" w:eastAsiaTheme="minorEastAsia" w:hAnsiTheme="minorHAnsi" w:cstheme="minorBidi"/>
              <w:b w:val="0"/>
              <w:smallCaps w:val="0"/>
              <w:noProof/>
              <w:spacing w:val="0"/>
              <w:sz w:val="22"/>
              <w:lang w:eastAsia="it-IT"/>
            </w:rPr>
          </w:pPr>
          <w:hyperlink w:anchor="_Toc169085192" w:history="1">
            <w:r w:rsidR="00182917" w:rsidRPr="0079174A">
              <w:rPr>
                <w:rStyle w:val="Collegamentoipertestuale"/>
                <w:noProof/>
              </w:rPr>
              <w:t>Capitolo I</w:t>
            </w:r>
            <w:r w:rsidR="00182917">
              <w:rPr>
                <w:noProof/>
                <w:webHidden/>
              </w:rPr>
              <w:tab/>
            </w:r>
            <w:r w:rsidR="00182917">
              <w:rPr>
                <w:noProof/>
                <w:webHidden/>
              </w:rPr>
              <w:fldChar w:fldCharType="begin"/>
            </w:r>
            <w:r w:rsidR="00182917">
              <w:rPr>
                <w:noProof/>
                <w:webHidden/>
              </w:rPr>
              <w:instrText xml:space="preserve"> PAGEREF _Toc169085192 \h </w:instrText>
            </w:r>
            <w:r w:rsidR="00182917">
              <w:rPr>
                <w:noProof/>
                <w:webHidden/>
              </w:rPr>
            </w:r>
            <w:r w:rsidR="00182917">
              <w:rPr>
                <w:noProof/>
                <w:webHidden/>
              </w:rPr>
              <w:fldChar w:fldCharType="separate"/>
            </w:r>
            <w:r w:rsidR="00182917">
              <w:rPr>
                <w:noProof/>
                <w:webHidden/>
              </w:rPr>
              <w:t>7</w:t>
            </w:r>
            <w:r w:rsidR="00182917">
              <w:rPr>
                <w:noProof/>
                <w:webHidden/>
              </w:rPr>
              <w:fldChar w:fldCharType="end"/>
            </w:r>
          </w:hyperlink>
        </w:p>
        <w:p w14:paraId="3EF1FA59" w14:textId="4F3B0797" w:rsidR="00182917" w:rsidRDefault="005B5186">
          <w:pPr>
            <w:pStyle w:val="Sommario2"/>
            <w:rPr>
              <w:rFonts w:asciiTheme="minorHAnsi" w:eastAsiaTheme="minorEastAsia" w:hAnsiTheme="minorHAnsi" w:cstheme="minorBidi"/>
              <w:smallCaps w:val="0"/>
              <w:noProof/>
              <w:spacing w:val="0"/>
              <w:sz w:val="22"/>
              <w:lang w:eastAsia="it-IT"/>
            </w:rPr>
          </w:pPr>
          <w:hyperlink w:anchor="_Toc169085193" w:history="1">
            <w:r w:rsidR="00182917" w:rsidRPr="0079174A">
              <w:rPr>
                <w:rStyle w:val="Collegamentoipertestuale"/>
                <w:noProof/>
              </w:rPr>
              <w:t>Introduzione</w:t>
            </w:r>
            <w:r w:rsidR="00182917">
              <w:rPr>
                <w:noProof/>
                <w:webHidden/>
              </w:rPr>
              <w:tab/>
            </w:r>
            <w:r w:rsidR="00182917">
              <w:rPr>
                <w:noProof/>
                <w:webHidden/>
              </w:rPr>
              <w:fldChar w:fldCharType="begin"/>
            </w:r>
            <w:r w:rsidR="00182917">
              <w:rPr>
                <w:noProof/>
                <w:webHidden/>
              </w:rPr>
              <w:instrText xml:space="preserve"> PAGEREF _Toc169085193 \h </w:instrText>
            </w:r>
            <w:r w:rsidR="00182917">
              <w:rPr>
                <w:noProof/>
                <w:webHidden/>
              </w:rPr>
            </w:r>
            <w:r w:rsidR="00182917">
              <w:rPr>
                <w:noProof/>
                <w:webHidden/>
              </w:rPr>
              <w:fldChar w:fldCharType="separate"/>
            </w:r>
            <w:r w:rsidR="00182917">
              <w:rPr>
                <w:noProof/>
                <w:webHidden/>
              </w:rPr>
              <w:t>7</w:t>
            </w:r>
            <w:r w:rsidR="00182917">
              <w:rPr>
                <w:noProof/>
                <w:webHidden/>
              </w:rPr>
              <w:fldChar w:fldCharType="end"/>
            </w:r>
          </w:hyperlink>
        </w:p>
        <w:p w14:paraId="641DF954" w14:textId="72283AC3" w:rsidR="00182917" w:rsidRDefault="005B5186">
          <w:pPr>
            <w:pStyle w:val="Sommario1"/>
            <w:rPr>
              <w:rFonts w:asciiTheme="minorHAnsi" w:eastAsiaTheme="minorEastAsia" w:hAnsiTheme="minorHAnsi" w:cstheme="minorBidi"/>
              <w:b w:val="0"/>
              <w:smallCaps w:val="0"/>
              <w:noProof/>
              <w:spacing w:val="0"/>
              <w:sz w:val="22"/>
              <w:lang w:eastAsia="it-IT"/>
            </w:rPr>
          </w:pPr>
          <w:hyperlink w:anchor="_Toc169085194" w:history="1">
            <w:r w:rsidR="00182917" w:rsidRPr="0079174A">
              <w:rPr>
                <w:rStyle w:val="Collegamentoipertestuale"/>
                <w:noProof/>
              </w:rPr>
              <w:t>Capitolo II</w:t>
            </w:r>
            <w:r w:rsidR="00182917">
              <w:rPr>
                <w:noProof/>
                <w:webHidden/>
              </w:rPr>
              <w:tab/>
            </w:r>
            <w:r w:rsidR="00182917">
              <w:rPr>
                <w:noProof/>
                <w:webHidden/>
              </w:rPr>
              <w:fldChar w:fldCharType="begin"/>
            </w:r>
            <w:r w:rsidR="00182917">
              <w:rPr>
                <w:noProof/>
                <w:webHidden/>
              </w:rPr>
              <w:instrText xml:space="preserve"> PAGEREF _Toc169085194 \h </w:instrText>
            </w:r>
            <w:r w:rsidR="00182917">
              <w:rPr>
                <w:noProof/>
                <w:webHidden/>
              </w:rPr>
            </w:r>
            <w:r w:rsidR="00182917">
              <w:rPr>
                <w:noProof/>
                <w:webHidden/>
              </w:rPr>
              <w:fldChar w:fldCharType="separate"/>
            </w:r>
            <w:r w:rsidR="00182917">
              <w:rPr>
                <w:noProof/>
                <w:webHidden/>
              </w:rPr>
              <w:t>10</w:t>
            </w:r>
            <w:r w:rsidR="00182917">
              <w:rPr>
                <w:noProof/>
                <w:webHidden/>
              </w:rPr>
              <w:fldChar w:fldCharType="end"/>
            </w:r>
          </w:hyperlink>
        </w:p>
        <w:p w14:paraId="6CF2F2EA" w14:textId="0899A7D2" w:rsidR="00182917" w:rsidRDefault="005B5186">
          <w:pPr>
            <w:pStyle w:val="Sommario2"/>
            <w:rPr>
              <w:rFonts w:asciiTheme="minorHAnsi" w:eastAsiaTheme="minorEastAsia" w:hAnsiTheme="minorHAnsi" w:cstheme="minorBidi"/>
              <w:smallCaps w:val="0"/>
              <w:noProof/>
              <w:spacing w:val="0"/>
              <w:sz w:val="22"/>
              <w:lang w:eastAsia="it-IT"/>
            </w:rPr>
          </w:pPr>
          <w:hyperlink w:anchor="_Toc169085195" w:history="1">
            <w:r w:rsidR="00182917" w:rsidRPr="0079174A">
              <w:rPr>
                <w:rStyle w:val="Collegamentoipertestuale"/>
                <w:noProof/>
              </w:rPr>
              <w:t>Cybersecurity Knowledge Base</w:t>
            </w:r>
            <w:r w:rsidR="00182917">
              <w:rPr>
                <w:noProof/>
                <w:webHidden/>
              </w:rPr>
              <w:tab/>
            </w:r>
            <w:r w:rsidR="00182917">
              <w:rPr>
                <w:noProof/>
                <w:webHidden/>
              </w:rPr>
              <w:fldChar w:fldCharType="begin"/>
            </w:r>
            <w:r w:rsidR="00182917">
              <w:rPr>
                <w:noProof/>
                <w:webHidden/>
              </w:rPr>
              <w:instrText xml:space="preserve"> PAGEREF _Toc169085195 \h </w:instrText>
            </w:r>
            <w:r w:rsidR="00182917">
              <w:rPr>
                <w:noProof/>
                <w:webHidden/>
              </w:rPr>
            </w:r>
            <w:r w:rsidR="00182917">
              <w:rPr>
                <w:noProof/>
                <w:webHidden/>
              </w:rPr>
              <w:fldChar w:fldCharType="separate"/>
            </w:r>
            <w:r w:rsidR="00182917">
              <w:rPr>
                <w:noProof/>
                <w:webHidden/>
              </w:rPr>
              <w:t>10</w:t>
            </w:r>
            <w:r w:rsidR="00182917">
              <w:rPr>
                <w:noProof/>
                <w:webHidden/>
              </w:rPr>
              <w:fldChar w:fldCharType="end"/>
            </w:r>
          </w:hyperlink>
        </w:p>
        <w:p w14:paraId="3F5DEE53" w14:textId="2EE3A0A1" w:rsidR="00182917" w:rsidRDefault="005B5186">
          <w:pPr>
            <w:pStyle w:val="Sommario2"/>
            <w:tabs>
              <w:tab w:val="left" w:pos="1440"/>
            </w:tabs>
            <w:rPr>
              <w:rFonts w:asciiTheme="minorHAnsi" w:eastAsiaTheme="minorEastAsia" w:hAnsiTheme="minorHAnsi" w:cstheme="minorBidi"/>
              <w:smallCaps w:val="0"/>
              <w:noProof/>
              <w:spacing w:val="0"/>
              <w:sz w:val="22"/>
              <w:lang w:eastAsia="it-IT"/>
            </w:rPr>
          </w:pPr>
          <w:hyperlink w:anchor="_Toc169085198" w:history="1">
            <w:r w:rsidR="00182917" w:rsidRPr="0079174A">
              <w:rPr>
                <w:rStyle w:val="Collegamentoipertestuale"/>
                <w:noProof/>
              </w:rPr>
              <w:t>2.1</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Internet of Things – Un mondo interconnesso</w:t>
            </w:r>
            <w:r w:rsidR="00182917">
              <w:rPr>
                <w:noProof/>
                <w:webHidden/>
              </w:rPr>
              <w:tab/>
            </w:r>
            <w:r w:rsidR="00182917">
              <w:rPr>
                <w:noProof/>
                <w:webHidden/>
              </w:rPr>
              <w:fldChar w:fldCharType="begin"/>
            </w:r>
            <w:r w:rsidR="00182917">
              <w:rPr>
                <w:noProof/>
                <w:webHidden/>
              </w:rPr>
              <w:instrText xml:space="preserve"> PAGEREF _Toc169085198 \h </w:instrText>
            </w:r>
            <w:r w:rsidR="00182917">
              <w:rPr>
                <w:noProof/>
                <w:webHidden/>
              </w:rPr>
            </w:r>
            <w:r w:rsidR="00182917">
              <w:rPr>
                <w:noProof/>
                <w:webHidden/>
              </w:rPr>
              <w:fldChar w:fldCharType="separate"/>
            </w:r>
            <w:r w:rsidR="00182917">
              <w:rPr>
                <w:noProof/>
                <w:webHidden/>
              </w:rPr>
              <w:t>10</w:t>
            </w:r>
            <w:r w:rsidR="00182917">
              <w:rPr>
                <w:noProof/>
                <w:webHidden/>
              </w:rPr>
              <w:fldChar w:fldCharType="end"/>
            </w:r>
          </w:hyperlink>
        </w:p>
        <w:p w14:paraId="118CAE9C" w14:textId="31679402" w:rsidR="00182917" w:rsidRDefault="005B5186">
          <w:pPr>
            <w:pStyle w:val="Sommario2"/>
            <w:tabs>
              <w:tab w:val="left" w:pos="1440"/>
            </w:tabs>
            <w:rPr>
              <w:rFonts w:asciiTheme="minorHAnsi" w:eastAsiaTheme="minorEastAsia" w:hAnsiTheme="minorHAnsi" w:cstheme="minorBidi"/>
              <w:smallCaps w:val="0"/>
              <w:noProof/>
              <w:spacing w:val="0"/>
              <w:sz w:val="22"/>
              <w:lang w:eastAsia="it-IT"/>
            </w:rPr>
          </w:pPr>
          <w:hyperlink w:anchor="_Toc169085199" w:history="1">
            <w:r w:rsidR="00182917" w:rsidRPr="0079174A">
              <w:rPr>
                <w:rStyle w:val="Collegamentoipertestuale"/>
                <w:noProof/>
              </w:rPr>
              <w:t>2.2</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Cybersecurity – Cos’è e di cosa si occupa</w:t>
            </w:r>
            <w:r w:rsidR="00182917">
              <w:rPr>
                <w:noProof/>
                <w:webHidden/>
              </w:rPr>
              <w:tab/>
            </w:r>
            <w:r w:rsidR="00182917">
              <w:rPr>
                <w:noProof/>
                <w:webHidden/>
              </w:rPr>
              <w:fldChar w:fldCharType="begin"/>
            </w:r>
            <w:r w:rsidR="00182917">
              <w:rPr>
                <w:noProof/>
                <w:webHidden/>
              </w:rPr>
              <w:instrText xml:space="preserve"> PAGEREF _Toc169085199 \h </w:instrText>
            </w:r>
            <w:r w:rsidR="00182917">
              <w:rPr>
                <w:noProof/>
                <w:webHidden/>
              </w:rPr>
            </w:r>
            <w:r w:rsidR="00182917">
              <w:rPr>
                <w:noProof/>
                <w:webHidden/>
              </w:rPr>
              <w:fldChar w:fldCharType="separate"/>
            </w:r>
            <w:r w:rsidR="00182917">
              <w:rPr>
                <w:noProof/>
                <w:webHidden/>
              </w:rPr>
              <w:t>11</w:t>
            </w:r>
            <w:r w:rsidR="00182917">
              <w:rPr>
                <w:noProof/>
                <w:webHidden/>
              </w:rPr>
              <w:fldChar w:fldCharType="end"/>
            </w:r>
          </w:hyperlink>
        </w:p>
        <w:p w14:paraId="5D1362F3" w14:textId="6E2B6B14" w:rsidR="00182917" w:rsidRDefault="005B5186">
          <w:pPr>
            <w:pStyle w:val="Sommario2"/>
            <w:tabs>
              <w:tab w:val="left" w:pos="1440"/>
            </w:tabs>
            <w:rPr>
              <w:rFonts w:asciiTheme="minorHAnsi" w:eastAsiaTheme="minorEastAsia" w:hAnsiTheme="minorHAnsi" w:cstheme="minorBidi"/>
              <w:smallCaps w:val="0"/>
              <w:noProof/>
              <w:spacing w:val="0"/>
              <w:sz w:val="22"/>
              <w:lang w:eastAsia="it-IT"/>
            </w:rPr>
          </w:pPr>
          <w:hyperlink w:anchor="_Toc169085200" w:history="1">
            <w:r w:rsidR="00182917" w:rsidRPr="0079174A">
              <w:rPr>
                <w:rStyle w:val="Collegamentoipertestuale"/>
                <w:noProof/>
              </w:rPr>
              <w:t>2.3</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Cyber Kill Chain – Cos’è e come usarla</w:t>
            </w:r>
            <w:r w:rsidR="00182917">
              <w:rPr>
                <w:noProof/>
                <w:webHidden/>
              </w:rPr>
              <w:tab/>
            </w:r>
            <w:r w:rsidR="00182917">
              <w:rPr>
                <w:noProof/>
                <w:webHidden/>
              </w:rPr>
              <w:fldChar w:fldCharType="begin"/>
            </w:r>
            <w:r w:rsidR="00182917">
              <w:rPr>
                <w:noProof/>
                <w:webHidden/>
              </w:rPr>
              <w:instrText xml:space="preserve"> PAGEREF _Toc169085200 \h </w:instrText>
            </w:r>
            <w:r w:rsidR="00182917">
              <w:rPr>
                <w:noProof/>
                <w:webHidden/>
              </w:rPr>
            </w:r>
            <w:r w:rsidR="00182917">
              <w:rPr>
                <w:noProof/>
                <w:webHidden/>
              </w:rPr>
              <w:fldChar w:fldCharType="separate"/>
            </w:r>
            <w:r w:rsidR="00182917">
              <w:rPr>
                <w:noProof/>
                <w:webHidden/>
              </w:rPr>
              <w:t>12</w:t>
            </w:r>
            <w:r w:rsidR="00182917">
              <w:rPr>
                <w:noProof/>
                <w:webHidden/>
              </w:rPr>
              <w:fldChar w:fldCharType="end"/>
            </w:r>
          </w:hyperlink>
        </w:p>
        <w:p w14:paraId="4BC7DAAB" w14:textId="7E7F904B" w:rsidR="00182917" w:rsidRDefault="005B5186">
          <w:pPr>
            <w:pStyle w:val="Sommario2"/>
            <w:tabs>
              <w:tab w:val="left" w:pos="1440"/>
            </w:tabs>
            <w:rPr>
              <w:rFonts w:asciiTheme="minorHAnsi" w:eastAsiaTheme="minorEastAsia" w:hAnsiTheme="minorHAnsi" w:cstheme="minorBidi"/>
              <w:smallCaps w:val="0"/>
              <w:noProof/>
              <w:spacing w:val="0"/>
              <w:sz w:val="22"/>
              <w:lang w:eastAsia="it-IT"/>
            </w:rPr>
          </w:pPr>
          <w:hyperlink w:anchor="_Toc169085201" w:history="1">
            <w:r w:rsidR="00182917" w:rsidRPr="0079174A">
              <w:rPr>
                <w:rStyle w:val="Collegamentoipertestuale"/>
                <w:noProof/>
              </w:rPr>
              <w:t>2.4</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APT e Indicatori</w:t>
            </w:r>
            <w:r w:rsidR="00182917">
              <w:rPr>
                <w:noProof/>
                <w:webHidden/>
              </w:rPr>
              <w:tab/>
            </w:r>
            <w:r w:rsidR="00182917">
              <w:rPr>
                <w:noProof/>
                <w:webHidden/>
              </w:rPr>
              <w:fldChar w:fldCharType="begin"/>
            </w:r>
            <w:r w:rsidR="00182917">
              <w:rPr>
                <w:noProof/>
                <w:webHidden/>
              </w:rPr>
              <w:instrText xml:space="preserve"> PAGEREF _Toc169085201 \h </w:instrText>
            </w:r>
            <w:r w:rsidR="00182917">
              <w:rPr>
                <w:noProof/>
                <w:webHidden/>
              </w:rPr>
            </w:r>
            <w:r w:rsidR="00182917">
              <w:rPr>
                <w:noProof/>
                <w:webHidden/>
              </w:rPr>
              <w:fldChar w:fldCharType="separate"/>
            </w:r>
            <w:r w:rsidR="00182917">
              <w:rPr>
                <w:noProof/>
                <w:webHidden/>
              </w:rPr>
              <w:t>16</w:t>
            </w:r>
            <w:r w:rsidR="00182917">
              <w:rPr>
                <w:noProof/>
                <w:webHidden/>
              </w:rPr>
              <w:fldChar w:fldCharType="end"/>
            </w:r>
          </w:hyperlink>
        </w:p>
        <w:p w14:paraId="4D1CBC85" w14:textId="1AAFC0FB" w:rsidR="00182917" w:rsidRDefault="005B5186">
          <w:pPr>
            <w:pStyle w:val="Sommario2"/>
            <w:tabs>
              <w:tab w:val="left" w:pos="1440"/>
            </w:tabs>
            <w:rPr>
              <w:rFonts w:asciiTheme="minorHAnsi" w:eastAsiaTheme="minorEastAsia" w:hAnsiTheme="minorHAnsi" w:cstheme="minorBidi"/>
              <w:smallCaps w:val="0"/>
              <w:noProof/>
              <w:spacing w:val="0"/>
              <w:sz w:val="22"/>
              <w:lang w:eastAsia="it-IT"/>
            </w:rPr>
          </w:pPr>
          <w:hyperlink w:anchor="_Toc169085202" w:history="1">
            <w:r w:rsidR="00182917" w:rsidRPr="0079174A">
              <w:rPr>
                <w:rStyle w:val="Collegamentoipertestuale"/>
                <w:noProof/>
                <w:lang w:val="en-US"/>
              </w:rPr>
              <w:t>2.5</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lang w:val="en-US"/>
              </w:rPr>
              <w:t>CPE – CVE – CWE – CAPEC – ATT&amp;CK</w:t>
            </w:r>
            <w:r w:rsidR="00182917">
              <w:rPr>
                <w:noProof/>
                <w:webHidden/>
              </w:rPr>
              <w:tab/>
            </w:r>
            <w:r w:rsidR="00182917">
              <w:rPr>
                <w:noProof/>
                <w:webHidden/>
              </w:rPr>
              <w:fldChar w:fldCharType="begin"/>
            </w:r>
            <w:r w:rsidR="00182917">
              <w:rPr>
                <w:noProof/>
                <w:webHidden/>
              </w:rPr>
              <w:instrText xml:space="preserve"> PAGEREF _Toc169085202 \h </w:instrText>
            </w:r>
            <w:r w:rsidR="00182917">
              <w:rPr>
                <w:noProof/>
                <w:webHidden/>
              </w:rPr>
            </w:r>
            <w:r w:rsidR="00182917">
              <w:rPr>
                <w:noProof/>
                <w:webHidden/>
              </w:rPr>
              <w:fldChar w:fldCharType="separate"/>
            </w:r>
            <w:r w:rsidR="00182917">
              <w:rPr>
                <w:noProof/>
                <w:webHidden/>
              </w:rPr>
              <w:t>17</w:t>
            </w:r>
            <w:r w:rsidR="00182917">
              <w:rPr>
                <w:noProof/>
                <w:webHidden/>
              </w:rPr>
              <w:fldChar w:fldCharType="end"/>
            </w:r>
          </w:hyperlink>
        </w:p>
        <w:p w14:paraId="62791175" w14:textId="27729669" w:rsidR="00182917" w:rsidRDefault="005B5186">
          <w:pPr>
            <w:pStyle w:val="Sommario2"/>
            <w:tabs>
              <w:tab w:val="left" w:pos="1440"/>
            </w:tabs>
            <w:rPr>
              <w:rFonts w:asciiTheme="minorHAnsi" w:eastAsiaTheme="minorEastAsia" w:hAnsiTheme="minorHAnsi" w:cstheme="minorBidi"/>
              <w:smallCaps w:val="0"/>
              <w:noProof/>
              <w:spacing w:val="0"/>
              <w:sz w:val="22"/>
              <w:lang w:eastAsia="it-IT"/>
            </w:rPr>
          </w:pPr>
          <w:hyperlink w:anchor="_Toc169085203" w:history="1">
            <w:r w:rsidR="00182917" w:rsidRPr="0079174A">
              <w:rPr>
                <w:rStyle w:val="Collegamentoipertestuale"/>
                <w:noProof/>
              </w:rPr>
              <w:t>2.6</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MITRE ATT&amp;CK Framework</w:t>
            </w:r>
            <w:r w:rsidR="00182917">
              <w:rPr>
                <w:noProof/>
                <w:webHidden/>
              </w:rPr>
              <w:tab/>
            </w:r>
            <w:r w:rsidR="00182917">
              <w:rPr>
                <w:noProof/>
                <w:webHidden/>
              </w:rPr>
              <w:fldChar w:fldCharType="begin"/>
            </w:r>
            <w:r w:rsidR="00182917">
              <w:rPr>
                <w:noProof/>
                <w:webHidden/>
              </w:rPr>
              <w:instrText xml:space="preserve"> PAGEREF _Toc169085203 \h </w:instrText>
            </w:r>
            <w:r w:rsidR="00182917">
              <w:rPr>
                <w:noProof/>
                <w:webHidden/>
              </w:rPr>
            </w:r>
            <w:r w:rsidR="00182917">
              <w:rPr>
                <w:noProof/>
                <w:webHidden/>
              </w:rPr>
              <w:fldChar w:fldCharType="separate"/>
            </w:r>
            <w:r w:rsidR="00182917">
              <w:rPr>
                <w:noProof/>
                <w:webHidden/>
              </w:rPr>
              <w:t>20</w:t>
            </w:r>
            <w:r w:rsidR="00182917">
              <w:rPr>
                <w:noProof/>
                <w:webHidden/>
              </w:rPr>
              <w:fldChar w:fldCharType="end"/>
            </w:r>
          </w:hyperlink>
        </w:p>
        <w:p w14:paraId="599F98DC" w14:textId="67EAD209" w:rsidR="00182917" w:rsidRDefault="005B5186">
          <w:pPr>
            <w:pStyle w:val="Sommario2"/>
            <w:tabs>
              <w:tab w:val="left" w:pos="1440"/>
            </w:tabs>
            <w:rPr>
              <w:rFonts w:asciiTheme="minorHAnsi" w:eastAsiaTheme="minorEastAsia" w:hAnsiTheme="minorHAnsi" w:cstheme="minorBidi"/>
              <w:smallCaps w:val="0"/>
              <w:noProof/>
              <w:spacing w:val="0"/>
              <w:sz w:val="22"/>
              <w:lang w:eastAsia="it-IT"/>
            </w:rPr>
          </w:pPr>
          <w:hyperlink w:anchor="_Toc169085204" w:history="1">
            <w:r w:rsidR="00182917" w:rsidRPr="0079174A">
              <w:rPr>
                <w:rStyle w:val="Collegamentoipertestuale"/>
                <w:noProof/>
              </w:rPr>
              <w:t>2.7</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MITRE ATLAS – Nuove tecnologie e nuove minacce</w:t>
            </w:r>
            <w:r w:rsidR="00182917">
              <w:rPr>
                <w:noProof/>
                <w:webHidden/>
              </w:rPr>
              <w:tab/>
            </w:r>
            <w:r w:rsidR="00182917">
              <w:rPr>
                <w:noProof/>
                <w:webHidden/>
              </w:rPr>
              <w:fldChar w:fldCharType="begin"/>
            </w:r>
            <w:r w:rsidR="00182917">
              <w:rPr>
                <w:noProof/>
                <w:webHidden/>
              </w:rPr>
              <w:instrText xml:space="preserve"> PAGEREF _Toc169085204 \h </w:instrText>
            </w:r>
            <w:r w:rsidR="00182917">
              <w:rPr>
                <w:noProof/>
                <w:webHidden/>
              </w:rPr>
            </w:r>
            <w:r w:rsidR="00182917">
              <w:rPr>
                <w:noProof/>
                <w:webHidden/>
              </w:rPr>
              <w:fldChar w:fldCharType="separate"/>
            </w:r>
            <w:r w:rsidR="00182917">
              <w:rPr>
                <w:noProof/>
                <w:webHidden/>
              </w:rPr>
              <w:t>24</w:t>
            </w:r>
            <w:r w:rsidR="00182917">
              <w:rPr>
                <w:noProof/>
                <w:webHidden/>
              </w:rPr>
              <w:fldChar w:fldCharType="end"/>
            </w:r>
          </w:hyperlink>
        </w:p>
        <w:p w14:paraId="5AB80437" w14:textId="7FEF45A0" w:rsidR="00182917" w:rsidRDefault="005B5186">
          <w:pPr>
            <w:pStyle w:val="Sommario2"/>
            <w:rPr>
              <w:rFonts w:asciiTheme="minorHAnsi" w:eastAsiaTheme="minorEastAsia" w:hAnsiTheme="minorHAnsi" w:cstheme="minorBidi"/>
              <w:smallCaps w:val="0"/>
              <w:noProof/>
              <w:spacing w:val="0"/>
              <w:sz w:val="22"/>
              <w:lang w:eastAsia="it-IT"/>
            </w:rPr>
          </w:pPr>
          <w:hyperlink w:anchor="_Toc169085205" w:history="1">
            <w:r w:rsidR="00182917" w:rsidRPr="0079174A">
              <w:rPr>
                <w:rStyle w:val="Collegamentoipertestuale"/>
                <w:noProof/>
              </w:rPr>
              <w:t>Lo Stato dell’Arte</w:t>
            </w:r>
            <w:r w:rsidR="00182917">
              <w:rPr>
                <w:noProof/>
                <w:webHidden/>
              </w:rPr>
              <w:tab/>
            </w:r>
            <w:r w:rsidR="00182917">
              <w:rPr>
                <w:noProof/>
                <w:webHidden/>
              </w:rPr>
              <w:fldChar w:fldCharType="begin"/>
            </w:r>
            <w:r w:rsidR="00182917">
              <w:rPr>
                <w:noProof/>
                <w:webHidden/>
              </w:rPr>
              <w:instrText xml:space="preserve"> PAGEREF _Toc169085205 \h </w:instrText>
            </w:r>
            <w:r w:rsidR="00182917">
              <w:rPr>
                <w:noProof/>
                <w:webHidden/>
              </w:rPr>
            </w:r>
            <w:r w:rsidR="00182917">
              <w:rPr>
                <w:noProof/>
                <w:webHidden/>
              </w:rPr>
              <w:fldChar w:fldCharType="separate"/>
            </w:r>
            <w:r w:rsidR="00182917">
              <w:rPr>
                <w:noProof/>
                <w:webHidden/>
              </w:rPr>
              <w:t>26</w:t>
            </w:r>
            <w:r w:rsidR="00182917">
              <w:rPr>
                <w:noProof/>
                <w:webHidden/>
              </w:rPr>
              <w:fldChar w:fldCharType="end"/>
            </w:r>
          </w:hyperlink>
        </w:p>
        <w:p w14:paraId="60869915" w14:textId="32DCAEB7" w:rsidR="00182917" w:rsidRDefault="005B5186">
          <w:pPr>
            <w:pStyle w:val="Sommario2"/>
            <w:tabs>
              <w:tab w:val="left" w:pos="1440"/>
            </w:tabs>
            <w:rPr>
              <w:rFonts w:asciiTheme="minorHAnsi" w:eastAsiaTheme="minorEastAsia" w:hAnsiTheme="minorHAnsi" w:cstheme="minorBidi"/>
              <w:smallCaps w:val="0"/>
              <w:noProof/>
              <w:spacing w:val="0"/>
              <w:sz w:val="22"/>
              <w:lang w:eastAsia="it-IT"/>
            </w:rPr>
          </w:pPr>
          <w:hyperlink w:anchor="_Toc169085206" w:history="1">
            <w:r w:rsidR="00182917" w:rsidRPr="0079174A">
              <w:rPr>
                <w:rStyle w:val="Collegamentoipertestuale"/>
                <w:noProof/>
              </w:rPr>
              <w:t>2.8</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Mappatura Vulnerabilità – TTPs</w:t>
            </w:r>
            <w:r w:rsidR="00182917">
              <w:rPr>
                <w:noProof/>
                <w:webHidden/>
              </w:rPr>
              <w:tab/>
            </w:r>
            <w:r w:rsidR="00182917">
              <w:rPr>
                <w:noProof/>
                <w:webHidden/>
              </w:rPr>
              <w:fldChar w:fldCharType="begin"/>
            </w:r>
            <w:r w:rsidR="00182917">
              <w:rPr>
                <w:noProof/>
                <w:webHidden/>
              </w:rPr>
              <w:instrText xml:space="preserve"> PAGEREF _Toc169085206 \h </w:instrText>
            </w:r>
            <w:r w:rsidR="00182917">
              <w:rPr>
                <w:noProof/>
                <w:webHidden/>
              </w:rPr>
            </w:r>
            <w:r w:rsidR="00182917">
              <w:rPr>
                <w:noProof/>
                <w:webHidden/>
              </w:rPr>
              <w:fldChar w:fldCharType="separate"/>
            </w:r>
            <w:r w:rsidR="00182917">
              <w:rPr>
                <w:noProof/>
                <w:webHidden/>
              </w:rPr>
              <w:t>26</w:t>
            </w:r>
            <w:r w:rsidR="00182917">
              <w:rPr>
                <w:noProof/>
                <w:webHidden/>
              </w:rPr>
              <w:fldChar w:fldCharType="end"/>
            </w:r>
          </w:hyperlink>
        </w:p>
        <w:p w14:paraId="26AB9212" w14:textId="6A30C768"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07" w:history="1">
            <w:r w:rsidR="00182917" w:rsidRPr="0079174A">
              <w:rPr>
                <w:rStyle w:val="Collegamentoipertestuale"/>
                <w:noProof/>
              </w:rPr>
              <w:t>2.8.1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Mappings – Explorer</w:t>
            </w:r>
            <w:r w:rsidR="00182917">
              <w:rPr>
                <w:noProof/>
                <w:webHidden/>
              </w:rPr>
              <w:tab/>
            </w:r>
            <w:r w:rsidR="00182917">
              <w:rPr>
                <w:noProof/>
                <w:webHidden/>
              </w:rPr>
              <w:fldChar w:fldCharType="begin"/>
            </w:r>
            <w:r w:rsidR="00182917">
              <w:rPr>
                <w:noProof/>
                <w:webHidden/>
              </w:rPr>
              <w:instrText xml:space="preserve"> PAGEREF _Toc169085207 \h </w:instrText>
            </w:r>
            <w:r w:rsidR="00182917">
              <w:rPr>
                <w:noProof/>
                <w:webHidden/>
              </w:rPr>
            </w:r>
            <w:r w:rsidR="00182917">
              <w:rPr>
                <w:noProof/>
                <w:webHidden/>
              </w:rPr>
              <w:fldChar w:fldCharType="separate"/>
            </w:r>
            <w:r w:rsidR="00182917">
              <w:rPr>
                <w:noProof/>
                <w:webHidden/>
              </w:rPr>
              <w:t>26</w:t>
            </w:r>
            <w:r w:rsidR="00182917">
              <w:rPr>
                <w:noProof/>
                <w:webHidden/>
              </w:rPr>
              <w:fldChar w:fldCharType="end"/>
            </w:r>
          </w:hyperlink>
        </w:p>
        <w:p w14:paraId="1F0F9568" w14:textId="49BBFDB0"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08" w:history="1">
            <w:r w:rsidR="00182917" w:rsidRPr="0079174A">
              <w:rPr>
                <w:rStyle w:val="Collegamentoipertestuale"/>
                <w:noProof/>
              </w:rPr>
              <w:t>2.8.2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Altri metodi di relazione tra Vulnerabilità e TTPs</w:t>
            </w:r>
            <w:r w:rsidR="00182917">
              <w:rPr>
                <w:noProof/>
                <w:webHidden/>
              </w:rPr>
              <w:tab/>
            </w:r>
            <w:r w:rsidR="00182917">
              <w:rPr>
                <w:noProof/>
                <w:webHidden/>
              </w:rPr>
              <w:fldChar w:fldCharType="begin"/>
            </w:r>
            <w:r w:rsidR="00182917">
              <w:rPr>
                <w:noProof/>
                <w:webHidden/>
              </w:rPr>
              <w:instrText xml:space="preserve"> PAGEREF _Toc169085208 \h </w:instrText>
            </w:r>
            <w:r w:rsidR="00182917">
              <w:rPr>
                <w:noProof/>
                <w:webHidden/>
              </w:rPr>
            </w:r>
            <w:r w:rsidR="00182917">
              <w:rPr>
                <w:noProof/>
                <w:webHidden/>
              </w:rPr>
              <w:fldChar w:fldCharType="separate"/>
            </w:r>
            <w:r w:rsidR="00182917">
              <w:rPr>
                <w:noProof/>
                <w:webHidden/>
              </w:rPr>
              <w:t>28</w:t>
            </w:r>
            <w:r w:rsidR="00182917">
              <w:rPr>
                <w:noProof/>
                <w:webHidden/>
              </w:rPr>
              <w:fldChar w:fldCharType="end"/>
            </w:r>
          </w:hyperlink>
        </w:p>
        <w:p w14:paraId="33E37A98" w14:textId="7DAA8F50" w:rsidR="00182917" w:rsidRDefault="005B5186">
          <w:pPr>
            <w:pStyle w:val="Sommario4"/>
            <w:tabs>
              <w:tab w:val="left" w:pos="1920"/>
            </w:tabs>
            <w:rPr>
              <w:rFonts w:asciiTheme="minorHAnsi" w:eastAsiaTheme="minorEastAsia" w:hAnsiTheme="minorHAnsi" w:cstheme="minorBidi"/>
              <w:noProof/>
              <w:spacing w:val="0"/>
              <w:lang w:eastAsia="it-IT"/>
            </w:rPr>
          </w:pPr>
          <w:hyperlink w:anchor="_Toc169085209" w:history="1">
            <w:r w:rsidR="00182917" w:rsidRPr="0079174A">
              <w:rPr>
                <w:rStyle w:val="Collegamentoipertestuale"/>
                <w:noProof/>
                <w:lang w:val="en-US"/>
              </w:rPr>
              <w:t>2.8.2.1</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SMET - Semantic Mapping of CVE to ATT&amp;CK and its Application to Cyber Security</w:t>
            </w:r>
            <w:r w:rsidR="00182917">
              <w:rPr>
                <w:noProof/>
                <w:webHidden/>
              </w:rPr>
              <w:tab/>
            </w:r>
            <w:r w:rsidR="00182917">
              <w:rPr>
                <w:noProof/>
                <w:webHidden/>
              </w:rPr>
              <w:fldChar w:fldCharType="begin"/>
            </w:r>
            <w:r w:rsidR="00182917">
              <w:rPr>
                <w:noProof/>
                <w:webHidden/>
              </w:rPr>
              <w:instrText xml:space="preserve"> PAGEREF _Toc169085209 \h </w:instrText>
            </w:r>
            <w:r w:rsidR="00182917">
              <w:rPr>
                <w:noProof/>
                <w:webHidden/>
              </w:rPr>
            </w:r>
            <w:r w:rsidR="00182917">
              <w:rPr>
                <w:noProof/>
                <w:webHidden/>
              </w:rPr>
              <w:fldChar w:fldCharType="separate"/>
            </w:r>
            <w:r w:rsidR="00182917">
              <w:rPr>
                <w:noProof/>
                <w:webHidden/>
              </w:rPr>
              <w:t>28</w:t>
            </w:r>
            <w:r w:rsidR="00182917">
              <w:rPr>
                <w:noProof/>
                <w:webHidden/>
              </w:rPr>
              <w:fldChar w:fldCharType="end"/>
            </w:r>
          </w:hyperlink>
        </w:p>
        <w:p w14:paraId="38E2DB75" w14:textId="11A3C9BF" w:rsidR="00182917" w:rsidRDefault="005B5186">
          <w:pPr>
            <w:pStyle w:val="Sommario4"/>
            <w:tabs>
              <w:tab w:val="left" w:pos="1920"/>
            </w:tabs>
            <w:rPr>
              <w:rFonts w:asciiTheme="minorHAnsi" w:eastAsiaTheme="minorEastAsia" w:hAnsiTheme="minorHAnsi" w:cstheme="minorBidi"/>
              <w:noProof/>
              <w:spacing w:val="0"/>
              <w:lang w:eastAsia="it-IT"/>
            </w:rPr>
          </w:pPr>
          <w:hyperlink w:anchor="_Toc169085210" w:history="1">
            <w:r w:rsidR="00182917" w:rsidRPr="0079174A">
              <w:rPr>
                <w:rStyle w:val="Collegamentoipertestuale"/>
                <w:noProof/>
                <w:lang w:val="en-US"/>
              </w:rPr>
              <w:t>2.8.2.2</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TRAM - Threat Report ATT&amp;CK Mapper</w:t>
            </w:r>
            <w:r w:rsidR="00182917">
              <w:rPr>
                <w:noProof/>
                <w:webHidden/>
              </w:rPr>
              <w:tab/>
            </w:r>
            <w:r w:rsidR="00182917">
              <w:rPr>
                <w:noProof/>
                <w:webHidden/>
              </w:rPr>
              <w:fldChar w:fldCharType="begin"/>
            </w:r>
            <w:r w:rsidR="00182917">
              <w:rPr>
                <w:noProof/>
                <w:webHidden/>
              </w:rPr>
              <w:instrText xml:space="preserve"> PAGEREF _Toc169085210 \h </w:instrText>
            </w:r>
            <w:r w:rsidR="00182917">
              <w:rPr>
                <w:noProof/>
                <w:webHidden/>
              </w:rPr>
            </w:r>
            <w:r w:rsidR="00182917">
              <w:rPr>
                <w:noProof/>
                <w:webHidden/>
              </w:rPr>
              <w:fldChar w:fldCharType="separate"/>
            </w:r>
            <w:r w:rsidR="00182917">
              <w:rPr>
                <w:noProof/>
                <w:webHidden/>
              </w:rPr>
              <w:t>31</w:t>
            </w:r>
            <w:r w:rsidR="00182917">
              <w:rPr>
                <w:noProof/>
                <w:webHidden/>
              </w:rPr>
              <w:fldChar w:fldCharType="end"/>
            </w:r>
          </w:hyperlink>
        </w:p>
        <w:p w14:paraId="7209E0DB" w14:textId="393A9CDF" w:rsidR="00182917" w:rsidRDefault="005B5186">
          <w:pPr>
            <w:pStyle w:val="Sommario4"/>
            <w:tabs>
              <w:tab w:val="left" w:pos="1920"/>
            </w:tabs>
            <w:rPr>
              <w:rFonts w:asciiTheme="minorHAnsi" w:eastAsiaTheme="minorEastAsia" w:hAnsiTheme="minorHAnsi" w:cstheme="minorBidi"/>
              <w:noProof/>
              <w:spacing w:val="0"/>
              <w:lang w:eastAsia="it-IT"/>
            </w:rPr>
          </w:pPr>
          <w:hyperlink w:anchor="_Toc169085211" w:history="1">
            <w:r w:rsidR="00182917" w:rsidRPr="0079174A">
              <w:rPr>
                <w:rStyle w:val="Collegamentoipertestuale"/>
                <w:noProof/>
                <w:lang w:val="en-US"/>
              </w:rPr>
              <w:t>2.8.2.3</w:t>
            </w:r>
            <w:r w:rsidR="00182917">
              <w:rPr>
                <w:rFonts w:asciiTheme="minorHAnsi" w:eastAsiaTheme="minorEastAsia" w:hAnsiTheme="minorHAnsi" w:cstheme="minorBidi"/>
                <w:noProof/>
                <w:spacing w:val="0"/>
                <w:lang w:eastAsia="it-IT"/>
              </w:rPr>
              <w:tab/>
            </w:r>
            <w:r w:rsidR="00182917" w:rsidRPr="0079174A">
              <w:rPr>
                <w:rStyle w:val="Collegamentoipertestuale"/>
                <w:bCs/>
                <w:noProof/>
                <w:lang w:val="en-US"/>
              </w:rPr>
              <w:t>TTPpredictor</w:t>
            </w:r>
            <w:r w:rsidR="00182917" w:rsidRPr="0079174A">
              <w:rPr>
                <w:rStyle w:val="Collegamentoipertestuale"/>
                <w:noProof/>
                <w:lang w:val="en-US"/>
              </w:rPr>
              <w:t xml:space="preserve"> - CVE-driven attack technique prediction with semantic information extraction and a domain-specific language model</w:t>
            </w:r>
            <w:r w:rsidR="00182917">
              <w:rPr>
                <w:noProof/>
                <w:webHidden/>
              </w:rPr>
              <w:tab/>
            </w:r>
            <w:r w:rsidR="00182917">
              <w:rPr>
                <w:noProof/>
                <w:webHidden/>
              </w:rPr>
              <w:fldChar w:fldCharType="begin"/>
            </w:r>
            <w:r w:rsidR="00182917">
              <w:rPr>
                <w:noProof/>
                <w:webHidden/>
              </w:rPr>
              <w:instrText xml:space="preserve"> PAGEREF _Toc169085211 \h </w:instrText>
            </w:r>
            <w:r w:rsidR="00182917">
              <w:rPr>
                <w:noProof/>
                <w:webHidden/>
              </w:rPr>
            </w:r>
            <w:r w:rsidR="00182917">
              <w:rPr>
                <w:noProof/>
                <w:webHidden/>
              </w:rPr>
              <w:fldChar w:fldCharType="separate"/>
            </w:r>
            <w:r w:rsidR="00182917">
              <w:rPr>
                <w:noProof/>
                <w:webHidden/>
              </w:rPr>
              <w:t>32</w:t>
            </w:r>
            <w:r w:rsidR="00182917">
              <w:rPr>
                <w:noProof/>
                <w:webHidden/>
              </w:rPr>
              <w:fldChar w:fldCharType="end"/>
            </w:r>
          </w:hyperlink>
        </w:p>
        <w:p w14:paraId="00042B19" w14:textId="5E0F65A5" w:rsidR="00182917" w:rsidRDefault="005B5186">
          <w:pPr>
            <w:pStyle w:val="Sommario4"/>
            <w:tabs>
              <w:tab w:val="left" w:pos="1920"/>
            </w:tabs>
            <w:rPr>
              <w:rFonts w:asciiTheme="minorHAnsi" w:eastAsiaTheme="minorEastAsia" w:hAnsiTheme="minorHAnsi" w:cstheme="minorBidi"/>
              <w:noProof/>
              <w:spacing w:val="0"/>
              <w:lang w:eastAsia="it-IT"/>
            </w:rPr>
          </w:pPr>
          <w:hyperlink w:anchor="_Toc169085212" w:history="1">
            <w:r w:rsidR="00182917" w:rsidRPr="0079174A">
              <w:rPr>
                <w:rStyle w:val="Collegamentoipertestuale"/>
                <w:noProof/>
                <w:lang w:val="en-US"/>
              </w:rPr>
              <w:t>2.8.2.4</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Threat action extraction using information retrieval</w:t>
            </w:r>
            <w:r w:rsidR="00182917">
              <w:rPr>
                <w:noProof/>
                <w:webHidden/>
              </w:rPr>
              <w:tab/>
            </w:r>
            <w:r w:rsidR="00182917">
              <w:rPr>
                <w:noProof/>
                <w:webHidden/>
              </w:rPr>
              <w:fldChar w:fldCharType="begin"/>
            </w:r>
            <w:r w:rsidR="00182917">
              <w:rPr>
                <w:noProof/>
                <w:webHidden/>
              </w:rPr>
              <w:instrText xml:space="preserve"> PAGEREF _Toc169085212 \h </w:instrText>
            </w:r>
            <w:r w:rsidR="00182917">
              <w:rPr>
                <w:noProof/>
                <w:webHidden/>
              </w:rPr>
            </w:r>
            <w:r w:rsidR="00182917">
              <w:rPr>
                <w:noProof/>
                <w:webHidden/>
              </w:rPr>
              <w:fldChar w:fldCharType="separate"/>
            </w:r>
            <w:r w:rsidR="00182917">
              <w:rPr>
                <w:noProof/>
                <w:webHidden/>
              </w:rPr>
              <w:t>33</w:t>
            </w:r>
            <w:r w:rsidR="00182917">
              <w:rPr>
                <w:noProof/>
                <w:webHidden/>
              </w:rPr>
              <w:fldChar w:fldCharType="end"/>
            </w:r>
          </w:hyperlink>
        </w:p>
        <w:p w14:paraId="3AF6032C" w14:textId="43CC3FBC" w:rsidR="00182917" w:rsidRDefault="005B5186">
          <w:pPr>
            <w:pStyle w:val="Sommario4"/>
            <w:tabs>
              <w:tab w:val="left" w:pos="1920"/>
            </w:tabs>
            <w:rPr>
              <w:rFonts w:asciiTheme="minorHAnsi" w:eastAsiaTheme="minorEastAsia" w:hAnsiTheme="minorHAnsi" w:cstheme="minorBidi"/>
              <w:noProof/>
              <w:spacing w:val="0"/>
              <w:lang w:eastAsia="it-IT"/>
            </w:rPr>
          </w:pPr>
          <w:hyperlink w:anchor="_Toc169085213" w:history="1">
            <w:r w:rsidR="00182917" w:rsidRPr="0079174A">
              <w:rPr>
                <w:rStyle w:val="Collegamentoipertestuale"/>
                <w:noProof/>
                <w:lang w:val="en-US"/>
              </w:rPr>
              <w:t>2.8.2.5</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ExAction: Automatically extracting threat actions from cyber threat intelligence report based on multimodal learning</w:t>
            </w:r>
            <w:r w:rsidR="00182917">
              <w:rPr>
                <w:noProof/>
                <w:webHidden/>
              </w:rPr>
              <w:tab/>
            </w:r>
            <w:r w:rsidR="00182917">
              <w:rPr>
                <w:noProof/>
                <w:webHidden/>
              </w:rPr>
              <w:fldChar w:fldCharType="begin"/>
            </w:r>
            <w:r w:rsidR="00182917">
              <w:rPr>
                <w:noProof/>
                <w:webHidden/>
              </w:rPr>
              <w:instrText xml:space="preserve"> PAGEREF _Toc169085213 \h </w:instrText>
            </w:r>
            <w:r w:rsidR="00182917">
              <w:rPr>
                <w:noProof/>
                <w:webHidden/>
              </w:rPr>
            </w:r>
            <w:r w:rsidR="00182917">
              <w:rPr>
                <w:noProof/>
                <w:webHidden/>
              </w:rPr>
              <w:fldChar w:fldCharType="separate"/>
            </w:r>
            <w:r w:rsidR="00182917">
              <w:rPr>
                <w:noProof/>
                <w:webHidden/>
              </w:rPr>
              <w:t>33</w:t>
            </w:r>
            <w:r w:rsidR="00182917">
              <w:rPr>
                <w:noProof/>
                <w:webHidden/>
              </w:rPr>
              <w:fldChar w:fldCharType="end"/>
            </w:r>
          </w:hyperlink>
        </w:p>
        <w:p w14:paraId="0AE48575" w14:textId="7E74B548" w:rsidR="00182917" w:rsidRDefault="005B5186">
          <w:pPr>
            <w:pStyle w:val="Sommario4"/>
            <w:tabs>
              <w:tab w:val="left" w:pos="1920"/>
            </w:tabs>
            <w:rPr>
              <w:rFonts w:asciiTheme="minorHAnsi" w:eastAsiaTheme="minorEastAsia" w:hAnsiTheme="minorHAnsi" w:cstheme="minorBidi"/>
              <w:noProof/>
              <w:spacing w:val="0"/>
              <w:lang w:eastAsia="it-IT"/>
            </w:rPr>
          </w:pPr>
          <w:hyperlink w:anchor="_Toc169085214" w:history="1">
            <w:r w:rsidR="00182917" w:rsidRPr="0079174A">
              <w:rPr>
                <w:rStyle w:val="Collegamentoipertestuale"/>
                <w:noProof/>
                <w:lang w:val="en-US"/>
              </w:rPr>
              <w:t>2.8.2.6</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Automated threat report classification over multi-source data</w:t>
            </w:r>
            <w:r w:rsidR="00182917">
              <w:rPr>
                <w:noProof/>
                <w:webHidden/>
              </w:rPr>
              <w:tab/>
            </w:r>
            <w:r w:rsidR="00182917">
              <w:rPr>
                <w:noProof/>
                <w:webHidden/>
              </w:rPr>
              <w:fldChar w:fldCharType="begin"/>
            </w:r>
            <w:r w:rsidR="00182917">
              <w:rPr>
                <w:noProof/>
                <w:webHidden/>
              </w:rPr>
              <w:instrText xml:space="preserve"> PAGEREF _Toc169085214 \h </w:instrText>
            </w:r>
            <w:r w:rsidR="00182917">
              <w:rPr>
                <w:noProof/>
                <w:webHidden/>
              </w:rPr>
            </w:r>
            <w:r w:rsidR="00182917">
              <w:rPr>
                <w:noProof/>
                <w:webHidden/>
              </w:rPr>
              <w:fldChar w:fldCharType="separate"/>
            </w:r>
            <w:r w:rsidR="00182917">
              <w:rPr>
                <w:noProof/>
                <w:webHidden/>
              </w:rPr>
              <w:t>34</w:t>
            </w:r>
            <w:r w:rsidR="00182917">
              <w:rPr>
                <w:noProof/>
                <w:webHidden/>
              </w:rPr>
              <w:fldChar w:fldCharType="end"/>
            </w:r>
          </w:hyperlink>
        </w:p>
        <w:p w14:paraId="7BE08C01" w14:textId="38BB7001" w:rsidR="00182917" w:rsidRDefault="005B5186">
          <w:pPr>
            <w:pStyle w:val="Sommario4"/>
            <w:tabs>
              <w:tab w:val="left" w:pos="1920"/>
            </w:tabs>
            <w:rPr>
              <w:rFonts w:asciiTheme="minorHAnsi" w:eastAsiaTheme="minorEastAsia" w:hAnsiTheme="minorHAnsi" w:cstheme="minorBidi"/>
              <w:noProof/>
              <w:spacing w:val="0"/>
              <w:lang w:eastAsia="it-IT"/>
            </w:rPr>
          </w:pPr>
          <w:hyperlink w:anchor="_Toc169085215" w:history="1">
            <w:r w:rsidR="00182917" w:rsidRPr="0079174A">
              <w:rPr>
                <w:rStyle w:val="Collegamentoipertestuale"/>
                <w:noProof/>
              </w:rPr>
              <w:t>2.8.2.7</w:t>
            </w:r>
            <w:r w:rsidR="00182917">
              <w:rPr>
                <w:rFonts w:asciiTheme="minorHAnsi" w:eastAsiaTheme="minorEastAsia" w:hAnsiTheme="minorHAnsi" w:cstheme="minorBidi"/>
                <w:noProof/>
                <w:spacing w:val="0"/>
                <w:lang w:eastAsia="it-IT"/>
              </w:rPr>
              <w:tab/>
            </w:r>
            <w:r w:rsidR="00182917" w:rsidRPr="0079174A">
              <w:rPr>
                <w:rStyle w:val="Collegamentoipertestuale"/>
                <w:noProof/>
              </w:rPr>
              <w:t>BRON</w:t>
            </w:r>
            <w:r w:rsidR="00182917">
              <w:rPr>
                <w:noProof/>
                <w:webHidden/>
              </w:rPr>
              <w:tab/>
            </w:r>
            <w:r w:rsidR="00182917">
              <w:rPr>
                <w:noProof/>
                <w:webHidden/>
              </w:rPr>
              <w:fldChar w:fldCharType="begin"/>
            </w:r>
            <w:r w:rsidR="00182917">
              <w:rPr>
                <w:noProof/>
                <w:webHidden/>
              </w:rPr>
              <w:instrText xml:space="preserve"> PAGEREF _Toc169085215 \h </w:instrText>
            </w:r>
            <w:r w:rsidR="00182917">
              <w:rPr>
                <w:noProof/>
                <w:webHidden/>
              </w:rPr>
            </w:r>
            <w:r w:rsidR="00182917">
              <w:rPr>
                <w:noProof/>
                <w:webHidden/>
              </w:rPr>
              <w:fldChar w:fldCharType="separate"/>
            </w:r>
            <w:r w:rsidR="00182917">
              <w:rPr>
                <w:noProof/>
                <w:webHidden/>
              </w:rPr>
              <w:t>35</w:t>
            </w:r>
            <w:r w:rsidR="00182917">
              <w:rPr>
                <w:noProof/>
                <w:webHidden/>
              </w:rPr>
              <w:fldChar w:fldCharType="end"/>
            </w:r>
          </w:hyperlink>
        </w:p>
        <w:p w14:paraId="7067EC89" w14:textId="12E34488" w:rsidR="00182917" w:rsidRDefault="005B5186">
          <w:pPr>
            <w:pStyle w:val="Sommario4"/>
            <w:tabs>
              <w:tab w:val="left" w:pos="1920"/>
            </w:tabs>
            <w:rPr>
              <w:rFonts w:asciiTheme="minorHAnsi" w:eastAsiaTheme="minorEastAsia" w:hAnsiTheme="minorHAnsi" w:cstheme="minorBidi"/>
              <w:noProof/>
              <w:spacing w:val="0"/>
              <w:lang w:eastAsia="it-IT"/>
            </w:rPr>
          </w:pPr>
          <w:hyperlink w:anchor="_Toc169085216" w:history="1">
            <w:r w:rsidR="00182917" w:rsidRPr="0079174A">
              <w:rPr>
                <w:rStyle w:val="Collegamentoipertestuale"/>
                <w:noProof/>
                <w:lang w:val="en-US"/>
              </w:rPr>
              <w:t>2.8.2.8</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Linking CVEs to mitre att&amp;ck techniques</w:t>
            </w:r>
            <w:r w:rsidR="00182917">
              <w:rPr>
                <w:noProof/>
                <w:webHidden/>
              </w:rPr>
              <w:tab/>
            </w:r>
            <w:r w:rsidR="00182917">
              <w:rPr>
                <w:noProof/>
                <w:webHidden/>
              </w:rPr>
              <w:fldChar w:fldCharType="begin"/>
            </w:r>
            <w:r w:rsidR="00182917">
              <w:rPr>
                <w:noProof/>
                <w:webHidden/>
              </w:rPr>
              <w:instrText xml:space="preserve"> PAGEREF _Toc169085216 \h </w:instrText>
            </w:r>
            <w:r w:rsidR="00182917">
              <w:rPr>
                <w:noProof/>
                <w:webHidden/>
              </w:rPr>
            </w:r>
            <w:r w:rsidR="00182917">
              <w:rPr>
                <w:noProof/>
                <w:webHidden/>
              </w:rPr>
              <w:fldChar w:fldCharType="separate"/>
            </w:r>
            <w:r w:rsidR="00182917">
              <w:rPr>
                <w:noProof/>
                <w:webHidden/>
              </w:rPr>
              <w:t>36</w:t>
            </w:r>
            <w:r w:rsidR="00182917">
              <w:rPr>
                <w:noProof/>
                <w:webHidden/>
              </w:rPr>
              <w:fldChar w:fldCharType="end"/>
            </w:r>
          </w:hyperlink>
        </w:p>
        <w:p w14:paraId="5DEA2C71" w14:textId="73127DD8" w:rsidR="00182917" w:rsidRDefault="005B5186">
          <w:pPr>
            <w:pStyle w:val="Sommario4"/>
            <w:tabs>
              <w:tab w:val="left" w:pos="1920"/>
            </w:tabs>
            <w:rPr>
              <w:rFonts w:asciiTheme="minorHAnsi" w:eastAsiaTheme="minorEastAsia" w:hAnsiTheme="minorHAnsi" w:cstheme="minorBidi"/>
              <w:noProof/>
              <w:spacing w:val="0"/>
              <w:lang w:eastAsia="it-IT"/>
            </w:rPr>
          </w:pPr>
          <w:hyperlink w:anchor="_Toc169085217" w:history="1">
            <w:r w:rsidR="00182917" w:rsidRPr="0079174A">
              <w:rPr>
                <w:rStyle w:val="Collegamentoipertestuale"/>
                <w:noProof/>
                <w:lang w:val="en-US"/>
              </w:rPr>
              <w:t>2.8.2.9</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Cve2att&amp;ck: Bert-based mapping of CVEs to mitre ATT&amp;CK techniques</w:t>
            </w:r>
            <w:r w:rsidR="00182917">
              <w:rPr>
                <w:noProof/>
                <w:webHidden/>
              </w:rPr>
              <w:tab/>
            </w:r>
            <w:r w:rsidR="00182917">
              <w:rPr>
                <w:noProof/>
                <w:webHidden/>
              </w:rPr>
              <w:fldChar w:fldCharType="begin"/>
            </w:r>
            <w:r w:rsidR="00182917">
              <w:rPr>
                <w:noProof/>
                <w:webHidden/>
              </w:rPr>
              <w:instrText xml:space="preserve"> PAGEREF _Toc169085217 \h </w:instrText>
            </w:r>
            <w:r w:rsidR="00182917">
              <w:rPr>
                <w:noProof/>
                <w:webHidden/>
              </w:rPr>
            </w:r>
            <w:r w:rsidR="00182917">
              <w:rPr>
                <w:noProof/>
                <w:webHidden/>
              </w:rPr>
              <w:fldChar w:fldCharType="separate"/>
            </w:r>
            <w:r w:rsidR="00182917">
              <w:rPr>
                <w:noProof/>
                <w:webHidden/>
              </w:rPr>
              <w:t>36</w:t>
            </w:r>
            <w:r w:rsidR="00182917">
              <w:rPr>
                <w:noProof/>
                <w:webHidden/>
              </w:rPr>
              <w:fldChar w:fldCharType="end"/>
            </w:r>
          </w:hyperlink>
        </w:p>
        <w:p w14:paraId="7BB7E1CF" w14:textId="7853C313" w:rsidR="00182917" w:rsidRDefault="005B5186">
          <w:pPr>
            <w:pStyle w:val="Sommario4"/>
            <w:tabs>
              <w:tab w:val="left" w:pos="1940"/>
            </w:tabs>
            <w:rPr>
              <w:rFonts w:asciiTheme="minorHAnsi" w:eastAsiaTheme="minorEastAsia" w:hAnsiTheme="minorHAnsi" w:cstheme="minorBidi"/>
              <w:noProof/>
              <w:spacing w:val="0"/>
              <w:lang w:eastAsia="it-IT"/>
            </w:rPr>
          </w:pPr>
          <w:hyperlink w:anchor="_Toc169085218" w:history="1">
            <w:r w:rsidR="00182917" w:rsidRPr="0079174A">
              <w:rPr>
                <w:rStyle w:val="Collegamentoipertestuale"/>
                <w:noProof/>
                <w:lang w:val="en-US"/>
              </w:rPr>
              <w:t>2.8.2.10</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Linking common vulnerabilities and exposures to the mitre att&amp;ck framework: A self-distillation approach</w:t>
            </w:r>
            <w:r w:rsidR="00182917">
              <w:rPr>
                <w:noProof/>
                <w:webHidden/>
              </w:rPr>
              <w:tab/>
            </w:r>
            <w:r w:rsidR="00182917">
              <w:rPr>
                <w:noProof/>
                <w:webHidden/>
              </w:rPr>
              <w:fldChar w:fldCharType="begin"/>
            </w:r>
            <w:r w:rsidR="00182917">
              <w:rPr>
                <w:noProof/>
                <w:webHidden/>
              </w:rPr>
              <w:instrText xml:space="preserve"> PAGEREF _Toc169085218 \h </w:instrText>
            </w:r>
            <w:r w:rsidR="00182917">
              <w:rPr>
                <w:noProof/>
                <w:webHidden/>
              </w:rPr>
            </w:r>
            <w:r w:rsidR="00182917">
              <w:rPr>
                <w:noProof/>
                <w:webHidden/>
              </w:rPr>
              <w:fldChar w:fldCharType="separate"/>
            </w:r>
            <w:r w:rsidR="00182917">
              <w:rPr>
                <w:noProof/>
                <w:webHidden/>
              </w:rPr>
              <w:t>37</w:t>
            </w:r>
            <w:r w:rsidR="00182917">
              <w:rPr>
                <w:noProof/>
                <w:webHidden/>
              </w:rPr>
              <w:fldChar w:fldCharType="end"/>
            </w:r>
          </w:hyperlink>
        </w:p>
        <w:p w14:paraId="585EBE94" w14:textId="701ACEF8" w:rsidR="00182917" w:rsidRDefault="005B5186">
          <w:pPr>
            <w:pStyle w:val="Sommario4"/>
            <w:tabs>
              <w:tab w:val="left" w:pos="1940"/>
            </w:tabs>
            <w:rPr>
              <w:rFonts w:asciiTheme="minorHAnsi" w:eastAsiaTheme="minorEastAsia" w:hAnsiTheme="minorHAnsi" w:cstheme="minorBidi"/>
              <w:noProof/>
              <w:spacing w:val="0"/>
              <w:lang w:eastAsia="it-IT"/>
            </w:rPr>
          </w:pPr>
          <w:hyperlink w:anchor="_Toc169085219" w:history="1">
            <w:r w:rsidR="00182917" w:rsidRPr="0079174A">
              <w:rPr>
                <w:rStyle w:val="Collegamentoipertestuale"/>
                <w:noProof/>
              </w:rPr>
              <w:t>2.8.2.11</w:t>
            </w:r>
            <w:r w:rsidR="00182917">
              <w:rPr>
                <w:rFonts w:asciiTheme="minorHAnsi" w:eastAsiaTheme="minorEastAsia" w:hAnsiTheme="minorHAnsi" w:cstheme="minorBidi"/>
                <w:noProof/>
                <w:spacing w:val="0"/>
                <w:lang w:eastAsia="it-IT"/>
              </w:rPr>
              <w:tab/>
            </w:r>
            <w:r w:rsidR="00182917" w:rsidRPr="0079174A">
              <w:rPr>
                <w:rStyle w:val="Collegamentoipertestuale"/>
                <w:noProof/>
              </w:rPr>
              <w:t>Conclusione</w:t>
            </w:r>
            <w:r w:rsidR="00182917">
              <w:rPr>
                <w:noProof/>
                <w:webHidden/>
              </w:rPr>
              <w:tab/>
            </w:r>
            <w:r w:rsidR="00182917">
              <w:rPr>
                <w:noProof/>
                <w:webHidden/>
              </w:rPr>
              <w:fldChar w:fldCharType="begin"/>
            </w:r>
            <w:r w:rsidR="00182917">
              <w:rPr>
                <w:noProof/>
                <w:webHidden/>
              </w:rPr>
              <w:instrText xml:space="preserve"> PAGEREF _Toc169085219 \h </w:instrText>
            </w:r>
            <w:r w:rsidR="00182917">
              <w:rPr>
                <w:noProof/>
                <w:webHidden/>
              </w:rPr>
            </w:r>
            <w:r w:rsidR="00182917">
              <w:rPr>
                <w:noProof/>
                <w:webHidden/>
              </w:rPr>
              <w:fldChar w:fldCharType="separate"/>
            </w:r>
            <w:r w:rsidR="00182917">
              <w:rPr>
                <w:noProof/>
                <w:webHidden/>
              </w:rPr>
              <w:t>38</w:t>
            </w:r>
            <w:r w:rsidR="00182917">
              <w:rPr>
                <w:noProof/>
                <w:webHidden/>
              </w:rPr>
              <w:fldChar w:fldCharType="end"/>
            </w:r>
          </w:hyperlink>
        </w:p>
        <w:p w14:paraId="45C221AF" w14:textId="3256D9B6" w:rsidR="00182917" w:rsidRDefault="005B5186">
          <w:pPr>
            <w:pStyle w:val="Sommario2"/>
            <w:tabs>
              <w:tab w:val="left" w:pos="1440"/>
            </w:tabs>
            <w:rPr>
              <w:rFonts w:asciiTheme="minorHAnsi" w:eastAsiaTheme="minorEastAsia" w:hAnsiTheme="minorHAnsi" w:cstheme="minorBidi"/>
              <w:smallCaps w:val="0"/>
              <w:noProof/>
              <w:spacing w:val="0"/>
              <w:sz w:val="22"/>
              <w:lang w:eastAsia="it-IT"/>
            </w:rPr>
          </w:pPr>
          <w:hyperlink w:anchor="_Toc169085220" w:history="1">
            <w:r w:rsidR="00182917" w:rsidRPr="0079174A">
              <w:rPr>
                <w:rStyle w:val="Collegamentoipertestuale"/>
                <w:noProof/>
              </w:rPr>
              <w:t>2.9</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Analisi di un reale attacco con MITRE ATT&amp;CK</w:t>
            </w:r>
            <w:r w:rsidR="00182917">
              <w:rPr>
                <w:noProof/>
                <w:webHidden/>
              </w:rPr>
              <w:tab/>
            </w:r>
            <w:r w:rsidR="00182917">
              <w:rPr>
                <w:noProof/>
                <w:webHidden/>
              </w:rPr>
              <w:fldChar w:fldCharType="begin"/>
            </w:r>
            <w:r w:rsidR="00182917">
              <w:rPr>
                <w:noProof/>
                <w:webHidden/>
              </w:rPr>
              <w:instrText xml:space="preserve"> PAGEREF _Toc169085220 \h </w:instrText>
            </w:r>
            <w:r w:rsidR="00182917">
              <w:rPr>
                <w:noProof/>
                <w:webHidden/>
              </w:rPr>
            </w:r>
            <w:r w:rsidR="00182917">
              <w:rPr>
                <w:noProof/>
                <w:webHidden/>
              </w:rPr>
              <w:fldChar w:fldCharType="separate"/>
            </w:r>
            <w:r w:rsidR="00182917">
              <w:rPr>
                <w:noProof/>
                <w:webHidden/>
              </w:rPr>
              <w:t>39</w:t>
            </w:r>
            <w:r w:rsidR="00182917">
              <w:rPr>
                <w:noProof/>
                <w:webHidden/>
              </w:rPr>
              <w:fldChar w:fldCharType="end"/>
            </w:r>
          </w:hyperlink>
        </w:p>
        <w:p w14:paraId="43932252" w14:textId="2B746818"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21" w:history="1">
            <w:r w:rsidR="00182917" w:rsidRPr="0079174A">
              <w:rPr>
                <w:rStyle w:val="Collegamentoipertestuale"/>
                <w:noProof/>
              </w:rPr>
              <w:t>2.9.1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Reconaissance</w:t>
            </w:r>
            <w:r w:rsidR="00182917">
              <w:rPr>
                <w:noProof/>
                <w:webHidden/>
              </w:rPr>
              <w:tab/>
            </w:r>
            <w:r w:rsidR="00182917">
              <w:rPr>
                <w:noProof/>
                <w:webHidden/>
              </w:rPr>
              <w:fldChar w:fldCharType="begin"/>
            </w:r>
            <w:r w:rsidR="00182917">
              <w:rPr>
                <w:noProof/>
                <w:webHidden/>
              </w:rPr>
              <w:instrText xml:space="preserve"> PAGEREF _Toc169085221 \h </w:instrText>
            </w:r>
            <w:r w:rsidR="00182917">
              <w:rPr>
                <w:noProof/>
                <w:webHidden/>
              </w:rPr>
            </w:r>
            <w:r w:rsidR="00182917">
              <w:rPr>
                <w:noProof/>
                <w:webHidden/>
              </w:rPr>
              <w:fldChar w:fldCharType="separate"/>
            </w:r>
            <w:r w:rsidR="00182917">
              <w:rPr>
                <w:noProof/>
                <w:webHidden/>
              </w:rPr>
              <w:t>40</w:t>
            </w:r>
            <w:r w:rsidR="00182917">
              <w:rPr>
                <w:noProof/>
                <w:webHidden/>
              </w:rPr>
              <w:fldChar w:fldCharType="end"/>
            </w:r>
          </w:hyperlink>
        </w:p>
        <w:p w14:paraId="7E988544" w14:textId="2806BF99"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22" w:history="1">
            <w:r w:rsidR="00182917" w:rsidRPr="0079174A">
              <w:rPr>
                <w:rStyle w:val="Collegamentoipertestuale"/>
                <w:noProof/>
                <w:lang w:val="en-US"/>
              </w:rPr>
              <w:t>2.9.2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lang w:val="en-US"/>
              </w:rPr>
              <w:t>Initial Acces</w:t>
            </w:r>
            <w:r w:rsidR="00182917">
              <w:rPr>
                <w:noProof/>
                <w:webHidden/>
              </w:rPr>
              <w:tab/>
            </w:r>
            <w:r w:rsidR="00182917">
              <w:rPr>
                <w:noProof/>
                <w:webHidden/>
              </w:rPr>
              <w:fldChar w:fldCharType="begin"/>
            </w:r>
            <w:r w:rsidR="00182917">
              <w:rPr>
                <w:noProof/>
                <w:webHidden/>
              </w:rPr>
              <w:instrText xml:space="preserve"> PAGEREF _Toc169085222 \h </w:instrText>
            </w:r>
            <w:r w:rsidR="00182917">
              <w:rPr>
                <w:noProof/>
                <w:webHidden/>
              </w:rPr>
            </w:r>
            <w:r w:rsidR="00182917">
              <w:rPr>
                <w:noProof/>
                <w:webHidden/>
              </w:rPr>
              <w:fldChar w:fldCharType="separate"/>
            </w:r>
            <w:r w:rsidR="00182917">
              <w:rPr>
                <w:noProof/>
                <w:webHidden/>
              </w:rPr>
              <w:t>41</w:t>
            </w:r>
            <w:r w:rsidR="00182917">
              <w:rPr>
                <w:noProof/>
                <w:webHidden/>
              </w:rPr>
              <w:fldChar w:fldCharType="end"/>
            </w:r>
          </w:hyperlink>
        </w:p>
        <w:p w14:paraId="3C3D8DF8" w14:textId="3F04987B"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23" w:history="1">
            <w:r w:rsidR="00182917" w:rsidRPr="0079174A">
              <w:rPr>
                <w:rStyle w:val="Collegamentoipertestuale"/>
                <w:noProof/>
                <w:lang w:val="en-US"/>
              </w:rPr>
              <w:t>2.9.3</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lang w:val="en-US"/>
              </w:rPr>
              <w:t>Exploitation</w:t>
            </w:r>
            <w:r w:rsidR="00182917">
              <w:rPr>
                <w:noProof/>
                <w:webHidden/>
              </w:rPr>
              <w:tab/>
            </w:r>
            <w:r w:rsidR="00182917">
              <w:rPr>
                <w:noProof/>
                <w:webHidden/>
              </w:rPr>
              <w:fldChar w:fldCharType="begin"/>
            </w:r>
            <w:r w:rsidR="00182917">
              <w:rPr>
                <w:noProof/>
                <w:webHidden/>
              </w:rPr>
              <w:instrText xml:space="preserve"> PAGEREF _Toc169085223 \h </w:instrText>
            </w:r>
            <w:r w:rsidR="00182917">
              <w:rPr>
                <w:noProof/>
                <w:webHidden/>
              </w:rPr>
            </w:r>
            <w:r w:rsidR="00182917">
              <w:rPr>
                <w:noProof/>
                <w:webHidden/>
              </w:rPr>
              <w:fldChar w:fldCharType="separate"/>
            </w:r>
            <w:r w:rsidR="00182917">
              <w:rPr>
                <w:noProof/>
                <w:webHidden/>
              </w:rPr>
              <w:t>41</w:t>
            </w:r>
            <w:r w:rsidR="00182917">
              <w:rPr>
                <w:noProof/>
                <w:webHidden/>
              </w:rPr>
              <w:fldChar w:fldCharType="end"/>
            </w:r>
          </w:hyperlink>
        </w:p>
        <w:p w14:paraId="207C3E22" w14:textId="298A901C"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24" w:history="1">
            <w:r w:rsidR="00182917" w:rsidRPr="0079174A">
              <w:rPr>
                <w:rStyle w:val="Collegamentoipertestuale"/>
                <w:noProof/>
              </w:rPr>
              <w:t>2.9.4</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Lateral movement</w:t>
            </w:r>
            <w:r w:rsidR="00182917">
              <w:rPr>
                <w:noProof/>
                <w:webHidden/>
              </w:rPr>
              <w:tab/>
            </w:r>
            <w:r w:rsidR="00182917">
              <w:rPr>
                <w:noProof/>
                <w:webHidden/>
              </w:rPr>
              <w:fldChar w:fldCharType="begin"/>
            </w:r>
            <w:r w:rsidR="00182917">
              <w:rPr>
                <w:noProof/>
                <w:webHidden/>
              </w:rPr>
              <w:instrText xml:space="preserve"> PAGEREF _Toc169085224 \h </w:instrText>
            </w:r>
            <w:r w:rsidR="00182917">
              <w:rPr>
                <w:noProof/>
                <w:webHidden/>
              </w:rPr>
            </w:r>
            <w:r w:rsidR="00182917">
              <w:rPr>
                <w:noProof/>
                <w:webHidden/>
              </w:rPr>
              <w:fldChar w:fldCharType="separate"/>
            </w:r>
            <w:r w:rsidR="00182917">
              <w:rPr>
                <w:noProof/>
                <w:webHidden/>
              </w:rPr>
              <w:t>42</w:t>
            </w:r>
            <w:r w:rsidR="00182917">
              <w:rPr>
                <w:noProof/>
                <w:webHidden/>
              </w:rPr>
              <w:fldChar w:fldCharType="end"/>
            </w:r>
          </w:hyperlink>
        </w:p>
        <w:p w14:paraId="59686C6D" w14:textId="4EF437B7"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25" w:history="1">
            <w:r w:rsidR="00182917" w:rsidRPr="0079174A">
              <w:rPr>
                <w:rStyle w:val="Collegamentoipertestuale"/>
                <w:noProof/>
              </w:rPr>
              <w:t>2.9.5</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Discovery</w:t>
            </w:r>
            <w:r w:rsidR="00182917">
              <w:rPr>
                <w:noProof/>
                <w:webHidden/>
              </w:rPr>
              <w:tab/>
            </w:r>
            <w:r w:rsidR="00182917">
              <w:rPr>
                <w:noProof/>
                <w:webHidden/>
              </w:rPr>
              <w:fldChar w:fldCharType="begin"/>
            </w:r>
            <w:r w:rsidR="00182917">
              <w:rPr>
                <w:noProof/>
                <w:webHidden/>
              </w:rPr>
              <w:instrText xml:space="preserve"> PAGEREF _Toc169085225 \h </w:instrText>
            </w:r>
            <w:r w:rsidR="00182917">
              <w:rPr>
                <w:noProof/>
                <w:webHidden/>
              </w:rPr>
            </w:r>
            <w:r w:rsidR="00182917">
              <w:rPr>
                <w:noProof/>
                <w:webHidden/>
              </w:rPr>
              <w:fldChar w:fldCharType="separate"/>
            </w:r>
            <w:r w:rsidR="00182917">
              <w:rPr>
                <w:noProof/>
                <w:webHidden/>
              </w:rPr>
              <w:t>43</w:t>
            </w:r>
            <w:r w:rsidR="00182917">
              <w:rPr>
                <w:noProof/>
                <w:webHidden/>
              </w:rPr>
              <w:fldChar w:fldCharType="end"/>
            </w:r>
          </w:hyperlink>
        </w:p>
        <w:p w14:paraId="161475C8" w14:textId="669D1788"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26" w:history="1">
            <w:r w:rsidR="00182917" w:rsidRPr="0079174A">
              <w:rPr>
                <w:rStyle w:val="Collegamentoipertestuale"/>
                <w:noProof/>
              </w:rPr>
              <w:t>2.9.6</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Defense evasion &amp; Privilege Escalation</w:t>
            </w:r>
            <w:r w:rsidR="00182917">
              <w:rPr>
                <w:noProof/>
                <w:webHidden/>
              </w:rPr>
              <w:tab/>
            </w:r>
            <w:r w:rsidR="00182917">
              <w:rPr>
                <w:noProof/>
                <w:webHidden/>
              </w:rPr>
              <w:fldChar w:fldCharType="begin"/>
            </w:r>
            <w:r w:rsidR="00182917">
              <w:rPr>
                <w:noProof/>
                <w:webHidden/>
              </w:rPr>
              <w:instrText xml:space="preserve"> PAGEREF _Toc169085226 \h </w:instrText>
            </w:r>
            <w:r w:rsidR="00182917">
              <w:rPr>
                <w:noProof/>
                <w:webHidden/>
              </w:rPr>
            </w:r>
            <w:r w:rsidR="00182917">
              <w:rPr>
                <w:noProof/>
                <w:webHidden/>
              </w:rPr>
              <w:fldChar w:fldCharType="separate"/>
            </w:r>
            <w:r w:rsidR="00182917">
              <w:rPr>
                <w:noProof/>
                <w:webHidden/>
              </w:rPr>
              <w:t>44</w:t>
            </w:r>
            <w:r w:rsidR="00182917">
              <w:rPr>
                <w:noProof/>
                <w:webHidden/>
              </w:rPr>
              <w:fldChar w:fldCharType="end"/>
            </w:r>
          </w:hyperlink>
        </w:p>
        <w:p w14:paraId="29F72784" w14:textId="4408F920"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27" w:history="1">
            <w:r w:rsidR="00182917" w:rsidRPr="0079174A">
              <w:rPr>
                <w:rStyle w:val="Collegamentoipertestuale"/>
                <w:noProof/>
              </w:rPr>
              <w:t>2.9.7</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Execution</w:t>
            </w:r>
            <w:r w:rsidR="00182917">
              <w:rPr>
                <w:noProof/>
                <w:webHidden/>
              </w:rPr>
              <w:tab/>
            </w:r>
            <w:r w:rsidR="00182917">
              <w:rPr>
                <w:noProof/>
                <w:webHidden/>
              </w:rPr>
              <w:fldChar w:fldCharType="begin"/>
            </w:r>
            <w:r w:rsidR="00182917">
              <w:rPr>
                <w:noProof/>
                <w:webHidden/>
              </w:rPr>
              <w:instrText xml:space="preserve"> PAGEREF _Toc169085227 \h </w:instrText>
            </w:r>
            <w:r w:rsidR="00182917">
              <w:rPr>
                <w:noProof/>
                <w:webHidden/>
              </w:rPr>
            </w:r>
            <w:r w:rsidR="00182917">
              <w:rPr>
                <w:noProof/>
                <w:webHidden/>
              </w:rPr>
              <w:fldChar w:fldCharType="separate"/>
            </w:r>
            <w:r w:rsidR="00182917">
              <w:rPr>
                <w:noProof/>
                <w:webHidden/>
              </w:rPr>
              <w:t>44</w:t>
            </w:r>
            <w:r w:rsidR="00182917">
              <w:rPr>
                <w:noProof/>
                <w:webHidden/>
              </w:rPr>
              <w:fldChar w:fldCharType="end"/>
            </w:r>
          </w:hyperlink>
        </w:p>
        <w:p w14:paraId="09B3ACBA" w14:textId="3F8AA635"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28" w:history="1">
            <w:r w:rsidR="00182917" w:rsidRPr="0079174A">
              <w:rPr>
                <w:rStyle w:val="Collegamentoipertestuale"/>
                <w:noProof/>
              </w:rPr>
              <w:t>2.9.8</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Impact</w:t>
            </w:r>
            <w:r w:rsidR="00182917">
              <w:rPr>
                <w:noProof/>
                <w:webHidden/>
              </w:rPr>
              <w:tab/>
            </w:r>
            <w:r w:rsidR="00182917">
              <w:rPr>
                <w:noProof/>
                <w:webHidden/>
              </w:rPr>
              <w:fldChar w:fldCharType="begin"/>
            </w:r>
            <w:r w:rsidR="00182917">
              <w:rPr>
                <w:noProof/>
                <w:webHidden/>
              </w:rPr>
              <w:instrText xml:space="preserve"> PAGEREF _Toc169085228 \h </w:instrText>
            </w:r>
            <w:r w:rsidR="00182917">
              <w:rPr>
                <w:noProof/>
                <w:webHidden/>
              </w:rPr>
            </w:r>
            <w:r w:rsidR="00182917">
              <w:rPr>
                <w:noProof/>
                <w:webHidden/>
              </w:rPr>
              <w:fldChar w:fldCharType="separate"/>
            </w:r>
            <w:r w:rsidR="00182917">
              <w:rPr>
                <w:noProof/>
                <w:webHidden/>
              </w:rPr>
              <w:t>45</w:t>
            </w:r>
            <w:r w:rsidR="00182917">
              <w:rPr>
                <w:noProof/>
                <w:webHidden/>
              </w:rPr>
              <w:fldChar w:fldCharType="end"/>
            </w:r>
          </w:hyperlink>
        </w:p>
        <w:p w14:paraId="4CF610C5" w14:textId="52EC884C" w:rsidR="00182917" w:rsidRDefault="005B5186">
          <w:pPr>
            <w:pStyle w:val="Sommario2"/>
            <w:tabs>
              <w:tab w:val="left" w:pos="1440"/>
            </w:tabs>
            <w:rPr>
              <w:rFonts w:asciiTheme="minorHAnsi" w:eastAsiaTheme="minorEastAsia" w:hAnsiTheme="minorHAnsi" w:cstheme="minorBidi"/>
              <w:smallCaps w:val="0"/>
              <w:noProof/>
              <w:spacing w:val="0"/>
              <w:sz w:val="22"/>
              <w:lang w:eastAsia="it-IT"/>
            </w:rPr>
          </w:pPr>
          <w:hyperlink w:anchor="_Toc169085229" w:history="1">
            <w:r w:rsidR="00182917" w:rsidRPr="0079174A">
              <w:rPr>
                <w:rStyle w:val="Collegamentoipertestuale"/>
                <w:noProof/>
              </w:rPr>
              <w:t>2.10</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Attacchi Cyber – Analisi delle tendenze</w:t>
            </w:r>
            <w:r w:rsidR="00182917">
              <w:rPr>
                <w:noProof/>
                <w:webHidden/>
              </w:rPr>
              <w:tab/>
            </w:r>
            <w:r w:rsidR="00182917">
              <w:rPr>
                <w:noProof/>
                <w:webHidden/>
              </w:rPr>
              <w:fldChar w:fldCharType="begin"/>
            </w:r>
            <w:r w:rsidR="00182917">
              <w:rPr>
                <w:noProof/>
                <w:webHidden/>
              </w:rPr>
              <w:instrText xml:space="preserve"> PAGEREF _Toc169085229 \h </w:instrText>
            </w:r>
            <w:r w:rsidR="00182917">
              <w:rPr>
                <w:noProof/>
                <w:webHidden/>
              </w:rPr>
            </w:r>
            <w:r w:rsidR="00182917">
              <w:rPr>
                <w:noProof/>
                <w:webHidden/>
              </w:rPr>
              <w:fldChar w:fldCharType="separate"/>
            </w:r>
            <w:r w:rsidR="00182917">
              <w:rPr>
                <w:noProof/>
                <w:webHidden/>
              </w:rPr>
              <w:t>47</w:t>
            </w:r>
            <w:r w:rsidR="00182917">
              <w:rPr>
                <w:noProof/>
                <w:webHidden/>
              </w:rPr>
              <w:fldChar w:fldCharType="end"/>
            </w:r>
          </w:hyperlink>
        </w:p>
        <w:p w14:paraId="16EE2E0F" w14:textId="25867EF1"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30" w:history="1">
            <w:r w:rsidR="00182917" w:rsidRPr="0079174A">
              <w:rPr>
                <w:rStyle w:val="Collegamentoipertestuale"/>
                <w:noProof/>
              </w:rPr>
              <w:t>2.10.1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Q2 2022 vs Q3 2023</w:t>
            </w:r>
            <w:r w:rsidR="00182917">
              <w:rPr>
                <w:noProof/>
                <w:webHidden/>
              </w:rPr>
              <w:tab/>
            </w:r>
            <w:r w:rsidR="00182917">
              <w:rPr>
                <w:noProof/>
                <w:webHidden/>
              </w:rPr>
              <w:fldChar w:fldCharType="begin"/>
            </w:r>
            <w:r w:rsidR="00182917">
              <w:rPr>
                <w:noProof/>
                <w:webHidden/>
              </w:rPr>
              <w:instrText xml:space="preserve"> PAGEREF _Toc169085230 \h </w:instrText>
            </w:r>
            <w:r w:rsidR="00182917">
              <w:rPr>
                <w:noProof/>
                <w:webHidden/>
              </w:rPr>
            </w:r>
            <w:r w:rsidR="00182917">
              <w:rPr>
                <w:noProof/>
                <w:webHidden/>
              </w:rPr>
              <w:fldChar w:fldCharType="separate"/>
            </w:r>
            <w:r w:rsidR="00182917">
              <w:rPr>
                <w:noProof/>
                <w:webHidden/>
              </w:rPr>
              <w:t>47</w:t>
            </w:r>
            <w:r w:rsidR="00182917">
              <w:rPr>
                <w:noProof/>
                <w:webHidden/>
              </w:rPr>
              <w:fldChar w:fldCharType="end"/>
            </w:r>
          </w:hyperlink>
        </w:p>
        <w:p w14:paraId="4A69BCC8" w14:textId="5AF6911C"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31" w:history="1">
            <w:r w:rsidR="00182917" w:rsidRPr="0079174A">
              <w:rPr>
                <w:rStyle w:val="Collegamentoipertestuale"/>
                <w:noProof/>
              </w:rPr>
              <w:t>2.10.2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Provenienza delle cyber minacce</w:t>
            </w:r>
            <w:r w:rsidR="00182917">
              <w:rPr>
                <w:noProof/>
                <w:webHidden/>
              </w:rPr>
              <w:tab/>
            </w:r>
            <w:r w:rsidR="00182917">
              <w:rPr>
                <w:noProof/>
                <w:webHidden/>
              </w:rPr>
              <w:fldChar w:fldCharType="begin"/>
            </w:r>
            <w:r w:rsidR="00182917">
              <w:rPr>
                <w:noProof/>
                <w:webHidden/>
              </w:rPr>
              <w:instrText xml:space="preserve"> PAGEREF _Toc169085231 \h </w:instrText>
            </w:r>
            <w:r w:rsidR="00182917">
              <w:rPr>
                <w:noProof/>
                <w:webHidden/>
              </w:rPr>
            </w:r>
            <w:r w:rsidR="00182917">
              <w:rPr>
                <w:noProof/>
                <w:webHidden/>
              </w:rPr>
              <w:fldChar w:fldCharType="separate"/>
            </w:r>
            <w:r w:rsidR="00182917">
              <w:rPr>
                <w:noProof/>
                <w:webHidden/>
              </w:rPr>
              <w:t>48</w:t>
            </w:r>
            <w:r w:rsidR="00182917">
              <w:rPr>
                <w:noProof/>
                <w:webHidden/>
              </w:rPr>
              <w:fldChar w:fldCharType="end"/>
            </w:r>
          </w:hyperlink>
        </w:p>
        <w:p w14:paraId="557C1B7F" w14:textId="3AB62DEE"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32" w:history="1">
            <w:r w:rsidR="00182917" w:rsidRPr="0079174A">
              <w:rPr>
                <w:rStyle w:val="Collegamentoipertestuale"/>
                <w:noProof/>
              </w:rPr>
              <w:t>2.10.3</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Stime dei costi futuri</w:t>
            </w:r>
            <w:r w:rsidR="00182917">
              <w:rPr>
                <w:noProof/>
                <w:webHidden/>
              </w:rPr>
              <w:tab/>
            </w:r>
            <w:r w:rsidR="00182917">
              <w:rPr>
                <w:noProof/>
                <w:webHidden/>
              </w:rPr>
              <w:fldChar w:fldCharType="begin"/>
            </w:r>
            <w:r w:rsidR="00182917">
              <w:rPr>
                <w:noProof/>
                <w:webHidden/>
              </w:rPr>
              <w:instrText xml:space="preserve"> PAGEREF _Toc169085232 \h </w:instrText>
            </w:r>
            <w:r w:rsidR="00182917">
              <w:rPr>
                <w:noProof/>
                <w:webHidden/>
              </w:rPr>
            </w:r>
            <w:r w:rsidR="00182917">
              <w:rPr>
                <w:noProof/>
                <w:webHidden/>
              </w:rPr>
              <w:fldChar w:fldCharType="separate"/>
            </w:r>
            <w:r w:rsidR="00182917">
              <w:rPr>
                <w:noProof/>
                <w:webHidden/>
              </w:rPr>
              <w:t>49</w:t>
            </w:r>
            <w:r w:rsidR="00182917">
              <w:rPr>
                <w:noProof/>
                <w:webHidden/>
              </w:rPr>
              <w:fldChar w:fldCharType="end"/>
            </w:r>
          </w:hyperlink>
        </w:p>
        <w:p w14:paraId="1537C4FC" w14:textId="03F72A1E" w:rsidR="00182917" w:rsidRDefault="005B5186">
          <w:pPr>
            <w:pStyle w:val="Sommario2"/>
            <w:tabs>
              <w:tab w:val="left" w:pos="1440"/>
            </w:tabs>
            <w:rPr>
              <w:rFonts w:asciiTheme="minorHAnsi" w:eastAsiaTheme="minorEastAsia" w:hAnsiTheme="minorHAnsi" w:cstheme="minorBidi"/>
              <w:smallCaps w:val="0"/>
              <w:noProof/>
              <w:spacing w:val="0"/>
              <w:sz w:val="22"/>
              <w:lang w:eastAsia="it-IT"/>
            </w:rPr>
          </w:pPr>
          <w:hyperlink w:anchor="_Toc169085233" w:history="1">
            <w:r w:rsidR="00182917" w:rsidRPr="0079174A">
              <w:rPr>
                <w:rStyle w:val="Collegamentoipertestuale"/>
                <w:noProof/>
              </w:rPr>
              <w:t>2.11</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NIS2 – L’ultima normativa nel mondo cyber</w:t>
            </w:r>
            <w:r w:rsidR="00182917">
              <w:rPr>
                <w:noProof/>
                <w:webHidden/>
              </w:rPr>
              <w:tab/>
            </w:r>
            <w:r w:rsidR="00182917">
              <w:rPr>
                <w:noProof/>
                <w:webHidden/>
              </w:rPr>
              <w:fldChar w:fldCharType="begin"/>
            </w:r>
            <w:r w:rsidR="00182917">
              <w:rPr>
                <w:noProof/>
                <w:webHidden/>
              </w:rPr>
              <w:instrText xml:space="preserve"> PAGEREF _Toc169085233 \h </w:instrText>
            </w:r>
            <w:r w:rsidR="00182917">
              <w:rPr>
                <w:noProof/>
                <w:webHidden/>
              </w:rPr>
            </w:r>
            <w:r w:rsidR="00182917">
              <w:rPr>
                <w:noProof/>
                <w:webHidden/>
              </w:rPr>
              <w:fldChar w:fldCharType="separate"/>
            </w:r>
            <w:r w:rsidR="00182917">
              <w:rPr>
                <w:noProof/>
                <w:webHidden/>
              </w:rPr>
              <w:t>50</w:t>
            </w:r>
            <w:r w:rsidR="00182917">
              <w:rPr>
                <w:noProof/>
                <w:webHidden/>
              </w:rPr>
              <w:fldChar w:fldCharType="end"/>
            </w:r>
          </w:hyperlink>
        </w:p>
        <w:p w14:paraId="178CB5F7" w14:textId="7C76E5A8" w:rsidR="00182917" w:rsidRDefault="005B5186">
          <w:pPr>
            <w:pStyle w:val="Sommario1"/>
            <w:rPr>
              <w:rFonts w:asciiTheme="minorHAnsi" w:eastAsiaTheme="minorEastAsia" w:hAnsiTheme="minorHAnsi" w:cstheme="minorBidi"/>
              <w:b w:val="0"/>
              <w:smallCaps w:val="0"/>
              <w:noProof/>
              <w:spacing w:val="0"/>
              <w:sz w:val="22"/>
              <w:lang w:eastAsia="it-IT"/>
            </w:rPr>
          </w:pPr>
          <w:hyperlink w:anchor="_Toc169085234" w:history="1">
            <w:r w:rsidR="00182917" w:rsidRPr="0079174A">
              <w:rPr>
                <w:rStyle w:val="Collegamentoipertestuale"/>
                <w:noProof/>
              </w:rPr>
              <w:t>Capitolo III</w:t>
            </w:r>
            <w:r w:rsidR="00182917">
              <w:rPr>
                <w:noProof/>
                <w:webHidden/>
              </w:rPr>
              <w:tab/>
            </w:r>
            <w:r w:rsidR="00182917">
              <w:rPr>
                <w:noProof/>
                <w:webHidden/>
              </w:rPr>
              <w:fldChar w:fldCharType="begin"/>
            </w:r>
            <w:r w:rsidR="00182917">
              <w:rPr>
                <w:noProof/>
                <w:webHidden/>
              </w:rPr>
              <w:instrText xml:space="preserve"> PAGEREF _Toc169085234 \h </w:instrText>
            </w:r>
            <w:r w:rsidR="00182917">
              <w:rPr>
                <w:noProof/>
                <w:webHidden/>
              </w:rPr>
            </w:r>
            <w:r w:rsidR="00182917">
              <w:rPr>
                <w:noProof/>
                <w:webHidden/>
              </w:rPr>
              <w:fldChar w:fldCharType="separate"/>
            </w:r>
            <w:r w:rsidR="00182917">
              <w:rPr>
                <w:noProof/>
                <w:webHidden/>
              </w:rPr>
              <w:t>53</w:t>
            </w:r>
            <w:r w:rsidR="00182917">
              <w:rPr>
                <w:noProof/>
                <w:webHidden/>
              </w:rPr>
              <w:fldChar w:fldCharType="end"/>
            </w:r>
          </w:hyperlink>
        </w:p>
        <w:p w14:paraId="0C2D83F9" w14:textId="35D54034" w:rsidR="00182917" w:rsidRDefault="005B5186">
          <w:pPr>
            <w:pStyle w:val="Sommario2"/>
            <w:rPr>
              <w:rFonts w:asciiTheme="minorHAnsi" w:eastAsiaTheme="minorEastAsia" w:hAnsiTheme="minorHAnsi" w:cstheme="minorBidi"/>
              <w:smallCaps w:val="0"/>
              <w:noProof/>
              <w:spacing w:val="0"/>
              <w:sz w:val="22"/>
              <w:lang w:eastAsia="it-IT"/>
            </w:rPr>
          </w:pPr>
          <w:hyperlink w:anchor="_Toc169085235" w:history="1">
            <w:r w:rsidR="00182917" w:rsidRPr="0079174A">
              <w:rPr>
                <w:rStyle w:val="Collegamentoipertestuale"/>
                <w:noProof/>
              </w:rPr>
              <w:t>Sperimentazione</w:t>
            </w:r>
            <w:r w:rsidR="00182917">
              <w:rPr>
                <w:noProof/>
                <w:webHidden/>
              </w:rPr>
              <w:tab/>
            </w:r>
            <w:r w:rsidR="00182917">
              <w:rPr>
                <w:noProof/>
                <w:webHidden/>
              </w:rPr>
              <w:fldChar w:fldCharType="begin"/>
            </w:r>
            <w:r w:rsidR="00182917">
              <w:rPr>
                <w:noProof/>
                <w:webHidden/>
              </w:rPr>
              <w:instrText xml:space="preserve"> PAGEREF _Toc169085235 \h </w:instrText>
            </w:r>
            <w:r w:rsidR="00182917">
              <w:rPr>
                <w:noProof/>
                <w:webHidden/>
              </w:rPr>
            </w:r>
            <w:r w:rsidR="00182917">
              <w:rPr>
                <w:noProof/>
                <w:webHidden/>
              </w:rPr>
              <w:fldChar w:fldCharType="separate"/>
            </w:r>
            <w:r w:rsidR="00182917">
              <w:rPr>
                <w:noProof/>
                <w:webHidden/>
              </w:rPr>
              <w:t>53</w:t>
            </w:r>
            <w:r w:rsidR="00182917">
              <w:rPr>
                <w:noProof/>
                <w:webHidden/>
              </w:rPr>
              <w:fldChar w:fldCharType="end"/>
            </w:r>
          </w:hyperlink>
        </w:p>
        <w:p w14:paraId="492CA69F" w14:textId="4ECC2303" w:rsidR="00182917" w:rsidRDefault="005B5186">
          <w:pPr>
            <w:pStyle w:val="Sommario2"/>
            <w:tabs>
              <w:tab w:val="left" w:pos="1440"/>
            </w:tabs>
            <w:rPr>
              <w:rFonts w:asciiTheme="minorHAnsi" w:eastAsiaTheme="minorEastAsia" w:hAnsiTheme="minorHAnsi" w:cstheme="minorBidi"/>
              <w:smallCaps w:val="0"/>
              <w:noProof/>
              <w:spacing w:val="0"/>
              <w:sz w:val="22"/>
              <w:lang w:eastAsia="it-IT"/>
            </w:rPr>
          </w:pPr>
          <w:hyperlink w:anchor="_Toc169085237" w:history="1">
            <w:r w:rsidR="00182917" w:rsidRPr="0079174A">
              <w:rPr>
                <w:rStyle w:val="Collegamentoipertestuale"/>
                <w:noProof/>
              </w:rPr>
              <w:t>3.1</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STIX</w:t>
            </w:r>
            <w:r w:rsidR="00182917">
              <w:rPr>
                <w:noProof/>
                <w:webHidden/>
              </w:rPr>
              <w:tab/>
            </w:r>
            <w:r w:rsidR="00182917">
              <w:rPr>
                <w:noProof/>
                <w:webHidden/>
              </w:rPr>
              <w:fldChar w:fldCharType="begin"/>
            </w:r>
            <w:r w:rsidR="00182917">
              <w:rPr>
                <w:noProof/>
                <w:webHidden/>
              </w:rPr>
              <w:instrText xml:space="preserve"> PAGEREF _Toc169085237 \h </w:instrText>
            </w:r>
            <w:r w:rsidR="00182917">
              <w:rPr>
                <w:noProof/>
                <w:webHidden/>
              </w:rPr>
            </w:r>
            <w:r w:rsidR="00182917">
              <w:rPr>
                <w:noProof/>
                <w:webHidden/>
              </w:rPr>
              <w:fldChar w:fldCharType="separate"/>
            </w:r>
            <w:r w:rsidR="00182917">
              <w:rPr>
                <w:noProof/>
                <w:webHidden/>
              </w:rPr>
              <w:t>54</w:t>
            </w:r>
            <w:r w:rsidR="00182917">
              <w:rPr>
                <w:noProof/>
                <w:webHidden/>
              </w:rPr>
              <w:fldChar w:fldCharType="end"/>
            </w:r>
          </w:hyperlink>
        </w:p>
        <w:p w14:paraId="51010052" w14:textId="71725F6A"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38" w:history="1">
            <w:r w:rsidR="00182917" w:rsidRPr="0079174A">
              <w:rPr>
                <w:rStyle w:val="Collegamentoipertestuale"/>
                <w:noProof/>
              </w:rPr>
              <w:t>3.1.1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Framework, librerie e modelli utilizzati</w:t>
            </w:r>
            <w:r w:rsidR="00182917">
              <w:rPr>
                <w:noProof/>
                <w:webHidden/>
              </w:rPr>
              <w:tab/>
            </w:r>
            <w:r w:rsidR="00182917">
              <w:rPr>
                <w:noProof/>
                <w:webHidden/>
              </w:rPr>
              <w:fldChar w:fldCharType="begin"/>
            </w:r>
            <w:r w:rsidR="00182917">
              <w:rPr>
                <w:noProof/>
                <w:webHidden/>
              </w:rPr>
              <w:instrText xml:space="preserve"> PAGEREF _Toc169085238 \h </w:instrText>
            </w:r>
            <w:r w:rsidR="00182917">
              <w:rPr>
                <w:noProof/>
                <w:webHidden/>
              </w:rPr>
            </w:r>
            <w:r w:rsidR="00182917">
              <w:rPr>
                <w:noProof/>
                <w:webHidden/>
              </w:rPr>
              <w:fldChar w:fldCharType="separate"/>
            </w:r>
            <w:r w:rsidR="00182917">
              <w:rPr>
                <w:noProof/>
                <w:webHidden/>
              </w:rPr>
              <w:t>54</w:t>
            </w:r>
            <w:r w:rsidR="00182917">
              <w:rPr>
                <w:noProof/>
                <w:webHidden/>
              </w:rPr>
              <w:fldChar w:fldCharType="end"/>
            </w:r>
          </w:hyperlink>
        </w:p>
        <w:p w14:paraId="2E762C79" w14:textId="283B0DCD"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39" w:history="1">
            <w:r w:rsidR="00182917" w:rsidRPr="0079174A">
              <w:rPr>
                <w:rStyle w:val="Collegamentoipertestuale"/>
                <w:noProof/>
              </w:rPr>
              <w:t>3.1.2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Tipo di dati manipolato – STIX Object e dict</w:t>
            </w:r>
            <w:r w:rsidR="00182917">
              <w:rPr>
                <w:noProof/>
                <w:webHidden/>
              </w:rPr>
              <w:tab/>
            </w:r>
            <w:r w:rsidR="00182917">
              <w:rPr>
                <w:noProof/>
                <w:webHidden/>
              </w:rPr>
              <w:fldChar w:fldCharType="begin"/>
            </w:r>
            <w:r w:rsidR="00182917">
              <w:rPr>
                <w:noProof/>
                <w:webHidden/>
              </w:rPr>
              <w:instrText xml:space="preserve"> PAGEREF _Toc169085239 \h </w:instrText>
            </w:r>
            <w:r w:rsidR="00182917">
              <w:rPr>
                <w:noProof/>
                <w:webHidden/>
              </w:rPr>
            </w:r>
            <w:r w:rsidR="00182917">
              <w:rPr>
                <w:noProof/>
                <w:webHidden/>
              </w:rPr>
              <w:fldChar w:fldCharType="separate"/>
            </w:r>
            <w:r w:rsidR="00182917">
              <w:rPr>
                <w:noProof/>
                <w:webHidden/>
              </w:rPr>
              <w:t>55</w:t>
            </w:r>
            <w:r w:rsidR="00182917">
              <w:rPr>
                <w:noProof/>
                <w:webHidden/>
              </w:rPr>
              <w:fldChar w:fldCharType="end"/>
            </w:r>
          </w:hyperlink>
        </w:p>
        <w:p w14:paraId="0694D9E7" w14:textId="12F7FB6A" w:rsidR="00182917" w:rsidRDefault="005B5186">
          <w:pPr>
            <w:pStyle w:val="Sommario2"/>
            <w:rPr>
              <w:rFonts w:asciiTheme="minorHAnsi" w:eastAsiaTheme="minorEastAsia" w:hAnsiTheme="minorHAnsi" w:cstheme="minorBidi"/>
              <w:smallCaps w:val="0"/>
              <w:noProof/>
              <w:spacing w:val="0"/>
              <w:sz w:val="22"/>
              <w:lang w:eastAsia="it-IT"/>
            </w:rPr>
          </w:pPr>
          <w:hyperlink w:anchor="_Toc169085240" w:history="1">
            <w:r w:rsidR="00182917" w:rsidRPr="0079174A">
              <w:rPr>
                <w:rStyle w:val="Collegamentoipertestuale"/>
                <w:noProof/>
              </w:rPr>
              <w:t>Strutturazione package e directory</w:t>
            </w:r>
            <w:r w:rsidR="00182917">
              <w:rPr>
                <w:noProof/>
                <w:webHidden/>
              </w:rPr>
              <w:tab/>
            </w:r>
            <w:r w:rsidR="00182917">
              <w:rPr>
                <w:noProof/>
                <w:webHidden/>
              </w:rPr>
              <w:fldChar w:fldCharType="begin"/>
            </w:r>
            <w:r w:rsidR="00182917">
              <w:rPr>
                <w:noProof/>
                <w:webHidden/>
              </w:rPr>
              <w:instrText xml:space="preserve"> PAGEREF _Toc169085240 \h </w:instrText>
            </w:r>
            <w:r w:rsidR="00182917">
              <w:rPr>
                <w:noProof/>
                <w:webHidden/>
              </w:rPr>
            </w:r>
            <w:r w:rsidR="00182917">
              <w:rPr>
                <w:noProof/>
                <w:webHidden/>
              </w:rPr>
              <w:fldChar w:fldCharType="separate"/>
            </w:r>
            <w:r w:rsidR="00182917">
              <w:rPr>
                <w:noProof/>
                <w:webHidden/>
              </w:rPr>
              <w:t>57</w:t>
            </w:r>
            <w:r w:rsidR="00182917">
              <w:rPr>
                <w:noProof/>
                <w:webHidden/>
              </w:rPr>
              <w:fldChar w:fldCharType="end"/>
            </w:r>
          </w:hyperlink>
        </w:p>
        <w:p w14:paraId="17783263" w14:textId="353CBAD2" w:rsidR="00182917" w:rsidRDefault="005B5186">
          <w:pPr>
            <w:pStyle w:val="Sommario2"/>
            <w:tabs>
              <w:tab w:val="left" w:pos="1440"/>
            </w:tabs>
            <w:rPr>
              <w:rFonts w:asciiTheme="minorHAnsi" w:eastAsiaTheme="minorEastAsia" w:hAnsiTheme="minorHAnsi" w:cstheme="minorBidi"/>
              <w:smallCaps w:val="0"/>
              <w:noProof/>
              <w:spacing w:val="0"/>
              <w:sz w:val="22"/>
              <w:lang w:eastAsia="it-IT"/>
            </w:rPr>
          </w:pPr>
          <w:hyperlink w:anchor="_Toc169085241" w:history="1">
            <w:r w:rsidR="00182917" w:rsidRPr="0079174A">
              <w:rPr>
                <w:rStyle w:val="Collegamentoipertestuale"/>
                <w:noProof/>
              </w:rPr>
              <w:t>3.2</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Architettura</w:t>
            </w:r>
            <w:r w:rsidR="00182917">
              <w:rPr>
                <w:noProof/>
                <w:webHidden/>
              </w:rPr>
              <w:tab/>
            </w:r>
            <w:r w:rsidR="00182917">
              <w:rPr>
                <w:noProof/>
                <w:webHidden/>
              </w:rPr>
              <w:fldChar w:fldCharType="begin"/>
            </w:r>
            <w:r w:rsidR="00182917">
              <w:rPr>
                <w:noProof/>
                <w:webHidden/>
              </w:rPr>
              <w:instrText xml:space="preserve"> PAGEREF _Toc169085241 \h </w:instrText>
            </w:r>
            <w:r w:rsidR="00182917">
              <w:rPr>
                <w:noProof/>
                <w:webHidden/>
              </w:rPr>
            </w:r>
            <w:r w:rsidR="00182917">
              <w:rPr>
                <w:noProof/>
                <w:webHidden/>
              </w:rPr>
              <w:fldChar w:fldCharType="separate"/>
            </w:r>
            <w:r w:rsidR="00182917">
              <w:rPr>
                <w:noProof/>
                <w:webHidden/>
              </w:rPr>
              <w:t>57</w:t>
            </w:r>
            <w:r w:rsidR="00182917">
              <w:rPr>
                <w:noProof/>
                <w:webHidden/>
              </w:rPr>
              <w:fldChar w:fldCharType="end"/>
            </w:r>
          </w:hyperlink>
        </w:p>
        <w:p w14:paraId="7931ADAB" w14:textId="4F1B415C"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42" w:history="1">
            <w:r w:rsidR="00182917" w:rsidRPr="0079174A">
              <w:rPr>
                <w:rStyle w:val="Collegamentoipertestuale"/>
                <w:noProof/>
              </w:rPr>
              <w:t>3.2.1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Componenti dell’architettura</w:t>
            </w:r>
            <w:r w:rsidR="00182917">
              <w:rPr>
                <w:noProof/>
                <w:webHidden/>
              </w:rPr>
              <w:tab/>
            </w:r>
            <w:r w:rsidR="00182917">
              <w:rPr>
                <w:noProof/>
                <w:webHidden/>
              </w:rPr>
              <w:fldChar w:fldCharType="begin"/>
            </w:r>
            <w:r w:rsidR="00182917">
              <w:rPr>
                <w:noProof/>
                <w:webHidden/>
              </w:rPr>
              <w:instrText xml:space="preserve"> PAGEREF _Toc169085242 \h </w:instrText>
            </w:r>
            <w:r w:rsidR="00182917">
              <w:rPr>
                <w:noProof/>
                <w:webHidden/>
              </w:rPr>
            </w:r>
            <w:r w:rsidR="00182917">
              <w:rPr>
                <w:noProof/>
                <w:webHidden/>
              </w:rPr>
              <w:fldChar w:fldCharType="separate"/>
            </w:r>
            <w:r w:rsidR="00182917">
              <w:rPr>
                <w:noProof/>
                <w:webHidden/>
              </w:rPr>
              <w:t>59</w:t>
            </w:r>
            <w:r w:rsidR="00182917">
              <w:rPr>
                <w:noProof/>
                <w:webHidden/>
              </w:rPr>
              <w:fldChar w:fldCharType="end"/>
            </w:r>
          </w:hyperlink>
        </w:p>
        <w:p w14:paraId="01E071AF" w14:textId="1BBA828D" w:rsidR="00182917" w:rsidRDefault="005B5186">
          <w:pPr>
            <w:pStyle w:val="Sommario2"/>
            <w:tabs>
              <w:tab w:val="left" w:pos="1440"/>
            </w:tabs>
            <w:rPr>
              <w:rFonts w:asciiTheme="minorHAnsi" w:eastAsiaTheme="minorEastAsia" w:hAnsiTheme="minorHAnsi" w:cstheme="minorBidi"/>
              <w:smallCaps w:val="0"/>
              <w:noProof/>
              <w:spacing w:val="0"/>
              <w:sz w:val="22"/>
              <w:lang w:eastAsia="it-IT"/>
            </w:rPr>
          </w:pPr>
          <w:hyperlink w:anchor="_Toc169085243" w:history="1">
            <w:r w:rsidR="00182917" w:rsidRPr="0079174A">
              <w:rPr>
                <w:rStyle w:val="Collegamentoipertestuale"/>
                <w:noProof/>
              </w:rPr>
              <w:t>3.3</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stix&amp;vulnerability</w:t>
            </w:r>
            <w:r w:rsidR="00182917">
              <w:rPr>
                <w:noProof/>
                <w:webHidden/>
              </w:rPr>
              <w:tab/>
            </w:r>
            <w:r w:rsidR="00182917">
              <w:rPr>
                <w:noProof/>
                <w:webHidden/>
              </w:rPr>
              <w:fldChar w:fldCharType="begin"/>
            </w:r>
            <w:r w:rsidR="00182917">
              <w:rPr>
                <w:noProof/>
                <w:webHidden/>
              </w:rPr>
              <w:instrText xml:space="preserve"> PAGEREF _Toc169085243 \h </w:instrText>
            </w:r>
            <w:r w:rsidR="00182917">
              <w:rPr>
                <w:noProof/>
                <w:webHidden/>
              </w:rPr>
            </w:r>
            <w:r w:rsidR="00182917">
              <w:rPr>
                <w:noProof/>
                <w:webHidden/>
              </w:rPr>
              <w:fldChar w:fldCharType="separate"/>
            </w:r>
            <w:r w:rsidR="00182917">
              <w:rPr>
                <w:noProof/>
                <w:webHidden/>
              </w:rPr>
              <w:t>60</w:t>
            </w:r>
            <w:r w:rsidR="00182917">
              <w:rPr>
                <w:noProof/>
                <w:webHidden/>
              </w:rPr>
              <w:fldChar w:fldCharType="end"/>
            </w:r>
          </w:hyperlink>
        </w:p>
        <w:p w14:paraId="1A760418" w14:textId="4E17AB2A"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44" w:history="1">
            <w:r w:rsidR="00182917" w:rsidRPr="0079174A">
              <w:rPr>
                <w:rStyle w:val="Collegamentoipertestuale"/>
                <w:noProof/>
              </w:rPr>
              <w:t>3.3.1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Singleton</w:t>
            </w:r>
            <w:r w:rsidR="00182917">
              <w:rPr>
                <w:noProof/>
                <w:webHidden/>
              </w:rPr>
              <w:tab/>
            </w:r>
            <w:r w:rsidR="00182917">
              <w:rPr>
                <w:noProof/>
                <w:webHidden/>
              </w:rPr>
              <w:fldChar w:fldCharType="begin"/>
            </w:r>
            <w:r w:rsidR="00182917">
              <w:rPr>
                <w:noProof/>
                <w:webHidden/>
              </w:rPr>
              <w:instrText xml:space="preserve"> PAGEREF _Toc169085244 \h </w:instrText>
            </w:r>
            <w:r w:rsidR="00182917">
              <w:rPr>
                <w:noProof/>
                <w:webHidden/>
              </w:rPr>
            </w:r>
            <w:r w:rsidR="00182917">
              <w:rPr>
                <w:noProof/>
                <w:webHidden/>
              </w:rPr>
              <w:fldChar w:fldCharType="separate"/>
            </w:r>
            <w:r w:rsidR="00182917">
              <w:rPr>
                <w:noProof/>
                <w:webHidden/>
              </w:rPr>
              <w:t>60</w:t>
            </w:r>
            <w:r w:rsidR="00182917">
              <w:rPr>
                <w:noProof/>
                <w:webHidden/>
              </w:rPr>
              <w:fldChar w:fldCharType="end"/>
            </w:r>
          </w:hyperlink>
        </w:p>
        <w:p w14:paraId="3C87C511" w14:textId="6AB04341"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45" w:history="1">
            <w:r w:rsidR="00182917" w:rsidRPr="0079174A">
              <w:rPr>
                <w:rStyle w:val="Collegamentoipertestuale"/>
                <w:noProof/>
              </w:rPr>
              <w:t>3.3.2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Interfaccia per MITRE data</w:t>
            </w:r>
            <w:r w:rsidR="00182917">
              <w:rPr>
                <w:noProof/>
                <w:webHidden/>
              </w:rPr>
              <w:tab/>
            </w:r>
            <w:r w:rsidR="00182917">
              <w:rPr>
                <w:noProof/>
                <w:webHidden/>
              </w:rPr>
              <w:fldChar w:fldCharType="begin"/>
            </w:r>
            <w:r w:rsidR="00182917">
              <w:rPr>
                <w:noProof/>
                <w:webHidden/>
              </w:rPr>
              <w:instrText xml:space="preserve"> PAGEREF _Toc169085245 \h </w:instrText>
            </w:r>
            <w:r w:rsidR="00182917">
              <w:rPr>
                <w:noProof/>
                <w:webHidden/>
              </w:rPr>
            </w:r>
            <w:r w:rsidR="00182917">
              <w:rPr>
                <w:noProof/>
                <w:webHidden/>
              </w:rPr>
              <w:fldChar w:fldCharType="separate"/>
            </w:r>
            <w:r w:rsidR="00182917">
              <w:rPr>
                <w:noProof/>
                <w:webHidden/>
              </w:rPr>
              <w:t>61</w:t>
            </w:r>
            <w:r w:rsidR="00182917">
              <w:rPr>
                <w:noProof/>
                <w:webHidden/>
              </w:rPr>
              <w:fldChar w:fldCharType="end"/>
            </w:r>
          </w:hyperlink>
        </w:p>
        <w:p w14:paraId="3F9FFE6F" w14:textId="0256A838" w:rsidR="00182917" w:rsidRDefault="005B5186">
          <w:pPr>
            <w:pStyle w:val="Sommario4"/>
            <w:tabs>
              <w:tab w:val="left" w:pos="1920"/>
            </w:tabs>
            <w:rPr>
              <w:rFonts w:asciiTheme="minorHAnsi" w:eastAsiaTheme="minorEastAsia" w:hAnsiTheme="minorHAnsi" w:cstheme="minorBidi"/>
              <w:noProof/>
              <w:spacing w:val="0"/>
              <w:lang w:eastAsia="it-IT"/>
            </w:rPr>
          </w:pPr>
          <w:hyperlink w:anchor="_Toc169085246" w:history="1">
            <w:r w:rsidR="00182917" w:rsidRPr="0079174A">
              <w:rPr>
                <w:rStyle w:val="Collegamentoipertestuale"/>
                <w:noProof/>
              </w:rPr>
              <w:t>3.3.2.1</w:t>
            </w:r>
            <w:r w:rsidR="00182917">
              <w:rPr>
                <w:rFonts w:asciiTheme="minorHAnsi" w:eastAsiaTheme="minorEastAsia" w:hAnsiTheme="minorHAnsi" w:cstheme="minorBidi"/>
                <w:noProof/>
                <w:spacing w:val="0"/>
                <w:lang w:eastAsia="it-IT"/>
              </w:rPr>
              <w:tab/>
            </w:r>
            <w:r w:rsidR="00182917" w:rsidRPr="0079174A">
              <w:rPr>
                <w:rStyle w:val="Collegamentoipertestuale"/>
                <w:noProof/>
              </w:rPr>
              <w:t>mitreData</w:t>
            </w:r>
            <w:r w:rsidR="00182917">
              <w:rPr>
                <w:noProof/>
                <w:webHidden/>
              </w:rPr>
              <w:tab/>
            </w:r>
            <w:r w:rsidR="00182917">
              <w:rPr>
                <w:noProof/>
                <w:webHidden/>
              </w:rPr>
              <w:fldChar w:fldCharType="begin"/>
            </w:r>
            <w:r w:rsidR="00182917">
              <w:rPr>
                <w:noProof/>
                <w:webHidden/>
              </w:rPr>
              <w:instrText xml:space="preserve"> PAGEREF _Toc169085246 \h </w:instrText>
            </w:r>
            <w:r w:rsidR="00182917">
              <w:rPr>
                <w:noProof/>
                <w:webHidden/>
              </w:rPr>
            </w:r>
            <w:r w:rsidR="00182917">
              <w:rPr>
                <w:noProof/>
                <w:webHidden/>
              </w:rPr>
              <w:fldChar w:fldCharType="separate"/>
            </w:r>
            <w:r w:rsidR="00182917">
              <w:rPr>
                <w:noProof/>
                <w:webHidden/>
              </w:rPr>
              <w:t>62</w:t>
            </w:r>
            <w:r w:rsidR="00182917">
              <w:rPr>
                <w:noProof/>
                <w:webHidden/>
              </w:rPr>
              <w:fldChar w:fldCharType="end"/>
            </w:r>
          </w:hyperlink>
        </w:p>
        <w:p w14:paraId="77F0B952" w14:textId="1910D883" w:rsidR="00182917" w:rsidRDefault="005B5186">
          <w:pPr>
            <w:pStyle w:val="Sommario4"/>
            <w:tabs>
              <w:tab w:val="left" w:pos="1920"/>
            </w:tabs>
            <w:rPr>
              <w:rFonts w:asciiTheme="minorHAnsi" w:eastAsiaTheme="minorEastAsia" w:hAnsiTheme="minorHAnsi" w:cstheme="minorBidi"/>
              <w:noProof/>
              <w:spacing w:val="0"/>
              <w:lang w:eastAsia="it-IT"/>
            </w:rPr>
          </w:pPr>
          <w:hyperlink w:anchor="_Toc169085247" w:history="1">
            <w:r w:rsidR="00182917" w:rsidRPr="0079174A">
              <w:rPr>
                <w:rStyle w:val="Collegamentoipertestuale"/>
                <w:noProof/>
              </w:rPr>
              <w:t>3.3.2.2</w:t>
            </w:r>
            <w:r w:rsidR="00182917">
              <w:rPr>
                <w:rFonts w:asciiTheme="minorHAnsi" w:eastAsiaTheme="minorEastAsia" w:hAnsiTheme="minorHAnsi" w:cstheme="minorBidi"/>
                <w:noProof/>
                <w:spacing w:val="0"/>
                <w:lang w:eastAsia="it-IT"/>
              </w:rPr>
              <w:tab/>
            </w:r>
            <w:r w:rsidR="00182917" w:rsidRPr="0079174A">
              <w:rPr>
                <w:rStyle w:val="Collegamentoipertestuale"/>
                <w:noProof/>
              </w:rPr>
              <w:t>Conversion Type</w:t>
            </w:r>
            <w:r w:rsidR="00182917">
              <w:rPr>
                <w:noProof/>
                <w:webHidden/>
              </w:rPr>
              <w:tab/>
            </w:r>
            <w:r w:rsidR="00182917">
              <w:rPr>
                <w:noProof/>
                <w:webHidden/>
              </w:rPr>
              <w:fldChar w:fldCharType="begin"/>
            </w:r>
            <w:r w:rsidR="00182917">
              <w:rPr>
                <w:noProof/>
                <w:webHidden/>
              </w:rPr>
              <w:instrText xml:space="preserve"> PAGEREF _Toc169085247 \h </w:instrText>
            </w:r>
            <w:r w:rsidR="00182917">
              <w:rPr>
                <w:noProof/>
                <w:webHidden/>
              </w:rPr>
            </w:r>
            <w:r w:rsidR="00182917">
              <w:rPr>
                <w:noProof/>
                <w:webHidden/>
              </w:rPr>
              <w:fldChar w:fldCharType="separate"/>
            </w:r>
            <w:r w:rsidR="00182917">
              <w:rPr>
                <w:noProof/>
                <w:webHidden/>
              </w:rPr>
              <w:t>66</w:t>
            </w:r>
            <w:r w:rsidR="00182917">
              <w:rPr>
                <w:noProof/>
                <w:webHidden/>
              </w:rPr>
              <w:fldChar w:fldCharType="end"/>
            </w:r>
          </w:hyperlink>
        </w:p>
        <w:p w14:paraId="69026630" w14:textId="0BB15453"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48" w:history="1">
            <w:r w:rsidR="00182917" w:rsidRPr="0079174A">
              <w:rPr>
                <w:rStyle w:val="Collegamentoipertestuale"/>
                <w:noProof/>
              </w:rPr>
              <w:t>3.3.3</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Domain</w:t>
            </w:r>
            <w:r w:rsidR="00182917">
              <w:rPr>
                <w:noProof/>
                <w:webHidden/>
              </w:rPr>
              <w:tab/>
            </w:r>
            <w:r w:rsidR="00182917">
              <w:rPr>
                <w:noProof/>
                <w:webHidden/>
              </w:rPr>
              <w:fldChar w:fldCharType="begin"/>
            </w:r>
            <w:r w:rsidR="00182917">
              <w:rPr>
                <w:noProof/>
                <w:webHidden/>
              </w:rPr>
              <w:instrText xml:space="preserve"> PAGEREF _Toc169085248 \h </w:instrText>
            </w:r>
            <w:r w:rsidR="00182917">
              <w:rPr>
                <w:noProof/>
                <w:webHidden/>
              </w:rPr>
            </w:r>
            <w:r w:rsidR="00182917">
              <w:rPr>
                <w:noProof/>
                <w:webHidden/>
              </w:rPr>
              <w:fldChar w:fldCharType="separate"/>
            </w:r>
            <w:r w:rsidR="00182917">
              <w:rPr>
                <w:noProof/>
                <w:webHidden/>
              </w:rPr>
              <w:t>68</w:t>
            </w:r>
            <w:r w:rsidR="00182917">
              <w:rPr>
                <w:noProof/>
                <w:webHidden/>
              </w:rPr>
              <w:fldChar w:fldCharType="end"/>
            </w:r>
          </w:hyperlink>
        </w:p>
        <w:p w14:paraId="1C1732C1" w14:textId="6FBFD079" w:rsidR="00182917" w:rsidRDefault="005B5186">
          <w:pPr>
            <w:pStyle w:val="Sommario4"/>
            <w:tabs>
              <w:tab w:val="left" w:pos="1920"/>
            </w:tabs>
            <w:rPr>
              <w:rFonts w:asciiTheme="minorHAnsi" w:eastAsiaTheme="minorEastAsia" w:hAnsiTheme="minorHAnsi" w:cstheme="minorBidi"/>
              <w:noProof/>
              <w:spacing w:val="0"/>
              <w:lang w:eastAsia="it-IT"/>
            </w:rPr>
          </w:pPr>
          <w:hyperlink w:anchor="_Toc169085249" w:history="1">
            <w:r w:rsidR="00182917" w:rsidRPr="0079174A">
              <w:rPr>
                <w:rStyle w:val="Collegamentoipertestuale"/>
                <w:noProof/>
              </w:rPr>
              <w:t>3.3.3.1</w:t>
            </w:r>
            <w:r w:rsidR="00182917">
              <w:rPr>
                <w:rFonts w:asciiTheme="minorHAnsi" w:eastAsiaTheme="minorEastAsia" w:hAnsiTheme="minorHAnsi" w:cstheme="minorBidi"/>
                <w:noProof/>
                <w:spacing w:val="0"/>
                <w:lang w:eastAsia="it-IT"/>
              </w:rPr>
              <w:tab/>
            </w:r>
            <w:r w:rsidR="00182917" w:rsidRPr="0079174A">
              <w:rPr>
                <w:rStyle w:val="Collegamentoipertestuale"/>
                <w:noProof/>
              </w:rPr>
              <w:t>MySTIXObject</w:t>
            </w:r>
            <w:r w:rsidR="00182917">
              <w:rPr>
                <w:noProof/>
                <w:webHidden/>
              </w:rPr>
              <w:tab/>
            </w:r>
            <w:r w:rsidR="00182917">
              <w:rPr>
                <w:noProof/>
                <w:webHidden/>
              </w:rPr>
              <w:fldChar w:fldCharType="begin"/>
            </w:r>
            <w:r w:rsidR="00182917">
              <w:rPr>
                <w:noProof/>
                <w:webHidden/>
              </w:rPr>
              <w:instrText xml:space="preserve"> PAGEREF _Toc169085249 \h </w:instrText>
            </w:r>
            <w:r w:rsidR="00182917">
              <w:rPr>
                <w:noProof/>
                <w:webHidden/>
              </w:rPr>
            </w:r>
            <w:r w:rsidR="00182917">
              <w:rPr>
                <w:noProof/>
                <w:webHidden/>
              </w:rPr>
              <w:fldChar w:fldCharType="separate"/>
            </w:r>
            <w:r w:rsidR="00182917">
              <w:rPr>
                <w:noProof/>
                <w:webHidden/>
              </w:rPr>
              <w:t>68</w:t>
            </w:r>
            <w:r w:rsidR="00182917">
              <w:rPr>
                <w:noProof/>
                <w:webHidden/>
              </w:rPr>
              <w:fldChar w:fldCharType="end"/>
            </w:r>
          </w:hyperlink>
        </w:p>
        <w:p w14:paraId="4102DE7F" w14:textId="7F29C6C8" w:rsidR="00182917" w:rsidRDefault="005B5186">
          <w:pPr>
            <w:pStyle w:val="Sommario4"/>
            <w:tabs>
              <w:tab w:val="left" w:pos="1920"/>
            </w:tabs>
            <w:rPr>
              <w:rFonts w:asciiTheme="minorHAnsi" w:eastAsiaTheme="minorEastAsia" w:hAnsiTheme="minorHAnsi" w:cstheme="minorBidi"/>
              <w:noProof/>
              <w:spacing w:val="0"/>
              <w:lang w:eastAsia="it-IT"/>
            </w:rPr>
          </w:pPr>
          <w:hyperlink w:anchor="_Toc169085250" w:history="1">
            <w:r w:rsidR="00182917" w:rsidRPr="0079174A">
              <w:rPr>
                <w:rStyle w:val="Collegamentoipertestuale"/>
                <w:noProof/>
              </w:rPr>
              <w:t>3.3.3.2</w:t>
            </w:r>
            <w:r w:rsidR="00182917">
              <w:rPr>
                <w:rFonts w:asciiTheme="minorHAnsi" w:eastAsiaTheme="minorEastAsia" w:hAnsiTheme="minorHAnsi" w:cstheme="minorBidi"/>
                <w:noProof/>
                <w:spacing w:val="0"/>
                <w:lang w:eastAsia="it-IT"/>
              </w:rPr>
              <w:tab/>
            </w:r>
            <w:r w:rsidR="00182917" w:rsidRPr="0079174A">
              <w:rPr>
                <w:rStyle w:val="Collegamentoipertestuale"/>
                <w:noProof/>
              </w:rPr>
              <w:t>Attack Phase</w:t>
            </w:r>
            <w:r w:rsidR="00182917">
              <w:rPr>
                <w:noProof/>
                <w:webHidden/>
              </w:rPr>
              <w:tab/>
            </w:r>
            <w:r w:rsidR="00182917">
              <w:rPr>
                <w:noProof/>
                <w:webHidden/>
              </w:rPr>
              <w:fldChar w:fldCharType="begin"/>
            </w:r>
            <w:r w:rsidR="00182917">
              <w:rPr>
                <w:noProof/>
                <w:webHidden/>
              </w:rPr>
              <w:instrText xml:space="preserve"> PAGEREF _Toc169085250 \h </w:instrText>
            </w:r>
            <w:r w:rsidR="00182917">
              <w:rPr>
                <w:noProof/>
                <w:webHidden/>
              </w:rPr>
            </w:r>
            <w:r w:rsidR="00182917">
              <w:rPr>
                <w:noProof/>
                <w:webHidden/>
              </w:rPr>
              <w:fldChar w:fldCharType="separate"/>
            </w:r>
            <w:r w:rsidR="00182917">
              <w:rPr>
                <w:noProof/>
                <w:webHidden/>
              </w:rPr>
              <w:t>69</w:t>
            </w:r>
            <w:r w:rsidR="00182917">
              <w:rPr>
                <w:noProof/>
                <w:webHidden/>
              </w:rPr>
              <w:fldChar w:fldCharType="end"/>
            </w:r>
          </w:hyperlink>
        </w:p>
        <w:p w14:paraId="261E7373" w14:textId="52A288A3" w:rsidR="00182917" w:rsidRDefault="005B5186">
          <w:pPr>
            <w:pStyle w:val="Sommario3"/>
            <w:tabs>
              <w:tab w:val="left" w:pos="1920"/>
            </w:tabs>
            <w:rPr>
              <w:rFonts w:asciiTheme="minorHAnsi" w:eastAsiaTheme="minorEastAsia" w:hAnsiTheme="minorHAnsi" w:cstheme="minorBidi"/>
              <w:i w:val="0"/>
              <w:noProof/>
              <w:spacing w:val="0"/>
              <w:lang w:eastAsia="it-IT"/>
            </w:rPr>
          </w:pPr>
          <w:hyperlink w:anchor="_Toc169085251" w:history="1">
            <w:r w:rsidR="00182917" w:rsidRPr="0079174A">
              <w:rPr>
                <w:rStyle w:val="Collegamentoipertestuale"/>
                <w:noProof/>
              </w:rPr>
              <w:t>3.3.4</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Container</w:t>
            </w:r>
            <w:r w:rsidR="00182917">
              <w:rPr>
                <w:noProof/>
                <w:webHidden/>
              </w:rPr>
              <w:tab/>
            </w:r>
            <w:r w:rsidR="00182917">
              <w:rPr>
                <w:noProof/>
                <w:webHidden/>
              </w:rPr>
              <w:fldChar w:fldCharType="begin"/>
            </w:r>
            <w:r w:rsidR="00182917">
              <w:rPr>
                <w:noProof/>
                <w:webHidden/>
              </w:rPr>
              <w:instrText xml:space="preserve"> PAGEREF _Toc169085251 \h </w:instrText>
            </w:r>
            <w:r w:rsidR="00182917">
              <w:rPr>
                <w:noProof/>
                <w:webHidden/>
              </w:rPr>
            </w:r>
            <w:r w:rsidR="00182917">
              <w:rPr>
                <w:noProof/>
                <w:webHidden/>
              </w:rPr>
              <w:fldChar w:fldCharType="separate"/>
            </w:r>
            <w:r w:rsidR="00182917">
              <w:rPr>
                <w:noProof/>
                <w:webHidden/>
              </w:rPr>
              <w:t>71</w:t>
            </w:r>
            <w:r w:rsidR="00182917">
              <w:rPr>
                <w:noProof/>
                <w:webHidden/>
              </w:rPr>
              <w:fldChar w:fldCharType="end"/>
            </w:r>
          </w:hyperlink>
        </w:p>
        <w:p w14:paraId="793FB6ED" w14:textId="04A70358" w:rsidR="00182917" w:rsidRDefault="005B5186">
          <w:pPr>
            <w:pStyle w:val="Sommario4"/>
            <w:tabs>
              <w:tab w:val="left" w:pos="1920"/>
            </w:tabs>
            <w:rPr>
              <w:rFonts w:asciiTheme="minorHAnsi" w:eastAsiaTheme="minorEastAsia" w:hAnsiTheme="minorHAnsi" w:cstheme="minorBidi"/>
              <w:noProof/>
              <w:spacing w:val="0"/>
              <w:lang w:eastAsia="it-IT"/>
            </w:rPr>
          </w:pPr>
          <w:hyperlink w:anchor="_Toc169085252" w:history="1">
            <w:r w:rsidR="00182917" w:rsidRPr="0079174A">
              <w:rPr>
                <w:rStyle w:val="Collegamentoipertestuale"/>
                <w:noProof/>
              </w:rPr>
              <w:t>3.3.4.1</w:t>
            </w:r>
            <w:r w:rsidR="00182917">
              <w:rPr>
                <w:rFonts w:asciiTheme="minorHAnsi" w:eastAsiaTheme="minorEastAsia" w:hAnsiTheme="minorHAnsi" w:cstheme="minorBidi"/>
                <w:noProof/>
                <w:spacing w:val="0"/>
                <w:lang w:eastAsia="it-IT"/>
              </w:rPr>
              <w:tab/>
            </w:r>
            <w:r w:rsidR="00182917" w:rsidRPr="0079174A">
              <w:rPr>
                <w:rStyle w:val="Collegamentoipertestuale"/>
                <w:noProof/>
              </w:rPr>
              <w:t>My STIX Container</w:t>
            </w:r>
            <w:r w:rsidR="00182917">
              <w:rPr>
                <w:noProof/>
                <w:webHidden/>
              </w:rPr>
              <w:tab/>
            </w:r>
            <w:r w:rsidR="00182917">
              <w:rPr>
                <w:noProof/>
                <w:webHidden/>
              </w:rPr>
              <w:fldChar w:fldCharType="begin"/>
            </w:r>
            <w:r w:rsidR="00182917">
              <w:rPr>
                <w:noProof/>
                <w:webHidden/>
              </w:rPr>
              <w:instrText xml:space="preserve"> PAGEREF _Toc169085252 \h </w:instrText>
            </w:r>
            <w:r w:rsidR="00182917">
              <w:rPr>
                <w:noProof/>
                <w:webHidden/>
              </w:rPr>
            </w:r>
            <w:r w:rsidR="00182917">
              <w:rPr>
                <w:noProof/>
                <w:webHidden/>
              </w:rPr>
              <w:fldChar w:fldCharType="separate"/>
            </w:r>
            <w:r w:rsidR="00182917">
              <w:rPr>
                <w:noProof/>
                <w:webHidden/>
              </w:rPr>
              <w:t>71</w:t>
            </w:r>
            <w:r w:rsidR="00182917">
              <w:rPr>
                <w:noProof/>
                <w:webHidden/>
              </w:rPr>
              <w:fldChar w:fldCharType="end"/>
            </w:r>
          </w:hyperlink>
        </w:p>
        <w:p w14:paraId="1C598C20" w14:textId="785DA85A" w:rsidR="00182917" w:rsidRDefault="005B5186">
          <w:pPr>
            <w:pStyle w:val="Sommario4"/>
            <w:tabs>
              <w:tab w:val="left" w:pos="1920"/>
            </w:tabs>
            <w:rPr>
              <w:rFonts w:asciiTheme="minorHAnsi" w:eastAsiaTheme="minorEastAsia" w:hAnsiTheme="minorHAnsi" w:cstheme="minorBidi"/>
              <w:noProof/>
              <w:spacing w:val="0"/>
              <w:lang w:eastAsia="it-IT"/>
            </w:rPr>
          </w:pPr>
          <w:hyperlink w:anchor="_Toc169085253" w:history="1">
            <w:r w:rsidR="00182917" w:rsidRPr="0079174A">
              <w:rPr>
                <w:rStyle w:val="Collegamentoipertestuale"/>
                <w:noProof/>
              </w:rPr>
              <w:t>3.3.4.2</w:t>
            </w:r>
            <w:r w:rsidR="00182917">
              <w:rPr>
                <w:rFonts w:asciiTheme="minorHAnsi" w:eastAsiaTheme="minorEastAsia" w:hAnsiTheme="minorHAnsi" w:cstheme="minorBidi"/>
                <w:noProof/>
                <w:spacing w:val="0"/>
                <w:lang w:eastAsia="it-IT"/>
              </w:rPr>
              <w:tab/>
            </w:r>
            <w:r w:rsidR="00182917" w:rsidRPr="0079174A">
              <w:rPr>
                <w:rStyle w:val="Collegamentoipertestuale"/>
                <w:noProof/>
              </w:rPr>
              <w:t>Vulnerability Container</w:t>
            </w:r>
            <w:r w:rsidR="00182917">
              <w:rPr>
                <w:noProof/>
                <w:webHidden/>
              </w:rPr>
              <w:tab/>
            </w:r>
            <w:r w:rsidR="00182917">
              <w:rPr>
                <w:noProof/>
                <w:webHidden/>
              </w:rPr>
              <w:fldChar w:fldCharType="begin"/>
            </w:r>
            <w:r w:rsidR="00182917">
              <w:rPr>
                <w:noProof/>
                <w:webHidden/>
              </w:rPr>
              <w:instrText xml:space="preserve"> PAGEREF _Toc169085253 \h </w:instrText>
            </w:r>
            <w:r w:rsidR="00182917">
              <w:rPr>
                <w:noProof/>
                <w:webHidden/>
              </w:rPr>
            </w:r>
            <w:r w:rsidR="00182917">
              <w:rPr>
                <w:noProof/>
                <w:webHidden/>
              </w:rPr>
              <w:fldChar w:fldCharType="separate"/>
            </w:r>
            <w:r w:rsidR="00182917">
              <w:rPr>
                <w:noProof/>
                <w:webHidden/>
              </w:rPr>
              <w:t>73</w:t>
            </w:r>
            <w:r w:rsidR="00182917">
              <w:rPr>
                <w:noProof/>
                <w:webHidden/>
              </w:rPr>
              <w:fldChar w:fldCharType="end"/>
            </w:r>
          </w:hyperlink>
        </w:p>
        <w:p w14:paraId="32615C00" w14:textId="00B8D8E5" w:rsidR="00182917" w:rsidRDefault="005B5186">
          <w:pPr>
            <w:pStyle w:val="Sommario1"/>
            <w:rPr>
              <w:rFonts w:asciiTheme="minorHAnsi" w:eastAsiaTheme="minorEastAsia" w:hAnsiTheme="minorHAnsi" w:cstheme="minorBidi"/>
              <w:b w:val="0"/>
              <w:smallCaps w:val="0"/>
              <w:noProof/>
              <w:spacing w:val="0"/>
              <w:sz w:val="22"/>
              <w:lang w:eastAsia="it-IT"/>
            </w:rPr>
          </w:pPr>
          <w:hyperlink w:anchor="_Toc169085254" w:history="1">
            <w:r w:rsidR="00182917" w:rsidRPr="0079174A">
              <w:rPr>
                <w:rStyle w:val="Collegamentoipertestuale"/>
                <w:noProof/>
              </w:rPr>
              <w:t>Bibliografia</w:t>
            </w:r>
            <w:r w:rsidR="00182917">
              <w:rPr>
                <w:noProof/>
                <w:webHidden/>
              </w:rPr>
              <w:tab/>
            </w:r>
            <w:r w:rsidR="00182917">
              <w:rPr>
                <w:noProof/>
                <w:webHidden/>
              </w:rPr>
              <w:fldChar w:fldCharType="begin"/>
            </w:r>
            <w:r w:rsidR="00182917">
              <w:rPr>
                <w:noProof/>
                <w:webHidden/>
              </w:rPr>
              <w:instrText xml:space="preserve"> PAGEREF _Toc169085254 \h </w:instrText>
            </w:r>
            <w:r w:rsidR="00182917">
              <w:rPr>
                <w:noProof/>
                <w:webHidden/>
              </w:rPr>
            </w:r>
            <w:r w:rsidR="00182917">
              <w:rPr>
                <w:noProof/>
                <w:webHidden/>
              </w:rPr>
              <w:fldChar w:fldCharType="separate"/>
            </w:r>
            <w:r w:rsidR="00182917">
              <w:rPr>
                <w:noProof/>
                <w:webHidden/>
              </w:rPr>
              <w:t>76</w:t>
            </w:r>
            <w:r w:rsidR="00182917">
              <w:rPr>
                <w:noProof/>
                <w:webHidden/>
              </w:rPr>
              <w:fldChar w:fldCharType="end"/>
            </w:r>
          </w:hyperlink>
        </w:p>
        <w:p w14:paraId="65A2F552" w14:textId="5C134490" w:rsidR="00A97DC3" w:rsidRPr="007E4D82" w:rsidRDefault="00AA600A" w:rsidP="00A329E5">
          <w:r>
            <w:fldChar w:fldCharType="end"/>
          </w:r>
        </w:p>
      </w:sdtContent>
    </w:sdt>
    <w:p w14:paraId="3E770FBF" w14:textId="5D167C80" w:rsidR="00F85D37" w:rsidRPr="00333F41" w:rsidRDefault="00F85D37" w:rsidP="00A329E5">
      <w:pPr>
        <w:pStyle w:val="Sommario1"/>
      </w:pPr>
    </w:p>
    <w:p w14:paraId="4CE4C2D2" w14:textId="67E2CA15" w:rsidR="004F76EF" w:rsidRPr="007A3B69" w:rsidRDefault="004F76EF" w:rsidP="00A329E5">
      <w:pPr>
        <w:pStyle w:val="Titolo1"/>
      </w:pPr>
      <w:bookmarkStart w:id="11" w:name="_Toc521926745"/>
      <w:bookmarkStart w:id="12" w:name="_Toc525114697"/>
      <w:bookmarkStart w:id="13" w:name="_Toc162019238"/>
      <w:bookmarkStart w:id="14" w:name="_Toc169085192"/>
      <w:r w:rsidRPr="007A3B69">
        <w:lastRenderedPageBreak/>
        <w:t>Capitolo I</w:t>
      </w:r>
      <w:bookmarkEnd w:id="11"/>
      <w:bookmarkEnd w:id="12"/>
      <w:bookmarkEnd w:id="13"/>
      <w:bookmarkEnd w:id="14"/>
      <w:r w:rsidR="00662E33" w:rsidRPr="007A3B69">
        <w:t xml:space="preserve"> </w:t>
      </w:r>
    </w:p>
    <w:p w14:paraId="5E12DCB8" w14:textId="778AE13B" w:rsidR="002F1BFA" w:rsidRPr="007E4D82" w:rsidRDefault="004F76EF" w:rsidP="00A329E5">
      <w:pPr>
        <w:pStyle w:val="Sottotitolo"/>
        <w:rPr>
          <w:ins w:id="15" w:author="Rick" w:date="2018-10-04T10:48:00Z"/>
        </w:rPr>
      </w:pPr>
      <w:bookmarkStart w:id="16" w:name="_Toc525114698"/>
      <w:bookmarkStart w:id="17" w:name="_Toc162019239"/>
      <w:bookmarkStart w:id="18" w:name="_Toc169085193"/>
      <w:r w:rsidRPr="007E4D82">
        <w:t>Introduzione</w:t>
      </w:r>
      <w:bookmarkEnd w:id="16"/>
      <w:bookmarkEnd w:id="17"/>
      <w:bookmarkEnd w:id="18"/>
    </w:p>
    <w:p w14:paraId="11C7E81C" w14:textId="77777777" w:rsidR="009C1821" w:rsidRPr="007A3B69" w:rsidRDefault="00856A1C" w:rsidP="007D7E88">
      <w:r w:rsidRPr="007A3B69">
        <w:t>Nell'era digitale in cui viviamo, l'informatica e la cybersecurity sono diventate componenti fondamentali della nostra esistenza quotidiana.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A3B69">
        <w:t>.</w:t>
      </w:r>
      <w:r w:rsidRPr="007A3B69">
        <w:t xml:space="preserve"> </w:t>
      </w:r>
      <w:r w:rsidR="00B8522E" w:rsidRPr="007A3B69">
        <w:t>L</w:t>
      </w:r>
      <w:r w:rsidRPr="007A3B69">
        <w:t xml:space="preserve">’evoluzione però non </w:t>
      </w:r>
      <w:r w:rsidR="00B8522E" w:rsidRPr="007A3B69">
        <w:t xml:space="preserve">è </w:t>
      </w:r>
      <w:r w:rsidRPr="007A3B69">
        <w:t>solo positiva</w:t>
      </w:r>
      <w:r w:rsidR="00B8522E" w:rsidRPr="007A3B69">
        <w:t>:</w:t>
      </w:r>
      <w:r w:rsidRPr="007A3B69">
        <w:t xml:space="preserve"> </w:t>
      </w:r>
      <w:r w:rsidR="00B8522E" w:rsidRPr="007A3B69">
        <w:t xml:space="preserve">ogni scoperta può essere interpretata sia come un progresso benefico, sia come una possibilità di impiego dannoso. </w:t>
      </w:r>
    </w:p>
    <w:p w14:paraId="4A99BD5F" w14:textId="48805BE7" w:rsidR="009C1821" w:rsidRPr="007E4D82" w:rsidRDefault="009C1821" w:rsidP="00A329E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w:t>
      </w:r>
      <w:r w:rsidR="00652C92" w:rsidRPr="007E4D82">
        <w:t xml:space="preserve"> nuove</w:t>
      </w:r>
      <w:r w:rsidRPr="007E4D82">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lastRenderedPageBreak/>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A329E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r w:rsidRPr="007E4D82">
        <w:rPr>
          <w:b/>
          <w:bCs/>
        </w:rPr>
        <w:t>TTP</w:t>
      </w:r>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r w:rsidRPr="007E4D82">
        <w:rPr>
          <w:b/>
          <w:bCs/>
        </w:rPr>
        <w:t>threat</w:t>
      </w:r>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A329E5">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A329E5"/>
    <w:p w14:paraId="5745DFAF" w14:textId="77777777" w:rsidR="00FA5DA4" w:rsidRPr="007E4D82" w:rsidRDefault="00FA5DA4" w:rsidP="00A329E5">
      <w:pPr>
        <w:pStyle w:val="Titolo1"/>
      </w:pPr>
      <w:bookmarkStart w:id="19" w:name="_Toc521926754"/>
      <w:bookmarkStart w:id="20" w:name="_Toc525114707"/>
      <w:bookmarkStart w:id="21" w:name="_Toc162019243"/>
      <w:bookmarkStart w:id="22" w:name="_Toc169085194"/>
      <w:r w:rsidRPr="007E4D82">
        <w:lastRenderedPageBreak/>
        <w:t xml:space="preserve">Capitolo </w:t>
      </w:r>
      <w:r w:rsidRPr="007D5DF3">
        <w:t>II</w:t>
      </w:r>
      <w:bookmarkStart w:id="23" w:name="_Hlk521509706"/>
      <w:bookmarkEnd w:id="19"/>
      <w:bookmarkEnd w:id="20"/>
      <w:bookmarkEnd w:id="21"/>
      <w:bookmarkEnd w:id="22"/>
    </w:p>
    <w:p w14:paraId="2EA32CD1" w14:textId="5C029E65" w:rsidR="00FA5DA4" w:rsidRDefault="009B211D" w:rsidP="00A329E5">
      <w:pPr>
        <w:pStyle w:val="Sottotitolo"/>
      </w:pPr>
      <w:bookmarkStart w:id="24" w:name="_Toc525114708"/>
      <w:bookmarkStart w:id="25" w:name="_Toc162019244"/>
      <w:bookmarkStart w:id="26" w:name="_Toc169085195"/>
      <w:r w:rsidRPr="00311F37">
        <w:t>Cybersecurity</w:t>
      </w:r>
      <w:r w:rsidR="00FA5DA4" w:rsidRPr="00311F37">
        <w:t xml:space="preserve"> Knowledge Base</w:t>
      </w:r>
      <w:bookmarkEnd w:id="23"/>
      <w:bookmarkEnd w:id="24"/>
      <w:bookmarkEnd w:id="25"/>
      <w:bookmarkEnd w:id="26"/>
    </w:p>
    <w:p w14:paraId="0692819D" w14:textId="1CB36C9B" w:rsidR="009B211D" w:rsidRPr="009B211D" w:rsidRDefault="000F7F44" w:rsidP="00A329E5">
      <w:r w:rsidRPr="007E4D82">
        <w:t xml:space="preserve">Per acquisire una piena comprensione del panorama della cybersecurity </w:t>
      </w:r>
      <w:r>
        <w:t xml:space="preserve">e metodi per per la gestione del rischio, </w:t>
      </w:r>
      <w:r w:rsidRPr="007E4D82">
        <w:t>bisogna conoscere l’ambiente in cui ormai l’uomo da anni si muove</w:t>
      </w:r>
      <w:r w:rsidR="00AC444D">
        <w:t xml:space="preserve"> e le tecnologie attualmente utilizzabili</w:t>
      </w:r>
      <w:r w:rsidRPr="007E4D82">
        <w:t>.</w:t>
      </w:r>
      <w:bookmarkStart w:id="27" w:name="_Toc162344541"/>
      <w:bookmarkStart w:id="28" w:name="_Toc162345060"/>
      <w:bookmarkStart w:id="29" w:name="_Toc162345098"/>
      <w:bookmarkStart w:id="30" w:name="_Toc162372849"/>
      <w:bookmarkStart w:id="31" w:name="_Toc162388766"/>
      <w:bookmarkStart w:id="32" w:name="_Toc162426539"/>
      <w:bookmarkStart w:id="33" w:name="_Toc162426675"/>
      <w:bookmarkStart w:id="34" w:name="_Toc162432895"/>
      <w:bookmarkStart w:id="35" w:name="_Toc162433074"/>
      <w:bookmarkStart w:id="36" w:name="_Toc162433157"/>
      <w:bookmarkStart w:id="37" w:name="_Toc162949517"/>
      <w:bookmarkStart w:id="38" w:name="_Toc163234265"/>
      <w:bookmarkStart w:id="39" w:name="_Toc163248349"/>
      <w:bookmarkStart w:id="40" w:name="_Toc163248395"/>
      <w:bookmarkStart w:id="41" w:name="_Toc163382015"/>
      <w:bookmarkStart w:id="42" w:name="_Toc163382176"/>
      <w:bookmarkStart w:id="43" w:name="_Toc163382257"/>
      <w:bookmarkStart w:id="44" w:name="_Toc163391975"/>
      <w:bookmarkStart w:id="45" w:name="_Toc163994640"/>
      <w:bookmarkStart w:id="46" w:name="_Toc167109821"/>
      <w:bookmarkStart w:id="47" w:name="_Toc162344542"/>
      <w:bookmarkStart w:id="48" w:name="_Toc162345061"/>
      <w:bookmarkStart w:id="49" w:name="_Toc162345099"/>
      <w:bookmarkStart w:id="50" w:name="_Toc162372850"/>
      <w:bookmarkStart w:id="51" w:name="_Toc162388767"/>
      <w:bookmarkStart w:id="52" w:name="_Toc162426540"/>
      <w:bookmarkStart w:id="53" w:name="_Toc162426676"/>
      <w:bookmarkStart w:id="54" w:name="_Toc162432896"/>
      <w:bookmarkStart w:id="55" w:name="_Toc162433075"/>
      <w:bookmarkStart w:id="56" w:name="_Toc162433158"/>
      <w:bookmarkStart w:id="57" w:name="_Toc162949518"/>
      <w:bookmarkStart w:id="58" w:name="_Toc163234266"/>
      <w:bookmarkStart w:id="59" w:name="_Toc163248350"/>
      <w:bookmarkStart w:id="60" w:name="_Toc163248396"/>
      <w:bookmarkStart w:id="61" w:name="_Toc163382016"/>
      <w:bookmarkStart w:id="62" w:name="_Toc163382177"/>
      <w:bookmarkStart w:id="63" w:name="_Toc163382258"/>
      <w:bookmarkStart w:id="64" w:name="_Toc163391976"/>
      <w:bookmarkStart w:id="65" w:name="_Toc163994641"/>
      <w:bookmarkStart w:id="66" w:name="_Toc16710982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6DA5DF7A"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7" w:name="_Toc169085196"/>
      <w:bookmarkEnd w:id="67"/>
    </w:p>
    <w:p w14:paraId="04E569D9"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8" w:name="_Toc169085197"/>
      <w:bookmarkEnd w:id="68"/>
    </w:p>
    <w:p w14:paraId="20F1D3E9" w14:textId="0F7B3679" w:rsidR="004F76EF" w:rsidRPr="009E5951" w:rsidRDefault="00662E33" w:rsidP="0043592C">
      <w:pPr>
        <w:pStyle w:val="Titolo2"/>
      </w:pPr>
      <w:bookmarkStart w:id="69" w:name="_Toc169085198"/>
      <w:r w:rsidRPr="009B211D">
        <w:t>Internet</w:t>
      </w:r>
      <w:r w:rsidRPr="009E5951">
        <w:t xml:space="preserve"> of Things</w:t>
      </w:r>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9"/>
    </w:p>
    <w:p w14:paraId="09F581E4" w14:textId="6A5F1452" w:rsidR="00662E33" w:rsidRPr="007E4D82" w:rsidRDefault="00BD3E3F" w:rsidP="00A329E5">
      <w:r w:rsidRPr="007E4D82">
        <w:t>Il concetto dell’</w:t>
      </w:r>
      <w:r w:rsidR="00EE7B5E" w:rsidRPr="007E4D82">
        <w:rPr>
          <w:b/>
          <w:bCs/>
        </w:rPr>
        <w:t>Internet delle Cose</w:t>
      </w:r>
      <w:r w:rsidR="002B6E90" w:rsidRPr="007E4D82">
        <w:rPr>
          <w:b/>
          <w:bCs/>
        </w:rPr>
        <w:t xml:space="preserve"> </w:t>
      </w:r>
      <w:r w:rsidR="002B6E90" w:rsidRPr="007E4D82">
        <w:rPr>
          <w:noProof/>
        </w:rPr>
        <w:t xml:space="preserve">[1] </w:t>
      </w:r>
      <w:r w:rsidR="00EE7B5E" w:rsidRPr="007E4D82">
        <w:t>(</w:t>
      </w:r>
      <w:r w:rsidR="00EE7B5E" w:rsidRPr="007E4D82">
        <w:rPr>
          <w:b/>
          <w:bCs/>
        </w:rPr>
        <w:t>IoT</w:t>
      </w:r>
      <w:r w:rsidR="000B70E3" w:rsidRPr="007E4D82">
        <w:rPr>
          <w:rStyle w:val="Rimandonotaapidipagina"/>
          <w:rFonts w:cs="Arial"/>
        </w:rPr>
        <w:footnoteReference w:id="2"/>
      </w:r>
      <w:r w:rsidR="00EE7B5E" w:rsidRPr="007E4D82">
        <w:t>)</w:t>
      </w:r>
      <w:r w:rsidR="002B6E90" w:rsidRPr="007E4D82">
        <w:t xml:space="preserve"> </w:t>
      </w:r>
      <w:r w:rsidR="00EE7B5E" w:rsidRPr="007E4D82">
        <w:t>è alla base della vita smart</w:t>
      </w:r>
      <w:r w:rsidR="000B70E3" w:rsidRPr="007E4D82">
        <w:rPr>
          <w:rStyle w:val="Rimandonotaapidipagina"/>
          <w:rFonts w:cs="Arial"/>
        </w:rPr>
        <w:footnoteReference w:id="3"/>
      </w:r>
      <w:r w:rsidR="00EE7B5E" w:rsidRPr="007E4D82">
        <w:t xml:space="preserve"> che l’uomo vive ogni giorno</w:t>
      </w:r>
      <w:r w:rsidR="00F86DA3" w:rsidRPr="007E4D82">
        <w:t xml:space="preserve">, descrive dispositivi dotati di sensori, capacità di elaborazione, software e altre tecnologie che </w:t>
      </w:r>
      <w:r w:rsidR="00F86DA3" w:rsidRPr="007E4D82">
        <w:lastRenderedPageBreak/>
        <w:t>collegano e scambiano dati con altri dispositivi e sistemi su Internet o altre reti di comunicazione.</w:t>
      </w:r>
    </w:p>
    <w:p w14:paraId="347D9B81" w14:textId="4AF2756A" w:rsidR="006D7815" w:rsidRPr="007E4D82" w:rsidRDefault="006D7815" w:rsidP="00A329E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assume un rilievo particolare nell'era attuale, dominata dalla presenza capillare di dispositivi connessi. Questi strumenti, progettati per agevolare la nostra esistenza, </w:t>
      </w:r>
      <w:r w:rsidR="00BA21AB" w:rsidRPr="007E4D82">
        <w:t xml:space="preserve">entrano nella sfera della nostra </w:t>
      </w:r>
      <w:r w:rsidR="00BA21AB" w:rsidRPr="007E4D82">
        <w:rPr>
          <w:b/>
          <w:bCs/>
        </w:rPr>
        <w:t>privacy</w:t>
      </w:r>
      <w:r w:rsidR="00BA21AB" w:rsidRPr="007E4D82">
        <w:t xml:space="preserve"> per nostra stessa scelta</w:t>
      </w:r>
      <w:r w:rsidRPr="007E4D82">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A329E5">
      <w:r w:rsidRPr="007E4D82">
        <w:t>Il compito della materia d’argomento di questo elaborato è proprio quello di rispondere all’ultima domanda.</w:t>
      </w:r>
    </w:p>
    <w:p w14:paraId="62C68E12" w14:textId="35C3EFF8" w:rsidR="002506C9" w:rsidRPr="007E4D82" w:rsidRDefault="00382611" w:rsidP="00A329E5">
      <w:pPr>
        <w:pStyle w:val="Titolo2"/>
      </w:pPr>
      <w:bookmarkStart w:id="70" w:name="_Toc169085199"/>
      <w:r w:rsidRPr="007E4D82">
        <w:t xml:space="preserve">Cybersecurity – </w:t>
      </w:r>
      <w:r w:rsidR="002506C9" w:rsidRPr="007E4D82">
        <w:t>C</w:t>
      </w:r>
      <w:r w:rsidRPr="007E4D82">
        <w:t>os’è e di cosa si occupa</w:t>
      </w:r>
      <w:bookmarkEnd w:id="70"/>
    </w:p>
    <w:p w14:paraId="7504E972" w14:textId="5028DA2B" w:rsidR="002506C9" w:rsidRPr="007A3B69" w:rsidRDefault="00BA21AB" w:rsidP="00A329E5">
      <w:r w:rsidRPr="007A3B69">
        <w:t xml:space="preserve">La </w:t>
      </w:r>
      <w:r w:rsidRPr="007A3B69">
        <w:rPr>
          <w:b/>
          <w:bCs/>
        </w:rPr>
        <w:t>Cybersecurity</w:t>
      </w:r>
      <w:r w:rsidR="002B6E90" w:rsidRPr="007A3B69">
        <w:t xml:space="preserve"> [2]</w:t>
      </w:r>
      <w:r w:rsidRPr="007A3B69">
        <w:t xml:space="preserve"> </w:t>
      </w:r>
      <w:r w:rsidR="000B70E3" w:rsidRPr="007A3B69">
        <w:t xml:space="preserve">è una materia che </w:t>
      </w:r>
      <w:r w:rsidRPr="007A3B69">
        <w:t xml:space="preserve">ha il compito di </w:t>
      </w:r>
      <w:r w:rsidR="000B70E3" w:rsidRPr="007A3B69">
        <w:rPr>
          <w:b/>
          <w:bCs/>
        </w:rPr>
        <w:t>proteggere</w:t>
      </w:r>
      <w:r w:rsidR="000B70E3" w:rsidRPr="007A3B69">
        <w:t xml:space="preserve">, nel senso più ampio del termine, </w:t>
      </w:r>
      <w:r w:rsidR="000B70E3" w:rsidRPr="007A3B69">
        <w:rPr>
          <w:b/>
          <w:bCs/>
        </w:rPr>
        <w:t>infrastrutture</w:t>
      </w:r>
      <w:r w:rsidR="000B70E3" w:rsidRPr="007A3B69">
        <w:t xml:space="preserve"> </w:t>
      </w:r>
      <w:r w:rsidR="000B70E3" w:rsidRPr="007A3B69">
        <w:rPr>
          <w:b/>
          <w:bCs/>
        </w:rPr>
        <w:t>digitali</w:t>
      </w:r>
      <w:r w:rsidR="000B70E3" w:rsidRPr="007A3B69">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A329E5">
      <w:r w:rsidRPr="007E4D82">
        <w:lastRenderedPageBreak/>
        <w:t xml:space="preserve">Al cuore della cybersecurity vi è la triade </w:t>
      </w:r>
      <w:r w:rsidRPr="007E4D82">
        <w:rPr>
          <w:b/>
          <w:bCs/>
        </w:rPr>
        <w:t>CIA</w:t>
      </w:r>
      <w:r w:rsidR="0049505E" w:rsidRPr="007E4D82">
        <w:rPr>
          <w:b/>
          <w:bCs/>
        </w:rPr>
        <w:t xml:space="preserve"> </w:t>
      </w:r>
      <w:r w:rsidR="0049505E" w:rsidRPr="007E4D82">
        <w:t>[3]</w:t>
      </w:r>
      <w:r w:rsidR="002B6E90" w:rsidRPr="007E4D82">
        <w:t xml:space="preserve"> </w:t>
      </w:r>
      <w:r w:rsidRPr="007E4D82">
        <w:t xml:space="preserve">(Confidentiality, Integrity, Availability) che funge da pilastro per la sicurezza delle informazioni. Questo modello si prefigge di garantire la </w:t>
      </w:r>
      <w:r w:rsidRPr="007E4D82">
        <w:rPr>
          <w:b/>
          <w:bCs/>
        </w:rPr>
        <w:t>riservatezza</w:t>
      </w:r>
      <w:r w:rsidRPr="007E4D82">
        <w:t xml:space="preserve"> (</w:t>
      </w:r>
      <w:r w:rsidRPr="007E4D82">
        <w:rPr>
          <w:b/>
          <w:bCs/>
        </w:rPr>
        <w:t>Confidentiality</w:t>
      </w:r>
      <w:r w:rsidRPr="007E4D82">
        <w:t>) proteggendo le informazioni sensibili dall'accesso non autorizzato, l'</w:t>
      </w:r>
      <w:r w:rsidRPr="007E4D82">
        <w:rPr>
          <w:b/>
          <w:bCs/>
        </w:rPr>
        <w:t>integrità</w:t>
      </w:r>
      <w:r w:rsidRPr="007E4D82">
        <w:t xml:space="preserve"> (</w:t>
      </w:r>
      <w:r w:rsidRPr="007E4D82">
        <w:rPr>
          <w:b/>
          <w:bCs/>
        </w:rPr>
        <w:t>Integrity</w:t>
      </w:r>
      <w:r w:rsidRPr="007E4D82">
        <w:t xml:space="preserve">) assicurando che i dati non vengano alterati o distrutti in modo improprio, e la </w:t>
      </w:r>
      <w:r w:rsidRPr="007E4D82">
        <w:rPr>
          <w:b/>
          <w:bCs/>
        </w:rPr>
        <w:t>disponibilità</w:t>
      </w:r>
      <w:r w:rsidRPr="007E4D82">
        <w:t xml:space="preserve"> (</w:t>
      </w:r>
      <w:r w:rsidRPr="007E4D82">
        <w:rPr>
          <w:b/>
          <w:bCs/>
        </w:rPr>
        <w:t>Availability</w:t>
      </w:r>
      <w:r w:rsidRPr="007E4D82">
        <w:t xml:space="preserve">) mantenendo l'accesso continuo e ininterrotto alle informazioni e ai sistemi per gli utenti autorizzati. </w:t>
      </w:r>
    </w:p>
    <w:p w14:paraId="00AFA883" w14:textId="0BE2E4C7" w:rsidR="002506C9" w:rsidRPr="007E4D82" w:rsidRDefault="00BD456E" w:rsidP="00A329E5">
      <w:r w:rsidRPr="007E4D82">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A329E5">
      <w:pPr>
        <w:pStyle w:val="Titolo2"/>
      </w:pPr>
      <w:bookmarkStart w:id="71" w:name="_Toc169085200"/>
      <w:r w:rsidRPr="007E4D82">
        <w:t xml:space="preserve">Cyber Kill Chain </w:t>
      </w:r>
      <w:bookmarkStart w:id="72" w:name="_Hlk162373592"/>
      <w:r w:rsidRPr="007E4D82">
        <w:t>–</w:t>
      </w:r>
      <w:bookmarkEnd w:id="72"/>
      <w:r w:rsidRPr="007E4D82">
        <w:t xml:space="preserve"> Cos’è e come usarla</w:t>
      </w:r>
      <w:bookmarkEnd w:id="71"/>
    </w:p>
    <w:p w14:paraId="26F83A89" w14:textId="6559583B" w:rsidR="002D5AE1" w:rsidRPr="007E4D82" w:rsidRDefault="002D5AE1" w:rsidP="00A329E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Cyber Kill Chain</w:t>
      </w:r>
      <w:r w:rsidR="002A4CA3">
        <w:rPr>
          <w:b/>
          <w:bCs/>
        </w:rPr>
        <w:t xml:space="preserve"> </w:t>
      </w:r>
      <w:r w:rsidR="002A4CA3">
        <w:t>(</w:t>
      </w:r>
      <w:r w:rsidR="002A4CA3">
        <w:rPr>
          <w:b/>
          <w:bCs/>
        </w:rPr>
        <w:t>CKC</w:t>
      </w:r>
      <w:r w:rsidR="002A4CA3">
        <w:t>)</w:t>
      </w:r>
      <w:r w:rsidRPr="007E4D82">
        <w:t xml:space="preserve"> [8]</w:t>
      </w:r>
      <w:r w:rsidR="00B357C6">
        <w:t xml:space="preserve"> (figura 1)</w:t>
      </w:r>
      <w:r w:rsidRPr="007E4D82">
        <w:t>.</w:t>
      </w:r>
    </w:p>
    <w:p w14:paraId="2BFEAEDC" w14:textId="21A35DD1" w:rsidR="00EF074E" w:rsidRPr="007E4D82" w:rsidRDefault="002D5AE1" w:rsidP="00A329E5">
      <w:r w:rsidRPr="007E4D82">
        <w:t xml:space="preserve">È fondamentale analizzare e capire in dettaglio la </w:t>
      </w:r>
      <w:r w:rsidR="002A4CA3">
        <w:t>CKC</w:t>
      </w:r>
      <w:r w:rsidRPr="007E4D82">
        <w:t xml:space="preserve"> per implementare efficacemente misure di prevenzione e difesa. Questo modello, sviluppato per descrivere le fasi sequenziali di un attacco informatico, offre agli esperti di sicurezza una visione </w:t>
      </w:r>
      <w:r w:rsidRPr="007E4D82">
        <w:lastRenderedPageBreak/>
        <w:t xml:space="preserve">strutturata dei processi attraverso cui un aggressore pianifica e esegue un attacco. </w:t>
      </w:r>
    </w:p>
    <w:p w14:paraId="7EE0C8E5" w14:textId="574A02B6" w:rsidR="00EF074E" w:rsidRPr="007E4D82" w:rsidRDefault="00EF074E" w:rsidP="00A329E5">
      <w:r w:rsidRPr="007E4D82">
        <w:rPr>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A329E5">
      <w:r w:rsidRPr="00B75024">
        <w:t>Figura 1: Fasi della Cyber Kill Chain</w:t>
      </w:r>
    </w:p>
    <w:p w14:paraId="4D56D948" w14:textId="5F8D8C1E" w:rsidR="00EF074E" w:rsidRPr="007E4D82" w:rsidRDefault="00EF074E" w:rsidP="00A329E5">
      <w:r w:rsidRPr="007E4D82">
        <w:t xml:space="preserve">Le </w:t>
      </w:r>
      <w:r w:rsidRPr="007E4D82">
        <w:rPr>
          <w:i/>
          <w:iCs/>
        </w:rPr>
        <w:t>fasi</w:t>
      </w:r>
      <w:r w:rsidRPr="007E4D82">
        <w:t xml:space="preserve"> di cui è composta la </w:t>
      </w:r>
      <w:r w:rsidR="002A4CA3">
        <w:t>CKC</w:t>
      </w:r>
      <w:r w:rsidRPr="007E4D82">
        <w:t xml:space="preserve"> sono:</w:t>
      </w:r>
    </w:p>
    <w:p w14:paraId="7608FA85" w14:textId="1EF8DE33" w:rsidR="00EF074E" w:rsidRPr="007E4D82" w:rsidRDefault="00EF074E" w:rsidP="00A329E5">
      <w:pPr>
        <w:pStyle w:val="Paragrafoelenco"/>
        <w:numPr>
          <w:ilvl w:val="0"/>
          <w:numId w:val="13"/>
        </w:numPr>
        <w:rPr>
          <w:b/>
          <w:sz w:val="32"/>
          <w:szCs w:val="32"/>
        </w:rPr>
      </w:pPr>
      <w:r w:rsidRPr="007E4D82">
        <w:rPr>
          <w:b/>
        </w:rPr>
        <w:t>Reconaissance</w:t>
      </w:r>
      <w:r w:rsidRPr="007E4D82">
        <w:t>: volta a ottenere informazioni sulla vittima al fine di capire le modalità con cui agire successivamente. Può essere svolta in due modalità:</w:t>
      </w:r>
    </w:p>
    <w:p w14:paraId="2171B9D5" w14:textId="1D71CC4F" w:rsidR="00EF074E" w:rsidRPr="007E4D82" w:rsidRDefault="00EF074E" w:rsidP="00A329E5">
      <w:pPr>
        <w:pStyle w:val="Paragrafoelenco"/>
        <w:numPr>
          <w:ilvl w:val="1"/>
          <w:numId w:val="13"/>
        </w:numPr>
      </w:pPr>
      <w:r w:rsidRPr="007E4D82">
        <w:rPr>
          <w:b/>
          <w:i/>
          <w:iCs/>
        </w:rPr>
        <w:t>Passiva</w:t>
      </w:r>
      <w:r w:rsidRPr="007E4D82">
        <w:t xml:space="preserve">: utilizza metodi che non permettono all’individuo/organizzazione target di essere </w:t>
      </w:r>
      <w:r w:rsidR="00F60BFA" w:rsidRPr="007E4D82">
        <w:t>individuati (es. Domain Names, whois, Social Network).</w:t>
      </w:r>
    </w:p>
    <w:p w14:paraId="4277D953" w14:textId="3A854044" w:rsidR="00EF074E" w:rsidRPr="007E4D82" w:rsidRDefault="00EF074E" w:rsidP="00A329E5">
      <w:pPr>
        <w:pStyle w:val="Paragrafoelenco"/>
        <w:numPr>
          <w:ilvl w:val="1"/>
          <w:numId w:val="13"/>
        </w:numPr>
      </w:pPr>
      <w:r w:rsidRPr="007E4D82">
        <w:rPr>
          <w:b/>
          <w:i/>
          <w:iCs/>
        </w:rPr>
        <w:t>Attiva</w:t>
      </w:r>
      <w:r w:rsidRPr="007E4D82">
        <w:t>:</w:t>
      </w:r>
      <w:r w:rsidR="00F60BFA" w:rsidRPr="007E4D82">
        <w:t xml:space="preserve"> permette di ottenere un profilo del target più specifico ma potrebbe mettere in allerta la vittima (es. Port scanning and Services).</w:t>
      </w:r>
    </w:p>
    <w:p w14:paraId="79F28699" w14:textId="06616CFE" w:rsidR="00EF074E" w:rsidRPr="007E4D82" w:rsidRDefault="00EF074E" w:rsidP="00A329E5">
      <w:pPr>
        <w:pStyle w:val="Paragrafoelenco"/>
        <w:numPr>
          <w:ilvl w:val="0"/>
          <w:numId w:val="13"/>
        </w:numPr>
        <w:rPr>
          <w:b/>
          <w:sz w:val="32"/>
          <w:szCs w:val="32"/>
        </w:rPr>
      </w:pPr>
      <w:r w:rsidRPr="007E4D82">
        <w:rPr>
          <w:b/>
        </w:rPr>
        <w:lastRenderedPageBreak/>
        <w:t>Weponaize</w:t>
      </w:r>
      <w:r w:rsidRPr="007E4D82">
        <w:rPr>
          <w:sz w:val="32"/>
          <w:szCs w:val="32"/>
        </w:rPr>
        <w:t xml:space="preserve">: </w:t>
      </w:r>
      <w:r w:rsidR="00F60BFA" w:rsidRPr="007E4D82">
        <w:t xml:space="preserve">ha lo scopo di progettare il metodo con cui agire, tramite le informazioni ottenute precedentemente, </w:t>
      </w:r>
      <w:r w:rsidR="000347A1" w:rsidRPr="007E4D82">
        <w:t>progettando</w:t>
      </w:r>
      <w:r w:rsidR="00F60BFA" w:rsidRPr="007E4D82">
        <w:t xml:space="preserve"> e sviluppando due </w:t>
      </w:r>
      <w:r w:rsidR="000347A1" w:rsidRPr="007E4D82">
        <w:t>componenti</w:t>
      </w:r>
      <w:r w:rsidR="00F60BFA" w:rsidRPr="007E4D82">
        <w:t>:</w:t>
      </w:r>
    </w:p>
    <w:p w14:paraId="761BD272" w14:textId="45F1050E" w:rsidR="00F60BFA" w:rsidRPr="007E4D82" w:rsidRDefault="00F60BFA" w:rsidP="00A329E5">
      <w:pPr>
        <w:pStyle w:val="Paragrafoelenco"/>
        <w:numPr>
          <w:ilvl w:val="1"/>
          <w:numId w:val="13"/>
        </w:numPr>
        <w:rPr>
          <w:b/>
          <w:sz w:val="32"/>
          <w:szCs w:val="32"/>
        </w:rPr>
      </w:pPr>
      <w:r w:rsidRPr="007E4D82">
        <w:rPr>
          <w:b/>
          <w:i/>
          <w:iCs/>
        </w:rPr>
        <w:t>RAT</w:t>
      </w:r>
      <w:r w:rsidRPr="007E4D82">
        <w:t xml:space="preserve">: </w:t>
      </w:r>
      <w:r w:rsidRPr="007E4D82">
        <w:rPr>
          <w:i/>
          <w:iCs/>
        </w:rPr>
        <w:t>Remote Acces Tool</w:t>
      </w:r>
      <w:r w:rsidRPr="007E4D82">
        <w:t xml:space="preserve">, è la parte di software che permette di ottenere l’accesso al sistema target quando viene eseguita sul sistema target, solitamente anche chiamata </w:t>
      </w:r>
      <w:r w:rsidRPr="007E4D82">
        <w:rPr>
          <w:i/>
          <w:iCs/>
        </w:rPr>
        <w:t>payload of cyber-weapon</w:t>
      </w:r>
      <w:r w:rsidRPr="007E4D82">
        <w:t>.</w:t>
      </w:r>
    </w:p>
    <w:p w14:paraId="5ACB3E28" w14:textId="7E7D169A" w:rsidR="00F60BFA" w:rsidRPr="007E4D82" w:rsidRDefault="00F60BFA" w:rsidP="00A329E5">
      <w:pPr>
        <w:pStyle w:val="Paragrafoelenco"/>
        <w:numPr>
          <w:ilvl w:val="1"/>
          <w:numId w:val="13"/>
        </w:numPr>
        <w:rPr>
          <w:b/>
          <w:sz w:val="32"/>
          <w:szCs w:val="32"/>
        </w:rPr>
      </w:pPr>
      <w:r w:rsidRPr="007E4D82">
        <w:rPr>
          <w:b/>
          <w:i/>
          <w:iCs/>
        </w:rPr>
        <w:t>Exploit</w:t>
      </w:r>
      <w:r w:rsidRPr="007E4D82">
        <w:t xml:space="preserve">: è </w:t>
      </w:r>
      <w:r w:rsidR="00A45B5A" w:rsidRPr="007E4D82">
        <w:t xml:space="preserve">lo </w:t>
      </w:r>
      <w:r w:rsidRPr="007E4D82">
        <w:t xml:space="preserve">script che permette di </w:t>
      </w:r>
      <w:r w:rsidR="00A45B5A" w:rsidRPr="007E4D82">
        <w:t>eseguire il RAT utilizzando vulnerabilità de</w:t>
      </w:r>
      <w:r w:rsidR="000347A1" w:rsidRPr="007E4D82">
        <w:t>i</w:t>
      </w:r>
      <w:r w:rsidR="00A45B5A" w:rsidRPr="007E4D82">
        <w:t xml:space="preserve"> </w:t>
      </w:r>
      <w:r w:rsidR="000347A1" w:rsidRPr="007E4D82">
        <w:t>sistemi</w:t>
      </w:r>
      <w:r w:rsidR="00A45B5A" w:rsidRPr="007E4D82">
        <w:t xml:space="preserve">/software target, tramite l’utilizzo di </w:t>
      </w:r>
      <w:r w:rsidR="00A45B5A" w:rsidRPr="007E4D82">
        <w:rPr>
          <w:i/>
          <w:iCs/>
        </w:rPr>
        <w:t>CVE</w:t>
      </w:r>
      <w:r w:rsidR="00A45B5A" w:rsidRPr="007E4D82">
        <w:t>.</w:t>
      </w:r>
    </w:p>
    <w:p w14:paraId="578B61A9" w14:textId="4AEB0D78" w:rsidR="00EF074E" w:rsidRPr="007E4D82" w:rsidRDefault="00EF074E" w:rsidP="00A329E5">
      <w:pPr>
        <w:pStyle w:val="Paragrafoelenco"/>
        <w:numPr>
          <w:ilvl w:val="0"/>
          <w:numId w:val="13"/>
        </w:numPr>
        <w:rPr>
          <w:b/>
          <w:sz w:val="32"/>
          <w:szCs w:val="32"/>
        </w:rPr>
      </w:pPr>
      <w:r w:rsidRPr="007E4D82">
        <w:rPr>
          <w:b/>
        </w:rPr>
        <w:t>Delivery</w:t>
      </w:r>
      <w:r w:rsidRPr="007E4D82">
        <w:t>:</w:t>
      </w:r>
      <w:r w:rsidR="00A45B5A" w:rsidRPr="007E4D82">
        <w:t xml:space="preserve"> la parte critica della catena per un attacker</w:t>
      </w:r>
      <w:r w:rsidR="00A45B5A" w:rsidRPr="007E4D82">
        <w:rPr>
          <w:rStyle w:val="Rimandonotaapidipagina"/>
          <w:rFonts w:ascii="Arial" w:hAnsi="Arial" w:cs="Arial"/>
          <w:bCs/>
        </w:rPr>
        <w:footnoteReference w:id="4"/>
      </w:r>
      <w:r w:rsidR="00A45B5A" w:rsidRPr="007E4D82">
        <w:t>, l’</w:t>
      </w:r>
      <w:r w:rsidR="00A45B5A" w:rsidRPr="007E4D82">
        <w:rPr>
          <w:i/>
          <w:iCs/>
        </w:rPr>
        <w:t xml:space="preserve">alto rischio </w:t>
      </w:r>
      <w:r w:rsidR="00A45B5A" w:rsidRPr="007E4D82">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A329E5">
      <w:pPr>
        <w:pStyle w:val="Paragrafoelenco"/>
        <w:numPr>
          <w:ilvl w:val="0"/>
          <w:numId w:val="13"/>
        </w:numPr>
        <w:rPr>
          <w:b/>
          <w:sz w:val="32"/>
          <w:szCs w:val="32"/>
        </w:rPr>
      </w:pPr>
      <w:r w:rsidRPr="007E4D82">
        <w:rPr>
          <w:b/>
        </w:rPr>
        <w:t>Exploitation</w:t>
      </w:r>
      <w:r w:rsidRPr="007E4D82">
        <w:rPr>
          <w:sz w:val="32"/>
          <w:szCs w:val="32"/>
        </w:rPr>
        <w:t>:</w:t>
      </w:r>
      <w:r w:rsidR="00A45B5A" w:rsidRPr="007E4D82">
        <w:rPr>
          <w:sz w:val="32"/>
          <w:szCs w:val="32"/>
        </w:rPr>
        <w:t xml:space="preserve"> </w:t>
      </w:r>
      <w:r w:rsidR="00A45B5A" w:rsidRPr="007E4D82">
        <w:t xml:space="preserve">è la fase in cui vengono sfruttate le CVE </w:t>
      </w:r>
      <w:r w:rsidR="000347A1" w:rsidRPr="007E4D82">
        <w:t xml:space="preserve">per eseguire lo script sviluppato precedentemente, molte volte non è sufficiente un solo </w:t>
      </w:r>
      <w:r w:rsidR="000347A1" w:rsidRPr="007E4D82">
        <w:rPr>
          <w:i/>
          <w:iCs/>
        </w:rPr>
        <w:t>exploit</w:t>
      </w:r>
      <w:r w:rsidR="000347A1" w:rsidRPr="007E4D82">
        <w:t xml:space="preserve">, bensì si utilizzano </w:t>
      </w:r>
      <w:r w:rsidR="000347A1" w:rsidRPr="007E4D82">
        <w:rPr>
          <w:i/>
          <w:iCs/>
        </w:rPr>
        <w:t>exploit kit</w:t>
      </w:r>
      <w:r w:rsidR="000347A1" w:rsidRPr="007E4D82">
        <w:rPr>
          <w:rStyle w:val="Rimandonotaapidipagina"/>
          <w:rFonts w:ascii="Arial" w:hAnsi="Arial" w:cs="Arial"/>
          <w:bCs/>
          <w:i/>
          <w:iCs/>
        </w:rPr>
        <w:footnoteReference w:id="5"/>
      </w:r>
      <w:r w:rsidR="000347A1" w:rsidRPr="007E4D82">
        <w:t>.</w:t>
      </w:r>
    </w:p>
    <w:p w14:paraId="136E1E0F" w14:textId="68D935C2" w:rsidR="00EF074E" w:rsidRPr="007E4D82" w:rsidRDefault="00EF074E" w:rsidP="00A329E5">
      <w:pPr>
        <w:pStyle w:val="Paragrafoelenco"/>
        <w:numPr>
          <w:ilvl w:val="0"/>
          <w:numId w:val="13"/>
        </w:numPr>
        <w:rPr>
          <w:b/>
          <w:sz w:val="32"/>
          <w:szCs w:val="32"/>
        </w:rPr>
      </w:pPr>
      <w:r w:rsidRPr="007E4D82">
        <w:rPr>
          <w:b/>
        </w:rPr>
        <w:lastRenderedPageBreak/>
        <w:t>Installation</w:t>
      </w:r>
      <w:r w:rsidRPr="007E4D82">
        <w:rPr>
          <w:sz w:val="32"/>
          <w:szCs w:val="32"/>
        </w:rPr>
        <w:t>:</w:t>
      </w:r>
      <w:r w:rsidR="000347A1" w:rsidRPr="007E4D82">
        <w:rPr>
          <w:sz w:val="32"/>
          <w:szCs w:val="32"/>
        </w:rPr>
        <w:t xml:space="preserve"> </w:t>
      </w:r>
      <w:r w:rsidR="000347A1" w:rsidRPr="007E4D82">
        <w:t xml:space="preserve">prevede l’istallazione del RAT eludendo tutti i sistemi di sicurezza della vittima (ad es. Anti-Virus, Anti-Debugger, </w:t>
      </w:r>
      <w:r w:rsidR="00BE5E19" w:rsidRPr="007E4D82">
        <w:t xml:space="preserve">Anti-Emulation), tramite l’utilizzo di </w:t>
      </w:r>
      <w:r w:rsidR="00BE5E19" w:rsidRPr="007E4D82">
        <w:rPr>
          <w:i/>
          <w:iCs/>
        </w:rPr>
        <w:t xml:space="preserve">Rootkit </w:t>
      </w:r>
      <w:r w:rsidR="00BE5E19" w:rsidRPr="007E4D82">
        <w:t xml:space="preserve">e </w:t>
      </w:r>
      <w:r w:rsidR="00BE5E19" w:rsidRPr="007E4D82">
        <w:rPr>
          <w:i/>
          <w:iCs/>
        </w:rPr>
        <w:t>Bootkit</w:t>
      </w:r>
      <w:r w:rsidR="00BE5E19" w:rsidRPr="007E4D82">
        <w:t>, rendendo l’accesso ai sistemi della vittima persistente.</w:t>
      </w:r>
    </w:p>
    <w:p w14:paraId="783FA467" w14:textId="65311D1F" w:rsidR="00EF074E" w:rsidRPr="007E4D82" w:rsidRDefault="00EF074E" w:rsidP="00A329E5">
      <w:pPr>
        <w:pStyle w:val="Paragrafoelenco"/>
        <w:numPr>
          <w:ilvl w:val="0"/>
          <w:numId w:val="13"/>
        </w:numPr>
        <w:rPr>
          <w:b/>
          <w:sz w:val="32"/>
          <w:szCs w:val="32"/>
        </w:rPr>
      </w:pPr>
      <w:r w:rsidRPr="007E4D82">
        <w:rPr>
          <w:b/>
        </w:rPr>
        <w:t>Command &amp; Controll (C2)</w:t>
      </w:r>
      <w:r w:rsidRPr="007E4D82">
        <w:rPr>
          <w:sz w:val="32"/>
          <w:szCs w:val="32"/>
        </w:rPr>
        <w:t>:</w:t>
      </w:r>
      <w:r w:rsidR="000347A1" w:rsidRPr="007E4D82">
        <w:rPr>
          <w:sz w:val="32"/>
          <w:szCs w:val="32"/>
        </w:rPr>
        <w:t xml:space="preserve"> </w:t>
      </w:r>
      <w:r w:rsidR="00BE5E19" w:rsidRPr="007E4D82">
        <w:t xml:space="preserve">in questa fase l’attacker riesce a comunicare con i sistemi infetti, negli anni sono </w:t>
      </w:r>
      <w:r w:rsidR="007E4D82" w:rsidRPr="007E4D82">
        <w:t>nate differenti strutture</w:t>
      </w:r>
      <w:r w:rsidR="00BE5E19" w:rsidRPr="007E4D82">
        <w:t xml:space="preserve"> per portare a termine questo step:</w:t>
      </w:r>
    </w:p>
    <w:p w14:paraId="714A6152" w14:textId="12102EAC" w:rsidR="00BE5E19" w:rsidRPr="007E4D82" w:rsidRDefault="00BE5E19" w:rsidP="00A329E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struttura client-server</w:t>
      </w:r>
      <w:r w:rsidRPr="007E4D82">
        <w:t xml:space="preserve">, la limitazione consiste nel numero di risorse hardware/software disponibili nel </w:t>
      </w:r>
      <w:r w:rsidRPr="007E4D82">
        <w:rPr>
          <w:i/>
          <w:iCs/>
        </w:rPr>
        <w:t>C2 Server</w:t>
      </w:r>
      <w:r w:rsidR="007E4D82" w:rsidRPr="007E4D82">
        <w:t>.</w:t>
      </w:r>
    </w:p>
    <w:p w14:paraId="5B02946E" w14:textId="41DD7560" w:rsidR="00BE5E19" w:rsidRPr="007E4D82" w:rsidRDefault="00BE5E19" w:rsidP="00A329E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w:t>
      </w:r>
      <w:r w:rsidR="007E4D82" w:rsidRPr="007E4D82">
        <w:rPr>
          <w:i/>
          <w:iCs/>
        </w:rPr>
        <w:t>-</w:t>
      </w:r>
      <w:r w:rsidRPr="007E4D82">
        <w:rPr>
          <w:i/>
          <w:iCs/>
        </w:rPr>
        <w:t>to</w:t>
      </w:r>
      <w:r w:rsidR="007E4D82" w:rsidRPr="007E4D82">
        <w:rPr>
          <w:i/>
          <w:iCs/>
        </w:rPr>
        <w:t>-</w:t>
      </w:r>
      <w:r w:rsidRPr="007E4D82">
        <w:rPr>
          <w:i/>
          <w:iCs/>
        </w:rPr>
        <w:t>peer</w:t>
      </w:r>
      <w:r w:rsidR="007E4D82" w:rsidRPr="007E4D82">
        <w:t>, la quale permette alta scalabilità e tolleranza verso gli errori di trasmissione.</w:t>
      </w:r>
    </w:p>
    <w:p w14:paraId="1EF1728C" w14:textId="0FDE2201" w:rsidR="00BE5E19" w:rsidRPr="007E4D82" w:rsidRDefault="00BE5E19" w:rsidP="00A329E5">
      <w:pPr>
        <w:pStyle w:val="Paragrafoelenco"/>
        <w:numPr>
          <w:ilvl w:val="1"/>
          <w:numId w:val="13"/>
        </w:numPr>
        <w:rPr>
          <w:b/>
          <w:sz w:val="32"/>
          <w:szCs w:val="32"/>
        </w:rPr>
      </w:pPr>
      <w:r w:rsidRPr="007E4D82">
        <w:rPr>
          <w:b/>
          <w:i/>
          <w:iCs/>
        </w:rPr>
        <w:t>Struttura basata sui Social Network</w:t>
      </w:r>
      <w:r w:rsidRPr="007E4D82">
        <w:t>:</w:t>
      </w:r>
      <w:r w:rsidR="007E4D82" w:rsidRPr="007E4D82">
        <w:t xml:space="preserve"> permette di passare le informazioni tramite l’utilizzo di social network (es. </w:t>
      </w:r>
      <w:r w:rsidR="007E4D82" w:rsidRPr="007E4D82">
        <w:rPr>
          <w:i/>
          <w:iCs/>
        </w:rPr>
        <w:t>Taidoor</w:t>
      </w:r>
      <w:r w:rsidR="007E4D82" w:rsidRPr="007E4D82">
        <w:t>)</w:t>
      </w:r>
    </w:p>
    <w:p w14:paraId="2859CB03" w14:textId="4AFB5384" w:rsidR="00C45558" w:rsidRPr="005F13DC" w:rsidRDefault="00EF074E" w:rsidP="00A329E5">
      <w:pPr>
        <w:pStyle w:val="Paragrafoelenco"/>
        <w:numPr>
          <w:ilvl w:val="0"/>
          <w:numId w:val="13"/>
        </w:numPr>
      </w:pPr>
      <w:r w:rsidRPr="007E4D82">
        <w:rPr>
          <w:b/>
        </w:rPr>
        <w:t>Act on Objective</w:t>
      </w:r>
      <w:r w:rsidRPr="00E03D65">
        <w:t>:</w:t>
      </w:r>
      <w:r w:rsidR="000347A1" w:rsidRPr="00E03D65">
        <w:t xml:space="preserve"> </w:t>
      </w:r>
      <w:r w:rsidR="007E4D82" w:rsidRPr="00E03D65">
        <w:t xml:space="preserve">l'ultima fase della Cyber Kill Chain, implica </w:t>
      </w:r>
      <w:r w:rsidR="007E4D82" w:rsidRPr="00E03D65">
        <w:rPr>
          <w:i/>
          <w:iCs/>
        </w:rPr>
        <w:t>il raggiungimento dell'obiettivo</w:t>
      </w:r>
      <w:r w:rsidR="007E4D82" w:rsidRPr="00E03D65">
        <w:t xml:space="preserve"> </w:t>
      </w:r>
      <w:r w:rsidR="007E4D82" w:rsidRPr="00E03D65">
        <w:rPr>
          <w:i/>
          <w:iCs/>
        </w:rPr>
        <w:t>prefissato</w:t>
      </w:r>
      <w:r w:rsidR="007E4D82"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3C845E75" w14:textId="79292726" w:rsidR="00E03D65" w:rsidRPr="009E5951" w:rsidRDefault="00E03D65" w:rsidP="00A329E5">
      <w:pPr>
        <w:pStyle w:val="Titolo2"/>
      </w:pPr>
      <w:bookmarkStart w:id="73" w:name="_Toc169085201"/>
      <w:r w:rsidRPr="009E5951">
        <w:lastRenderedPageBreak/>
        <w:t>APT</w:t>
      </w:r>
      <w:r w:rsidR="00FF64B7">
        <w:t xml:space="preserve"> e Indicatori</w:t>
      </w:r>
      <w:bookmarkEnd w:id="73"/>
    </w:p>
    <w:p w14:paraId="1BBCDEA8" w14:textId="77777777" w:rsidR="009C734E" w:rsidRDefault="009E5951" w:rsidP="00A329E5">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r w:rsidR="003D7421">
        <w:rPr>
          <w:b/>
          <w:bCs/>
        </w:rPr>
        <w:t xml:space="preserve">Adavanced </w:t>
      </w:r>
      <w:r w:rsidR="003D7421" w:rsidRPr="00FF64B7">
        <w:rPr>
          <w:rFonts w:eastAsia="SimSun"/>
          <w:b/>
          <w:spacing w:val="0"/>
          <w:lang w:eastAsia="it-IT"/>
        </w:rPr>
        <w:t>Persistent</w:t>
      </w:r>
      <w:r w:rsidR="003D7421">
        <w:rPr>
          <w:b/>
          <w:bCs/>
        </w:rPr>
        <w:t xml:space="preserve"> Threat</w:t>
      </w:r>
      <w:r w:rsidR="003D7421">
        <w:t xml:space="preserve">) </w:t>
      </w:r>
      <w:r w:rsidR="001C7060">
        <w:t>[9].</w:t>
      </w:r>
      <w:r w:rsidR="009C734E">
        <w:t xml:space="preserve"> </w:t>
      </w:r>
    </w:p>
    <w:p w14:paraId="14CA2F7B" w14:textId="2CE28210" w:rsidR="001C7060" w:rsidRDefault="009C734E" w:rsidP="00A329E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A329E5">
      <w:pPr>
        <w:rPr>
          <w:u w:val="single"/>
        </w:rPr>
      </w:pPr>
      <w:r>
        <w:t xml:space="preserve">L’unico modo per difendersi da questo tipo di minacce è utilizzare metodi di </w:t>
      </w:r>
      <w:r w:rsidRPr="008D67BA">
        <w:rPr>
          <w:b/>
          <w:bCs/>
          <w:i/>
          <w:iCs/>
        </w:rPr>
        <w:t>Intellience-driven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A329E5">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rsidR="005D6A9B">
        <w:t xml:space="preserve"> [9]</w:t>
      </w:r>
      <w:r>
        <w:t xml:space="preserve"> i quali possono essere suddivisi in tre categorie:</w:t>
      </w:r>
    </w:p>
    <w:p w14:paraId="1C23D1F8" w14:textId="470836C0" w:rsidR="00FF64B7" w:rsidRPr="00B75024" w:rsidRDefault="00FF64B7" w:rsidP="00A329E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3F62BEF4" w14:textId="2EA02509" w:rsidR="00FF64B7" w:rsidRPr="00B75024" w:rsidRDefault="00FF64B7" w:rsidP="00A329E5">
      <w:pPr>
        <w:pStyle w:val="Paragrafoelenco"/>
        <w:numPr>
          <w:ilvl w:val="0"/>
          <w:numId w:val="19"/>
        </w:numPr>
        <w:rPr>
          <w:u w:val="single"/>
        </w:rPr>
      </w:pPr>
      <w:r w:rsidRPr="00B75024">
        <w:rPr>
          <w:b/>
          <w:bCs/>
        </w:rPr>
        <w:t>Calcolati</w:t>
      </w:r>
      <w:r w:rsidRPr="00B75024">
        <w:t>: derivano da dati coinvolti in un incidente (come i valori hash)</w:t>
      </w:r>
    </w:p>
    <w:p w14:paraId="2A26188F" w14:textId="381E0970" w:rsidR="007E177D" w:rsidRPr="00B75024" w:rsidRDefault="00FF64B7" w:rsidP="00A329E5">
      <w:pPr>
        <w:pStyle w:val="Paragrafoelenco"/>
        <w:numPr>
          <w:ilvl w:val="0"/>
          <w:numId w:val="19"/>
        </w:numPr>
        <w:rPr>
          <w:u w:val="single"/>
        </w:rPr>
      </w:pPr>
      <w:r w:rsidRPr="00B75024">
        <w:rPr>
          <w:b/>
          <w:bCs/>
        </w:rPr>
        <w:lastRenderedPageBreak/>
        <w:t>Comportamentali</w:t>
      </w:r>
      <w:r w:rsidRPr="00B75024">
        <w:t xml:space="preserve">: </w:t>
      </w:r>
      <w:r w:rsidR="00F35007" w:rsidRPr="00B75024">
        <w:t xml:space="preserve">maggiormente utilizzati, sono </w:t>
      </w:r>
      <w:r w:rsidRPr="00B75024">
        <w:t xml:space="preserve">collezione di indicatori atomici e calcolati in combinazione </w:t>
      </w:r>
      <w:r w:rsidR="00F35007" w:rsidRPr="00B75024">
        <w:t xml:space="preserve">logica </w:t>
      </w:r>
      <w:r w:rsidRPr="00B75024">
        <w:t>tra loro.</w:t>
      </w:r>
    </w:p>
    <w:p w14:paraId="51AF4CCE" w14:textId="32FF6FD5" w:rsidR="005F13DC" w:rsidRDefault="000B75A8" w:rsidP="00A329E5">
      <w:pPr>
        <w:pStyle w:val="Titolo2"/>
        <w:rPr>
          <w:lang w:val="en-US"/>
        </w:rPr>
      </w:pPr>
      <w:bookmarkStart w:id="74" w:name="_Toc169085202"/>
      <w:r>
        <w:rPr>
          <w:lang w:val="en-US"/>
        </w:rPr>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4"/>
    </w:p>
    <w:p w14:paraId="48778EEA" w14:textId="625F8304" w:rsidR="00BB2D61" w:rsidRPr="00563036" w:rsidRDefault="00BB2D61" w:rsidP="00A329E5">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A329E5">
      <w:r w:rsidRPr="00563036">
        <w:t xml:space="preserve">Le </w:t>
      </w:r>
      <w:r w:rsidRPr="00563036">
        <w:rPr>
          <w:b/>
          <w:bCs/>
        </w:rPr>
        <w:t>Common Vulnerabilities and Exposures</w:t>
      </w:r>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MITRE Coporation</w:t>
      </w:r>
      <w:r w:rsidRPr="00563036">
        <w:t xml:space="preserve">, ormai da anni queste sono uno dei principali metodi di identificazione univoco delle minacce. </w:t>
      </w:r>
    </w:p>
    <w:p w14:paraId="17D6F1A1" w14:textId="45330866" w:rsidR="004C21C8" w:rsidRPr="00563036" w:rsidRDefault="004C21C8" w:rsidP="00A329E5">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A329E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A329E5">
      <w:r w:rsidRPr="00563036">
        <w:t xml:space="preserve">Parallelamente al sistema delle CVE, le </w:t>
      </w:r>
      <w:r w:rsidRPr="00563036">
        <w:rPr>
          <w:b/>
          <w:bCs/>
        </w:rPr>
        <w:t>Common Weakness Enumeration</w:t>
      </w:r>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 Mentre le CVE forniscono un catalogo di vulnerabilità specifiche e note, le CWE offrono una vista più astratta, categorizzando tipologie di debolezze che sono comunemente sfruttate dagli aggressori.</w:t>
      </w:r>
    </w:p>
    <w:p w14:paraId="207EA517" w14:textId="59AE660D" w:rsidR="003459C0" w:rsidRPr="00563036" w:rsidRDefault="003459C0" w:rsidP="00A329E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A329E5">
      <w:r w:rsidRPr="00563036">
        <w:lastRenderedPageBreak/>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73AC83FF" w:rsidR="00655C8E" w:rsidRDefault="00924DD2" w:rsidP="00A329E5">
      <w:r>
        <w:t>Dalle CWE inoltre è possibile ricollegarsi alle</w:t>
      </w:r>
      <w:r w:rsidRPr="00924DD2">
        <w:t xml:space="preserve"> </w:t>
      </w:r>
      <w:r w:rsidRPr="00924DD2">
        <w:rPr>
          <w:b/>
          <w:bCs/>
        </w:rPr>
        <w:t>Common Attack Pattern Enumeration and Classification</w:t>
      </w:r>
      <w:r>
        <w:rPr>
          <w:b/>
          <w:bCs/>
        </w:rPr>
        <w:t xml:space="preserve"> </w:t>
      </w:r>
      <w:r w:rsidRPr="00924DD2">
        <w:t>(</w:t>
      </w:r>
      <w:r>
        <w:rPr>
          <w:b/>
          <w:bCs/>
        </w:rPr>
        <w:t>CAPEC</w:t>
      </w:r>
      <w:r>
        <w:t>), nate nel 2007, sono un dizionario di pattern di attacco conosciuti e utilizzati dagli esperti del settore per prevenire aggressioni a sistemi informatici identificate</w:t>
      </w:r>
      <w:r w:rsidR="00A7778C">
        <w:t xml:space="preserve">, quest’ultimo inoltre sono correlate al </w:t>
      </w:r>
      <w:r w:rsidRPr="00924DD2">
        <w:rPr>
          <w:b/>
          <w:bCs/>
        </w:rPr>
        <w:t>MITRE ATT&amp;CK Framework</w:t>
      </w:r>
      <w:r w:rsidR="00BB2D61">
        <w:rPr>
          <w:b/>
          <w:bCs/>
        </w:rPr>
        <w:t xml:space="preserve"> </w:t>
      </w:r>
      <w:r w:rsidR="00BB2D61">
        <w:t>(figura 2)</w:t>
      </w:r>
      <w:r>
        <w:t>.</w:t>
      </w:r>
    </w:p>
    <w:p w14:paraId="6B1C17D5" w14:textId="465E51AB" w:rsidR="00924DD2" w:rsidRPr="00924DD2" w:rsidRDefault="00BB2D61" w:rsidP="00A7778C">
      <w:pPr>
        <w:jc w:val="center"/>
      </w:pPr>
      <w:r>
        <w:rPr>
          <w:noProof/>
        </w:rPr>
        <w:drawing>
          <wp:inline distT="0" distB="0" distL="0" distR="0" wp14:anchorId="6B1279D6" wp14:editId="4D458016">
            <wp:extent cx="4953469" cy="2594344"/>
            <wp:effectExtent l="0" t="0" r="0"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191" cy="2612530"/>
                    </a:xfrm>
                    <a:prstGeom prst="rect">
                      <a:avLst/>
                    </a:prstGeom>
                    <a:noFill/>
                    <a:ln>
                      <a:noFill/>
                    </a:ln>
                  </pic:spPr>
                </pic:pic>
              </a:graphicData>
            </a:graphic>
          </wp:inline>
        </w:drawing>
      </w:r>
      <w:r>
        <w:br/>
      </w:r>
      <w:r w:rsidRPr="00B75024">
        <w:t xml:space="preserve">Figura 2: </w:t>
      </w:r>
      <w:r w:rsidR="00A7778C">
        <w:t>Correlazione tra CPE-CVE-CWE-CAPEC-ATT&amp;CK</w:t>
      </w:r>
      <w:r w:rsidRPr="00B75024">
        <w:t xml:space="preserve"> [16]</w:t>
      </w:r>
    </w:p>
    <w:p w14:paraId="2124BF77" w14:textId="171900D4" w:rsidR="007E177D" w:rsidRPr="007E4D82" w:rsidRDefault="007E177D" w:rsidP="00A329E5">
      <w:pPr>
        <w:pStyle w:val="Titolo2"/>
      </w:pPr>
      <w:bookmarkStart w:id="75" w:name="_Toc169085203"/>
      <w:r w:rsidRPr="007E4D82">
        <w:lastRenderedPageBreak/>
        <w:t>MITRE ATT&amp;CK Framework</w:t>
      </w:r>
      <w:bookmarkEnd w:id="75"/>
    </w:p>
    <w:p w14:paraId="20AE3148" w14:textId="77777777" w:rsidR="00924DD2" w:rsidRDefault="00F36A4D" w:rsidP="00A329E5">
      <w:r w:rsidRPr="00F36A4D">
        <w:t xml:space="preserve">In questo scenario in continua evoluzione, il </w:t>
      </w:r>
      <w:r w:rsidRPr="00633B5A">
        <w:t>MITRE ATT&amp;CK Framework</w:t>
      </w:r>
      <w:r w:rsidRPr="00F36A4D">
        <w:t xml:space="preserve"> </w:t>
      </w:r>
      <w:r w:rsidR="00633B5A">
        <w:t xml:space="preserve">[10] </w:t>
      </w:r>
      <w:r w:rsidRPr="00F36A4D">
        <w:t xml:space="preserve">emerge come uno strumento cruciale per la comprensione e la difesa contro le APT e altre minacce avanzate. </w:t>
      </w:r>
      <w:r w:rsidRPr="00633B5A">
        <w:rPr>
          <w:b/>
          <w:bCs/>
        </w:rPr>
        <w:t>ATT&amp;CK</w:t>
      </w:r>
      <w:r w:rsidRPr="00F36A4D">
        <w:t xml:space="preserve">, acronimo di </w:t>
      </w:r>
      <w:r w:rsidRPr="00633B5A">
        <w:rPr>
          <w:b/>
          <w:bCs/>
          <w:i/>
          <w:iCs/>
        </w:rPr>
        <w:t>Adversarial Tactics, Techniques, and Common Knowledge</w:t>
      </w:r>
      <w:r w:rsidRPr="00F36A4D">
        <w:t>, è una base di conoscenza pubblicamente accessibile che cataloga e descrive in modo dettagliato</w:t>
      </w:r>
      <w:r w:rsidR="00924DD2">
        <w:t>:</w:t>
      </w:r>
    </w:p>
    <w:p w14:paraId="45E21C43" w14:textId="6C3A2789" w:rsidR="00924DD2" w:rsidRPr="00B75024" w:rsidRDefault="00F36A4D" w:rsidP="00A329E5">
      <w:pPr>
        <w:pStyle w:val="Paragrafoelenco"/>
        <w:numPr>
          <w:ilvl w:val="0"/>
          <w:numId w:val="20"/>
        </w:numPr>
      </w:pPr>
      <w:r w:rsidRPr="00B75024">
        <w:t xml:space="preserve">le </w:t>
      </w:r>
      <w:r w:rsidRPr="00B75024">
        <w:rPr>
          <w:i/>
          <w:iCs/>
        </w:rPr>
        <w:t>tattiche</w:t>
      </w:r>
      <w:r w:rsidRPr="00B75024">
        <w:t xml:space="preserve"> </w:t>
      </w:r>
      <w:r w:rsidR="00633B5A" w:rsidRPr="00B75024">
        <w:t>(</w:t>
      </w:r>
      <w:r w:rsidR="00633B5A" w:rsidRPr="00B75024">
        <w:rPr>
          <w:b/>
          <w:bCs/>
        </w:rPr>
        <w:t>tactics</w:t>
      </w:r>
      <w:r w:rsidR="00633B5A" w:rsidRPr="00B75024">
        <w:t xml:space="preserve">) </w:t>
      </w:r>
      <w:r w:rsidRPr="00B75024">
        <w:t xml:space="preserve">e le </w:t>
      </w:r>
      <w:r w:rsidRPr="00B75024">
        <w:rPr>
          <w:i/>
          <w:iCs/>
        </w:rPr>
        <w:t>tecniche</w:t>
      </w:r>
      <w:r w:rsidR="00633B5A" w:rsidRPr="00B75024">
        <w:rPr>
          <w:i/>
          <w:iCs/>
        </w:rPr>
        <w:t xml:space="preserve"> </w:t>
      </w:r>
      <w:r w:rsidR="00633B5A" w:rsidRPr="00B75024">
        <w:t>(</w:t>
      </w:r>
      <w:r w:rsidR="00633B5A" w:rsidRPr="00B75024">
        <w:rPr>
          <w:b/>
          <w:bCs/>
        </w:rPr>
        <w:t>attack patterns</w:t>
      </w:r>
      <w:r w:rsidR="00633B5A" w:rsidRPr="00B75024">
        <w:t>)</w:t>
      </w:r>
      <w:r w:rsidRPr="00B75024">
        <w:t xml:space="preserve"> utilizzate dagli aggressori nelle loro campagne malevole</w:t>
      </w:r>
      <w:r w:rsidR="00924DD2" w:rsidRPr="00B75024">
        <w:t xml:space="preserve">, anche dette </w:t>
      </w:r>
      <w:r w:rsidR="00924DD2" w:rsidRPr="00563036">
        <w:rPr>
          <w:b/>
          <w:bCs/>
        </w:rPr>
        <w:t>Tactics Techniques and Procedures</w:t>
      </w:r>
      <w:r w:rsidR="00924DD2" w:rsidRPr="00B75024">
        <w:t xml:space="preserve"> (</w:t>
      </w:r>
      <w:r w:rsidR="00924DD2" w:rsidRPr="00B75024">
        <w:rPr>
          <w:b/>
          <w:bCs/>
        </w:rPr>
        <w:t>TTPs</w:t>
      </w:r>
      <w:r w:rsidR="00924DD2" w:rsidRPr="00B75024">
        <w:t>)</w:t>
      </w:r>
      <w:r w:rsidR="00D675A6">
        <w:t>;</w:t>
      </w:r>
    </w:p>
    <w:p w14:paraId="78CD7120" w14:textId="0EC366C2" w:rsidR="00924DD2" w:rsidRPr="00B75024" w:rsidRDefault="00633B5A" w:rsidP="00A329E5">
      <w:pPr>
        <w:pStyle w:val="Paragrafoelenco"/>
        <w:numPr>
          <w:ilvl w:val="0"/>
          <w:numId w:val="20"/>
        </w:numPr>
      </w:pPr>
      <w:r w:rsidRPr="00B75024">
        <w:t xml:space="preserve">tecniche di </w:t>
      </w:r>
      <w:r w:rsidRPr="00B75024">
        <w:rPr>
          <w:i/>
          <w:iCs/>
        </w:rPr>
        <w:t>riconoscimento</w:t>
      </w:r>
      <w:r w:rsidRPr="00B75024">
        <w:t xml:space="preserve"> (</w:t>
      </w:r>
      <w:r w:rsidRPr="00B75024">
        <w:rPr>
          <w:b/>
          <w:bCs/>
        </w:rPr>
        <w:t>detection</w:t>
      </w:r>
      <w:r w:rsidRPr="00B75024">
        <w:t>)</w:t>
      </w:r>
      <w:r w:rsidR="00D675A6">
        <w:t>;</w:t>
      </w:r>
    </w:p>
    <w:p w14:paraId="2B075309" w14:textId="2AA74328" w:rsidR="00924DD2" w:rsidRPr="00B75024" w:rsidRDefault="00924DD2" w:rsidP="00A329E5">
      <w:pPr>
        <w:pStyle w:val="Paragrafoelenco"/>
        <w:numPr>
          <w:ilvl w:val="0"/>
          <w:numId w:val="20"/>
        </w:numPr>
      </w:pPr>
      <w:r w:rsidRPr="00B75024">
        <w:t xml:space="preserve">metodi di </w:t>
      </w:r>
      <w:r w:rsidR="00633B5A" w:rsidRPr="00B75024">
        <w:rPr>
          <w:i/>
          <w:iCs/>
        </w:rPr>
        <w:t>mitigazione</w:t>
      </w:r>
      <w:r w:rsidR="00633B5A" w:rsidRPr="00B75024">
        <w:t xml:space="preserve"> (</w:t>
      </w:r>
      <w:r w:rsidR="00633B5A" w:rsidRPr="00B75024">
        <w:rPr>
          <w:b/>
          <w:bCs/>
        </w:rPr>
        <w:t>course of action</w:t>
      </w:r>
      <w:r w:rsidR="00633B5A" w:rsidRPr="00B75024">
        <w:t>)</w:t>
      </w:r>
      <w:r w:rsidR="00D675A6">
        <w:t>;</w:t>
      </w:r>
    </w:p>
    <w:p w14:paraId="4893238F" w14:textId="0353D3E0" w:rsidR="00924DD2" w:rsidRPr="00B75024" w:rsidRDefault="008E63D1" w:rsidP="00A329E5">
      <w:pPr>
        <w:pStyle w:val="Paragrafoelenco"/>
        <w:numPr>
          <w:ilvl w:val="0"/>
          <w:numId w:val="20"/>
        </w:numPr>
      </w:pPr>
      <w:r w:rsidRPr="00B75024">
        <w:t>gruppi di attacker conosciuti (</w:t>
      </w:r>
      <w:r w:rsidRPr="00B75024">
        <w:rPr>
          <w:b/>
          <w:bCs/>
        </w:rPr>
        <w:t>threat group</w:t>
      </w:r>
      <w:r w:rsidRPr="00B75024">
        <w:rPr>
          <w:i/>
          <w:iCs/>
        </w:rPr>
        <w:t xml:space="preserve"> </w:t>
      </w:r>
      <w:r w:rsidRPr="00B75024">
        <w:t>ad es. APT3, APT29)</w:t>
      </w:r>
      <w:r w:rsidR="00D675A6">
        <w:t>;</w:t>
      </w:r>
    </w:p>
    <w:p w14:paraId="719FC7F5" w14:textId="0BD92371" w:rsidR="00F20B85" w:rsidRDefault="00924DD2" w:rsidP="00A329E5">
      <w:pPr>
        <w:pStyle w:val="Paragrafoelenco"/>
        <w:numPr>
          <w:ilvl w:val="0"/>
          <w:numId w:val="20"/>
        </w:numPr>
      </w:pPr>
      <w:r w:rsidRPr="00B75024">
        <w:t>d</w:t>
      </w:r>
      <w:r w:rsidR="008E63D1" w:rsidRPr="00B75024">
        <w:t>ispositivi/sistemi comunemente presenti in ambienti industriali (</w:t>
      </w:r>
      <w:r w:rsidR="008E63D1" w:rsidRPr="00B75024">
        <w:rPr>
          <w:b/>
          <w:bCs/>
        </w:rPr>
        <w:t>asset</w:t>
      </w:r>
      <w:r w:rsidR="008E63D1" w:rsidRPr="00B75024">
        <w:t>)</w:t>
      </w:r>
      <w:r w:rsidR="00D675A6">
        <w:t>;</w:t>
      </w:r>
    </w:p>
    <w:p w14:paraId="562D4019" w14:textId="5F104B43" w:rsidR="00D675A6" w:rsidRPr="00B75024" w:rsidRDefault="00D675A6" w:rsidP="00A329E5">
      <w:pPr>
        <w:pStyle w:val="Paragrafoelenco"/>
        <w:numPr>
          <w:ilvl w:val="0"/>
          <w:numId w:val="20"/>
        </w:numPr>
      </w:pPr>
      <w:r>
        <w:t>tool/malware frequentemente usati dal red team (</w:t>
      </w:r>
      <w:r>
        <w:rPr>
          <w:b/>
          <w:bCs/>
        </w:rPr>
        <w:t>software</w:t>
      </w:r>
      <w:r>
        <w:t>).</w:t>
      </w:r>
    </w:p>
    <w:p w14:paraId="6453512C" w14:textId="53B4E0DE" w:rsidR="00F20B85" w:rsidRPr="00285B1B" w:rsidRDefault="00F20B85" w:rsidP="00A329E5">
      <w:pPr>
        <w:rPr>
          <w:u w:val="single"/>
        </w:rPr>
      </w:pPr>
      <w:r w:rsidRPr="00285B1B">
        <w:t xml:space="preserve">Il framework mette a </w:t>
      </w:r>
      <w:r w:rsidR="00285B1B" w:rsidRPr="00285B1B">
        <w:t>disposizione</w:t>
      </w:r>
      <w:r w:rsidRPr="00285B1B">
        <w:t xml:space="preserve"> 3 matrici in modo da suddividere l</w:t>
      </w:r>
      <w:r w:rsidR="00285B1B">
        <w:t>’ambiente in cui gli attacchi possano avvenir</w:t>
      </w:r>
      <w:r w:rsidR="00D675A6">
        <w:t>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3351707" w14:textId="073405AB" w:rsidR="00633B5A" w:rsidRPr="00F20B85" w:rsidRDefault="00633B5A" w:rsidP="00A329E5">
      <w:pPr>
        <w:rPr>
          <w:u w:val="single"/>
        </w:rPr>
      </w:pPr>
      <w:r>
        <w:t xml:space="preserve">Le </w:t>
      </w:r>
      <w:r w:rsidRPr="00F20B85">
        <w:rPr>
          <w:i/>
          <w:iCs/>
        </w:rPr>
        <w:t>tattiche</w:t>
      </w:r>
      <w:r w:rsidR="00F20B85">
        <w:t xml:space="preserve"> </w:t>
      </w:r>
      <w:r>
        <w:t xml:space="preserve">descritte </w:t>
      </w:r>
      <w:r w:rsidRPr="00F20B85">
        <w:t>nel</w:t>
      </w:r>
      <w:r>
        <w:t xml:space="preserve"> framework</w:t>
      </w:r>
      <w:r w:rsidR="00F20B85">
        <w:t>, nonché le colonne della matrice,</w:t>
      </w:r>
      <w:r>
        <w:t xml:space="preserve"> sono:</w:t>
      </w:r>
    </w:p>
    <w:p w14:paraId="3957CE87" w14:textId="77777777" w:rsidR="00633B5A" w:rsidRPr="00633B5A" w:rsidRDefault="00633B5A" w:rsidP="00A329E5">
      <w:pPr>
        <w:pStyle w:val="Paragrafoelenco"/>
        <w:numPr>
          <w:ilvl w:val="0"/>
          <w:numId w:val="14"/>
        </w:numPr>
      </w:pPr>
      <w:r w:rsidRPr="00633B5A">
        <w:rPr>
          <w:b/>
          <w:bCs/>
        </w:rPr>
        <w:t>Reconnaissance</w:t>
      </w:r>
      <w:r w:rsidRPr="00633B5A">
        <w:t>: Raccogliere informazioni che possono essere utilizzate per pianificare futuri attacchi.</w:t>
      </w:r>
    </w:p>
    <w:p w14:paraId="789AE363" w14:textId="77777777" w:rsidR="00633B5A" w:rsidRPr="00633B5A" w:rsidRDefault="00633B5A" w:rsidP="00A329E5">
      <w:pPr>
        <w:pStyle w:val="Paragrafoelenco"/>
        <w:numPr>
          <w:ilvl w:val="0"/>
          <w:numId w:val="14"/>
        </w:numPr>
      </w:pPr>
      <w:r w:rsidRPr="00633B5A">
        <w:rPr>
          <w:b/>
          <w:bCs/>
        </w:rPr>
        <w:lastRenderedPageBreak/>
        <w:t>Resource</w:t>
      </w:r>
      <w:r w:rsidRPr="00633B5A">
        <w:t xml:space="preserve"> </w:t>
      </w:r>
      <w:r w:rsidRPr="00633B5A">
        <w:rPr>
          <w:b/>
          <w:bCs/>
        </w:rPr>
        <w:t>Development</w:t>
      </w:r>
      <w:r w:rsidRPr="00633B5A">
        <w:t>: Creare e gestire risorse utilizzate per supportare le operazioni offensive.</w:t>
      </w:r>
    </w:p>
    <w:p w14:paraId="69123EB4" w14:textId="77777777" w:rsidR="00633B5A" w:rsidRPr="00633B5A" w:rsidRDefault="00633B5A" w:rsidP="00A329E5">
      <w:pPr>
        <w:pStyle w:val="Paragrafoelenco"/>
        <w:numPr>
          <w:ilvl w:val="0"/>
          <w:numId w:val="14"/>
        </w:numPr>
      </w:pPr>
      <w:r w:rsidRPr="00633B5A">
        <w:rPr>
          <w:b/>
          <w:bCs/>
        </w:rPr>
        <w:t>Initial</w:t>
      </w:r>
      <w:r w:rsidRPr="00633B5A">
        <w:t xml:space="preserve"> </w:t>
      </w:r>
      <w:r w:rsidRPr="00633B5A">
        <w:rPr>
          <w:b/>
          <w:bCs/>
        </w:rPr>
        <w:t>Access</w:t>
      </w:r>
      <w:r w:rsidRPr="00633B5A">
        <w:t>: Guadagnare l'ingresso nel network o nel sistema della vittima.</w:t>
      </w:r>
    </w:p>
    <w:p w14:paraId="7BFC7566" w14:textId="77777777" w:rsidR="00633B5A" w:rsidRPr="00633B5A" w:rsidRDefault="00633B5A" w:rsidP="00A329E5">
      <w:pPr>
        <w:pStyle w:val="Paragrafoelenco"/>
        <w:numPr>
          <w:ilvl w:val="0"/>
          <w:numId w:val="14"/>
        </w:numPr>
      </w:pPr>
      <w:r w:rsidRPr="00F20B85">
        <w:rPr>
          <w:b/>
          <w:bCs/>
        </w:rPr>
        <w:t>Execution</w:t>
      </w:r>
      <w:r w:rsidRPr="00633B5A">
        <w:t>: Eseguire codice malevolo sul sistema della vittima per portare avanti l'attacco.</w:t>
      </w:r>
    </w:p>
    <w:p w14:paraId="1F30CD7B" w14:textId="77777777" w:rsidR="00633B5A" w:rsidRPr="00633B5A" w:rsidRDefault="00633B5A" w:rsidP="00A329E5">
      <w:pPr>
        <w:pStyle w:val="Paragrafoelenco"/>
        <w:numPr>
          <w:ilvl w:val="0"/>
          <w:numId w:val="14"/>
        </w:numPr>
      </w:pPr>
      <w:r w:rsidRPr="00F20B85">
        <w:rPr>
          <w:b/>
          <w:bCs/>
        </w:rPr>
        <w:t>Persistence</w:t>
      </w:r>
      <w:r w:rsidRPr="00633B5A">
        <w:t>: Mantenere l'accesso a lungo termine ai sistemi compromessi attraverso vari metodi, nonostante i riavvii e i cambiamenti di credenziali.</w:t>
      </w:r>
    </w:p>
    <w:p w14:paraId="2E47B23D" w14:textId="77777777" w:rsidR="00633B5A" w:rsidRPr="00633B5A" w:rsidRDefault="00633B5A" w:rsidP="00A329E5">
      <w:pPr>
        <w:pStyle w:val="Paragrafoelenco"/>
        <w:numPr>
          <w:ilvl w:val="0"/>
          <w:numId w:val="14"/>
        </w:numPr>
      </w:pPr>
      <w:r w:rsidRPr="00F20B85">
        <w:rPr>
          <w:b/>
          <w:bCs/>
        </w:rPr>
        <w:t>Privilege</w:t>
      </w:r>
      <w:r w:rsidRPr="00633B5A">
        <w:t xml:space="preserve"> </w:t>
      </w:r>
      <w:r w:rsidRPr="00F20B85">
        <w:rPr>
          <w:b/>
          <w:bCs/>
        </w:rPr>
        <w:t>Escalation</w:t>
      </w:r>
      <w:r w:rsidRPr="00633B5A">
        <w:t>: Ottenere livelli di accesso superiori sul sistema o network compromesso, spesso ottenendo privilegi di amministrazione.</w:t>
      </w:r>
    </w:p>
    <w:p w14:paraId="0F8D9DBD" w14:textId="77777777" w:rsidR="00633B5A" w:rsidRPr="00633B5A" w:rsidRDefault="00633B5A" w:rsidP="00A329E5">
      <w:pPr>
        <w:pStyle w:val="Paragrafoelenco"/>
        <w:numPr>
          <w:ilvl w:val="0"/>
          <w:numId w:val="14"/>
        </w:numPr>
      </w:pPr>
      <w:r w:rsidRPr="00F20B85">
        <w:rPr>
          <w:b/>
          <w:bCs/>
        </w:rPr>
        <w:t>Defense</w:t>
      </w:r>
      <w:r w:rsidRPr="00633B5A">
        <w:t xml:space="preserve"> </w:t>
      </w:r>
      <w:r w:rsidRPr="00F20B85">
        <w:rPr>
          <w:b/>
          <w:bCs/>
        </w:rPr>
        <w:t>Evasion</w:t>
      </w:r>
      <w:r w:rsidRPr="00633B5A">
        <w:t>: Evitare il rilevamento attraverso diversi mezzi, includendo la modifica del codice malevolo e l'abuso di strumenti legittimi.</w:t>
      </w:r>
    </w:p>
    <w:p w14:paraId="46E90B64" w14:textId="77777777" w:rsidR="00633B5A" w:rsidRPr="00633B5A" w:rsidRDefault="00633B5A" w:rsidP="00A329E5">
      <w:pPr>
        <w:pStyle w:val="Paragrafoelenco"/>
        <w:numPr>
          <w:ilvl w:val="0"/>
          <w:numId w:val="14"/>
        </w:numPr>
      </w:pPr>
      <w:r w:rsidRPr="00F20B85">
        <w:rPr>
          <w:b/>
          <w:bCs/>
        </w:rPr>
        <w:t>Credential</w:t>
      </w:r>
      <w:r w:rsidRPr="00633B5A">
        <w:t xml:space="preserve"> </w:t>
      </w:r>
      <w:r w:rsidRPr="00F20B85">
        <w:rPr>
          <w:b/>
          <w:bCs/>
        </w:rPr>
        <w:t>Access</w:t>
      </w:r>
      <w:r w:rsidRPr="00633B5A">
        <w:t>: Rubare credenziali come nomi utente e password per ottenere ulteriore accesso all'interno dell'ambiente della vittima.</w:t>
      </w:r>
    </w:p>
    <w:p w14:paraId="7566C9DA" w14:textId="77777777" w:rsidR="00633B5A" w:rsidRPr="00633B5A" w:rsidRDefault="00633B5A" w:rsidP="00A329E5">
      <w:pPr>
        <w:pStyle w:val="Paragrafoelenco"/>
        <w:numPr>
          <w:ilvl w:val="0"/>
          <w:numId w:val="14"/>
        </w:numPr>
      </w:pPr>
      <w:r w:rsidRPr="00F20B85">
        <w:rPr>
          <w:b/>
          <w:bCs/>
        </w:rPr>
        <w:t>Discovery</w:t>
      </w:r>
      <w:r w:rsidRPr="00633B5A">
        <w:t>: Raccogliere informazioni sull'ambiente interno per orientare gli attacchi successivi.</w:t>
      </w:r>
    </w:p>
    <w:p w14:paraId="035A97D3" w14:textId="77777777" w:rsidR="00633B5A" w:rsidRPr="00633B5A" w:rsidRDefault="00633B5A" w:rsidP="00A329E5">
      <w:pPr>
        <w:pStyle w:val="Paragrafoelenco"/>
        <w:numPr>
          <w:ilvl w:val="0"/>
          <w:numId w:val="14"/>
        </w:numPr>
      </w:pPr>
      <w:r w:rsidRPr="00F20B85">
        <w:rPr>
          <w:b/>
          <w:bCs/>
        </w:rPr>
        <w:t>Lateral</w:t>
      </w:r>
      <w:r w:rsidRPr="00633B5A">
        <w:t xml:space="preserve"> </w:t>
      </w:r>
      <w:r w:rsidRPr="00F20B85">
        <w:rPr>
          <w:b/>
          <w:bCs/>
        </w:rPr>
        <w:t>Movement</w:t>
      </w:r>
      <w:r w:rsidRPr="00633B5A">
        <w:t>: Muoversi attraverso la rete per accedere a ulteriori sistemi e informazioni.</w:t>
      </w:r>
    </w:p>
    <w:p w14:paraId="457F3538" w14:textId="77777777" w:rsidR="00633B5A" w:rsidRPr="00633B5A" w:rsidRDefault="00633B5A" w:rsidP="00A329E5">
      <w:pPr>
        <w:pStyle w:val="Paragrafoelenco"/>
        <w:numPr>
          <w:ilvl w:val="0"/>
          <w:numId w:val="14"/>
        </w:numPr>
      </w:pPr>
      <w:r w:rsidRPr="00F20B85">
        <w:rPr>
          <w:b/>
          <w:bCs/>
        </w:rPr>
        <w:t>Collection</w:t>
      </w:r>
      <w:r w:rsidRPr="00633B5A">
        <w:t>: Raccogliere dati di valore dall'ambiente della vittima.</w:t>
      </w:r>
    </w:p>
    <w:p w14:paraId="3C298EB2" w14:textId="77777777" w:rsidR="00633B5A" w:rsidRPr="00633B5A" w:rsidRDefault="00633B5A" w:rsidP="00A329E5">
      <w:pPr>
        <w:pStyle w:val="Paragrafoelenco"/>
        <w:numPr>
          <w:ilvl w:val="0"/>
          <w:numId w:val="14"/>
        </w:numPr>
      </w:pPr>
      <w:r w:rsidRPr="00F20B85">
        <w:rPr>
          <w:b/>
          <w:bCs/>
        </w:rPr>
        <w:lastRenderedPageBreak/>
        <w:t>Command</w:t>
      </w:r>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215404FA" w14:textId="5536073F" w:rsidR="00633B5A" w:rsidRDefault="00633B5A" w:rsidP="00A329E5">
      <w:pPr>
        <w:pStyle w:val="Paragrafoelenco"/>
        <w:numPr>
          <w:ilvl w:val="0"/>
          <w:numId w:val="14"/>
        </w:numPr>
      </w:pPr>
      <w:r w:rsidRPr="00F20B85">
        <w:rPr>
          <w:b/>
          <w:bCs/>
        </w:rPr>
        <w:t>Exfiltration</w:t>
      </w:r>
      <w:r w:rsidRPr="00633B5A">
        <w:t>: Trasferire dati da un computer o rete compromessi a un luogo controllato dall'aggressore.</w:t>
      </w:r>
    </w:p>
    <w:p w14:paraId="14C0E769" w14:textId="04B447FC" w:rsidR="00AF51D6" w:rsidRDefault="00AF51D6" w:rsidP="00A329E5">
      <w:pPr>
        <w:pStyle w:val="Paragrafoelenco"/>
        <w:numPr>
          <w:ilvl w:val="0"/>
          <w:numId w:val="14"/>
        </w:numPr>
      </w:pPr>
      <w:r w:rsidRPr="00AF51D6">
        <w:rPr>
          <w:b/>
          <w:bCs/>
        </w:rPr>
        <w:t>Impair Process Control</w:t>
      </w:r>
      <w:r>
        <w:t xml:space="preserve">: Tecniche che portano a manipolare, danneggiare e/o disabilitare processi di controllo fisici. </w:t>
      </w:r>
    </w:p>
    <w:p w14:paraId="56A109FA" w14:textId="1B539CBE" w:rsidR="00AF51D6" w:rsidRPr="00AF51D6" w:rsidRDefault="00AF51D6" w:rsidP="00A329E5">
      <w:pPr>
        <w:pStyle w:val="Paragrafoelenco"/>
        <w:numPr>
          <w:ilvl w:val="0"/>
          <w:numId w:val="14"/>
        </w:numPr>
        <w:rPr>
          <w:b/>
          <w:bCs/>
        </w:rPr>
      </w:pPr>
      <w:r w:rsidRPr="00AF51D6">
        <w:rPr>
          <w:b/>
          <w:bCs/>
        </w:rPr>
        <w:t>Inhibit Response Function</w:t>
      </w:r>
      <w:r>
        <w:t>: I</w:t>
      </w:r>
      <w:r w:rsidRPr="00AF51D6">
        <w:t>mpedire che le funzioni di sicurezza, protezione, garanzia della qualità e intervento dell'operatore rispondano a un guasto, a un pericolo o a uno stato pericoloso</w:t>
      </w:r>
      <w:r>
        <w:t xml:space="preserve"> non fermino le azioni malevole.</w:t>
      </w:r>
    </w:p>
    <w:p w14:paraId="7D36DC92" w14:textId="1EC256E6" w:rsidR="007E177D" w:rsidRDefault="00633B5A" w:rsidP="00A329E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10969338" w14:textId="203E22A0" w:rsidR="002D424F" w:rsidRDefault="002D424F" w:rsidP="00A329E5">
      <w:r>
        <w:t>Nella documentazione del framework in questione sono disponibili vari tool, tra cui:</w:t>
      </w:r>
    </w:p>
    <w:p w14:paraId="5DC00DC4" w14:textId="75FE9BBF" w:rsidR="002D424F" w:rsidRPr="002D424F" w:rsidRDefault="002D424F" w:rsidP="00A329E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0AC318B0" w14:textId="289319BC" w:rsidR="002D424F" w:rsidRPr="002D424F" w:rsidRDefault="002D424F" w:rsidP="00A329E5">
      <w:pPr>
        <w:pStyle w:val="Paragrafoelenco"/>
        <w:numPr>
          <w:ilvl w:val="0"/>
          <w:numId w:val="16"/>
        </w:numPr>
        <w:rPr>
          <w:u w:val="single"/>
        </w:rPr>
      </w:pPr>
      <w:r w:rsidRPr="002D424F">
        <w:rPr>
          <w:b/>
          <w:bCs/>
        </w:rPr>
        <w:t>Python Utilities</w:t>
      </w:r>
      <w:r w:rsidRPr="002D424F">
        <w:t>: prevede una l</w:t>
      </w:r>
      <w:r>
        <w:t xml:space="preserve">ibreria python scaricabile, da poter utilizzare per manipolare e ottenere oggetti </w:t>
      </w:r>
      <w:r w:rsidRPr="004B56F5">
        <w:rPr>
          <w:b/>
          <w:bCs/>
        </w:rPr>
        <w:t>STIX 2.0</w:t>
      </w:r>
      <w:r>
        <w:t xml:space="preserve"> (</w:t>
      </w:r>
      <w:r w:rsidRPr="004B56F5">
        <w:rPr>
          <w:b/>
          <w:bCs/>
          <w:color w:val="111111"/>
          <w:shd w:val="clear" w:color="auto" w:fill="FDFDFD"/>
        </w:rPr>
        <w:t>Structured Threat Information Expression</w:t>
      </w:r>
      <w:r>
        <w:rPr>
          <w:rFonts w:ascii="Helvetica" w:hAnsi="Helvetica"/>
          <w:color w:val="111111"/>
          <w:shd w:val="clear" w:color="auto" w:fill="FDFDFD"/>
        </w:rPr>
        <w:t>)</w:t>
      </w:r>
      <w:r w:rsidR="004B56F5">
        <w:rPr>
          <w:rFonts w:ascii="Helvetica" w:hAnsi="Helvetica"/>
          <w:color w:val="111111"/>
          <w:shd w:val="clear" w:color="auto" w:fill="FDFDFD"/>
        </w:rPr>
        <w:t>.</w:t>
      </w:r>
      <w:r>
        <w:t xml:space="preserve"> </w:t>
      </w:r>
    </w:p>
    <w:p w14:paraId="5C494B1E" w14:textId="4B41313C" w:rsidR="004B56F5" w:rsidRPr="004B56F5" w:rsidRDefault="002D424F" w:rsidP="00A329E5">
      <w:pPr>
        <w:pStyle w:val="Paragrafoelenco"/>
        <w:numPr>
          <w:ilvl w:val="0"/>
          <w:numId w:val="16"/>
        </w:numPr>
      </w:pPr>
      <w:r w:rsidRPr="004B56F5">
        <w:rPr>
          <w:b/>
          <w:bCs/>
        </w:rPr>
        <w:t>ATT&amp;CK Navigator</w:t>
      </w:r>
      <w:r w:rsidRPr="004B56F5">
        <w:t xml:space="preserve">: </w:t>
      </w:r>
      <w:r w:rsidR="004B56F5" w:rsidRPr="004B56F5">
        <w:t xml:space="preserve">Un tool web-based progettato specificamente per esplorare la matrice del MITRE ATT&amp;CK, consentendo agli utenti di annotare possibili combinazioni di tecniche per orchestrare un attacco o per ricostruire il percorso seguito dal red </w:t>
      </w:r>
      <w:r w:rsidR="004B56F5" w:rsidRPr="004B56F5">
        <w:lastRenderedPageBreak/>
        <w:t>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br/>
        <w:t>Con il MITRE ATT&amp;CK Navigator, gli utenti possono creare "</w:t>
      </w:r>
      <w:r w:rsidR="004B56F5" w:rsidRPr="007D63D0">
        <w:rPr>
          <w:b/>
          <w:bCs/>
        </w:rPr>
        <w:t>layer</w:t>
      </w:r>
      <w:r w:rsidR="004B56F5" w:rsidRPr="004B56F5">
        <w:t xml:space="preserve">" personalizzati che evidenziano specifici insiemi di tecniche utilizzate in scenari di attacco noti o ipotetici, </w:t>
      </w:r>
      <w:r w:rsidR="004B56F5" w:rsidRPr="007D63D0">
        <w:rPr>
          <w:b/>
          <w:bCs/>
        </w:rPr>
        <w:t xml:space="preserve">facilitando l'analisi delle minacce </w:t>
      </w:r>
      <w:r w:rsidR="004B56F5" w:rsidRPr="004B56F5">
        <w:t xml:space="preserve">e la </w:t>
      </w:r>
      <w:r w:rsidR="004B56F5" w:rsidRPr="007D63D0">
        <w:rPr>
          <w:b/>
          <w:bCs/>
        </w:rPr>
        <w:t>pianificazione della difesa</w:t>
      </w:r>
      <w:r w:rsidR="004B56F5"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t xml:space="preserve"> (figura </w:t>
      </w:r>
      <w:r w:rsidR="00BB2D61">
        <w:t>3</w:t>
      </w:r>
      <w:r w:rsidR="00B357C6">
        <w:t>)</w:t>
      </w:r>
      <w:r w:rsidR="004B56F5" w:rsidRPr="004B56F5">
        <w:t>.</w:t>
      </w:r>
    </w:p>
    <w:p w14:paraId="153D6359" w14:textId="15234F64" w:rsidR="00224F25" w:rsidRDefault="00224F25" w:rsidP="00A329E5">
      <w:r w:rsidRPr="00224F25">
        <w:rPr>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A329E5">
      <w:pPr>
        <w:rPr>
          <w:color w:val="C00000"/>
        </w:rPr>
      </w:pPr>
      <w:r w:rsidRPr="00B75024">
        <w:lastRenderedPageBreak/>
        <w:t xml:space="preserve">Figura </w:t>
      </w:r>
      <w:r w:rsidR="00BB2D61" w:rsidRPr="00B75024">
        <w:t>3</w:t>
      </w:r>
      <w:r w:rsidRPr="00B75024">
        <w:t xml:space="preserve">: </w:t>
      </w:r>
      <w:r w:rsidR="004B56F5" w:rsidRPr="00B75024">
        <w:t>Esempio di utilizzo del MITRE ATT&amp;CK Navigator</w:t>
      </w:r>
      <w:r w:rsidR="007D63D0" w:rsidRPr="00B75024">
        <w:br/>
        <w:t xml:space="preserve">studio dell’unione dei gruppi </w:t>
      </w:r>
      <w:r w:rsidR="00FD7288" w:rsidRPr="00B75024">
        <w:rPr>
          <w:color w:val="92D050"/>
        </w:rPr>
        <w:t>APT3</w:t>
      </w:r>
      <w:r w:rsidR="00FD7288" w:rsidRPr="00B75024">
        <w:t xml:space="preserve">, </w:t>
      </w:r>
      <w:r w:rsidR="00FD7288" w:rsidRPr="00B75024">
        <w:rPr>
          <w:color w:val="BF8F00" w:themeColor="accent4" w:themeShade="BF"/>
        </w:rPr>
        <w:t>APT29</w:t>
      </w:r>
      <w:r w:rsidR="00FD7288" w:rsidRPr="00B75024">
        <w:t xml:space="preserve">, </w:t>
      </w:r>
      <w:r w:rsidR="00FD7288" w:rsidRPr="00B75024">
        <w:rPr>
          <w:color w:val="C00000"/>
        </w:rPr>
        <w:t>APT3+APT29</w:t>
      </w:r>
    </w:p>
    <w:p w14:paraId="45C92816" w14:textId="3C9C6965" w:rsidR="00662E33" w:rsidRDefault="007E177D" w:rsidP="00A329E5">
      <w:pPr>
        <w:pStyle w:val="Titolo2"/>
      </w:pPr>
      <w:bookmarkStart w:id="76" w:name="_Toc169085204"/>
      <w:r w:rsidRPr="009E5951">
        <w:t>MITRE ATLAS – Nuove tecnologie e nuove minacce</w:t>
      </w:r>
      <w:bookmarkEnd w:id="76"/>
    </w:p>
    <w:p w14:paraId="174E28AE" w14:textId="77777777" w:rsidR="00B9533E" w:rsidRDefault="00B9533E" w:rsidP="00A329E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329E5">
      <w:r>
        <w:t xml:space="preserve">Con lo scopo di colmare il divario di conoscenza tra il red team e il blu team, è nato il nuovo framework </w:t>
      </w:r>
      <w:r w:rsidRPr="00B9533E">
        <w:rPr>
          <w:b/>
          <w:bCs/>
        </w:rPr>
        <w:t>Mitre</w:t>
      </w:r>
      <w:r>
        <w:rPr>
          <w:b/>
          <w:bCs/>
        </w:rPr>
        <w:t xml:space="preserve"> ATLAS </w:t>
      </w:r>
      <w:r>
        <w:t>(</w:t>
      </w:r>
      <w:r w:rsidR="00484A22" w:rsidRPr="00484A22">
        <w:rPr>
          <w:b/>
          <w:bCs/>
          <w:i/>
          <w:iCs/>
        </w:rPr>
        <w:t>Adversarial Threat Landscape for Artificial-Intelligence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329E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3A0CE3D" w14:textId="7D100834" w:rsidR="00AF51D6" w:rsidRPr="00AF51D6" w:rsidRDefault="00AF51D6" w:rsidP="00A329E5">
      <w:pPr>
        <w:pStyle w:val="Paragrafoelenco"/>
        <w:numPr>
          <w:ilvl w:val="0"/>
          <w:numId w:val="15"/>
        </w:numPr>
      </w:pPr>
      <w:r w:rsidRPr="00AF51D6">
        <w:t>Reconnaissance</w:t>
      </w:r>
    </w:p>
    <w:p w14:paraId="4BEFF4D3" w14:textId="2357A5FE" w:rsidR="00AF51D6" w:rsidRPr="00AF51D6" w:rsidRDefault="00AF51D6" w:rsidP="00A329E5">
      <w:pPr>
        <w:pStyle w:val="Paragrafoelenco"/>
        <w:numPr>
          <w:ilvl w:val="0"/>
          <w:numId w:val="15"/>
        </w:numPr>
      </w:pPr>
      <w:r w:rsidRPr="00AF51D6">
        <w:t>Resource Development</w:t>
      </w:r>
    </w:p>
    <w:p w14:paraId="64ECF31A" w14:textId="4F6D2DCE" w:rsidR="00AF51D6" w:rsidRPr="00AF51D6" w:rsidRDefault="00AF51D6" w:rsidP="00A329E5">
      <w:pPr>
        <w:pStyle w:val="Paragrafoelenco"/>
        <w:numPr>
          <w:ilvl w:val="0"/>
          <w:numId w:val="15"/>
        </w:numPr>
      </w:pPr>
      <w:r w:rsidRPr="00AF51D6">
        <w:t>Initial Access</w:t>
      </w:r>
    </w:p>
    <w:p w14:paraId="68CA9B3D" w14:textId="78EA8754" w:rsidR="00AF51D6" w:rsidRPr="00AF51D6" w:rsidRDefault="00AF51D6" w:rsidP="00A329E5">
      <w:pPr>
        <w:pStyle w:val="Paragrafoelenco"/>
        <w:numPr>
          <w:ilvl w:val="0"/>
          <w:numId w:val="15"/>
        </w:numPr>
        <w:rPr>
          <w:b/>
          <w:bCs/>
        </w:rPr>
      </w:pPr>
      <w:r w:rsidRPr="00AF51D6">
        <w:rPr>
          <w:b/>
          <w:bCs/>
        </w:rPr>
        <w:lastRenderedPageBreak/>
        <w:t>ML Model Access</w:t>
      </w:r>
      <w:r>
        <w:t>:</w:t>
      </w:r>
      <w:r w:rsidR="00CC5CC1">
        <w:t xml:space="preserve"> Gli avversari cercano di ottenere certi livelli di accesso ad un modello di  machine learning.</w:t>
      </w:r>
    </w:p>
    <w:p w14:paraId="3FB2637A" w14:textId="0DA06D4C" w:rsidR="00AF51D6" w:rsidRPr="00AF51D6" w:rsidRDefault="00AF51D6" w:rsidP="00A329E5">
      <w:pPr>
        <w:pStyle w:val="Paragrafoelenco"/>
        <w:numPr>
          <w:ilvl w:val="0"/>
          <w:numId w:val="15"/>
        </w:numPr>
      </w:pPr>
      <w:r w:rsidRPr="00AF51D6">
        <w:t>Execution</w:t>
      </w:r>
    </w:p>
    <w:p w14:paraId="399F23E0" w14:textId="07D8C3C3" w:rsidR="00AF51D6" w:rsidRPr="00AF51D6" w:rsidRDefault="00AF51D6" w:rsidP="00A329E5">
      <w:pPr>
        <w:pStyle w:val="Paragrafoelenco"/>
        <w:numPr>
          <w:ilvl w:val="0"/>
          <w:numId w:val="15"/>
        </w:numPr>
      </w:pPr>
      <w:r w:rsidRPr="00AF51D6">
        <w:t>Persistence</w:t>
      </w:r>
    </w:p>
    <w:p w14:paraId="353EB96E" w14:textId="30F5024B" w:rsidR="00AF51D6" w:rsidRPr="00AF51D6" w:rsidRDefault="00AF51D6" w:rsidP="00A329E5">
      <w:pPr>
        <w:pStyle w:val="Paragrafoelenco"/>
        <w:numPr>
          <w:ilvl w:val="0"/>
          <w:numId w:val="15"/>
        </w:numPr>
      </w:pPr>
      <w:r w:rsidRPr="00AF51D6">
        <w:t>Privilege Escalation</w:t>
      </w:r>
    </w:p>
    <w:p w14:paraId="73CFA5EF" w14:textId="53AFE45C" w:rsidR="00AF51D6" w:rsidRPr="00AF51D6" w:rsidRDefault="00AF51D6" w:rsidP="00A329E5">
      <w:pPr>
        <w:pStyle w:val="Paragrafoelenco"/>
        <w:numPr>
          <w:ilvl w:val="0"/>
          <w:numId w:val="15"/>
        </w:numPr>
      </w:pPr>
      <w:r w:rsidRPr="00AF51D6">
        <w:t>Defense Evasion</w:t>
      </w:r>
    </w:p>
    <w:p w14:paraId="0FB2236A" w14:textId="3B32F058" w:rsidR="00AF51D6" w:rsidRPr="00AF51D6" w:rsidRDefault="00AF51D6" w:rsidP="00A329E5">
      <w:pPr>
        <w:pStyle w:val="Paragrafoelenco"/>
        <w:numPr>
          <w:ilvl w:val="0"/>
          <w:numId w:val="15"/>
        </w:numPr>
      </w:pPr>
      <w:r w:rsidRPr="00AF51D6">
        <w:t>Credential Access</w:t>
      </w:r>
    </w:p>
    <w:p w14:paraId="40055CA5" w14:textId="0B6C399E" w:rsidR="00AF51D6" w:rsidRPr="00AF51D6" w:rsidRDefault="00AF51D6" w:rsidP="00A329E5">
      <w:pPr>
        <w:pStyle w:val="Paragrafoelenco"/>
        <w:numPr>
          <w:ilvl w:val="0"/>
          <w:numId w:val="15"/>
        </w:numPr>
      </w:pPr>
      <w:r w:rsidRPr="00AF51D6">
        <w:t>Discovery</w:t>
      </w:r>
    </w:p>
    <w:p w14:paraId="28C0048F" w14:textId="5618B7BD" w:rsidR="00AF51D6" w:rsidRPr="00AF51D6" w:rsidRDefault="00AF51D6" w:rsidP="00A329E5">
      <w:pPr>
        <w:pStyle w:val="Paragrafoelenco"/>
        <w:numPr>
          <w:ilvl w:val="0"/>
          <w:numId w:val="15"/>
        </w:numPr>
      </w:pPr>
      <w:r w:rsidRPr="00AF51D6">
        <w:t>Collection</w:t>
      </w:r>
    </w:p>
    <w:p w14:paraId="48AC9F67" w14:textId="1EF368BA" w:rsidR="00AF51D6" w:rsidRPr="00AF51D6" w:rsidRDefault="00AF51D6" w:rsidP="00A329E5">
      <w:pPr>
        <w:pStyle w:val="Paragrafoelenco"/>
        <w:numPr>
          <w:ilvl w:val="0"/>
          <w:numId w:val="15"/>
        </w:numPr>
        <w:rPr>
          <w:b/>
          <w:bCs/>
        </w:rPr>
      </w:pPr>
      <w:r w:rsidRPr="00AF51D6">
        <w:rPr>
          <w:b/>
          <w:bCs/>
        </w:rPr>
        <w:t>ML Attack Staging</w:t>
      </w:r>
      <w:r>
        <w:t>:</w:t>
      </w:r>
      <w:r w:rsidR="00CC5CC1">
        <w:t xml:space="preserve"> Il red team utilizza le conoscenze </w:t>
      </w:r>
      <w:r w:rsidR="00CC5CC1" w:rsidRPr="00CC5CC1">
        <w:rPr>
          <w:i/>
          <w:iCs/>
        </w:rPr>
        <w:t>white box</w:t>
      </w:r>
      <w:r w:rsidR="00CC5CC1">
        <w:rPr>
          <w:rStyle w:val="Rimandonotaapidipagina"/>
          <w:rFonts w:ascii="Arial" w:hAnsi="Arial" w:cs="Arial"/>
        </w:rPr>
        <w:footnoteReference w:id="8"/>
      </w:r>
      <w:r w:rsidR="00CC5CC1">
        <w:t xml:space="preserve"> del sistema target per personalizzare l’attacco.</w:t>
      </w:r>
    </w:p>
    <w:p w14:paraId="216C0DE8" w14:textId="2329994B" w:rsidR="00AF51D6" w:rsidRPr="00AF51D6" w:rsidRDefault="00AF51D6" w:rsidP="00A329E5">
      <w:pPr>
        <w:pStyle w:val="Paragrafoelenco"/>
        <w:numPr>
          <w:ilvl w:val="0"/>
          <w:numId w:val="15"/>
        </w:numPr>
      </w:pPr>
      <w:r w:rsidRPr="00AF51D6">
        <w:t>Exfiltration</w:t>
      </w:r>
    </w:p>
    <w:p w14:paraId="04DF8F93" w14:textId="77777777" w:rsidR="00AC370B" w:rsidRDefault="00AF51D6" w:rsidP="00A329E5">
      <w:pPr>
        <w:pStyle w:val="Paragrafoelenco"/>
        <w:numPr>
          <w:ilvl w:val="0"/>
          <w:numId w:val="15"/>
        </w:numPr>
      </w:pPr>
      <w:r w:rsidRPr="00AF51D6">
        <w:t>Impact</w:t>
      </w:r>
    </w:p>
    <w:p w14:paraId="759B6630" w14:textId="70A0DF08" w:rsidR="00DE45D9" w:rsidRPr="00DE45D9" w:rsidRDefault="00DE45D9" w:rsidP="00A329E5">
      <w:r w:rsidRPr="00DE45D9">
        <w:br w:type="page"/>
      </w:r>
    </w:p>
    <w:p w14:paraId="582C527A" w14:textId="0ED2F7C1" w:rsidR="00623EC8" w:rsidRDefault="00311F37" w:rsidP="00A329E5">
      <w:pPr>
        <w:pStyle w:val="Sottotitolo"/>
      </w:pPr>
      <w:bookmarkStart w:id="77" w:name="_Toc169085205"/>
      <w:r w:rsidRPr="00311F37">
        <w:lastRenderedPageBreak/>
        <w:t>Lo Stato dell’Arte</w:t>
      </w:r>
      <w:bookmarkEnd w:id="77"/>
    </w:p>
    <w:p w14:paraId="07C45FEF" w14:textId="1CD39E33" w:rsidR="002A4CA3" w:rsidRDefault="002A4CA3" w:rsidP="00A329E5">
      <w:pPr>
        <w:pStyle w:val="Titolo2"/>
      </w:pPr>
      <w:bookmarkStart w:id="78" w:name="_Toc169085206"/>
      <w:r>
        <w:t xml:space="preserve">Mappatura Vulnerabilità </w:t>
      </w:r>
      <w:r w:rsidRPr="009E5951">
        <w:t>–</w:t>
      </w:r>
      <w:r>
        <w:t xml:space="preserve"> TTPs</w:t>
      </w:r>
      <w:bookmarkEnd w:id="78"/>
    </w:p>
    <w:p w14:paraId="13A0FF6F" w14:textId="77777777" w:rsidR="002A4CA3" w:rsidRPr="006A2FFF" w:rsidRDefault="002A4CA3" w:rsidP="00A329E5">
      <w:pPr>
        <w:pStyle w:val="Titolo3"/>
      </w:pPr>
      <w:bookmarkStart w:id="79" w:name="_Toc169085207"/>
      <w:r>
        <w:t xml:space="preserve">Mappings </w:t>
      </w:r>
      <w:r w:rsidRPr="009E5951">
        <w:t>–</w:t>
      </w:r>
      <w:r>
        <w:t xml:space="preserve"> Explorer</w:t>
      </w:r>
      <w:bookmarkEnd w:id="79"/>
    </w:p>
    <w:p w14:paraId="2274143A" w14:textId="422E7AC9" w:rsidR="002A4CA3" w:rsidRDefault="002A4CA3" w:rsidP="00A329E5">
      <w:r>
        <w:t>Per approfondire lo studio sugli impatti che ogni vulnerabilità, identificata tramite un ID CVE, può avere su un sistema informatico, la</w:t>
      </w:r>
      <w:r>
        <w:rPr>
          <w:b/>
          <w:bCs/>
        </w:rPr>
        <w:t xml:space="preserve"> CTID </w:t>
      </w:r>
      <w:r w:rsidRPr="001C4255">
        <w:t xml:space="preserve">(Center for Threat-Informed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w:t>
      </w:r>
      <w:r w:rsidR="00FC4272">
        <w:t>MAPPING EXPLORER</w:t>
      </w:r>
      <w:r>
        <w:t xml:space="preserve"> lavora soltanto sul dominio </w:t>
      </w:r>
      <w:r w:rsidRPr="00E848BF">
        <w:rPr>
          <w:i/>
          <w:iCs/>
        </w:rPr>
        <w:t>Enterprise</w:t>
      </w:r>
      <w:r>
        <w:t xml:space="preserve"> della matrice ATT&amp;CK</w:t>
      </w:r>
      <w:r w:rsidR="00FC4272">
        <w:t>.</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r w:rsidRPr="00A73DAE">
        <w:rPr>
          <w:b/>
          <w:bCs/>
        </w:rPr>
        <w:t>Primary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r w:rsidRPr="00A73DAE">
        <w:rPr>
          <w:b/>
          <w:bCs/>
        </w:rPr>
        <w:lastRenderedPageBreak/>
        <w:t>Secondary Impact</w:t>
      </w:r>
      <w:r w:rsidRPr="00A73DAE">
        <w:t>:</w:t>
      </w:r>
      <w:r>
        <w:t xml:space="preserve"> una lista di tecniche che descrivono cosa l’avversario può fare se ottiene il beneficio dell’impatto primario;</w:t>
      </w:r>
    </w:p>
    <w:p w14:paraId="17F97E8D" w14:textId="77777777" w:rsidR="002A4CA3" w:rsidRPr="00A73DAE" w:rsidRDefault="002A4CA3" w:rsidP="00A329E5">
      <w:pPr>
        <w:pStyle w:val="Paragrafoelenco"/>
        <w:numPr>
          <w:ilvl w:val="0"/>
          <w:numId w:val="17"/>
        </w:numPr>
      </w:pPr>
      <w:r w:rsidRPr="00A73DAE">
        <w:rPr>
          <w:b/>
          <w:bCs/>
        </w:rPr>
        <w:t>Uncategorized</w:t>
      </w:r>
      <w:r w:rsidRPr="00A73DAE">
        <w:t>:</w:t>
      </w:r>
      <w:r>
        <w:t xml:space="preserve"> una lista di tecniche correlate alla CVE in questione, il cui tipo di relazione non rientra tra le precedenti.</w:t>
      </w:r>
    </w:p>
    <w:p w14:paraId="5978A84C" w14:textId="77777777" w:rsidR="002A4CA3" w:rsidRPr="006A2FFF" w:rsidRDefault="002A4CA3" w:rsidP="00A329E5"/>
    <w:p w14:paraId="04DD4F3B" w14:textId="307B365A" w:rsidR="002A4CA3" w:rsidRDefault="002A4CA3" w:rsidP="00FC4272">
      <w:pPr>
        <w:jc w:val="center"/>
      </w:pPr>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39353D89" w14:textId="77777777" w:rsidR="002A4CA3" w:rsidRDefault="002A4CA3" w:rsidP="00A329E5"/>
    <w:p w14:paraId="4A8685F6" w14:textId="05BB8241" w:rsidR="002A4CA3" w:rsidRDefault="002A4CA3" w:rsidP="00A329E5">
      <w:r>
        <w:t>Sebbene questo framework offra un'analisi comprensiva, la correlazione tra le CVE e le TTPs del MITRE ATT&amp;CK che mette a disposizione è aggiornata soltanto fino al 2021, risultando quindi tre anni indietro rispetto alla data di redazione di questo studio.</w:t>
      </w:r>
      <w:r w:rsidRPr="00C45558">
        <w:t xml:space="preserve"> </w:t>
      </w:r>
      <w:r>
        <w:t xml:space="preserve">Al fine di ampliare il dataset di mappatura tra CVE e ATT&amp;CK si </w:t>
      </w:r>
      <w:r w:rsidR="00FC4272">
        <w:t>sono impiegate</w:t>
      </w:r>
      <w:r>
        <w:t xml:space="preserve"> anche </w:t>
      </w:r>
      <w:r w:rsidR="00FC4272">
        <w:t>altre tecniche per ottenere la medesima relaizone tra vulnerabilità e attack patterns Mitre</w:t>
      </w:r>
      <w:r>
        <w:t>.</w:t>
      </w:r>
    </w:p>
    <w:p w14:paraId="25CE1C5D" w14:textId="41783276" w:rsidR="002A4CA3" w:rsidRDefault="002955F9" w:rsidP="00A329E5">
      <w:pPr>
        <w:pStyle w:val="Titolo3"/>
      </w:pPr>
      <w:bookmarkStart w:id="80" w:name="_Toc169085208"/>
      <w:r>
        <w:lastRenderedPageBreak/>
        <w:t>Altri metodi di relazione tra Vulnerabilità e TTPs</w:t>
      </w:r>
      <w:bookmarkEnd w:id="80"/>
    </w:p>
    <w:p w14:paraId="2B40D3CA" w14:textId="4F8CFDE0" w:rsidR="002955F9" w:rsidRDefault="002955F9" w:rsidP="00A329E5">
      <w:r>
        <w:t>Molteplici sono gli studi che hanno cercato di interpretare trovare una soluzione nel colmare il divario tra l’ambito delle TTPs e que</w:t>
      </w:r>
      <w:r w:rsidR="004972D0">
        <w:t>l</w:t>
      </w:r>
      <w:r>
        <w:t>lo delle vulnerabilità.</w:t>
      </w:r>
    </w:p>
    <w:p w14:paraId="7109B237" w14:textId="6EBDFE61" w:rsidR="002955F9" w:rsidRDefault="004972D0" w:rsidP="00A329E5">
      <w:r>
        <w:t>Di seguito vengono presentati i più</w:t>
      </w:r>
      <w:r w:rsidR="002955F9">
        <w:t xml:space="preserve"> recenti studi degni di nota nel contesto descritto</w:t>
      </w:r>
      <w:r>
        <w:t>.</w:t>
      </w:r>
    </w:p>
    <w:p w14:paraId="09D4CEFF" w14:textId="401319B7" w:rsidR="00FC4272" w:rsidRPr="007F4FDC" w:rsidRDefault="00FC4272" w:rsidP="00FC4272">
      <w:pPr>
        <w:pStyle w:val="Titolo4"/>
        <w:rPr>
          <w:lang w:val="en-US"/>
        </w:rPr>
      </w:pPr>
      <w:r w:rsidRPr="007F4FDC">
        <w:rPr>
          <w:lang w:val="en-US"/>
        </w:rPr>
        <w:t>Mapping CVEs and ATT&amp;CK Framework TTPs: An Empirical Approach</w:t>
      </w:r>
    </w:p>
    <w:p w14:paraId="193A6A25" w14:textId="3125AB9B" w:rsidR="004A1431" w:rsidRDefault="004A1431" w:rsidP="00A85B6B">
      <w:r>
        <w:t xml:space="preserve">Un approccio empirico [16] per mappare le CVE con gli attack patterns del framework ATT&amp;CK si basa sulla natura relazionale che vi è tra queste informazioni. </w:t>
      </w:r>
    </w:p>
    <w:p w14:paraId="1132B81E" w14:textId="46F83512" w:rsidR="004A1431" w:rsidRPr="00A85B6B" w:rsidRDefault="004A1431" w:rsidP="00A85B6B">
      <w:r>
        <w:t>Come descritto precedentemente una CVE è correlata a zero, una o più CWEs, a sua volta è correlata a zero, uno o più CAPECs, a sua volta correlata a zero, uno o più attack patterns di ATT&amp;CK. Ripercorrendo questa catena di relazioni è possibile quindi, data una determinata vulnerabilità CVE o CWE, ottenere la relazione di essa con il framework MITRE ATT&amp;CK (figura 2).</w:t>
      </w:r>
    </w:p>
    <w:p w14:paraId="4CE94CD1" w14:textId="77777777" w:rsidR="005A31C0" w:rsidRPr="00213643" w:rsidRDefault="005A31C0" w:rsidP="00A329E5">
      <w:pPr>
        <w:pStyle w:val="Titolo4"/>
        <w:rPr>
          <w:lang w:val="en-US"/>
        </w:rPr>
      </w:pPr>
      <w:bookmarkStart w:id="81" w:name="_Toc169085209"/>
      <w:r w:rsidRPr="00213643">
        <w:rPr>
          <w:lang w:val="en-US"/>
        </w:rPr>
        <w:lastRenderedPageBreak/>
        <w:t>SMET - Semantic Mapping of CVE to ATT&amp;CK and its Application to Cyber Security</w:t>
      </w:r>
      <w:bookmarkEnd w:id="81"/>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r w:rsidR="00A539FA" w:rsidRPr="009E2DF0">
        <w:rPr>
          <w:b/>
          <w:bCs/>
        </w:rPr>
        <w:t>sentence similarity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0"/>
      </w:r>
      <w:r w:rsidR="00176EEF">
        <w:t xml:space="preserve">. </w:t>
      </w:r>
    </w:p>
    <w:p w14:paraId="5F44A368" w14:textId="64EE9C87" w:rsidR="00A539FA" w:rsidRDefault="00176EEF" w:rsidP="00A329E5">
      <w:r>
        <w:t xml:space="preserve">Il </w:t>
      </w:r>
      <w:r w:rsidR="00A539FA" w:rsidRPr="000B5CA8">
        <w:t>suo scopo è quello di trasformare descrizioni testuali complesse in rappresentazioni vettoriali</w:t>
      </w:r>
      <w:r w:rsidR="00A539FA">
        <w:t xml:space="preserve"> (detti vettori </w:t>
      </w:r>
      <w:r w:rsidR="00A539FA" w:rsidRPr="000B5CA8">
        <w:rPr>
          <w:b/>
          <w:bCs/>
        </w:rPr>
        <w:t>embedding</w:t>
      </w:r>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329E5">
      <w:r w:rsidRPr="000B5CA8">
        <w:t xml:space="preserve">I vettori </w:t>
      </w:r>
      <w:r w:rsidRPr="000B5CA8">
        <w:rPr>
          <w:b/>
          <w:bCs/>
        </w:rPr>
        <w:t>embedding</w:t>
      </w:r>
      <w:r>
        <w:rPr>
          <w:b/>
          <w:bCs/>
        </w:rPr>
        <w:t xml:space="preserve"> </w:t>
      </w:r>
      <w:r>
        <w:t>[21]</w:t>
      </w:r>
      <w:r w:rsidRPr="000B5CA8">
        <w:t>, sono rappresentazioni numeriche ad alta dimensionalità di frasi o parole</w:t>
      </w:r>
      <w:r>
        <w:t>,</w:t>
      </w:r>
      <w:r w:rsidRPr="000B5CA8">
        <w:t xml:space="preserve"> catturano il contesto e il significato semantico delle entità linguistiche, trasformando il </w:t>
      </w:r>
      <w:r w:rsidRPr="000B5CA8">
        <w:lastRenderedPageBreak/>
        <w:t xml:space="preserve">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1"/>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77777777" w:rsidR="00A539FA" w:rsidRPr="00FB5EFD" w:rsidRDefault="00A539FA" w:rsidP="00A329E5">
      <w:pPr>
        <w:pStyle w:val="Paragrafoelenco"/>
        <w:numPr>
          <w:ilvl w:val="0"/>
          <w:numId w:val="15"/>
        </w:numPr>
      </w:pPr>
      <w:r w:rsidRPr="00FB5EFD">
        <w:t>1 indica che 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lastRenderedPageBreak/>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329E5">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A329E5">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61CE3F66" w:rsidR="00A539FA" w:rsidRDefault="00A539FA" w:rsidP="00A329E5">
      <w:r>
        <w:t>Il modello in questione però è addestrato solo su un dataset ridotto di TTPs del framework ATT&amp;CK e nessuna del framework ATLAS,</w:t>
      </w:r>
      <w:r w:rsidR="007E3098">
        <w:t xml:space="preserve"> non considerando che può elaborare solo CVE e non le CWE;</w:t>
      </w:r>
      <w:r>
        <w:t xml:space="preserve"> essendo così limitato non può essere utilizzato nello sviluppo di questo applicativo.</w:t>
      </w:r>
    </w:p>
    <w:p w14:paraId="116C93E1" w14:textId="77777777" w:rsidR="00D2551D" w:rsidRPr="00213643" w:rsidRDefault="005B2D81" w:rsidP="00A329E5">
      <w:pPr>
        <w:pStyle w:val="Titolo4"/>
        <w:rPr>
          <w:lang w:val="en-US"/>
        </w:rPr>
      </w:pPr>
      <w:bookmarkStart w:id="82" w:name="_Toc169085210"/>
      <w:r w:rsidRPr="00213643">
        <w:rPr>
          <w:lang w:val="en-US"/>
        </w:rPr>
        <w:t>TRAM - Threat Report ATT&amp;CK Mapper</w:t>
      </w:r>
      <w:bookmarkEnd w:id="82"/>
    </w:p>
    <w:p w14:paraId="429C66E5" w14:textId="2AB54EEF" w:rsidR="00D2551D" w:rsidRPr="00D2551D" w:rsidRDefault="00D2551D" w:rsidP="00A329E5">
      <w:pPr>
        <w:rPr>
          <w:b/>
          <w:spacing w:val="0"/>
        </w:rPr>
      </w:pPr>
      <w:r w:rsidRPr="00D2551D">
        <w:t>TRAM (Threat Report ATT&amp;CK Mapper)</w:t>
      </w:r>
      <w:r w:rsidR="00BF0DB8">
        <w:t xml:space="preserve"> [25]</w:t>
      </w:r>
      <w:r w:rsidRPr="00D2551D">
        <w:t xml:space="preserve">, sviluppato da MITRE Engenuity, è uno strumento che mira a individuare le relazioni tra un report testuale proveniente dalla community CTI e le TTPs </w:t>
      </w:r>
      <w:r w:rsidRPr="00D2551D">
        <w:lastRenderedPageBreak/>
        <w:t xml:space="preserve">(Tactics, Techniques, and Procedures) del framework MITRE ATT&amp;CK. 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2"/>
      </w:r>
      <w:r w:rsidRPr="00D2551D">
        <w:t>,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scraping, va notato che TRAM si basa su modelli di machine learning addestrati su</w:t>
      </w:r>
      <w:r>
        <w:t xml:space="preserve"> report</w:t>
      </w:r>
      <w:r w:rsidRPr="00D2551D">
        <w:t xml:space="preserve"> provenienti esclusivamente dalla community CTI. Di conseguenza, non è in grado di </w:t>
      </w:r>
      <w:r>
        <w:t>analizzare</w:t>
      </w:r>
      <w:r w:rsidRPr="00D2551D">
        <w:t xml:space="preserve"> descrizioni relative a CVE o CWE, come invece richiesto nello studio in questione.</w:t>
      </w:r>
    </w:p>
    <w:p w14:paraId="69FBF0D7" w14:textId="40D81AC2" w:rsidR="001B7EEE" w:rsidRPr="00213643" w:rsidRDefault="007E3098" w:rsidP="00A329E5">
      <w:pPr>
        <w:pStyle w:val="Titolo4"/>
        <w:rPr>
          <w:lang w:val="en-US"/>
        </w:rPr>
      </w:pPr>
      <w:bookmarkStart w:id="83" w:name="_Toc169085211"/>
      <w:r w:rsidRPr="00213643">
        <w:rPr>
          <w:bCs/>
          <w:lang w:val="en-US"/>
        </w:rPr>
        <w:t>TTPpredictor</w:t>
      </w:r>
      <w:r w:rsidRPr="00213643">
        <w:rPr>
          <w:lang w:val="en-US"/>
        </w:rPr>
        <w:t xml:space="preserve"> - </w:t>
      </w:r>
      <w:r w:rsidR="001B7EEE" w:rsidRPr="00213643">
        <w:rPr>
          <w:lang w:val="en-US"/>
        </w:rPr>
        <w:t>CVE-driven attack technique prediction with semantic information extraction and a domain-specific language model</w:t>
      </w:r>
      <w:bookmarkEnd w:id="83"/>
    </w:p>
    <w:p w14:paraId="4615CC64" w14:textId="0747C861" w:rsidR="001B7EEE" w:rsidRDefault="007E3098" w:rsidP="00A329E5">
      <w:r>
        <w:t xml:space="preserve">Nello studio in quesitone </w:t>
      </w:r>
      <w:r w:rsidR="001B7EEE" w:rsidRPr="001B7EEE">
        <w:t>[2</w:t>
      </w:r>
      <w:r>
        <w:t>6</w:t>
      </w:r>
      <w:r w:rsidR="001B7EEE" w:rsidRPr="001B7EEE">
        <w:t>]</w:t>
      </w:r>
      <w:r>
        <w:t xml:space="preserve"> è stato migliorato il modello ML precedentemente creato dai medesimi autori denominato </w:t>
      </w:r>
      <w:r>
        <w:lastRenderedPageBreak/>
        <w:t>Secur</w:t>
      </w:r>
      <w:r w:rsidR="00BF6192">
        <w:t>e</w:t>
      </w:r>
      <w:r>
        <w:t>BERT (</w:t>
      </w:r>
      <w:r w:rsidR="00B20410">
        <w:t>modello basato su BERT che utilizza il SRL</w:t>
      </w:r>
      <w:r w:rsidR="00B20410">
        <w:rPr>
          <w:rStyle w:val="Rimandonotaapidipagina"/>
          <w:bCs/>
        </w:rPr>
        <w:footnoteReference w:id="13"/>
      </w:r>
      <w:r w:rsidR="00B20410">
        <w:t xml:space="preserve">) </w:t>
      </w:r>
      <w:r>
        <w:t xml:space="preserve">[27], con il nuovo nome di </w:t>
      </w:r>
      <w:r w:rsidRPr="007E3098">
        <w:rPr>
          <w:b/>
        </w:rPr>
        <w:t>TTPpredictor</w:t>
      </w:r>
      <w:r>
        <w:t xml:space="preserve">. </w:t>
      </w:r>
    </w:p>
    <w:p w14:paraId="3AD0352B" w14:textId="6FE5AFF4" w:rsidR="007E3098" w:rsidRDefault="007E3098" w:rsidP="00A329E5">
      <w:r>
        <w:t>Gli autori affermano di aver ottenuto un’accurancy</w:t>
      </w:r>
      <w:r w:rsidR="00B20410">
        <w:rPr>
          <w:rStyle w:val="Rimandonotaapidipagina"/>
          <w:bCs/>
        </w:rPr>
        <w:footnoteReference w:id="14"/>
      </w:r>
      <w:r>
        <w:t xml:space="preserve"> di circa il 98% e un F1-score tra il 95% e 98%.</w:t>
      </w:r>
    </w:p>
    <w:p w14:paraId="62E9AA99" w14:textId="5BA95A4A" w:rsidR="007E3098" w:rsidRPr="007E3098" w:rsidRDefault="007E3098" w:rsidP="00A329E5">
      <w:r w:rsidRPr="007E3098">
        <w:t xml:space="preserve">Tuttavia, nonostante l'efficacia di TTPpredictor, questo strumento </w:t>
      </w:r>
      <w:r>
        <w:t xml:space="preserve">non può essere utilizzato </w:t>
      </w:r>
      <w:r w:rsidRPr="007E3098">
        <w:t>per lo studio in questione, poiché non considera le CWE e le TTP della matrice ATLAS</w:t>
      </w:r>
      <w:r w:rsidR="00B20410">
        <w:t>, tantomeno potrà essere testato visto che non sembra essere</w:t>
      </w:r>
      <w:r w:rsidR="00BF6192">
        <w:rPr>
          <w:rStyle w:val="Rimandonotaapidipagina"/>
          <w:bCs/>
        </w:rPr>
        <w:footnoteReference w:id="15"/>
      </w:r>
      <w:r w:rsidR="00B20410">
        <w:t xml:space="preserve"> di pubblico dominio</w:t>
      </w:r>
      <w:r w:rsidRPr="007E3098">
        <w:t>.</w:t>
      </w:r>
    </w:p>
    <w:p w14:paraId="59D7680C" w14:textId="543AB90A" w:rsidR="001B7EEE" w:rsidRPr="00213643" w:rsidRDefault="001B7EEE" w:rsidP="00A329E5">
      <w:pPr>
        <w:pStyle w:val="Titolo4"/>
        <w:rPr>
          <w:lang w:val="en-US"/>
        </w:rPr>
      </w:pPr>
      <w:bookmarkStart w:id="84" w:name="_Toc169085212"/>
      <w:r w:rsidRPr="00213643">
        <w:rPr>
          <w:lang w:val="en-US"/>
        </w:rPr>
        <w:t>Threat action extraction using information retrieval</w:t>
      </w:r>
      <w:bookmarkEnd w:id="84"/>
    </w:p>
    <w:p w14:paraId="019F15F1" w14:textId="44616DCE"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 per estrarre azioni di minaccia utilizzando tecniche di recupero delle informazioni. Per catturare le azioni di minaccia, questo studio utilizza vettori di parole, algoritmi di tagging e di filtraggio. La </w:t>
      </w:r>
      <w:r w:rsidR="001B7EEE">
        <w:lastRenderedPageBreak/>
        <w:t>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che è poco utile per collegare i testi di cybersicurezza.</w:t>
      </w:r>
    </w:p>
    <w:p w14:paraId="4F1961B1" w14:textId="41D90F03" w:rsidR="001B7EEE" w:rsidRPr="00213643" w:rsidRDefault="004972D0" w:rsidP="00A329E5">
      <w:pPr>
        <w:pStyle w:val="Titolo4"/>
        <w:rPr>
          <w:lang w:val="en-US"/>
        </w:rPr>
      </w:pPr>
      <w:bookmarkStart w:id="85" w:name="_Toc169085213"/>
      <w:r w:rsidRPr="00213643">
        <w:rPr>
          <w:lang w:val="en-US"/>
        </w:rPr>
        <w:t xml:space="preserve">ExAction: </w:t>
      </w:r>
      <w:r w:rsidR="001B7EEE" w:rsidRPr="00213643">
        <w:rPr>
          <w:lang w:val="en-US"/>
        </w:rPr>
        <w:t>Automatically extracting threat actions from cyber threat intelligence report based on multimodal learning</w:t>
      </w:r>
      <w:bookmarkEnd w:id="85"/>
    </w:p>
    <w:p w14:paraId="1BC5A469" w14:textId="316CD2C2" w:rsidR="001B7EEE" w:rsidRDefault="000E0DCA" w:rsidP="00A329E5">
      <w:r>
        <w:t xml:space="preserve">In questo paper </w:t>
      </w:r>
      <w:r w:rsidR="001B7EEE">
        <w:t>[</w:t>
      </w:r>
      <w:r w:rsidR="004972D0">
        <w:t>2</w:t>
      </w:r>
      <w:r w:rsidR="007A54C8">
        <w:t>9</w:t>
      </w:r>
      <w:r w:rsidR="001B7EEE">
        <w:t>], gli autori presentano un meccanismo per estrarre automaticamente azioni di minaccia dai rapporti APT e produrre TTP. Le azioni di minaccia vengono estratte dai rapporti APT utilizzando un estrattore basato su BERT-BiLSTM-CRF, e queste azioni estratte vengono poi mappate all'ontologia per costruire i relativi TTP utilizzando TF-IDF</w:t>
      </w:r>
      <w:r w:rsidR="004972D0">
        <w:rPr>
          <w:rStyle w:val="Rimandonotaapidipagina"/>
        </w:rPr>
        <w:footnoteReference w:id="16"/>
      </w:r>
      <w:r w:rsidR="001B7EEE">
        <w:t xml:space="preserve">. Le azioni, che </w:t>
      </w:r>
      <w:r w:rsidR="001B7EEE">
        <w:lastRenderedPageBreak/>
        <w:t>includono soggetto, verbo e oggetto, sono estratte utilizzando EX-Action. Inoltre, viene offerta una tecnica per estrarre relazioni tra entità, collegando le entità in modo contestuale e 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Pr="00213643" w:rsidRDefault="001B7EEE" w:rsidP="00A329E5">
      <w:pPr>
        <w:pStyle w:val="Titolo4"/>
        <w:rPr>
          <w:lang w:val="en-US"/>
        </w:rPr>
      </w:pPr>
      <w:bookmarkStart w:id="86" w:name="_Toc169085214"/>
      <w:r w:rsidRPr="00213643">
        <w:rPr>
          <w:lang w:val="en-US"/>
        </w:rPr>
        <w:t>Automated threat report classification over multi-source data</w:t>
      </w:r>
      <w:bookmarkEnd w:id="86"/>
    </w:p>
    <w:p w14:paraId="45426DBF" w14:textId="3B6A4539" w:rsidR="001B7EEE" w:rsidRDefault="000E0DCA" w:rsidP="00A329E5">
      <w:r>
        <w:t>Altri ricercatori</w:t>
      </w:r>
      <w:r w:rsidR="001B7EEE">
        <w:t xml:space="preserve"> [</w:t>
      </w:r>
      <w:r w:rsidR="007A54C8">
        <w:t>30</w:t>
      </w:r>
      <w:r w:rsidR="001B7EEE">
        <w:t>]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bias. In questo lavoro, le descrizioni testuali dei rapporti sono tokenizzate, il punteggio TF-IDF per ogni parola viene calcolato e vengono applicati diversi meccanismi di correzione dei bias per superare i formati non standard. Come riportato dallo studio</w:t>
      </w:r>
      <w:r w:rsidR="004972D0">
        <w:t xml:space="preserve">, </w:t>
      </w:r>
      <w:r w:rsidR="001B7EEE">
        <w:t xml:space="preserve">questo approccio mostra una precisione molto bassa, vicina al 60%, nella classificazione delle informazioni sulle minacce in </w:t>
      </w:r>
      <w:r w:rsidR="001B7EEE">
        <w:lastRenderedPageBreak/>
        <w:t>tecniche ATT&amp;CK quando si utilizzano rapporti di minacce comunemente usati come le note APT e i dataset Symantec come dati di test.</w:t>
      </w:r>
    </w:p>
    <w:p w14:paraId="20791A3F" w14:textId="43A74405" w:rsidR="001B7EEE" w:rsidRDefault="001B7EEE" w:rsidP="00A329E5">
      <w:pPr>
        <w:pStyle w:val="Titolo4"/>
      </w:pPr>
      <w:bookmarkStart w:id="87" w:name="_Toc169085215"/>
      <w:r>
        <w:t>BRON</w:t>
      </w:r>
      <w:bookmarkEnd w:id="87"/>
    </w:p>
    <w:p w14:paraId="60F09EE7" w14:textId="616880B4" w:rsidR="001B7EEE" w:rsidRDefault="001B7EEE" w:rsidP="00A329E5">
      <w:r>
        <w:t>BRON [</w:t>
      </w:r>
      <w:r w:rsidR="004972D0">
        <w:t>3</w:t>
      </w:r>
      <w:r w:rsidR="007A54C8">
        <w:t>1</w:t>
      </w:r>
      <w:r>
        <w:t>] è un framework completo che combina più fonti pubbliche di informazioni su minacce e vulnerabilità informatiche, ovvero MITRE's ATT&amp;CK MATRIX, CWE, CVE e CAPEC. BRON mantiene tutte le voci e le relazioni, facilitando il tracciamento 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inutilizzabile per addestrare modelli di classificazione CVE-Tecnica perché l'etichettatura è troppo generale/astratta e non si orienta verso le specifiche CVE/CWE e tecniche MITRE.</w:t>
      </w:r>
    </w:p>
    <w:p w14:paraId="0A0CF0B8" w14:textId="4E567CF2" w:rsidR="001B7EEE" w:rsidRPr="00213643" w:rsidRDefault="001B7EEE" w:rsidP="00A329E5">
      <w:pPr>
        <w:pStyle w:val="Titolo4"/>
        <w:rPr>
          <w:lang w:val="en-US"/>
        </w:rPr>
      </w:pPr>
      <w:bookmarkStart w:id="88" w:name="_Toc169085216"/>
      <w:r w:rsidRPr="00213643">
        <w:rPr>
          <w:lang w:val="en-US"/>
        </w:rPr>
        <w:t xml:space="preserve">Linking </w:t>
      </w:r>
      <w:r w:rsidR="00D2551D" w:rsidRPr="00213643">
        <w:rPr>
          <w:lang w:val="en-US"/>
        </w:rPr>
        <w:t>CVE</w:t>
      </w:r>
      <w:r w:rsidRPr="00213643">
        <w:rPr>
          <w:lang w:val="en-US"/>
        </w:rPr>
        <w:t>s to mitre att&amp;ck techniques</w:t>
      </w:r>
      <w:bookmarkEnd w:id="88"/>
    </w:p>
    <w:p w14:paraId="2D7B6C6E" w14:textId="272FEFB6"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w:t>
      </w:r>
      <w:r w:rsidR="001B7EEE">
        <w:lastRenderedPageBreak/>
        <w:t>embedding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Pr="00213643" w:rsidRDefault="00B72E27" w:rsidP="00A329E5">
      <w:pPr>
        <w:pStyle w:val="Titolo4"/>
        <w:rPr>
          <w:lang w:val="en-US"/>
        </w:rPr>
      </w:pPr>
      <w:bookmarkStart w:id="89" w:name="_Toc169085217"/>
      <w:r w:rsidRPr="00213643">
        <w:rPr>
          <w:lang w:val="en-US"/>
        </w:rPr>
        <w:t>Cve2att&amp;ck: Bert-based mapping of CVEs to mitre ATT&amp;CK techniques</w:t>
      </w:r>
      <w:bookmarkEnd w:id="89"/>
    </w:p>
    <w:p w14:paraId="36FE63B1" w14:textId="64C94732" w:rsidR="001B7EEE" w:rsidRDefault="00EE0628" w:rsidP="00A329E5">
      <w:r>
        <w:t>In questo studio</w:t>
      </w:r>
      <w:r w:rsidR="001B7EEE">
        <w:t xml:space="preserve"> [</w:t>
      </w:r>
      <w:r w:rsidR="004972D0">
        <w:t>3</w:t>
      </w:r>
      <w:r w:rsidR="007A54C8">
        <w:t>3</w:t>
      </w:r>
      <w:r w:rsidR="001B7EEE">
        <w:t>]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sbilanciati con</w:t>
      </w:r>
      <w:r w:rsidR="00B72E27">
        <w:t xml:space="preserve"> l’aumento</w:t>
      </w:r>
      <w:r w:rsidR="001B7EEE">
        <w:t xml:space="preserve"> dei dati. Il miglior modello ha ottenuto un F1-score</w:t>
      </w:r>
      <w:r w:rsidR="00C328AF">
        <w:rPr>
          <w:rStyle w:val="Rimandonotaapidipagina"/>
        </w:rPr>
        <w:footnoteReference w:id="17"/>
      </w:r>
      <w:r w:rsidR="001B7EEE">
        <w:t xml:space="preserve"> del 47,84%. Tuttavia, le limitazioni dello studio includono un piccolo set di </w:t>
      </w:r>
      <w:r w:rsidR="001B7EEE">
        <w:lastRenderedPageBreak/>
        <w:t>addestramento di sole 1813 CVE e la mappatura a un set limitato di 31 tecniche MITRE, insieme a una bassa performance, indicando una mancanza di generalizzazione nel modello proposto.</w:t>
      </w:r>
    </w:p>
    <w:p w14:paraId="58434083" w14:textId="46D1DD68" w:rsidR="001B7EEE" w:rsidRPr="00213643" w:rsidRDefault="00B72E27" w:rsidP="00A329E5">
      <w:pPr>
        <w:pStyle w:val="Titolo4"/>
        <w:rPr>
          <w:lang w:val="en-US"/>
        </w:rPr>
      </w:pPr>
      <w:bookmarkStart w:id="90" w:name="_Toc169085218"/>
      <w:r w:rsidRPr="00213643">
        <w:rPr>
          <w:lang w:val="en-US"/>
        </w:rPr>
        <w:t>Linking common vulnerabilities and exposures to the mitre att&amp;ck framework: A self-distillation approach</w:t>
      </w:r>
      <w:bookmarkEnd w:id="90"/>
    </w:p>
    <w:p w14:paraId="3B34C1D8" w14:textId="6581F783" w:rsidR="002955F9" w:rsidRDefault="00EE0628" w:rsidP="00A329E5">
      <w:r>
        <w:t xml:space="preserve">Un ultimo lavoro </w:t>
      </w:r>
      <w:r w:rsidR="001B7EEE">
        <w:t>[</w:t>
      </w:r>
      <w:r w:rsidR="004972D0">
        <w:t>3</w:t>
      </w:r>
      <w:r w:rsidR="007A54C8">
        <w:t>4</w:t>
      </w:r>
      <w:r w:rsidR="001B7EEE">
        <w:t xml:space="preserve">] </w:t>
      </w:r>
      <w:r>
        <w:t xml:space="preserve">mira </w:t>
      </w:r>
      <w:r w:rsidR="001B7EEE">
        <w:t>a costruire una base di conoscenze sulla sicurezza informatica per la difesa delle infrastrutture critiche. Propongono il modello CVE Transformer (CVET) per etichettare le CVE con dieci tattiche ATT&amp;CK. Il modello utilizza il fine-tuning e la distillazione della conoscenza con RoBERTa, raggiungendo un F1-score del 76,1% nell'etichettare le CVE. Lo studio utilizza un dataset CVE da BRON [</w:t>
      </w:r>
      <w:r w:rsidR="00D2551D">
        <w:t>31</w:t>
      </w:r>
      <w:r w:rsidR="001B7EEE">
        <w:t xml:space="preserve">], che fornisce classificazioni in astrazioni di alto livello, comprese le tecniche e tattiche MITRE ATT&amp;CK. Tuttavia, le </w:t>
      </w:r>
      <w:r w:rsidR="00B20410">
        <w:t xml:space="preserve">maggiori limitazioni sono dovute alle </w:t>
      </w:r>
      <w:r w:rsidR="001B7EEE">
        <w:t>mappature interconnesse tra CVE e tattiche tramite CAPEC</w:t>
      </w:r>
      <w:r w:rsidR="00B20410">
        <w:t xml:space="preserve"> che</w:t>
      </w:r>
      <w:r w:rsidR="001B7EEE">
        <w:t xml:space="preserve"> mancano della granularità necessaria, e la mappatura alle tattiche</w:t>
      </w:r>
      <w:r w:rsidR="00B20410">
        <w:t xml:space="preserve"> che</w:t>
      </w:r>
      <w:r w:rsidR="001B7EEE">
        <w:t xml:space="preserve"> non offre una classificazione dettagliata per tecniche specifiche relative alle CVE.</w:t>
      </w:r>
    </w:p>
    <w:p w14:paraId="39C24AE2" w14:textId="2848B3A6" w:rsidR="00186AE9" w:rsidRDefault="00186AE9" w:rsidP="00A329E5">
      <w:pPr>
        <w:pStyle w:val="Titolo4"/>
      </w:pPr>
      <w:bookmarkStart w:id="91" w:name="_Toc169085219"/>
      <w:r>
        <w:lastRenderedPageBreak/>
        <w:t>Conclusione</w:t>
      </w:r>
      <w:bookmarkEnd w:id="91"/>
    </w:p>
    <w:p w14:paraId="0AC370B2" w14:textId="0D31314D" w:rsidR="007E6762" w:rsidRDefault="00186AE9" w:rsidP="00A329E5">
      <w:r>
        <w:t>Tra tutti gli studi precedentemente riportati,</w:t>
      </w:r>
      <w:r w:rsidR="007E6762">
        <w:t xml:space="preserve"> i principali problemi che limitano l’utilizzo di ciascun modello di mappatura tra vulnerabilità e TTPs sono:</w:t>
      </w:r>
    </w:p>
    <w:p w14:paraId="643F2DFD" w14:textId="681852D5" w:rsidR="007E6762" w:rsidRDefault="007E6762" w:rsidP="00A329E5">
      <w:pPr>
        <w:pStyle w:val="Paragrafoelenco"/>
        <w:numPr>
          <w:ilvl w:val="0"/>
          <w:numId w:val="34"/>
        </w:numPr>
      </w:pPr>
      <w:r w:rsidRPr="007E6762">
        <w:t>nessuno riesce a offrire una mappatura sufficientemente precisa tra CVE e TTPs del contesto di ATT&amp;CK</w:t>
      </w:r>
      <w:r>
        <w:t>;</w:t>
      </w:r>
    </w:p>
    <w:p w14:paraId="082EAD31" w14:textId="77CA396E" w:rsidR="007E6762" w:rsidRDefault="007E6762" w:rsidP="00A329E5">
      <w:pPr>
        <w:pStyle w:val="Paragrafoelenco"/>
        <w:numPr>
          <w:ilvl w:val="0"/>
          <w:numId w:val="34"/>
        </w:numPr>
      </w:pPr>
      <w:r>
        <w:t>neanche uno tra i recenti studi tratta della matrice ATLAS;</w:t>
      </w:r>
    </w:p>
    <w:p w14:paraId="240A17D7" w14:textId="275FF511" w:rsidR="007E6762" w:rsidRPr="007E6762" w:rsidRDefault="00582471" w:rsidP="00A329E5">
      <w:pPr>
        <w:pStyle w:val="Paragrafoelenco"/>
        <w:numPr>
          <w:ilvl w:val="0"/>
          <w:numId w:val="34"/>
        </w:numPr>
      </w:pPr>
      <w:r>
        <w:t>gli studi che trattano anche CWE sono troppo generali e non si rifanno in maniera precisa a TTPs dei framworks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5918A11E"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p>
    <w:p w14:paraId="11E3084C" w14:textId="624B5C4C" w:rsidR="00623EC8" w:rsidRDefault="00623EC8" w:rsidP="00A329E5">
      <w:pPr>
        <w:pStyle w:val="Titolo2"/>
      </w:pPr>
      <w:bookmarkStart w:id="92" w:name="_Toc169085220"/>
      <w:r>
        <w:t xml:space="preserve">Analisi di un reale attacco </w:t>
      </w:r>
      <w:r w:rsidR="00C36056">
        <w:t>con MITRE ATT&amp;CK</w:t>
      </w:r>
      <w:bookmarkEnd w:id="92"/>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8FACEBC" w14:textId="10926ED9" w:rsidR="005D5C84" w:rsidRDefault="005D5C84" w:rsidP="00A329E5">
      <w:r w:rsidRPr="005D5C84">
        <w:lastRenderedPageBreak/>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B357C6">
        <w:t xml:space="preserve">, la quale appoggia una parte dei sui servizi su quelli offerti da </w:t>
      </w:r>
      <w:r w:rsidR="00B357C6" w:rsidRPr="00B357C6">
        <w:rPr>
          <w:b/>
          <w:bCs/>
        </w:rPr>
        <w:t>Skylogic</w:t>
      </w:r>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A329E5">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xml:space="preserve">. In totale, l'attacco ha impattato diverse migliaia di clienti in Ucraina e decine di migliaia di utenti della banda larga fissa in tutto il </w:t>
      </w:r>
      <w:r w:rsidRPr="005D6AF6">
        <w:lastRenderedPageBreak/>
        <w:t>continente europeo, sottolineando l'ampio raggio d'azione e le severe conseguenze che un attacco mirato può generare su scala transnazionale.</w:t>
      </w:r>
    </w:p>
    <w:p w14:paraId="78A94C3A" w14:textId="384442B8" w:rsidR="00542670" w:rsidRDefault="00542670" w:rsidP="00A329E5">
      <w:r>
        <w:t>Premettendo che questo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r w:rsidR="00E34921" w:rsidRPr="0038064E">
        <w:rPr>
          <w:shd w:val="clear" w:color="auto" w:fill="FFFFFF"/>
          <w:lang w:val="en-US"/>
        </w:rPr>
        <w:t>Viasat</w:t>
      </w:r>
      <w:r w:rsidRPr="0038064E">
        <w:rPr>
          <w:shd w:val="clear" w:color="auto" w:fill="FFFFFF"/>
          <w:lang w:val="en-US"/>
        </w:rPr>
        <w:t>’s systems, we cannot be certain about our hypothesis</w:t>
      </w:r>
      <w:r w:rsidRPr="0038064E">
        <w:rPr>
          <w:lang w:val="en-US"/>
        </w:rPr>
        <w:t>”</w:t>
      </w:r>
    </w:p>
    <w:p w14:paraId="314B8E40" w14:textId="0FA3CB7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possible creare una mappatura tra le TTPs del framework MITRE ATT&amp;CK e l’attacco precedentemente descritto.</w:t>
      </w:r>
    </w:p>
    <w:p w14:paraId="00D57A6E" w14:textId="7F849864" w:rsidR="00D638AA" w:rsidRPr="00D638AA" w:rsidRDefault="00D638AA" w:rsidP="00A329E5">
      <w:pPr>
        <w:pStyle w:val="Titolo3"/>
      </w:pPr>
      <w:bookmarkStart w:id="93" w:name="_Toc169085221"/>
      <w:r w:rsidRPr="00D638AA">
        <w:t>Reconaissance</w:t>
      </w:r>
      <w:bookmarkEnd w:id="93"/>
    </w:p>
    <w:p w14:paraId="22BCD5FF" w14:textId="1B2C0C70" w:rsidR="008D4FB0" w:rsidRPr="008D4FB0" w:rsidRDefault="008D4FB0" w:rsidP="00A329E5">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7F4FDC" w14:paraId="6D1CFE55" w14:textId="77777777" w:rsidTr="00AC370B">
        <w:tc>
          <w:tcPr>
            <w:tcW w:w="2890" w:type="dxa"/>
            <w:vMerge w:val="restart"/>
          </w:tcPr>
          <w:p w14:paraId="2235F63D" w14:textId="698232F3" w:rsidR="008D4FB0" w:rsidRDefault="008D4FB0" w:rsidP="00A329E5">
            <w:r>
              <w:t>Reconaissance</w:t>
            </w:r>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7F4FDC"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7F4FDC"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lastRenderedPageBreak/>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4986E570" w:rsidR="00D638AA" w:rsidRDefault="005546FF" w:rsidP="00A329E5">
      <w:pPr>
        <w:pStyle w:val="Titolo3"/>
        <w:rPr>
          <w:lang w:val="en-US"/>
        </w:rPr>
      </w:pPr>
      <w:bookmarkStart w:id="94" w:name="_Toc169085222"/>
      <w:r>
        <w:rPr>
          <w:lang w:val="en-US"/>
        </w:rPr>
        <w:t>Initial Acces</w:t>
      </w:r>
      <w:bookmarkEnd w:id="94"/>
    </w:p>
    <w:p w14:paraId="3FD5342E" w14:textId="04802BD8" w:rsidR="00D638AA" w:rsidRDefault="0023470E" w:rsidP="00A329E5">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7F4FDC" w14:paraId="15E91D66" w14:textId="77777777" w:rsidTr="00AC370B">
        <w:tc>
          <w:tcPr>
            <w:tcW w:w="1681" w:type="dxa"/>
            <w:vMerge w:val="restart"/>
          </w:tcPr>
          <w:p w14:paraId="4D8FC9A6" w14:textId="1D290E6B" w:rsidR="00D638AA" w:rsidRDefault="00D638AA" w:rsidP="00A329E5">
            <w:r>
              <w:t>Initial Acces</w:t>
            </w:r>
          </w:p>
        </w:tc>
        <w:tc>
          <w:tcPr>
            <w:tcW w:w="4842" w:type="dxa"/>
          </w:tcPr>
          <w:p w14:paraId="2037C0B8" w14:textId="2235B33B" w:rsidR="00D638AA" w:rsidRPr="00D638AA" w:rsidRDefault="00D638AA" w:rsidP="00A329E5">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A329E5">
            <w:pPr>
              <w:rPr>
                <w:lang w:val="en-US"/>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18F1E9F1" w:rsidR="009E52B2" w:rsidRPr="008675A2" w:rsidRDefault="005546FF" w:rsidP="00A329E5">
      <w:pPr>
        <w:pStyle w:val="Titolo3"/>
        <w:rPr>
          <w:lang w:val="en-US"/>
        </w:rPr>
      </w:pPr>
      <w:bookmarkStart w:id="95" w:name="_Toc169085223"/>
      <w:r>
        <w:rPr>
          <w:lang w:val="en-US"/>
        </w:rPr>
        <w:t>Exploitation</w:t>
      </w:r>
      <w:bookmarkEnd w:id="95"/>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w:t>
      </w:r>
      <w:r>
        <w:lastRenderedPageBreak/>
        <w:t>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r w:rsidRPr="009E52B2">
              <w:t>Initial Access</w:t>
            </w:r>
          </w:p>
        </w:tc>
        <w:tc>
          <w:tcPr>
            <w:tcW w:w="5523" w:type="dxa"/>
          </w:tcPr>
          <w:p w14:paraId="09F38B5C" w14:textId="5B0CD5C1" w:rsidR="009E52B2" w:rsidRDefault="009E52B2" w:rsidP="00A329E5">
            <w:r w:rsidRPr="009E52B2">
              <w:t>[T1078] Valid Accounts</w:t>
            </w:r>
          </w:p>
        </w:tc>
      </w:tr>
      <w:tr w:rsidR="009E52B2" w:rsidRPr="007F4FDC" w14:paraId="61108FDD" w14:textId="77777777" w:rsidTr="00AC370B">
        <w:tc>
          <w:tcPr>
            <w:tcW w:w="2405" w:type="dxa"/>
          </w:tcPr>
          <w:p w14:paraId="38325404" w14:textId="7BC32A8A" w:rsidR="009E52B2" w:rsidRDefault="009E52B2" w:rsidP="00A329E5">
            <w:r w:rsidRPr="009E52B2">
              <w:t>Privilege Escalation</w:t>
            </w:r>
            <w:r w:rsidRPr="009E52B2">
              <w:tab/>
            </w:r>
          </w:p>
        </w:tc>
        <w:tc>
          <w:tcPr>
            <w:tcW w:w="5523" w:type="dxa"/>
          </w:tcPr>
          <w:p w14:paraId="7DCDF3D8" w14:textId="62A60E93" w:rsidR="009E52B2" w:rsidRPr="00563036" w:rsidRDefault="009E52B2" w:rsidP="00A329E5">
            <w:pPr>
              <w:rPr>
                <w:lang w:val="en-US"/>
              </w:rPr>
            </w:pPr>
            <w:r w:rsidRPr="00563036">
              <w:rPr>
                <w:lang w:val="en-US"/>
              </w:rPr>
              <w:t>[T1068] Exploitation for Privilege Escalation</w:t>
            </w:r>
          </w:p>
        </w:tc>
      </w:tr>
      <w:tr w:rsidR="009E52B2" w:rsidRPr="007F4FDC" w14:paraId="19F3ACF5" w14:textId="77777777" w:rsidTr="00AC370B">
        <w:tc>
          <w:tcPr>
            <w:tcW w:w="2405" w:type="dxa"/>
          </w:tcPr>
          <w:p w14:paraId="536C0ECA" w14:textId="40CCE3B7" w:rsidR="009E52B2" w:rsidRDefault="009E52B2" w:rsidP="00A329E5">
            <w:r w:rsidRPr="009E52B2">
              <w:t>Defense Evasion</w:t>
            </w:r>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7E268149" w:rsidR="008675A2" w:rsidRDefault="008675A2" w:rsidP="00A329E5">
      <w:pPr>
        <w:pStyle w:val="Titolo3"/>
      </w:pPr>
      <w:bookmarkStart w:id="96" w:name="_Toc169085224"/>
      <w:r>
        <w:t>Lateral movement</w:t>
      </w:r>
      <w:bookmarkEnd w:id="96"/>
    </w:p>
    <w:p w14:paraId="76B25027" w14:textId="7E286F2F" w:rsidR="008675A2" w:rsidRDefault="008675A2" w:rsidP="00A329E5">
      <w:r>
        <w:t>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Demilitarized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7F4FDC" w14:paraId="3057EBC3" w14:textId="77777777" w:rsidTr="00AC370B">
        <w:tc>
          <w:tcPr>
            <w:tcW w:w="2304" w:type="dxa"/>
            <w:vMerge w:val="restart"/>
          </w:tcPr>
          <w:p w14:paraId="1BE58D23" w14:textId="27ED5FA7" w:rsidR="008675A2" w:rsidRDefault="008675A2" w:rsidP="00A329E5">
            <w:r w:rsidRPr="008675A2">
              <w:lastRenderedPageBreak/>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r w:rsidRPr="008675A2">
              <w:t>Lateral Movement</w:t>
            </w:r>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[T1570] Lateral Tool Transfer</w:t>
            </w:r>
          </w:p>
        </w:tc>
      </w:tr>
    </w:tbl>
    <w:p w14:paraId="2C898A72" w14:textId="238311FD" w:rsidR="00240C95" w:rsidRDefault="00240C95" w:rsidP="00A329E5">
      <w:pPr>
        <w:pStyle w:val="Titolo3"/>
      </w:pPr>
      <w:bookmarkStart w:id="97" w:name="_Toc169085225"/>
      <w:r>
        <w:t>Discovery</w:t>
      </w:r>
      <w:bookmarkEnd w:id="97"/>
    </w:p>
    <w:p w14:paraId="7655DD6A" w14:textId="56B2E542" w:rsidR="00240C95" w:rsidRPr="00240C95" w:rsidRDefault="00240C95" w:rsidP="00A329E5">
      <w:r>
        <w:t xml:space="preserve">L'attacco mirato non ha colpito uniformemente tutti i modem </w:t>
      </w:r>
      <w:r w:rsidR="00E34921">
        <w:t>Viasat</w:t>
      </w:r>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t>Tattiche</w:t>
            </w:r>
          </w:p>
        </w:tc>
        <w:tc>
          <w:tcPr>
            <w:tcW w:w="5708" w:type="dxa"/>
          </w:tcPr>
          <w:p w14:paraId="1A05C40E" w14:textId="4CC2B2B4" w:rsidR="00240C95" w:rsidRPr="00240C95" w:rsidRDefault="00240C95" w:rsidP="00A329E5">
            <w:r>
              <w:t>Tecniche</w:t>
            </w:r>
          </w:p>
        </w:tc>
      </w:tr>
      <w:tr w:rsidR="00240C95" w:rsidRPr="007F4FDC"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 xml:space="preserve">[T1016] System Network Configuration </w:t>
            </w:r>
            <w:r w:rsidRPr="00563036">
              <w:rPr>
                <w:lang w:val="en-US"/>
              </w:rPr>
              <w:lastRenderedPageBreak/>
              <w:t>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7A4FAD45" w:rsidR="00240C95" w:rsidRDefault="00240C95" w:rsidP="00A329E5">
      <w:pPr>
        <w:pStyle w:val="Titolo3"/>
      </w:pPr>
      <w:bookmarkStart w:id="98" w:name="_Toc169085226"/>
      <w:r>
        <w:t xml:space="preserve">Defense evasion &amp; </w:t>
      </w:r>
      <w:r w:rsidRPr="00240C95">
        <w:t>Privilege Escalation</w:t>
      </w:r>
      <w:bookmarkEnd w:id="98"/>
    </w:p>
    <w:p w14:paraId="7298E25A" w14:textId="22E628A1" w:rsidR="00240C95" w:rsidRDefault="00240C95" w:rsidP="00A329E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7F4FDC" w14:paraId="4E25178E" w14:textId="77777777" w:rsidTr="00AC370B">
        <w:tc>
          <w:tcPr>
            <w:tcW w:w="2592" w:type="dxa"/>
          </w:tcPr>
          <w:p w14:paraId="484D89FF" w14:textId="66B734F4" w:rsidR="00240C95" w:rsidRDefault="00240C95" w:rsidP="00A329E5">
            <w:r w:rsidRPr="00240C95">
              <w:t>Defense Evasion</w:t>
            </w:r>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r w:rsidRPr="00240C95">
              <w:t>Initial Access</w:t>
            </w:r>
            <w:r w:rsidRPr="00240C95">
              <w:tab/>
            </w:r>
          </w:p>
        </w:tc>
        <w:tc>
          <w:tcPr>
            <w:tcW w:w="5449" w:type="dxa"/>
          </w:tcPr>
          <w:p w14:paraId="70B38E8A" w14:textId="134C9E9D" w:rsidR="00240C95" w:rsidRDefault="00240C95" w:rsidP="00A329E5">
            <w:r w:rsidRPr="00240C95">
              <w:t>[T1133] External Remote Services</w:t>
            </w:r>
          </w:p>
        </w:tc>
      </w:tr>
      <w:tr w:rsidR="00240C95" w:rsidRPr="007F4FDC" w14:paraId="2B3AF11E" w14:textId="77777777" w:rsidTr="00AC370B">
        <w:tc>
          <w:tcPr>
            <w:tcW w:w="2592" w:type="dxa"/>
          </w:tcPr>
          <w:p w14:paraId="71FDD92C" w14:textId="4013150F" w:rsidR="00240C95" w:rsidRPr="00240C95" w:rsidRDefault="00240C95" w:rsidP="00A329E5">
            <w:pPr>
              <w:rPr>
                <w:spacing w:val="0"/>
                <w:lang w:eastAsia="it-IT"/>
              </w:rPr>
            </w:pPr>
            <w:r w:rsidRPr="00240C95">
              <w:t>Privilege Escalation</w:t>
            </w:r>
          </w:p>
        </w:tc>
        <w:tc>
          <w:tcPr>
            <w:tcW w:w="5449" w:type="dxa"/>
          </w:tcPr>
          <w:p w14:paraId="3281738F" w14:textId="231F1D09" w:rsidR="00240C95" w:rsidRPr="00563036" w:rsidRDefault="00240C95" w:rsidP="00A329E5">
            <w:pPr>
              <w:rPr>
                <w:lang w:val="en-US"/>
              </w:rPr>
            </w:pPr>
            <w:r w:rsidRPr="00563036">
              <w:rPr>
                <w:lang w:val="en-US"/>
              </w:rPr>
              <w:t>[T1068] Exploitation for Privilege Escalation</w:t>
            </w:r>
          </w:p>
        </w:tc>
      </w:tr>
    </w:tbl>
    <w:p w14:paraId="7BAF1285" w14:textId="1FD10093" w:rsidR="007A0EBC" w:rsidRDefault="00240C95" w:rsidP="00A329E5">
      <w:pPr>
        <w:pStyle w:val="Titolo3"/>
      </w:pPr>
      <w:bookmarkStart w:id="99" w:name="_Toc169085227"/>
      <w:r>
        <w:t>Execution</w:t>
      </w:r>
      <w:bookmarkEnd w:id="99"/>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lastRenderedPageBreak/>
              <w:t>Resource Development</w:t>
            </w:r>
          </w:p>
        </w:tc>
        <w:tc>
          <w:tcPr>
            <w:tcW w:w="5151" w:type="dxa"/>
          </w:tcPr>
          <w:p w14:paraId="7AA62990" w14:textId="2BB6E2CF" w:rsidR="00B262A3" w:rsidRDefault="00B262A3" w:rsidP="00A329E5">
            <w:r w:rsidRPr="00B262A3">
              <w:t>[T1588.002] Obtain Capabilities: Tool</w:t>
            </w:r>
          </w:p>
        </w:tc>
      </w:tr>
      <w:tr w:rsidR="00B262A3" w14:paraId="5D81F7EA" w14:textId="77777777" w:rsidTr="00AC370B">
        <w:tc>
          <w:tcPr>
            <w:tcW w:w="2890" w:type="dxa"/>
          </w:tcPr>
          <w:p w14:paraId="27527AEA" w14:textId="65476244" w:rsidR="00B262A3" w:rsidRDefault="00B262A3" w:rsidP="00A329E5">
            <w:r w:rsidRPr="00B262A3">
              <w:t>Execution</w:t>
            </w:r>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r w:rsidRPr="00B262A3">
              <w:t>Initial Access</w:t>
            </w:r>
          </w:p>
        </w:tc>
        <w:tc>
          <w:tcPr>
            <w:tcW w:w="5151" w:type="dxa"/>
          </w:tcPr>
          <w:p w14:paraId="41BF9019" w14:textId="58A42F73" w:rsidR="00B262A3" w:rsidRDefault="00B262A3" w:rsidP="00A329E5">
            <w:r w:rsidRPr="00B262A3">
              <w:t>[T1195] Supply Chain Compromise</w:t>
            </w:r>
          </w:p>
        </w:tc>
      </w:tr>
      <w:tr w:rsidR="00B262A3" w:rsidRPr="007F4FDC" w14:paraId="2F5F08D6" w14:textId="77777777" w:rsidTr="00AC370B">
        <w:tc>
          <w:tcPr>
            <w:tcW w:w="2890" w:type="dxa"/>
          </w:tcPr>
          <w:p w14:paraId="60E1B58A" w14:textId="13C71494" w:rsidR="00B262A3" w:rsidRDefault="00B262A3" w:rsidP="00A329E5">
            <w:r w:rsidRPr="00B262A3">
              <w:t>Defense Evasion</w:t>
            </w:r>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7F4FDC" w14:paraId="2F4DDF57" w14:textId="77777777" w:rsidTr="00AC370B">
        <w:tc>
          <w:tcPr>
            <w:tcW w:w="2890" w:type="dxa"/>
          </w:tcPr>
          <w:p w14:paraId="6B1B1789" w14:textId="0440EF1A" w:rsidR="00B262A3" w:rsidRPr="00B262A3" w:rsidRDefault="00B262A3" w:rsidP="00A329E5">
            <w:r w:rsidRPr="00B262A3">
              <w:t>Persistence</w:t>
            </w:r>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1F649C43" w:rsidR="005D6AF6" w:rsidRDefault="005D6AF6" w:rsidP="00A329E5">
      <w:pPr>
        <w:pStyle w:val="Titolo3"/>
      </w:pPr>
      <w:bookmarkStart w:id="100" w:name="_Toc169085228"/>
      <w:r>
        <w:t>Impact</w:t>
      </w:r>
      <w:bookmarkEnd w:id="100"/>
    </w:p>
    <w:p w14:paraId="71CB7AF9" w14:textId="097A11FF" w:rsidR="005D6AF6" w:rsidRDefault="005D6AF6" w:rsidP="00A329E5">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t>Impact</w:t>
            </w:r>
          </w:p>
        </w:tc>
        <w:tc>
          <w:tcPr>
            <w:tcW w:w="5000" w:type="dxa"/>
          </w:tcPr>
          <w:p w14:paraId="6535F6E3" w14:textId="5A5B8586" w:rsidR="00E34921" w:rsidRDefault="00E34921" w:rsidP="00A329E5">
            <w:r w:rsidRPr="00E34921">
              <w:t>[T1529] System Shutdown/Reboot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[T1485] Data Destruction</w:t>
            </w:r>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[T1495] Firmware Corruption</w:t>
            </w:r>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[T1561] Disk Wipe</w:t>
            </w:r>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[T1529] System Shutdown/Reboot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[T1485] Data Destruction</w:t>
            </w:r>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[T1495] Firmware Corruption</w:t>
            </w:r>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[T1561] Disk Wipe</w:t>
            </w:r>
          </w:p>
        </w:tc>
      </w:tr>
      <w:tr w:rsidR="00E34921" w:rsidRPr="007F4FDC"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[T1561.002] Disk Structure Wipe</w:t>
            </w:r>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[T1531] Account Access Removal</w:t>
            </w:r>
          </w:p>
        </w:tc>
      </w:tr>
      <w:tr w:rsidR="00E34921" w:rsidRPr="007F4FDC"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0C0F22CC" w:rsidR="00311F37" w:rsidRDefault="00311F37" w:rsidP="00A329E5">
      <w:pPr>
        <w:pStyle w:val="Titolo2"/>
      </w:pPr>
      <w:bookmarkStart w:id="101" w:name="_Toc169085229"/>
      <w:r w:rsidRPr="007E4D82">
        <w:lastRenderedPageBreak/>
        <w:t>Attacchi Cyber – Analisi delle tendenze</w:t>
      </w:r>
      <w:bookmarkEnd w:id="101"/>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A329E5">
      <w:pPr>
        <w:pStyle w:val="Titolo3"/>
      </w:pPr>
      <w:bookmarkStart w:id="102" w:name="_Toc169085230"/>
      <w:r>
        <w:t>Q2 2022 vs Q3 2023</w:t>
      </w:r>
      <w:bookmarkEnd w:id="102"/>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A329E5">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6E5D2316"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A329E5">
      <w:pPr>
        <w:pStyle w:val="Titolo3"/>
      </w:pPr>
      <w:bookmarkStart w:id="103" w:name="_Toc169085231"/>
      <w:r>
        <w:t>Provenienza delle cyber minacce</w:t>
      </w:r>
      <w:bookmarkEnd w:id="103"/>
    </w:p>
    <w:p w14:paraId="146F2B9F" w14:textId="3AF939FE" w:rsidR="00311F37" w:rsidRPr="007E4D82" w:rsidRDefault="00311F37" w:rsidP="00A329E5">
      <w:r w:rsidRPr="007E4D82">
        <w:t>Un altro grande problema dilemma è dovuto alla provenienza di questi attacchi. Uno studio [5] in cui sono coinvolte la Cybersecurity and Infrastructure Security Agency (</w:t>
      </w:r>
      <w:r w:rsidRPr="007E4D82">
        <w:rPr>
          <w:b/>
          <w:bCs/>
        </w:rPr>
        <w:t>CISA</w:t>
      </w:r>
      <w:r w:rsidRPr="007E4D82">
        <w:t xml:space="preserve">), la </w:t>
      </w:r>
      <w:r w:rsidRPr="007E4D82">
        <w:lastRenderedPageBreak/>
        <w:t>National Security Agency (</w:t>
      </w:r>
      <w:r w:rsidRPr="007E4D82">
        <w:rPr>
          <w:b/>
          <w:bCs/>
        </w:rPr>
        <w:t>NSA</w:t>
      </w:r>
      <w:r w:rsidRPr="007E4D82">
        <w:t>) e il Federal Bureau of Investigation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A329E5">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55CF61D0" w:rsidR="002B66CD" w:rsidRPr="007E4D82" w:rsidRDefault="002B66CD" w:rsidP="00A329E5">
      <w:pPr>
        <w:pStyle w:val="Titolo3"/>
      </w:pPr>
      <w:bookmarkStart w:id="104" w:name="_Toc169085232"/>
      <w:r>
        <w:t>Stime dei costi futuri</w:t>
      </w:r>
      <w:bookmarkEnd w:id="104"/>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A329E5">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155C3904" w:rsidR="00311F37" w:rsidRPr="007E4D82" w:rsidRDefault="00311F37" w:rsidP="00A329E5">
      <w:pPr>
        <w:pStyle w:val="Titolo2"/>
      </w:pPr>
      <w:bookmarkStart w:id="105" w:name="_Toc169085233"/>
      <w:r w:rsidRPr="007E4D82">
        <w:t>NIS2 – L’ultima normativa nel mondo cyber</w:t>
      </w:r>
      <w:bookmarkEnd w:id="105"/>
    </w:p>
    <w:p w14:paraId="5F02C0FE" w14:textId="77777777" w:rsidR="00311F37" w:rsidRPr="007E4D82" w:rsidRDefault="00311F37" w:rsidP="00A329E5">
      <w:r w:rsidRPr="007E4D82">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ottobre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w:t>
      </w:r>
      <w:r w:rsidRPr="007E4D82">
        <w:lastRenderedPageBreak/>
        <w:t xml:space="preserve">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7A154169" w:rsidR="001F58C6" w:rsidRPr="007D5DF3"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06" w:name="_Toc162107985"/>
      <w:bookmarkStart w:id="107" w:name="_Toc162181709"/>
      <w:bookmarkStart w:id="108" w:name="_Toc162344551"/>
      <w:bookmarkStart w:id="109" w:name="_Toc162345071"/>
      <w:bookmarkStart w:id="110" w:name="_Toc162345109"/>
      <w:bookmarkStart w:id="111" w:name="_Toc162372862"/>
      <w:bookmarkStart w:id="112" w:name="_Toc162388788"/>
      <w:bookmarkStart w:id="113" w:name="_Toc162426561"/>
      <w:bookmarkStart w:id="114" w:name="_Toc162426697"/>
      <w:bookmarkStart w:id="115" w:name="_Toc162432916"/>
      <w:bookmarkStart w:id="116" w:name="_Toc162433098"/>
      <w:bookmarkStart w:id="117" w:name="_Toc162433181"/>
      <w:bookmarkStart w:id="118" w:name="_Toc162949542"/>
      <w:bookmarkStart w:id="119" w:name="_Toc163234292"/>
      <w:bookmarkStart w:id="120" w:name="_Toc163248376"/>
      <w:bookmarkStart w:id="121" w:name="_Toc163248422"/>
      <w:bookmarkStart w:id="122" w:name="_Toc163382042"/>
      <w:bookmarkStart w:id="123" w:name="_Toc163382203"/>
      <w:bookmarkStart w:id="124" w:name="_Toc163382284"/>
      <w:bookmarkStart w:id="125" w:name="_Toc163392002"/>
      <w:bookmarkStart w:id="126" w:name="_Toc163994667"/>
      <w:bookmarkStart w:id="127" w:name="_Toc167109860"/>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573145C8" w14:textId="0A73F60C" w:rsidR="007D5DF3" w:rsidRPr="007E4D82" w:rsidRDefault="007D5DF3" w:rsidP="00A329E5">
      <w:pPr>
        <w:pStyle w:val="Titolo1"/>
      </w:pPr>
      <w:bookmarkStart w:id="128" w:name="_Toc169085234"/>
      <w:r w:rsidRPr="007E4D82">
        <w:lastRenderedPageBreak/>
        <w:t>Capitolo II</w:t>
      </w:r>
      <w:r>
        <w:t>I</w:t>
      </w:r>
      <w:bookmarkEnd w:id="128"/>
    </w:p>
    <w:p w14:paraId="184EE034" w14:textId="3D69A21D" w:rsidR="007D5DF3" w:rsidRPr="00BE6CA0" w:rsidRDefault="00BB2D61" w:rsidP="00A329E5">
      <w:pPr>
        <w:pStyle w:val="Sottotitolo"/>
      </w:pPr>
      <w:bookmarkStart w:id="129" w:name="_Toc169085235"/>
      <w:r w:rsidRPr="00BE6CA0">
        <w:t>Sperimentazione</w:t>
      </w:r>
      <w:bookmarkEnd w:id="129"/>
    </w:p>
    <w:p w14:paraId="090B579D" w14:textId="6158BA59" w:rsidR="00BC5810" w:rsidRDefault="0015006D" w:rsidP="00A329E5">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r w:rsidR="0043592C" w:rsidRPr="007D7E88">
        <w:rPr>
          <w:b/>
          <w:bCs/>
        </w:rPr>
        <w:t>DetectiveAttack</w:t>
      </w:r>
      <w:r w:rsidR="007D7E88">
        <w:rPr>
          <w:b/>
          <w:bCs/>
        </w:rPr>
        <w:t>s</w:t>
      </w:r>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p>
    <w:p w14:paraId="69D50B8E" w14:textId="4596BB19" w:rsidR="007D7E88" w:rsidRDefault="007D7E88" w:rsidP="007D7E88">
      <w:pPr>
        <w:pStyle w:val="Titolo2"/>
      </w:pPr>
      <w:r>
        <w:t>Funzionalità di DetectiveAttacks</w:t>
      </w:r>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61B8C436"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084C453B" w14:textId="4AE45878" w:rsidR="00D241E8" w:rsidRDefault="00D241E8" w:rsidP="007003D4">
      <w:pPr>
        <w:pStyle w:val="Paragrafoelenco"/>
        <w:numPr>
          <w:ilvl w:val="0"/>
          <w:numId w:val="36"/>
        </w:numPr>
      </w:pPr>
      <w:r>
        <w:t>offrire il risultato dell’</w:t>
      </w:r>
      <w:r w:rsidRPr="00D241E8">
        <w:rPr>
          <w:b/>
          <w:bCs/>
        </w:rPr>
        <w:t>unione</w:t>
      </w:r>
      <w:r>
        <w:t xml:space="preserve"> della matrice </w:t>
      </w:r>
      <w:r w:rsidRPr="00D241E8">
        <w:rPr>
          <w:b/>
          <w:bCs/>
        </w:rPr>
        <w:t>ATT&amp;CK</w:t>
      </w:r>
      <w:r>
        <w:t xml:space="preserve"> e </w:t>
      </w:r>
      <w:r w:rsidRPr="00D241E8">
        <w:rPr>
          <w:b/>
          <w:bCs/>
        </w:rPr>
        <w:t>ATLAS</w:t>
      </w:r>
      <w:r>
        <w:t xml:space="preserve"> riordinata secondo la CKC;</w:t>
      </w:r>
    </w:p>
    <w:p w14:paraId="2CC72400" w14:textId="04C95CA4"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(CVEs e CWEs)</w:t>
      </w:r>
      <w:r w:rsidR="002A4CA3">
        <w:t xml:space="preserve"> </w:t>
      </w:r>
      <w:r w:rsidR="00BC5810" w:rsidRPr="00BC5810">
        <w:t xml:space="preserve">in base alle </w:t>
      </w:r>
      <w:r w:rsidR="00BC5810" w:rsidRPr="003B67C8">
        <w:rPr>
          <w:b/>
          <w:bCs/>
        </w:rPr>
        <w:t>TTPs</w:t>
      </w:r>
      <w:r w:rsidR="00F36661">
        <w:t xml:space="preserve"> </w:t>
      </w:r>
      <w:r w:rsidR="00BC5810" w:rsidRPr="00BC5810">
        <w:t>note</w:t>
      </w:r>
      <w:r w:rsidR="00F36661">
        <w:t xml:space="preserve"> e riportare nei framework utilizzati</w:t>
      </w:r>
      <w:r>
        <w:t>, tramite ricerca manuale o inserimento di un</w:t>
      </w:r>
      <w:r w:rsidR="00D241E8">
        <w:t xml:space="preserve"> CTI</w:t>
      </w:r>
      <w:r>
        <w:t xml:space="preserve"> report che le fornisca</w:t>
      </w:r>
      <w:r w:rsidR="00F36661">
        <w:t>;</w:t>
      </w:r>
    </w:p>
    <w:p w14:paraId="127EAA26" w14:textId="59C9A4CB" w:rsidR="0015006D" w:rsidRDefault="007003D4" w:rsidP="00F36661">
      <w:pPr>
        <w:pStyle w:val="Paragrafoelenco"/>
        <w:numPr>
          <w:ilvl w:val="0"/>
          <w:numId w:val="35"/>
        </w:numPr>
      </w:pPr>
      <w:r>
        <w:lastRenderedPageBreak/>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36661">
        <w:t>;</w:t>
      </w:r>
    </w:p>
    <w:p w14:paraId="7146E29D" w14:textId="2FE32916" w:rsidR="0043592C" w:rsidRDefault="007003D4" w:rsidP="0043592C">
      <w:pPr>
        <w:pStyle w:val="Paragrafoelenco"/>
        <w:numPr>
          <w:ilvl w:val="0"/>
          <w:numId w:val="35"/>
        </w:numPr>
      </w:pPr>
      <w:r w:rsidRPr="007003D4">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TTPs precedentemente identificate.</w:t>
      </w:r>
    </w:p>
    <w:p w14:paraId="073FA4F9" w14:textId="4DFB8122" w:rsidR="0043592C" w:rsidRPr="0043592C" w:rsidRDefault="00255D24" w:rsidP="0043592C">
      <w:pPr>
        <w:pStyle w:val="Titolo2"/>
      </w:pPr>
      <w:bookmarkStart w:id="130" w:name="_Toc169085236"/>
      <w:bookmarkEnd w:id="130"/>
      <w:r>
        <w:t xml:space="preserve">Tecnologie </w:t>
      </w:r>
      <w:r w:rsidR="007D7E88">
        <w:t>utilizzate</w:t>
      </w:r>
    </w:p>
    <w:p w14:paraId="7C3D63FC" w14:textId="4E6518E4" w:rsidR="00CE67A9" w:rsidRDefault="00BC5810" w:rsidP="00A329E5">
      <w:r w:rsidRPr="00BC5810">
        <w:t xml:space="preserve">Durante la </w:t>
      </w:r>
      <w:r w:rsidRPr="00234E19">
        <w:rPr>
          <w:b/>
          <w:bCs/>
        </w:rPr>
        <w:t>fase iniziale</w:t>
      </w:r>
      <w:r w:rsidRPr="00BC5810">
        <w:t xml:space="preserve"> dello sviluppo, è stato intrapreso il processo di definizione e strutturazione de</w:t>
      </w:r>
      <w:r w:rsidR="001B3406">
        <w:t>l container che definisce i dati base del sistema</w:t>
      </w:r>
      <w:r w:rsidRPr="00BC5810">
        <w:t xml:space="preserve">. Questo passo fondamentale ha comportato l'identificazione delle aree chiave di interesse, l'analisi delle esigenze </w:t>
      </w:r>
      <w:r w:rsidRPr="00357E65">
        <w:t>specifiche</w:t>
      </w:r>
      <w:r w:rsidRPr="00BC5810">
        <w:t xml:space="preserve"> e la mappatura delle relazioni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7D7BA145" w:rsidR="001E1D1C" w:rsidRDefault="001E1D1C" w:rsidP="00A329E5">
      <w:pPr>
        <w:pStyle w:val="Titolo3"/>
      </w:pPr>
      <w:bookmarkStart w:id="131" w:name="_Toc169085238"/>
      <w:r>
        <w:t>Framework</w:t>
      </w:r>
      <w:r w:rsidR="00E32B04">
        <w:t>, librerie e modelli</w:t>
      </w:r>
      <w:r>
        <w:t xml:space="preserve"> utilizzati</w:t>
      </w:r>
      <w:bookmarkEnd w:id="131"/>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fornisce una libreria Python, disponibile tramite il gestore di pacchetti pip</w:t>
      </w:r>
      <w:r w:rsidR="0019075F" w:rsidRPr="00A329E5">
        <w:t xml:space="preserve"> o repository github [</w:t>
      </w:r>
      <w:r w:rsidR="00675145" w:rsidRPr="00A329E5">
        <w:t>18</w:t>
      </w:r>
      <w:r w:rsidR="0019075F" w:rsidRPr="00A329E5">
        <w:t>]</w:t>
      </w:r>
      <w:r w:rsidRPr="00A329E5">
        <w:t xml:space="preserve">, la quale permette </w:t>
      </w:r>
      <w:r w:rsidRPr="00A329E5">
        <w:lastRenderedPageBreak/>
        <w:t>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05CC5987"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297F0355" w:rsidR="00AD463F" w:rsidRPr="00A329E5" w:rsidRDefault="00AD463F" w:rsidP="00A329E5">
      <w:pPr>
        <w:pStyle w:val="Paragrafoelenco"/>
        <w:numPr>
          <w:ilvl w:val="0"/>
          <w:numId w:val="21"/>
        </w:numPr>
        <w:rPr>
          <w:b/>
          <w:bCs/>
        </w:rPr>
      </w:pPr>
      <w:r w:rsidRPr="00A329E5">
        <w:rPr>
          <w:b/>
          <w:bCs/>
        </w:rPr>
        <w:t>GPT</w:t>
      </w:r>
      <w:r w:rsidR="00EC0718">
        <w:rPr>
          <w:b/>
          <w:bCs/>
        </w:rPr>
        <w:t xml:space="preserve">-4o </w:t>
      </w:r>
      <w:r w:rsidRPr="00A329E5">
        <w:rPr>
          <w:b/>
          <w:bCs/>
        </w:rPr>
        <w:t>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0"/>
      </w:r>
      <w:r w:rsidR="008E07BE" w:rsidRPr="00A329E5">
        <w:t xml:space="preserve"> mette a disposizione le API di OpenAI per interrogare determinate versioni di modelli di deep learning basati su GPT di cui </w:t>
      </w:r>
      <w:r w:rsidR="001D69CC">
        <w:t xml:space="preserve">è possibile </w:t>
      </w:r>
      <w:r w:rsidR="008E07BE" w:rsidRPr="00A329E5">
        <w:t>effettua</w:t>
      </w:r>
      <w:r w:rsidR="001D69CC">
        <w:t>re</w:t>
      </w:r>
      <w:r w:rsidR="008E07BE" w:rsidRPr="00A329E5">
        <w:t xml:space="preserve"> il deploy tramite la </w:t>
      </w:r>
      <w:r w:rsidR="001D2642">
        <w:t xml:space="preserve">medesima </w:t>
      </w:r>
      <w:r w:rsidR="008E07BE" w:rsidRPr="00A329E5">
        <w:t>piattaforma.</w:t>
      </w:r>
    </w:p>
    <w:p w14:paraId="550B3F60" w14:textId="0511D0D5" w:rsidR="00AD463F" w:rsidRPr="00A329E5" w:rsidRDefault="00AD463F" w:rsidP="00A329E5">
      <w:pPr>
        <w:pStyle w:val="Paragrafoelenco"/>
        <w:numPr>
          <w:ilvl w:val="0"/>
          <w:numId w:val="21"/>
        </w:numPr>
        <w:rPr>
          <w:b/>
          <w:bCs/>
        </w:rPr>
      </w:pPr>
      <w:r w:rsidRPr="00A329E5">
        <w:rPr>
          <w:b/>
          <w:bCs/>
        </w:rPr>
        <w:t>cvwelib</w:t>
      </w:r>
      <w:r w:rsidRPr="00A329E5">
        <w:t xml:space="preserve">: </w:t>
      </w:r>
      <w:r w:rsidR="00213643" w:rsidRPr="00A329E5">
        <w:t>libreria pyhton [35] che fornisce, replica ed estende le API del NIST per ottenere le informazioni relative alle CVE e aggiunge API per ottenere informazioni sulle CWE.</w:t>
      </w:r>
    </w:p>
    <w:p w14:paraId="73855738" w14:textId="00F2AD34" w:rsidR="0089123C" w:rsidRDefault="0089123C" w:rsidP="00A329E5">
      <w:pPr>
        <w:pStyle w:val="Titolo3"/>
      </w:pPr>
      <w:bookmarkStart w:id="132" w:name="_Toc169085239"/>
      <w:r>
        <w:lastRenderedPageBreak/>
        <w:t xml:space="preserve">Tipo di dati manipolato </w:t>
      </w:r>
      <w:r w:rsidRPr="007E4D82">
        <w:t>–</w:t>
      </w:r>
      <w:r>
        <w:t xml:space="preserve"> STIX Object</w:t>
      </w:r>
      <w:r w:rsidR="009B26F3">
        <w:t xml:space="preserve"> e</w:t>
      </w:r>
      <w:r w:rsidR="00F36661">
        <w:t xml:space="preserve"> dict</w:t>
      </w:r>
      <w:bookmarkEnd w:id="132"/>
    </w:p>
    <w:p w14:paraId="1EBB3B7A" w14:textId="77777777"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estratti dai file JSON relativi alla matrice ATLAS e al mapping explorer. Gli oggetti forniti dal framework ATT&amp;CK sono degli oggetti </w:t>
      </w:r>
      <w:r w:rsidRPr="00A329E5">
        <w:rPr>
          <w:b/>
          <w:bCs/>
        </w:rPr>
        <w:t>STIX</w:t>
      </w:r>
      <w:r w:rsidRPr="00A329E5">
        <w:t xml:space="preserve"> (Structured Threat Information eXpression), che rappresentano un modo standardizzato per esprimere informazioni di intelligence sulle minacce informatiche. Gli oggetti STIX, espansi con altri attributi, che permettono di descrivere dettagliatamente e in maniera strutturata le informazioni su minacce, tattiche, tecniche e procedure (TTP), facilitando così lo scambio di informazioni di sicurezza tra sistemi e tra esperti del settore.</w:t>
      </w:r>
    </w:p>
    <w:p w14:paraId="2052193E" w14:textId="3323457A" w:rsidR="00501418" w:rsidRDefault="009012C1" w:rsidP="00A329E5">
      <w:r w:rsidRPr="009012C1">
        <w:t xml:space="preserve">D'altro canto, i dati ottenuti dai file JSON relativi alla matrice ATLAS e al mapping explorer sono rappresentati sotto forma di semplici </w:t>
      </w:r>
      <w:r w:rsidRPr="009012C1">
        <w:rPr>
          <w:b/>
          <w:bCs/>
        </w:rPr>
        <w:t>dizionari</w:t>
      </w:r>
      <w:r w:rsidR="00F36661">
        <w:rPr>
          <w:b/>
          <w:bCs/>
        </w:rPr>
        <w:t xml:space="preserve"> </w:t>
      </w:r>
      <w:r w:rsidR="00F36661" w:rsidRPr="00F36661">
        <w:t>(dict)</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r w:rsidR="00DF697F">
        <w:t>static</w:t>
      </w:r>
      <w:r>
        <w:t>-time</w:t>
      </w:r>
      <w:r w:rsidR="009012C1">
        <w:t>.</w:t>
      </w:r>
      <w:r w:rsidR="0089123C" w:rsidRPr="009012C1">
        <w:br w:type="page"/>
      </w:r>
    </w:p>
    <w:p w14:paraId="73A978D6" w14:textId="0AE098A9" w:rsidR="00D030DD" w:rsidRDefault="00D030DD" w:rsidP="00A329E5">
      <w:pPr>
        <w:pStyle w:val="Sottotitolo"/>
      </w:pPr>
      <w:bookmarkStart w:id="133" w:name="_Toc169085240"/>
      <w:r>
        <w:lastRenderedPageBreak/>
        <w:t>Strutturazione package</w:t>
      </w:r>
      <w:r w:rsidR="00234E19">
        <w:t xml:space="preserve"> e directory</w:t>
      </w:r>
      <w:bookmarkEnd w:id="133"/>
    </w:p>
    <w:p w14:paraId="15605382" w14:textId="77777777" w:rsidR="00521C6E" w:rsidRDefault="00521C6E" w:rsidP="00521C6E">
      <w:pPr>
        <w:pStyle w:val="Titolo2"/>
      </w:pPr>
      <w:bookmarkStart w:id="134" w:name="_Toc169085241"/>
      <w:r>
        <w:t>Architettura</w:t>
      </w:r>
      <w:bookmarkEnd w:id="134"/>
    </w:p>
    <w:p w14:paraId="2B7051A8" w14:textId="24E5F4DC" w:rsidR="00521C6E" w:rsidRDefault="00521C6E" w:rsidP="00521C6E">
      <w:r>
        <w:t xml:space="preserve">L'architettura scelta per lo sviluppo dell'applicativo DetectiveAttack è un'architettura a </w:t>
      </w:r>
      <w:r w:rsidRPr="00374B4F">
        <w:rPr>
          <w:b/>
          <w:bCs/>
        </w:rPr>
        <w:t>microservizi</w:t>
      </w:r>
      <w:r w:rsidR="00D620F7">
        <w:rPr>
          <w:b/>
          <w:bCs/>
        </w:rPr>
        <w:t xml:space="preserve"> </w:t>
      </w:r>
      <w:r w:rsidR="008F76DC">
        <w:t>(figura 9)</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L'architettura a microservizi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Ogni microservizio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I microservizi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L'isolamento dei microservizi facilita l'individuazione e la risoluzione dei problemi. Se un microservizio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lastRenderedPageBreak/>
        <w:t>Resilienza</w:t>
      </w:r>
      <w:r>
        <w:t>: I microservizi possono essere progettati per essere più resilienti, in quanto l'isolamento dei servizi riduce il rischio che un guasto in un componente comprometta l'intera applicazione. In caso di errore in un microservizio,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77777777" w:rsidR="00521C6E" w:rsidRDefault="00521C6E" w:rsidP="00521C6E">
      <w:r>
        <w:t xml:space="preserve">Questi vantaggi rendono l'architettura a microservizi una scelta ideale per lo sviluppo di applicazioni complesse e che manipolano dati continuamente aggiornati, come DetectiveAttack, garantendo una maggiore efficienza, flessibilità e robustezza in casi in cui vengano inserite nuove sorgenti di dati della CTI o nuovi framework possibilmente utili che estendano le funzionalità del sistema. </w:t>
      </w:r>
    </w:p>
    <w:p w14:paraId="7BFC118B" w14:textId="1F759ACC"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1"/>
      </w:r>
      <w:r>
        <w:t xml:space="preserve"> e della piattaforma </w:t>
      </w:r>
      <w:r w:rsidRPr="00B730C4">
        <w:rPr>
          <w:b/>
          <w:bCs/>
        </w:rPr>
        <w:t>Docker</w:t>
      </w:r>
      <w:r>
        <w:rPr>
          <w:rStyle w:val="Rimandonotaapidipagina"/>
          <w:b/>
          <w:bCs/>
        </w:rPr>
        <w:footnoteReference w:id="22"/>
      </w:r>
      <w:r>
        <w:t>.</w:t>
      </w:r>
    </w:p>
    <w:p w14:paraId="7DC049B7" w14:textId="5A9A5D3C" w:rsidR="00D620F7" w:rsidRDefault="00873674" w:rsidP="00D620F7">
      <w:pPr>
        <w:jc w:val="center"/>
      </w:pPr>
      <w:r>
        <w:rPr>
          <w:noProof/>
        </w:rPr>
        <w:lastRenderedPageBreak/>
        <w:drawing>
          <wp:inline distT="0" distB="0" distL="0" distR="0" wp14:anchorId="12EA3E9C" wp14:editId="5FC2E7F9">
            <wp:extent cx="4736703" cy="22002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871" t="12794" r="6061" b="14479"/>
                    <a:stretch/>
                  </pic:blipFill>
                  <pic:spPr bwMode="auto">
                    <a:xfrm>
                      <a:off x="0" y="0"/>
                      <a:ext cx="4740198" cy="2201899"/>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77777777" w:rsidR="00521C6E" w:rsidRDefault="00521C6E" w:rsidP="00521C6E">
      <w:pPr>
        <w:pStyle w:val="Titolo3"/>
      </w:pPr>
      <w:bookmarkStart w:id="135" w:name="_Toc169085242"/>
      <w:r>
        <w:t>Componenti dell’architettura</w:t>
      </w:r>
      <w:bookmarkEnd w:id="135"/>
    </w:p>
    <w:p w14:paraId="191E6748" w14:textId="77777777" w:rsidR="00521C6E" w:rsidRDefault="00521C6E" w:rsidP="00521C6E">
      <w:r>
        <w:t>Le componenti presenti nel sistema attualmente sono 5:</w:t>
      </w:r>
    </w:p>
    <w:p w14:paraId="3E6CF4FF" w14:textId="1B640D71" w:rsidR="00521C6E" w:rsidRPr="00B730C4" w:rsidRDefault="00521C6E" w:rsidP="00521C6E">
      <w:pPr>
        <w:pStyle w:val="Paragrafoelenco"/>
        <w:numPr>
          <w:ilvl w:val="0"/>
          <w:numId w:val="38"/>
        </w:numPr>
      </w:pPr>
      <w:r>
        <w:rPr>
          <w:b/>
          <w:bCs/>
        </w:rPr>
        <w:t xml:space="preserve">stix&amp;vulnerability: </w:t>
      </w:r>
      <w:r>
        <w:t>Fornisce e manipola i dati relativi agli STIX object e le loro relazioni conosciute con le Vulnerabilità</w:t>
      </w:r>
      <w:r w:rsidR="00B734C5">
        <w:t xml:space="preserve">, in questo container vi è anche l’interfaccia di accesso per </w:t>
      </w:r>
      <w:r w:rsidR="00B734C5" w:rsidRPr="00B734C5">
        <w:rPr>
          <w:b/>
          <w:bCs/>
        </w:rPr>
        <w:t>gptAPI</w:t>
      </w:r>
      <w:r w:rsidR="00B734C5">
        <w:t xml:space="preserve">. Tuttavia, quest'ultima non verrà implementata come un server Flask collegato a un proxy Nginx, poiché le tecnologie che permettono di mettere in comunicazione una componente con un server Python sono limitate dal massimo di 2048 caratteri per l'URL. Al contrario, </w:t>
      </w:r>
      <w:r w:rsidR="00B734C5">
        <w:lastRenderedPageBreak/>
        <w:t>GPT accetta fino</w:t>
      </w:r>
      <w:r w:rsidR="0065461B">
        <w:t xml:space="preserve"> a 50000 token</w:t>
      </w:r>
      <w:r w:rsidR="0065461B">
        <w:rPr>
          <w:rStyle w:val="Rimandonotaapidipagina"/>
        </w:rPr>
        <w:footnoteReference w:id="23"/>
      </w:r>
      <w:r w:rsidR="0065461B">
        <w:t xml:space="preserve"> per i limiti utilizzati nel seguente studio</w:t>
      </w:r>
      <w:r w:rsidR="00B734C5">
        <w:t>, quindi nel passaggio di parametri al server si potrebbe superare il limite massimo e perdere</w:t>
      </w:r>
      <w:r w:rsidR="0065461B">
        <w:t xml:space="preserve"> un numero di</w:t>
      </w:r>
      <w:r w:rsidR="00B734C5">
        <w:t xml:space="preserve"> informazioni </w:t>
      </w:r>
      <w:r w:rsidR="0065461B">
        <w:t xml:space="preserve">molto </w:t>
      </w:r>
      <w:r w:rsidR="00B734C5">
        <w:t>important</w:t>
      </w:r>
      <w:r w:rsidR="0065461B">
        <w:t>e</w:t>
      </w:r>
      <w:r w:rsidR="00B734C5">
        <w:t>.</w:t>
      </w:r>
    </w:p>
    <w:p w14:paraId="74FFAB2F" w14:textId="37E8B2EF" w:rsidR="00521C6E" w:rsidRDefault="00521C6E" w:rsidP="00521C6E">
      <w:pPr>
        <w:pStyle w:val="Paragrafoelenco"/>
        <w:numPr>
          <w:ilvl w:val="0"/>
          <w:numId w:val="38"/>
        </w:numPr>
      </w:pPr>
      <w:r>
        <w:rPr>
          <w:b/>
          <w:bCs/>
        </w:rPr>
        <w:t xml:space="preserve">cvwelib: </w:t>
      </w:r>
      <w:r>
        <w:t>Libreria che permette di cercare ed ottenere le informazioni sulle CVE, CWE e relazioni tra loro, in base a chiavi di ricerca</w:t>
      </w:r>
      <w:r w:rsidR="00B734C5">
        <w:t>.</w:t>
      </w:r>
    </w:p>
    <w:p w14:paraId="0F570E08" w14:textId="7F16E55D" w:rsidR="00521C6E" w:rsidRPr="00B730C4" w:rsidRDefault="00521C6E" w:rsidP="00521C6E">
      <w:pPr>
        <w:pStyle w:val="Paragrafoelenco"/>
        <w:numPr>
          <w:ilvl w:val="0"/>
          <w:numId w:val="38"/>
        </w:numPr>
      </w:pPr>
      <w:r>
        <w:rPr>
          <w:b/>
          <w:bCs/>
        </w:rPr>
        <w:t>webInterface</w:t>
      </w:r>
      <w:r>
        <w:t xml:space="preserve">: È il container si occupa di fornire l’interfaccia web dell’applicazione, sviluppato in </w:t>
      </w:r>
      <w:r>
        <w:rPr>
          <w:b/>
          <w:bCs/>
        </w:rPr>
        <w:t>react</w:t>
      </w:r>
      <w:r>
        <w:t xml:space="preserve"> </w:t>
      </w:r>
      <w:r>
        <w:rPr>
          <w:b/>
          <w:bCs/>
        </w:rPr>
        <w:t xml:space="preserve">js </w:t>
      </w:r>
      <w:r>
        <w:t>con l’ausilio dei framework bootstrap, react-bootstrap e MUI Core</w:t>
      </w:r>
      <w:r w:rsidR="00B734C5">
        <w:t>.</w:t>
      </w:r>
    </w:p>
    <w:p w14:paraId="654D50DA" w14:textId="66C38DBF" w:rsidR="00521C6E" w:rsidRPr="001D69CC" w:rsidRDefault="00521C6E" w:rsidP="001D69CC">
      <w:pPr>
        <w:pStyle w:val="Paragrafoelenco"/>
        <w:numPr>
          <w:ilvl w:val="0"/>
          <w:numId w:val="38"/>
        </w:numPr>
        <w:rPr>
          <w:b/>
          <w:bCs/>
        </w:rPr>
      </w:pPr>
      <w:r w:rsidRPr="00160BFC">
        <w:rPr>
          <w:b/>
          <w:bCs/>
        </w:rPr>
        <w:t xml:space="preserve">nginx: </w:t>
      </w:r>
      <w:r w:rsidRPr="00160BFC">
        <w:t>Un web server utilizz</w:t>
      </w:r>
      <w:r>
        <w:t>ato nel sistema come reverse proxy al fine di ridirezionare tutto il traffico generato, mettendo a disposizione tutte le componenti appena descritte tramite un’unica porta.</w:t>
      </w:r>
    </w:p>
    <w:p w14:paraId="7721BFDC" w14:textId="487B523B" w:rsidR="001D69CC" w:rsidRDefault="001D69CC" w:rsidP="001D69CC">
      <w:pPr>
        <w:pStyle w:val="Titolo2"/>
      </w:pPr>
      <w:bookmarkStart w:id="136" w:name="_Toc169085243"/>
      <w:r>
        <w:t>stix&amp;vulnerability</w:t>
      </w:r>
      <w:bookmarkEnd w:id="136"/>
    </w:p>
    <w:p w14:paraId="3E0E82EA" w14:textId="2257E517" w:rsidR="001D69CC" w:rsidRDefault="001D69CC" w:rsidP="001D69CC">
      <w:r w:rsidRPr="001D69CC">
        <w:t>Fornisce e manipola i dati relativi agli oggetti STIX (Structured Threat Information Expression) e alle loro relazioni conosciute con le vulnerabilità. Questa attività include la raccolta, l'analisi</w:t>
      </w:r>
      <w:r>
        <w:t>,</w:t>
      </w:r>
      <w:r w:rsidRPr="001D69CC">
        <w:t xml:space="preserve"> l'organizzazione di informazioni dettagliate sugli oggetti STIX</w:t>
      </w:r>
      <w:r>
        <w:t xml:space="preserve"> e la </w:t>
      </w:r>
      <w:r>
        <w:lastRenderedPageBreak/>
        <w:t>ricerca, creazione e salvataggio di relazioni tra le Vulnerabilità</w:t>
      </w:r>
      <w:r w:rsidR="00255D24">
        <w:t xml:space="preserve"> con le relative TTPs</w:t>
      </w:r>
      <w:r>
        <w:t>.</w:t>
      </w:r>
    </w:p>
    <w:p w14:paraId="2AA6EFF7" w14:textId="42E6F352" w:rsidR="00FD05A5" w:rsidRDefault="001D69CC" w:rsidP="001D69CC">
      <w:r>
        <w:t xml:space="preserve">Il microservizio in questione è interamente sviluppato in </w:t>
      </w:r>
      <w:r w:rsidR="00FD05A5">
        <w:t>P</w:t>
      </w:r>
      <w:r>
        <w:t>ython</w:t>
      </w:r>
      <w:r w:rsidR="00FD05A5">
        <w:t xml:space="preserve"> e mette a disposizione 2 moduli principali:</w:t>
      </w:r>
    </w:p>
    <w:p w14:paraId="31115FEA" w14:textId="3B56DA28" w:rsidR="00FD05A5" w:rsidRDefault="00FD05A5" w:rsidP="00FD05A5">
      <w:pPr>
        <w:pStyle w:val="Paragrafoelenco"/>
        <w:numPr>
          <w:ilvl w:val="0"/>
          <w:numId w:val="41"/>
        </w:numPr>
      </w:pPr>
      <w:r>
        <w:rPr>
          <w:b/>
          <w:bCs/>
        </w:rPr>
        <w:t>dataProvider</w:t>
      </w:r>
      <w:r>
        <w:t>: che definisce le classi, i dati che verranno utilizzati e i metodi di elborazione e quelli per il recupero delle informazioni dalla macchina;</w:t>
      </w:r>
    </w:p>
    <w:p w14:paraId="0DFC135D" w14:textId="2F465094" w:rsidR="00FD05A5" w:rsidRDefault="00FD05A5" w:rsidP="00FD05A5">
      <w:pPr>
        <w:pStyle w:val="Paragrafoelenco"/>
        <w:numPr>
          <w:ilvl w:val="0"/>
          <w:numId w:val="41"/>
        </w:numPr>
      </w:pPr>
      <w:r>
        <w:rPr>
          <w:b/>
          <w:bCs/>
        </w:rPr>
        <w:t>dataAccesAPI</w:t>
      </w:r>
      <w:r>
        <w:t xml:space="preserve">: che definisce il formato di condivisione dei dati ottenibili dal server </w:t>
      </w:r>
      <w:r w:rsidR="006B4432">
        <w:t>F</w:t>
      </w:r>
      <w:r>
        <w:t>lask.</w:t>
      </w:r>
    </w:p>
    <w:p w14:paraId="5F015BD0" w14:textId="20A9AD27" w:rsidR="00FD05A5" w:rsidRDefault="00FD05A5" w:rsidP="00FD05A5">
      <w:pPr>
        <w:pStyle w:val="Titolo3"/>
      </w:pPr>
      <w:r>
        <w:t>Data Provider</w:t>
      </w:r>
    </w:p>
    <w:p w14:paraId="28647A99" w14:textId="6FB7D485" w:rsidR="00FD05A5" w:rsidRPr="00FD05A5" w:rsidRDefault="00FD05A5" w:rsidP="00FD05A5">
      <w:r>
        <w:t xml:space="preserve">Di seguito viene illustrato il funzionamento del modulo </w:t>
      </w:r>
      <w:r w:rsidRPr="00FD05A5">
        <w:rPr>
          <w:b/>
          <w:bCs/>
        </w:rPr>
        <w:t>dataProvider</w:t>
      </w:r>
      <w:r>
        <w:t xml:space="preserve">, il quale ha il compito di definire e gestire i dati relativi ai </w:t>
      </w:r>
      <w:r w:rsidRPr="00FD05A5">
        <w:rPr>
          <w:b/>
          <w:bCs/>
        </w:rPr>
        <w:t>threats</w:t>
      </w:r>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355BE823" w14:textId="6A71F77A" w:rsidR="0089123C" w:rsidRDefault="0089123C" w:rsidP="00FD05A5">
      <w:pPr>
        <w:pStyle w:val="Titolo4"/>
      </w:pPr>
      <w:bookmarkStart w:id="137" w:name="_Toc169085244"/>
      <w:r>
        <w:t>Singleton</w:t>
      </w:r>
      <w:bookmarkEnd w:id="137"/>
    </w:p>
    <w:p w14:paraId="0D509E11" w14:textId="580BDB1C"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10</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 xml:space="preserve">prevede l'utilizzo di un dizionario per tracciare le istanze delle classi. </w:t>
      </w:r>
      <w:r w:rsidRPr="00FC52E2">
        <w:lastRenderedPageBreak/>
        <w:t>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442DE583" w:rsidR="00FC52E2" w:rsidRDefault="00FC52E2" w:rsidP="001D69CC">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9052" cy="1804037"/>
                    </a:xfrm>
                    <a:prstGeom prst="rect">
                      <a:avLst/>
                    </a:prstGeom>
                  </pic:spPr>
                </pic:pic>
              </a:graphicData>
            </a:graphic>
          </wp:inline>
        </w:drawing>
      </w:r>
      <w:r>
        <w:br/>
        <w:t xml:space="preserve">Figura </w:t>
      </w:r>
      <w:r w:rsidR="008F76DC">
        <w:t>10</w:t>
      </w:r>
      <w:r>
        <w:t xml:space="preserve">: </w:t>
      </w:r>
      <w:r w:rsidR="00A10688">
        <w:t>I</w:t>
      </w:r>
      <w:r>
        <w:t>mplementazione del pattern Singleton</w:t>
      </w:r>
    </w:p>
    <w:p w14:paraId="66922769" w14:textId="42EF5E17" w:rsidR="00B75024" w:rsidRPr="00DF697F" w:rsidRDefault="00B75024" w:rsidP="00FD05A5">
      <w:pPr>
        <w:pStyle w:val="Titolo4"/>
      </w:pPr>
      <w:bookmarkStart w:id="138" w:name="_Toc169085245"/>
      <w:r>
        <w:t xml:space="preserve">Interfaccia per </w:t>
      </w:r>
      <w:r w:rsidR="005338D5">
        <w:t>CTI</w:t>
      </w:r>
      <w:r>
        <w:t xml:space="preserve"> data</w:t>
      </w:r>
      <w:bookmarkEnd w:id="138"/>
    </w:p>
    <w:p w14:paraId="6E6D7B83" w14:textId="7854089D" w:rsidR="001E1D1C" w:rsidRDefault="001E1D1C" w:rsidP="00A329E5">
      <w:r w:rsidRPr="001E1D1C">
        <w:t>Per incapsulare efficacemente le funzionalità fornite dalle librerie sviluppate da MITRE</w:t>
      </w:r>
      <w:r w:rsidR="008D61F1">
        <w:t xml:space="preserve"> e gestire la provenienza dei dati</w:t>
      </w:r>
      <w:r w:rsidR="005338D5">
        <w:t xml:space="preserve"> della CTI</w:t>
      </w:r>
      <w:r w:rsidRPr="001E1D1C">
        <w:t xml:space="preserve">, </w:t>
      </w:r>
      <w:r>
        <w:t>è stat</w:t>
      </w:r>
      <w:r w:rsidR="00F36661">
        <w:t xml:space="preserve">o </w:t>
      </w:r>
      <w:r>
        <w:t>creato un package dedicato</w:t>
      </w:r>
      <w:r w:rsidR="00D030DD">
        <w:t xml:space="preserve"> (figura </w:t>
      </w:r>
      <w:r w:rsidR="0048782A">
        <w:t>1</w:t>
      </w:r>
      <w:r w:rsidR="008F76DC">
        <w:t>1</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47207202" w:rsidR="00D030DD" w:rsidRPr="00B574B1" w:rsidRDefault="00064160" w:rsidP="0043592C">
      <w:pPr>
        <w:jc w:val="center"/>
        <w:rPr>
          <w:i/>
          <w:iCs/>
        </w:rPr>
      </w:pPr>
      <w:r w:rsidRPr="00064160">
        <w:rPr>
          <w:noProof/>
        </w:rPr>
        <w:lastRenderedPageBreak/>
        <w:drawing>
          <wp:inline distT="0" distB="0" distL="0" distR="0" wp14:anchorId="42C29955" wp14:editId="57202D40">
            <wp:extent cx="2362530" cy="1857634"/>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2362530" cy="1857634"/>
                    </a:xfrm>
                    <a:prstGeom prst="rect">
                      <a:avLst/>
                    </a:prstGeom>
                  </pic:spPr>
                </pic:pic>
              </a:graphicData>
            </a:graphic>
          </wp:inline>
        </w:drawing>
      </w:r>
      <w:r w:rsidR="00D030DD" w:rsidRPr="00B574B1">
        <w:br/>
        <w:t xml:space="preserve">Figura </w:t>
      </w:r>
      <w:r w:rsidR="0048782A">
        <w:t>1</w:t>
      </w:r>
      <w:r w:rsidR="008F76DC">
        <w:t>1</w:t>
      </w:r>
      <w:r w:rsidR="00D030DD" w:rsidRPr="00B574B1">
        <w:t xml:space="preserve">: Strutturazione package </w:t>
      </w:r>
      <w:r w:rsidR="00780237">
        <w:br/>
      </w:r>
      <w:r w:rsidR="00780237" w:rsidRPr="00780237">
        <w:rPr>
          <w:i/>
          <w:iCs/>
        </w:rPr>
        <w:t>/stix&amp;vulnerability</w:t>
      </w:r>
      <w:r w:rsidR="00B574B1" w:rsidRPr="00B574B1">
        <w:rPr>
          <w:i/>
          <w:iCs/>
        </w:rPr>
        <w:t>/src/</w:t>
      </w:r>
      <w:r w:rsidR="00FD05A5">
        <w:rPr>
          <w:i/>
          <w:iCs/>
        </w:rPr>
        <w:t>dataProvider</w:t>
      </w:r>
      <w:r w:rsidR="00780237" w:rsidRPr="00B574B1">
        <w:rPr>
          <w:i/>
          <w:iCs/>
        </w:rPr>
        <w:t xml:space="preserve"> </w:t>
      </w:r>
      <w:r w:rsidR="00B574B1" w:rsidRPr="00B574B1">
        <w:rPr>
          <w:i/>
          <w:iCs/>
        </w:rPr>
        <w:t>/</w:t>
      </w:r>
      <w:r w:rsidR="00D030DD" w:rsidRPr="00B574B1">
        <w:rPr>
          <w:i/>
          <w:iCs/>
        </w:rPr>
        <w:t>InterfaceTo</w:t>
      </w:r>
      <w:r>
        <w:rPr>
          <w:i/>
          <w:iCs/>
        </w:rPr>
        <w:t>CTI</w:t>
      </w:r>
    </w:p>
    <w:p w14:paraId="67CC2467" w14:textId="23729DAD" w:rsidR="00D030DD" w:rsidRDefault="00064160" w:rsidP="00FD05A5">
      <w:pPr>
        <w:pStyle w:val="Titolo5"/>
      </w:pPr>
      <w:r>
        <w:t>Files</w:t>
      </w:r>
    </w:p>
    <w:p w14:paraId="712047C7" w14:textId="77777777" w:rsidR="00B05E5D" w:rsidRDefault="00B05E5D" w:rsidP="00B05E5D">
      <w:r w:rsidRPr="00B05E5D">
        <w:t xml:space="preserve">Il package files contiene l’intero database utilizzato per ottenere gli STIX objects e le relazioni di questi con le vulnerabilità (figura 12). Questo database è fondamentale per il funzionamento del sistema, poiché include tutte le informazioni necessarie per correlare gli oggetti STIX con le varie minacce e vulnerabilità. </w:t>
      </w:r>
    </w:p>
    <w:p w14:paraId="544283AA" w14:textId="0A802536" w:rsidR="007A0B84" w:rsidRPr="00D030DD" w:rsidRDefault="005D14D2" w:rsidP="00B05E5D">
      <w:pPr>
        <w:jc w:val="center"/>
      </w:pPr>
      <w:r w:rsidRPr="005D14D2">
        <w:rPr>
          <w:noProof/>
        </w:rPr>
        <w:drawing>
          <wp:inline distT="0" distB="0" distL="0" distR="0" wp14:anchorId="2FE81E12" wp14:editId="4F4956C0">
            <wp:extent cx="2412330" cy="198828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421726" cy="1996034"/>
                    </a:xfrm>
                    <a:prstGeom prst="rect">
                      <a:avLst/>
                    </a:prstGeom>
                  </pic:spPr>
                </pic:pic>
              </a:graphicData>
            </a:graphic>
          </wp:inline>
        </w:drawing>
      </w:r>
      <w:r w:rsidR="007A0B84">
        <w:br/>
        <w:t>Figura 1</w:t>
      </w:r>
      <w:r w:rsidR="00064160">
        <w:t>2</w:t>
      </w:r>
      <w:r w:rsidR="007A0B84">
        <w:t xml:space="preserve">: </w:t>
      </w:r>
      <w:r w:rsidR="00064160">
        <w:t>File per salvare ed ottenere i dati</w:t>
      </w:r>
      <w:r w:rsidR="007A0B84" w:rsidRPr="00B574B1">
        <w:t xml:space="preserve"> </w:t>
      </w:r>
      <w:r w:rsidR="00780237">
        <w:br/>
      </w:r>
      <w:r w:rsidR="00780237" w:rsidRPr="00780237">
        <w:rPr>
          <w:i/>
          <w:iCs/>
        </w:rPr>
        <w:t>/stix&amp;vulnerability</w:t>
      </w:r>
      <w:r w:rsidR="00780237" w:rsidRPr="00B574B1">
        <w:rPr>
          <w:i/>
          <w:iCs/>
        </w:rPr>
        <w:t>/src/</w:t>
      </w:r>
      <w:r w:rsidR="00FD05A5">
        <w:rPr>
          <w:i/>
          <w:iCs/>
        </w:rPr>
        <w:t>dataProvider</w:t>
      </w:r>
      <w:r w:rsidR="00780237" w:rsidRPr="00B574B1">
        <w:rPr>
          <w:i/>
          <w:iCs/>
        </w:rPr>
        <w:t xml:space="preserve"> /InterfaceTo</w:t>
      </w:r>
      <w:r w:rsidR="00064160">
        <w:rPr>
          <w:i/>
          <w:iCs/>
        </w:rPr>
        <w:t>CTI</w:t>
      </w:r>
      <w:r w:rsidR="00780237">
        <w:rPr>
          <w:i/>
          <w:iCs/>
        </w:rPr>
        <w:t>/</w:t>
      </w:r>
      <w:r w:rsidR="00064160">
        <w:rPr>
          <w:i/>
          <w:iCs/>
        </w:rPr>
        <w:t>files</w:t>
      </w:r>
    </w:p>
    <w:p w14:paraId="47A03B23" w14:textId="2E476178" w:rsidR="00797862" w:rsidRPr="00E9364E" w:rsidRDefault="00B75024" w:rsidP="00B05E5D">
      <w:pPr>
        <w:pStyle w:val="Titolo5"/>
      </w:pPr>
      <w:r w:rsidRPr="00E9364E">
        <w:lastRenderedPageBreak/>
        <w:t>Fetch Data</w:t>
      </w:r>
    </w:p>
    <w:p w14:paraId="475500B2" w14:textId="6DE0046F"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Questa verifica procede attraverso il confronto del codice hash dell'ultima commit realizzata sul branch principale del repository GitHub, da cui i dati originano, con il codice hash memorizzato al momento del download nel file “</w:t>
      </w:r>
      <w:r w:rsidRPr="00797862">
        <w:rPr>
          <w:i/>
          <w:iCs/>
        </w:rPr>
        <w:t>local-hashes</w:t>
      </w:r>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70B44D83" w14:textId="432DD285" w:rsidR="008100FB" w:rsidRDefault="008100FB" w:rsidP="00B05E5D">
      <w:pPr>
        <w:pStyle w:val="Titolo5"/>
      </w:pPr>
      <w:r>
        <w:t>Mitre Atlas Data</w:t>
      </w:r>
    </w:p>
    <w:p w14:paraId="09EFABC1" w14:textId="4E060BEF" w:rsidR="008100FB" w:rsidRDefault="007A0B84" w:rsidP="00A329E5">
      <w:r>
        <w:t xml:space="preserve">Il package </w:t>
      </w:r>
      <w:r>
        <w:rPr>
          <w:i/>
          <w:iCs/>
        </w:rPr>
        <w:t xml:space="preserve">mitreAtlasData </w:t>
      </w:r>
      <w:r>
        <w:t>(figura 1</w:t>
      </w:r>
      <w:r w:rsidR="00EC0718">
        <w:t>3</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lastRenderedPageBreak/>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3B0A08BA" w:rsidR="00B574B1" w:rsidRPr="00BF74C8" w:rsidRDefault="00BF74C8" w:rsidP="00BF74C8">
      <w:pPr>
        <w:jc w:val="center"/>
      </w:pPr>
      <w:r w:rsidRPr="00BF74C8">
        <w:rPr>
          <w:noProof/>
        </w:rPr>
        <w:drawing>
          <wp:inline distT="0" distB="0" distL="0" distR="0" wp14:anchorId="08069F8A" wp14:editId="2727F373">
            <wp:extent cx="2573867" cy="1676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578050" cy="1679125"/>
                    </a:xfrm>
                    <a:prstGeom prst="rect">
                      <a:avLst/>
                    </a:prstGeom>
                  </pic:spPr>
                </pic:pic>
              </a:graphicData>
            </a:graphic>
          </wp:inline>
        </w:drawing>
      </w:r>
      <w:r w:rsidR="00B574B1">
        <w:br/>
      </w:r>
      <w:r w:rsidR="00B574B1" w:rsidRPr="00CC5CEF">
        <w:t>Figura 1</w:t>
      </w:r>
      <w:r w:rsidR="00EC0718">
        <w:t>3</w:t>
      </w:r>
      <w:r w:rsidR="00B574B1" w:rsidRPr="00CC5CEF">
        <w:t>:</w:t>
      </w:r>
      <w:r w:rsidR="00B574B1" w:rsidRPr="00BF74C8">
        <w:rPr>
          <w:i/>
          <w:iCs/>
        </w:rPr>
        <w:t xml:space="preserve"> </w:t>
      </w:r>
      <w:r w:rsidR="00B574B1" w:rsidRPr="00CC5CEF">
        <w:t>Strutturazione package</w:t>
      </w:r>
      <w:r w:rsidR="007A0B84" w:rsidRPr="00BF74C8">
        <w:rPr>
          <w:i/>
          <w:iCs/>
        </w:rPr>
        <w:br/>
      </w:r>
      <w:r w:rsidRPr="00780237">
        <w:rPr>
          <w:i/>
          <w:iCs/>
        </w:rPr>
        <w:t>/stix&amp;vulnerability</w:t>
      </w:r>
      <w:r w:rsidRPr="00B574B1">
        <w:rPr>
          <w:i/>
          <w:iCs/>
        </w:rPr>
        <w:t>/src/</w:t>
      </w:r>
      <w:r w:rsidR="00FD05A5">
        <w:rPr>
          <w:i/>
          <w:iCs/>
        </w:rPr>
        <w:t>dataProvider</w:t>
      </w:r>
      <w:r w:rsidR="00B574B1" w:rsidRPr="00BF74C8">
        <w:rPr>
          <w:i/>
          <w:iCs/>
        </w:rPr>
        <w:t>/</w:t>
      </w:r>
      <w:r w:rsidR="00B05E5D">
        <w:rPr>
          <w:i/>
          <w:iCs/>
        </w:rPr>
        <w:t>interfaceToCTI</w:t>
      </w:r>
      <w:r w:rsidR="00B574B1" w:rsidRPr="00BF74C8">
        <w:rPr>
          <w:i/>
          <w:iCs/>
        </w:rPr>
        <w:t>/</w:t>
      </w:r>
      <w:r w:rsidR="006B2D65" w:rsidRPr="00BF74C8">
        <w:rPr>
          <w:i/>
          <w:iCs/>
        </w:rPr>
        <w:t>mitreAtlasData</w:t>
      </w:r>
    </w:p>
    <w:p w14:paraId="293C8A73" w14:textId="17169398" w:rsidR="00BB03C8" w:rsidRDefault="00843C1C" w:rsidP="00B05E5D">
      <w:pPr>
        <w:pStyle w:val="Titolo5"/>
      </w:pPr>
      <w:r>
        <w:t>CAPEC Data</w:t>
      </w:r>
    </w:p>
    <w:p w14:paraId="5828E9B6" w14:textId="210EF7FB" w:rsidR="0032246D" w:rsidRPr="0032246D" w:rsidRDefault="0032246D" w:rsidP="0032246D">
      <w:r>
        <w:t>Il package in questione contiene un’unica classe singleton che ha il compito di recuperare i dati riguardanti i CAPECs e la correlazione di questi con le CWEs e i MITRE attack patterns</w:t>
      </w:r>
      <w:r w:rsidR="00757586">
        <w:t xml:space="preserve">. Questa classe è progettata per incapsulare l'accesso a tali informazioni, </w:t>
      </w:r>
      <w:r>
        <w:t>al fine di recuperare la mappatura esistente tra l</w:t>
      </w:r>
      <w:r w:rsidR="00757586">
        <w:t>a</w:t>
      </w:r>
      <w:r>
        <w:t xml:space="preserve"> vulnerabiltà data in input e le TTPs del framework ATT&amp;CK.</w:t>
      </w:r>
    </w:p>
    <w:p w14:paraId="51F7CCF2" w14:textId="66D41D92" w:rsidR="00BB03C8" w:rsidRDefault="00EC0718" w:rsidP="00770CFB">
      <w:pPr>
        <w:jc w:val="center"/>
        <w:rPr>
          <w:i/>
          <w:iCs/>
        </w:rPr>
      </w:pPr>
      <w:r w:rsidRPr="00EC0718">
        <w:rPr>
          <w:noProof/>
        </w:rPr>
        <w:drawing>
          <wp:inline distT="0" distB="0" distL="0" distR="0" wp14:anchorId="5228DD7C" wp14:editId="172A8A44">
            <wp:extent cx="1743318" cy="40010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1743318" cy="400106"/>
                    </a:xfrm>
                    <a:prstGeom prst="rect">
                      <a:avLst/>
                    </a:prstGeom>
                  </pic:spPr>
                </pic:pic>
              </a:graphicData>
            </a:graphic>
          </wp:inline>
        </w:drawing>
      </w:r>
      <w:r w:rsidR="00BB03C8" w:rsidRPr="0048782A">
        <w:br/>
        <w:t xml:space="preserve">Figura </w:t>
      </w:r>
      <w:r>
        <w:t>14</w:t>
      </w:r>
      <w:r w:rsidR="00BB03C8" w:rsidRPr="0048782A">
        <w:t xml:space="preserve">: </w:t>
      </w:r>
      <w:r w:rsidR="00CB5D44" w:rsidRPr="0048782A">
        <w:t xml:space="preserve">Struttura del package </w:t>
      </w:r>
      <w:r w:rsidR="00770CFB" w:rsidRPr="00780237">
        <w:rPr>
          <w:i/>
          <w:iCs/>
        </w:rPr>
        <w:t>/stix&amp;vulnerability</w:t>
      </w:r>
      <w:r w:rsidR="00770CFB" w:rsidRPr="00B574B1">
        <w:rPr>
          <w:i/>
          <w:iCs/>
        </w:rPr>
        <w:t>/src/</w:t>
      </w:r>
      <w:r w:rsidR="00FD05A5">
        <w:rPr>
          <w:i/>
          <w:iCs/>
        </w:rPr>
        <w:t>dataProvider</w:t>
      </w:r>
      <w:r w:rsidR="00770CFB" w:rsidRPr="00BF74C8">
        <w:rPr>
          <w:i/>
          <w:iCs/>
        </w:rPr>
        <w:t>/InterfaceTo</w:t>
      </w:r>
      <w:r w:rsidR="00C23594">
        <w:rPr>
          <w:i/>
          <w:iCs/>
        </w:rPr>
        <w:t>CTI</w:t>
      </w:r>
      <w:r w:rsidR="00770CFB" w:rsidRPr="00BF74C8">
        <w:rPr>
          <w:i/>
          <w:iCs/>
        </w:rPr>
        <w:t>/</w:t>
      </w:r>
      <w:r w:rsidR="00843C1C">
        <w:rPr>
          <w:i/>
          <w:iCs/>
        </w:rPr>
        <w:t>capecData</w:t>
      </w:r>
    </w:p>
    <w:p w14:paraId="2A9E2C1C" w14:textId="4C601B5F" w:rsidR="00843C1C" w:rsidRDefault="00843C1C" w:rsidP="00843C1C">
      <w:pPr>
        <w:pStyle w:val="Titolo5"/>
      </w:pPr>
      <w:r>
        <w:lastRenderedPageBreak/>
        <w:t>MAPPING EXPLORER Data</w:t>
      </w:r>
    </w:p>
    <w:p w14:paraId="1E06DF82" w14:textId="488CEC1B" w:rsidR="0032246D" w:rsidRPr="0032246D" w:rsidRDefault="0032246D" w:rsidP="0032246D">
      <w:r>
        <w:t xml:space="preserve">La classe nel package </w:t>
      </w:r>
      <w:r>
        <w:rPr>
          <w:i/>
          <w:iCs/>
        </w:rPr>
        <w:t>mappingExplorerData</w:t>
      </w:r>
      <w:r>
        <w:t xml:space="preserve"> permette di recuperare </w:t>
      </w:r>
      <w:r w:rsidR="00593812">
        <w:t>le informazioni fornite dal framework MAPPING EXPLORER,</w:t>
      </w:r>
      <w:r w:rsidR="00757586">
        <w:t xml:space="preserve"> incapsulando il suo funzinoamento in un unico modulo,</w:t>
      </w:r>
      <w:r w:rsidR="00593812">
        <w:t xml:space="preserve"> al fine di integrare questa funzinoalità con le altre precedentemente descritte per riuscire ad ottenere l</w:t>
      </w:r>
      <w:r w:rsidR="00757586">
        <w:t>a relazione diretta tra CVE e attack patterns MITRE</w:t>
      </w:r>
      <w:r w:rsidR="00593812">
        <w:t>.</w:t>
      </w:r>
    </w:p>
    <w:p w14:paraId="0488646E" w14:textId="4B1FD9C4" w:rsidR="00EC0718" w:rsidRPr="00EC0718" w:rsidRDefault="00EC0718" w:rsidP="00EC0718">
      <w:pPr>
        <w:jc w:val="center"/>
        <w:rPr>
          <w:i/>
          <w:iCs/>
        </w:rPr>
      </w:pPr>
      <w:r w:rsidRPr="00EC0718">
        <w:rPr>
          <w:noProof/>
        </w:rPr>
        <w:drawing>
          <wp:inline distT="0" distB="0" distL="0" distR="0" wp14:anchorId="1FF20C19" wp14:editId="65941F49">
            <wp:extent cx="2190307" cy="41278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2200581" cy="414725"/>
                    </a:xfrm>
                    <a:prstGeom prst="rect">
                      <a:avLst/>
                    </a:prstGeom>
                  </pic:spPr>
                </pic:pic>
              </a:graphicData>
            </a:graphic>
          </wp:inline>
        </w:drawing>
      </w:r>
      <w:r w:rsidRPr="0048782A">
        <w:br/>
        <w:t xml:space="preserve">Figura </w:t>
      </w:r>
      <w:r>
        <w:t>14</w:t>
      </w:r>
      <w:r w:rsidRPr="0048782A">
        <w:t xml:space="preserve">: Struttura del package </w:t>
      </w:r>
      <w:r w:rsidRPr="00780237">
        <w:rPr>
          <w:i/>
          <w:iCs/>
        </w:rPr>
        <w:t>/stix&amp;vulnerability</w:t>
      </w:r>
      <w:r w:rsidRPr="00B574B1">
        <w:rPr>
          <w:i/>
          <w:iCs/>
        </w:rPr>
        <w:t>/src/</w:t>
      </w:r>
      <w:r>
        <w:rPr>
          <w:i/>
          <w:iCs/>
        </w:rPr>
        <w:t>dataProvider</w:t>
      </w:r>
      <w:r w:rsidRPr="00BF74C8">
        <w:rPr>
          <w:i/>
          <w:iCs/>
        </w:rPr>
        <w:t>/InterfaceTo</w:t>
      </w:r>
      <w:r>
        <w:rPr>
          <w:i/>
          <w:iCs/>
        </w:rPr>
        <w:t>CTI</w:t>
      </w:r>
      <w:r w:rsidRPr="00BF74C8">
        <w:rPr>
          <w:i/>
          <w:iCs/>
        </w:rPr>
        <w:t>/</w:t>
      </w:r>
      <w:r>
        <w:rPr>
          <w:i/>
          <w:iCs/>
        </w:rPr>
        <w:t>mappingExplorerData</w:t>
      </w:r>
    </w:p>
    <w:p w14:paraId="2B1D2CE2" w14:textId="1E126665" w:rsidR="00B75024" w:rsidRDefault="00B05E5D" w:rsidP="00843C1C">
      <w:pPr>
        <w:pStyle w:val="Titolo5"/>
      </w:pPr>
      <w:r>
        <w:t xml:space="preserve">CTI </w:t>
      </w:r>
      <w:r w:rsidR="00843C1C">
        <w:t>D</w:t>
      </w:r>
      <w:r>
        <w:t>ata</w:t>
      </w:r>
    </w:p>
    <w:p w14:paraId="51C586DF" w14:textId="22C106B8" w:rsidR="00367AEA" w:rsidRDefault="00367AEA" w:rsidP="00A329E5">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r w:rsidR="008100FB" w:rsidRPr="008100FB">
        <w:rPr>
          <w:b/>
          <w:bCs/>
        </w:rPr>
        <w:t>raw</w:t>
      </w:r>
      <w:r w:rsidR="00DF258E">
        <w:t>”</w:t>
      </w:r>
      <w:r w:rsidR="008100FB">
        <w:t xml:space="preserve"> provenienti dai file </w:t>
      </w:r>
      <w:r w:rsidR="008100FB" w:rsidRPr="00367AEA">
        <w:t>JSON</w:t>
      </w:r>
      <w:r w:rsidR="008100FB">
        <w:t xml:space="preserve"> (figura 1</w:t>
      </w:r>
      <w:r w:rsidR="008F76DC">
        <w:t>6</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19808351" w:rsidR="00367AEA" w:rsidRPr="00A329E5" w:rsidRDefault="00367AEA" w:rsidP="00A329E5">
      <w:pPr>
        <w:pStyle w:val="Paragrafoelenco"/>
        <w:numPr>
          <w:ilvl w:val="0"/>
          <w:numId w:val="25"/>
        </w:numPr>
      </w:pPr>
      <w:r w:rsidRPr="00A329E5">
        <w:rPr>
          <w:b/>
          <w:bCs/>
        </w:rPr>
        <w:t>MITRE_ATTACK_ENTERPRISE_DATA</w:t>
      </w:r>
      <w:r w:rsidRPr="00A329E5">
        <w:t>: carica i dati d</w:t>
      </w:r>
      <w:r w:rsidR="00F35357">
        <w:t xml:space="preserve">i </w:t>
      </w:r>
      <w:r w:rsidRPr="00A329E5">
        <w:t>ATT&amp;CK Enterprise da file JSON.</w:t>
      </w:r>
    </w:p>
    <w:p w14:paraId="511597A8" w14:textId="2FFD28B0" w:rsidR="00367AEA" w:rsidRPr="00A329E5" w:rsidRDefault="00367AEA" w:rsidP="00A329E5">
      <w:pPr>
        <w:pStyle w:val="Paragrafoelenco"/>
        <w:numPr>
          <w:ilvl w:val="0"/>
          <w:numId w:val="25"/>
        </w:numPr>
      </w:pPr>
      <w:r w:rsidRPr="00A329E5">
        <w:rPr>
          <w:b/>
          <w:bCs/>
        </w:rPr>
        <w:t>MITRE_ATTACK_MOBILE_DATA</w:t>
      </w:r>
      <w:r w:rsidRPr="00A329E5">
        <w:t>: fornisce l'accesso ai dati d</w:t>
      </w:r>
      <w:r w:rsidR="00F35357">
        <w:t>i A</w:t>
      </w:r>
      <w:r w:rsidRPr="00A329E5">
        <w:t>TT&amp;CK per il contesto mobile.</w:t>
      </w:r>
    </w:p>
    <w:p w14:paraId="788A9FFF" w14:textId="11729915" w:rsidR="00367AEA" w:rsidRPr="00A329E5" w:rsidRDefault="00367AEA" w:rsidP="00A329E5">
      <w:pPr>
        <w:pStyle w:val="Paragrafoelenco"/>
        <w:numPr>
          <w:ilvl w:val="0"/>
          <w:numId w:val="25"/>
        </w:numPr>
      </w:pPr>
      <w:r w:rsidRPr="00A329E5">
        <w:rPr>
          <w:b/>
          <w:bCs/>
        </w:rPr>
        <w:t>MITRE_ATTACK_ICS_DATA</w:t>
      </w:r>
      <w:r w:rsidRPr="00A329E5">
        <w:t>: rende disponibili i dati d</w:t>
      </w:r>
      <w:r w:rsidR="00F35357">
        <w:t xml:space="preserve">i </w:t>
      </w:r>
      <w:r w:rsidRPr="00A329E5">
        <w:t>ATT&amp;CK per i sistemi di controllo industriale (ICS).</w:t>
      </w:r>
    </w:p>
    <w:p w14:paraId="3B4DBEE4" w14:textId="6D304776" w:rsidR="00367AEA" w:rsidRPr="00A329E5" w:rsidRDefault="00367AEA" w:rsidP="00A329E5">
      <w:pPr>
        <w:pStyle w:val="Paragrafoelenco"/>
        <w:numPr>
          <w:ilvl w:val="0"/>
          <w:numId w:val="25"/>
        </w:numPr>
      </w:pPr>
      <w:r w:rsidRPr="00A329E5">
        <w:rPr>
          <w:b/>
          <w:bCs/>
        </w:rPr>
        <w:lastRenderedPageBreak/>
        <w:t>MITRE_ATLAS_DATA</w:t>
      </w:r>
      <w:r w:rsidRPr="00A329E5">
        <w:t>: fornisce i dati della matrice ATLAS per sistemi in cui è presente una componente di AI.</w:t>
      </w:r>
    </w:p>
    <w:p w14:paraId="2B2D3DA5" w14:textId="0E201ACC" w:rsidR="00237C22" w:rsidRDefault="00237C22" w:rsidP="005B5186">
      <w:pPr>
        <w:pStyle w:val="Paragrafoelenco"/>
        <w:numPr>
          <w:ilvl w:val="0"/>
          <w:numId w:val="25"/>
        </w:numPr>
      </w:pPr>
      <w:r>
        <w:rPr>
          <w:b/>
          <w:bCs/>
        </w:rPr>
        <w:t>CAPEC_DATA</w:t>
      </w:r>
      <w:r>
        <w:t>: offer l’accesso ai CAPEC</w:t>
      </w:r>
      <w:r w:rsidR="003F10AB">
        <w:t>s</w:t>
      </w:r>
      <w:r>
        <w:t xml:space="preserve"> conosciuti</w:t>
      </w:r>
      <w:r w:rsidR="00757586">
        <w:t xml:space="preserve"> e relative relazione alle vulnerabilità e TTPs</w:t>
      </w:r>
      <w:r>
        <w:t>.</w:t>
      </w:r>
    </w:p>
    <w:p w14:paraId="035B1E7E" w14:textId="67C3B734" w:rsidR="001668C7" w:rsidRPr="00A329E5" w:rsidRDefault="00237C22" w:rsidP="005B5186">
      <w:pPr>
        <w:pStyle w:val="Paragrafoelenco"/>
        <w:numPr>
          <w:ilvl w:val="0"/>
          <w:numId w:val="25"/>
        </w:numPr>
      </w:pPr>
      <w:r>
        <w:rPr>
          <w:b/>
          <w:bCs/>
        </w:rPr>
        <w:t>MAPPING_EXPLORER_DATA</w:t>
      </w:r>
      <w:r w:rsidR="003F10AB">
        <w:t>: rende disponibili le relazioni tra CVEs e attack patterns del framework MAPPING EXPLORER.</w:t>
      </w:r>
    </w:p>
    <w:p w14:paraId="21A6A51D" w14:textId="66A35018" w:rsidR="00B574B1" w:rsidRPr="0048782A" w:rsidRDefault="00237C22" w:rsidP="000C44F4">
      <w:pPr>
        <w:jc w:val="center"/>
      </w:pPr>
      <w:r w:rsidRPr="00237C22">
        <w:rPr>
          <w:noProof/>
          <w:spacing w:val="0"/>
        </w:rPr>
        <w:drawing>
          <wp:inline distT="0" distB="0" distL="0" distR="0" wp14:anchorId="79780CA3" wp14:editId="6FDB90BB">
            <wp:extent cx="4880344" cy="82937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1121" cy="829508"/>
                    </a:xfrm>
                    <a:prstGeom prst="rect">
                      <a:avLst/>
                    </a:prstGeom>
                  </pic:spPr>
                </pic:pic>
              </a:graphicData>
            </a:graphic>
          </wp:inline>
        </w:drawing>
      </w:r>
      <w:r w:rsidR="000C44F4" w:rsidRPr="000C44F4">
        <w:rPr>
          <w:noProof/>
          <w:spacing w:val="0"/>
        </w:rPr>
        <w:t xml:space="preserve"> </w:t>
      </w:r>
      <w:r w:rsidR="00B734C5">
        <w:rPr>
          <w:noProof/>
          <w:spacing w:val="0"/>
        </w:rPr>
        <w:br/>
      </w:r>
      <w:r w:rsidR="00EB52F4" w:rsidRPr="0048782A">
        <w:rPr>
          <w:spacing w:val="0"/>
        </w:rPr>
        <w:t>F</w:t>
      </w:r>
      <w:r w:rsidR="00367AEA" w:rsidRPr="0048782A">
        <w:rPr>
          <w:spacing w:val="0"/>
        </w:rPr>
        <w:t xml:space="preserve">igura </w:t>
      </w:r>
      <w:r w:rsidR="00FC52E2" w:rsidRPr="0048782A">
        <w:rPr>
          <w:spacing w:val="0"/>
        </w:rPr>
        <w:t>1</w:t>
      </w:r>
      <w:r w:rsidR="008F76DC">
        <w:rPr>
          <w:spacing w:val="0"/>
        </w:rPr>
        <w:t>6:</w:t>
      </w:r>
      <w:r w:rsidR="008100FB" w:rsidRPr="0048782A">
        <w:t xml:space="preserve"> Contenuto del modulo</w:t>
      </w:r>
      <w:r w:rsidR="008100FB" w:rsidRPr="0048782A">
        <w:rPr>
          <w:spacing w:val="0"/>
        </w:rPr>
        <w:t xml:space="preserve"> </w:t>
      </w:r>
      <w:r w:rsidR="000C44F4" w:rsidRPr="00780237">
        <w:rPr>
          <w:i/>
          <w:iCs/>
        </w:rPr>
        <w:t>/stix&amp;vulnerability</w:t>
      </w:r>
      <w:r w:rsidR="000C44F4" w:rsidRPr="00B574B1">
        <w:rPr>
          <w:i/>
          <w:iCs/>
        </w:rPr>
        <w:t>/src/</w:t>
      </w:r>
      <w:r w:rsidR="00FD05A5">
        <w:rPr>
          <w:i/>
          <w:iCs/>
        </w:rPr>
        <w:t>dataProvider</w:t>
      </w:r>
      <w:r w:rsidR="000C44F4" w:rsidRPr="00BF74C8">
        <w:rPr>
          <w:i/>
          <w:iCs/>
        </w:rPr>
        <w:t>/InterfaceTo</w:t>
      </w:r>
      <w:r>
        <w:rPr>
          <w:i/>
          <w:iCs/>
        </w:rPr>
        <w:t>CTI</w:t>
      </w:r>
      <w:r w:rsidR="000C44F4" w:rsidRPr="00BF74C8">
        <w:rPr>
          <w:i/>
          <w:iCs/>
        </w:rPr>
        <w:t>/</w:t>
      </w:r>
      <w:r>
        <w:rPr>
          <w:i/>
          <w:iCs/>
        </w:rPr>
        <w:t>CTIdata</w:t>
      </w:r>
    </w:p>
    <w:p w14:paraId="607A8186" w14:textId="04298624" w:rsidR="0048782A" w:rsidRDefault="00237C22" w:rsidP="00E9364E">
      <w:pPr>
        <w:pStyle w:val="Titolo5"/>
      </w:pPr>
      <w:r>
        <w:t>STIX d</w:t>
      </w:r>
      <w:r w:rsidR="00B05E5D">
        <w:t>ata</w:t>
      </w:r>
    </w:p>
    <w:p w14:paraId="399DFA53" w14:textId="04975F11" w:rsidR="0048782A" w:rsidRPr="00DF258E" w:rsidRDefault="00DF258E" w:rsidP="00A329E5">
      <w:pPr>
        <w:rPr>
          <w:i/>
          <w:iCs/>
        </w:rPr>
      </w:pPr>
      <w:r>
        <w:t>È un insieme di moduli (figura 1</w:t>
      </w:r>
      <w:r w:rsidR="008F76DC">
        <w:t>7</w:t>
      </w:r>
      <w:r>
        <w:t>) che richiamano le interfacce di comunicazione con i framework</w:t>
      </w:r>
      <w:r w:rsidR="00B05E5D">
        <w:t xml:space="preserve"> ATT&amp;CK e ATLAS</w:t>
      </w:r>
      <w:r w:rsidR="00237C22">
        <w:t xml:space="preserve">, </w:t>
      </w:r>
      <w:r>
        <w:t>in modo da gestire e modificare il formato dei “dati raw” qualora necessario</w:t>
      </w:r>
      <w:r w:rsidR="00903540">
        <w:t xml:space="preserve">. </w:t>
      </w:r>
      <w:r w:rsidR="00903540" w:rsidRPr="00903540">
        <w:t>Utilizzando questo approccio, si migliora anche la facilità di manipolazione dei dataset,</w:t>
      </w:r>
      <w:r w:rsidR="00757586">
        <w:t xml:space="preserve"> </w:t>
      </w:r>
      <w:r w:rsidR="00903540" w:rsidRPr="00903540">
        <w:t xml:space="preserve">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strutturazione più diretta e accessibile dei dati </w:t>
      </w:r>
      <w:r w:rsidR="00903540" w:rsidRPr="00903540">
        <w:lastRenderedPageBreak/>
        <w:t>contribuisce a ridurre gli errori e a facilitare le future estensioni e modifiche del codice</w:t>
      </w:r>
      <w:r>
        <w:t xml:space="preserve">. </w:t>
      </w:r>
    </w:p>
    <w:p w14:paraId="1C0C494E" w14:textId="64D01B79" w:rsidR="0048782A" w:rsidRDefault="000C44F4" w:rsidP="000C44F4">
      <w:pPr>
        <w:jc w:val="center"/>
      </w:pPr>
      <w:r w:rsidRPr="000C44F4">
        <w:rPr>
          <w:noProof/>
        </w:rPr>
        <w:drawing>
          <wp:inline distT="0" distB="0" distL="0" distR="0" wp14:anchorId="3344C1CF" wp14:editId="06E9D3A1">
            <wp:extent cx="3141024" cy="177395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rotWithShape="1">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rcRect t="20680"/>
                    <a:stretch/>
                  </pic:blipFill>
                  <pic:spPr bwMode="auto">
                    <a:xfrm>
                      <a:off x="0" y="0"/>
                      <a:ext cx="3152417" cy="1780392"/>
                    </a:xfrm>
                    <a:prstGeom prst="rect">
                      <a:avLst/>
                    </a:prstGeom>
                    <a:ln>
                      <a:noFill/>
                    </a:ln>
                    <a:extLst>
                      <a:ext uri="{53640926-AAD7-44D8-BBD7-CCE9431645EC}">
                        <a14:shadowObscured xmlns:a14="http://schemas.microsoft.com/office/drawing/2010/main"/>
                      </a:ext>
                    </a:extLst>
                  </pic:spPr>
                </pic:pic>
              </a:graphicData>
            </a:graphic>
          </wp:inline>
        </w:drawing>
      </w:r>
      <w:r w:rsidR="0048782A">
        <w:br/>
      </w:r>
      <w:r w:rsidR="0048782A" w:rsidRPr="0048782A">
        <w:t>Figura 1</w:t>
      </w:r>
      <w:r w:rsidR="008F76DC">
        <w:t>7</w:t>
      </w:r>
      <w:r w:rsidR="0048782A" w:rsidRPr="0048782A">
        <w:t>: Struttura del package</w:t>
      </w:r>
      <w:r w:rsidR="0048782A" w:rsidRPr="0048782A">
        <w:br/>
      </w:r>
      <w:r w:rsidRPr="00780237">
        <w:rPr>
          <w:i/>
          <w:iCs/>
        </w:rPr>
        <w:t>/stix&amp;vulnerability</w:t>
      </w:r>
      <w:r w:rsidRPr="00B574B1">
        <w:rPr>
          <w:i/>
          <w:iCs/>
        </w:rPr>
        <w:t>/src/</w:t>
      </w:r>
      <w:r w:rsidR="00FD05A5">
        <w:rPr>
          <w:i/>
          <w:iCs/>
        </w:rPr>
        <w:t>dataProvider</w:t>
      </w:r>
      <w:r w:rsidRPr="00BF74C8">
        <w:rPr>
          <w:i/>
          <w:iCs/>
        </w:rPr>
        <w:t>/InterfaceTo</w:t>
      </w:r>
      <w:r w:rsidR="00B05E5D">
        <w:rPr>
          <w:i/>
          <w:iCs/>
        </w:rPr>
        <w:t>CTI</w:t>
      </w:r>
      <w:r w:rsidRPr="00BF74C8">
        <w:rPr>
          <w:i/>
          <w:iCs/>
        </w:rPr>
        <w:t>/</w:t>
      </w:r>
      <w:r w:rsidR="00B05E5D">
        <w:t>stixData</w:t>
      </w:r>
    </w:p>
    <w:p w14:paraId="16486A2B" w14:textId="480D0341" w:rsidR="00DF258E" w:rsidRDefault="00237C22" w:rsidP="00E9364E">
      <w:pPr>
        <w:pStyle w:val="Titolo6"/>
      </w:pPr>
      <w:r>
        <w:t>STIX retriever</w:t>
      </w:r>
    </w:p>
    <w:p w14:paraId="56BD9A6A" w14:textId="6E745F25" w:rsidR="00DF258E" w:rsidRPr="0077174B"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r w:rsidRPr="00046308">
        <w:rPr>
          <w:b/>
          <w:bCs/>
        </w:rPr>
        <w:t>MySTIXObject</w:t>
      </w:r>
      <w:r>
        <w:t xml:space="preserve"> definiti nell’ambito di questo studio, al fine di mantenere a run-time la</w:t>
      </w:r>
      <w:r w:rsidR="006818F2">
        <w:t xml:space="preserve"> c</w:t>
      </w:r>
      <w:r>
        <w:t xml:space="preserve">orrelazione tra gli oggetti </w:t>
      </w:r>
      <w:r w:rsidRPr="0077174B">
        <w:rPr>
          <w:b/>
          <w:bCs/>
        </w:rPr>
        <w:t>AttackPattern</w:t>
      </w:r>
      <w:r>
        <w:rPr>
          <w:rStyle w:val="Rimandonotaapidipagina"/>
          <w:rFonts w:cs="Arial"/>
        </w:rPr>
        <w:footnoteReference w:id="24"/>
      </w:r>
      <w:r>
        <w:t xml:space="preserve">, </w:t>
      </w:r>
      <w:r w:rsidRPr="0077174B">
        <w:rPr>
          <w:b/>
          <w:bCs/>
        </w:rPr>
        <w:t>Campaign</w:t>
      </w:r>
      <w:r>
        <w:rPr>
          <w:rStyle w:val="Rimandonotaapidipagina"/>
          <w:rFonts w:cs="Arial"/>
        </w:rPr>
        <w:footnoteReference w:id="25"/>
      </w:r>
      <w:r>
        <w:t xml:space="preserve">, </w:t>
      </w:r>
      <w:r w:rsidRPr="0077174B">
        <w:rPr>
          <w:b/>
          <w:bCs/>
        </w:rPr>
        <w:t>CourseOfAction</w:t>
      </w:r>
      <w:r>
        <w:rPr>
          <w:rStyle w:val="Rimandonotaapidipagina"/>
          <w:rFonts w:cs="Arial"/>
        </w:rPr>
        <w:footnoteReference w:id="26"/>
      </w:r>
      <w:r w:rsidR="00FC585D">
        <w:t>,</w:t>
      </w:r>
      <w:r>
        <w:t xml:space="preserve"> </w:t>
      </w:r>
      <w:r w:rsidR="005E441E">
        <w:rPr>
          <w:b/>
          <w:bCs/>
        </w:rPr>
        <w:t>Tool</w:t>
      </w:r>
      <w:r>
        <w:rPr>
          <w:rStyle w:val="Rimandonotaapidipagina"/>
          <w:rFonts w:cs="Arial"/>
        </w:rPr>
        <w:footnoteReference w:id="27"/>
      </w:r>
      <w:r w:rsidR="00FC585D">
        <w:t>,</w:t>
      </w:r>
      <w:r w:rsidR="00FC585D">
        <w:rPr>
          <w:b/>
          <w:bCs/>
        </w:rPr>
        <w:t xml:space="preserve"> </w:t>
      </w:r>
      <w:r w:rsidR="005E441E">
        <w:rPr>
          <w:b/>
          <w:bCs/>
        </w:rPr>
        <w:t>Malware</w:t>
      </w:r>
      <w:r w:rsidR="005E441E" w:rsidRPr="000D363A">
        <w:rPr>
          <w:rStyle w:val="Rimandonotaapidipagina"/>
          <w:rFonts w:cs="Arial"/>
        </w:rPr>
        <w:footnoteReference w:id="28"/>
      </w:r>
      <w:r w:rsidR="00FC585D">
        <w:t xml:space="preserve">, </w:t>
      </w:r>
      <w:r w:rsidR="00FC585D">
        <w:rPr>
          <w:b/>
          <w:bCs/>
        </w:rPr>
        <w:t>Asset</w:t>
      </w:r>
      <w:r w:rsidR="00FC585D" w:rsidRPr="00FC585D">
        <w:rPr>
          <w:rStyle w:val="Rimandonotaapidipagina"/>
        </w:rPr>
        <w:footnoteReference w:id="29"/>
      </w:r>
      <w:r w:rsidR="00B734C5">
        <w:rPr>
          <w:b/>
          <w:bCs/>
        </w:rPr>
        <w:t xml:space="preserve"> </w:t>
      </w:r>
      <w:r w:rsidR="00B734C5">
        <w:t xml:space="preserve">(i precedenti due </w:t>
      </w:r>
      <w:r w:rsidR="00B734C5">
        <w:lastRenderedPageBreak/>
        <w:t xml:space="preserve">oggetti non vengono distinti nei framework MITRE e prendono il nome di </w:t>
      </w:r>
      <w:r w:rsidR="00B734C5" w:rsidRPr="000D363A">
        <w:rPr>
          <w:b/>
          <w:bCs/>
        </w:rPr>
        <w:t>Software</w:t>
      </w:r>
      <w:r w:rsidR="00B734C5" w:rsidRPr="0062770A">
        <w:t>)</w:t>
      </w:r>
      <w:r w:rsidR="00FC585D">
        <w:t xml:space="preserve"> e </w:t>
      </w:r>
      <w:r w:rsidR="00FC585D">
        <w:rPr>
          <w:b/>
          <w:bCs/>
        </w:rPr>
        <w:t>IntrusionSet</w:t>
      </w:r>
      <w:r w:rsidR="00FC585D" w:rsidRPr="00FC585D">
        <w:rPr>
          <w:rStyle w:val="Rimandonotaapidipagina"/>
        </w:rPr>
        <w:footnoteReference w:id="30"/>
      </w:r>
      <w:r>
        <w:t>, senza dover effettuare molteplici ricerche per ottenere la relazione tra essi.</w:t>
      </w:r>
    </w:p>
    <w:p w14:paraId="2610D304" w14:textId="48F8BFD4" w:rsidR="0089123C" w:rsidRDefault="00FC585D" w:rsidP="00E9364E">
      <w:pPr>
        <w:pStyle w:val="Titolo4"/>
      </w:pPr>
      <w:bookmarkStart w:id="139" w:name="_Toc169085248"/>
      <w:r>
        <w:t>Domain</w:t>
      </w:r>
      <w:bookmarkEnd w:id="139"/>
    </w:p>
    <w:p w14:paraId="454B4437" w14:textId="4F216747" w:rsidR="005E441E" w:rsidRDefault="005E441E" w:rsidP="00A329E5">
      <w:r w:rsidRPr="005E441E">
        <w:t xml:space="preserve">Il modulo </w:t>
      </w:r>
      <w:r w:rsidR="00FC585D">
        <w:t>domain</w:t>
      </w:r>
      <w:r w:rsidRPr="005E441E">
        <w:t xml:space="preserve"> del</w:t>
      </w:r>
      <w:r w:rsidR="00FC585D">
        <w:t xml:space="preserve"> </w:t>
      </w:r>
      <w:r w:rsidR="0062770A">
        <w:t>package dataProvider n</w:t>
      </w:r>
      <w:r w:rsidR="00FC585D">
        <w:t xml:space="preserve">el container stix&amp;vulnerability </w:t>
      </w:r>
      <w:r w:rsidRPr="005E441E">
        <w:t xml:space="preserve">è progettato per stabilire e gestire gli oggetti che saranno impiegati nella memorizzazione e nel trattamento in tempo reale delle informazioni legate ad AttackPattern, Campaign, </w:t>
      </w:r>
      <w:r>
        <w:t>Tool, Malware</w:t>
      </w:r>
      <w:r w:rsidRPr="005E441E">
        <w:t>, Asset</w:t>
      </w:r>
      <w:r w:rsidR="00FC585D">
        <w:t>, IntrusionSet</w:t>
      </w:r>
      <w:r w:rsidRPr="005E441E">
        <w:t xml:space="preserve"> e CourseOfAction,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bookmarkStart w:id="140" w:name="_Toc169085249"/>
      <w:r>
        <w:t>MySTIXObject</w:t>
      </w:r>
      <w:bookmarkEnd w:id="140"/>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AttackPattern 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0C1CC0A4" w:rsidR="00B16255" w:rsidRPr="00F14A5E" w:rsidRDefault="00D620F7" w:rsidP="00D620F7">
      <w:pPr>
        <w:jc w:val="center"/>
      </w:pPr>
      <w:r>
        <w:rPr>
          <w:noProof/>
        </w:rPr>
        <w:lastRenderedPageBreak/>
        <w:drawing>
          <wp:inline distT="0" distB="0" distL="0" distR="0" wp14:anchorId="27F53C48" wp14:editId="2061E2B8">
            <wp:extent cx="3781425" cy="224455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358" cy="2249853"/>
                    </a:xfrm>
                    <a:prstGeom prst="rect">
                      <a:avLst/>
                    </a:prstGeom>
                    <a:noFill/>
                    <a:ln>
                      <a:noFill/>
                    </a:ln>
                  </pic:spPr>
                </pic:pic>
              </a:graphicData>
            </a:graphic>
          </wp:inline>
        </w:drawing>
      </w:r>
      <w:r w:rsidR="00B16255" w:rsidRPr="00F14A5E">
        <w:br/>
        <w:t>Figura 1</w:t>
      </w:r>
      <w:r w:rsidR="004F26E2">
        <w:t>8</w:t>
      </w:r>
      <w:r w:rsidR="00B16255" w:rsidRPr="00F14A5E">
        <w:t>: Ereditarietà delle classi MySTIX</w:t>
      </w:r>
    </w:p>
    <w:p w14:paraId="77CC27AB" w14:textId="258BD4DD" w:rsidR="00891F3B" w:rsidRDefault="00891F3B" w:rsidP="00E9364E">
      <w:pPr>
        <w:pStyle w:val="Titolo6"/>
      </w:pPr>
      <w:r>
        <w:t>Ottimizzazione della memoria e tempi di accesso</w:t>
      </w:r>
    </w:p>
    <w:p w14:paraId="7F82E657" w14:textId="17222106"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Queste strumentazioni offrono un modo efficace per implementare oggetti immutabili, mediante l'attributo </w:t>
      </w:r>
      <w:r w:rsidRPr="00891F3B">
        <w:rPr>
          <w:i/>
          <w:iCs/>
        </w:rPr>
        <w:t>frozen</w:t>
      </w:r>
      <w:r>
        <w:t xml:space="preserve">, e per ottimizzare l'utilizzo della memoria attraverso l'attributo </w:t>
      </w:r>
      <w:r w:rsidRPr="00891F3B">
        <w:rPr>
          <w:i/>
          <w:iCs/>
        </w:rPr>
        <w:t>slots</w:t>
      </w:r>
      <w:r>
        <w:t>. L'impiego delle dataclass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E9364E">
      <w:pPr>
        <w:pStyle w:val="Titolo5"/>
      </w:pPr>
      <w:bookmarkStart w:id="141" w:name="_Toc169085250"/>
      <w:r>
        <w:t>Attack Phase</w:t>
      </w:r>
      <w:bookmarkEnd w:id="141"/>
    </w:p>
    <w:p w14:paraId="3AA76CD4" w14:textId="425C159C" w:rsidR="00B16255" w:rsidRDefault="004F267B" w:rsidP="00A329E5">
      <w:r>
        <w:t xml:space="preserve">Si tratta di un'enumerazione progettata per amalgamare e stabilire una sequenza di esecuzione per le tattiche delineate nei </w:t>
      </w:r>
      <w:r>
        <w:lastRenderedPageBreak/>
        <w:t>framework ATT&amp;CK e ATLAS. L'obiettivo è di delineare una successione logica nell'esecuzione degli attacchi, basandosi sul concetto della cyber kill chain. Attraverso l'analisi dell'ordine in cui le tattiche si manifestano nei suddetti framework, è stata ricreata la cyber kill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A329E5" w:rsidRDefault="00B16255" w:rsidP="00A329E5">
      <w:pPr>
        <w:pStyle w:val="Paragrafoelenco"/>
        <w:numPr>
          <w:ilvl w:val="0"/>
          <w:numId w:val="28"/>
        </w:numPr>
      </w:pPr>
      <w:r w:rsidRPr="00185C2B">
        <w:rPr>
          <w:b/>
          <w:bCs/>
        </w:rPr>
        <w:t>Reconnaissance</w:t>
      </w:r>
      <w:r w:rsidRPr="00A329E5">
        <w:t>:</w:t>
      </w:r>
      <w:r w:rsidRPr="00A329E5">
        <w:tab/>
      </w:r>
    </w:p>
    <w:p w14:paraId="694B8178" w14:textId="60275734" w:rsidR="001E7612" w:rsidRPr="00A329E5" w:rsidRDefault="00B16255" w:rsidP="00A329E5">
      <w:pPr>
        <w:pStyle w:val="Paragrafoelenco"/>
        <w:numPr>
          <w:ilvl w:val="1"/>
          <w:numId w:val="28"/>
        </w:numPr>
      </w:pPr>
      <w:r w:rsidRPr="00A329E5">
        <w:t>Reconnaissance</w:t>
      </w:r>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r w:rsidRPr="00185C2B">
        <w:rPr>
          <w:b/>
          <w:bCs/>
        </w:rPr>
        <w:t>Weaponization</w:t>
      </w:r>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A329E5" w:rsidRDefault="00B16255" w:rsidP="00A329E5">
      <w:pPr>
        <w:pStyle w:val="Paragrafoelenco"/>
        <w:numPr>
          <w:ilvl w:val="1"/>
          <w:numId w:val="28"/>
        </w:numPr>
        <w:rPr>
          <w:lang w:val="en-US"/>
        </w:rPr>
      </w:pPr>
      <w:r w:rsidRPr="00A329E5">
        <w:rPr>
          <w:lang w:val="en-US"/>
        </w:rPr>
        <w:t>Persistence</w:t>
      </w:r>
      <w:r w:rsidR="001E7612" w:rsidRPr="00A329E5">
        <w:rPr>
          <w:lang w:val="en-US"/>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r w:rsidRPr="00A329E5">
        <w:t>Evasion (</w:t>
      </w:r>
      <w:r w:rsidR="00415785" w:rsidRPr="00A329E5">
        <w:t>ICS</w:t>
      </w:r>
      <w:r w:rsidRPr="00A329E5">
        <w:t>)</w:t>
      </w:r>
    </w:p>
    <w:p w14:paraId="3CB08596" w14:textId="77777777" w:rsidR="001E7612" w:rsidRPr="00A329E5" w:rsidRDefault="00B16255" w:rsidP="00A329E5">
      <w:pPr>
        <w:pStyle w:val="Paragrafoelenco"/>
        <w:numPr>
          <w:ilvl w:val="0"/>
          <w:numId w:val="28"/>
        </w:numPr>
      </w:pPr>
      <w:r w:rsidRPr="00185C2B">
        <w:rPr>
          <w:b/>
          <w:bCs/>
        </w:rPr>
        <w:lastRenderedPageBreak/>
        <w:t>Command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r w:rsidRPr="00A329E5">
        <w:t>Inhibit Response Function</w:t>
      </w:r>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Objectives</w:t>
      </w:r>
      <w:r w:rsidRPr="00A329E5">
        <w:t>:</w:t>
      </w:r>
    </w:p>
    <w:p w14:paraId="07C1FB9B" w14:textId="5AF1B8FD" w:rsidR="001E7612" w:rsidRPr="00A329E5" w:rsidRDefault="00B16255" w:rsidP="00A329E5">
      <w:pPr>
        <w:pStyle w:val="Paragrafoelenco"/>
        <w:numPr>
          <w:ilvl w:val="1"/>
          <w:numId w:val="28"/>
        </w:numPr>
      </w:pPr>
      <w:r w:rsidRPr="00A329E5">
        <w:t>Impair Process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ML Attack Staging</w:t>
      </w:r>
      <w:r w:rsidR="00415785" w:rsidRPr="00A329E5">
        <w:t xml:space="preserve"> (Atlas)</w:t>
      </w:r>
    </w:p>
    <w:p w14:paraId="2C15DA57" w14:textId="442C3AFE" w:rsidR="001E7612" w:rsidRPr="00A329E5" w:rsidRDefault="00B16255" w:rsidP="00A329E5">
      <w:pPr>
        <w:pStyle w:val="Paragrafoelenco"/>
        <w:numPr>
          <w:ilvl w:val="1"/>
          <w:numId w:val="28"/>
        </w:numPr>
      </w:pPr>
      <w:r w:rsidRPr="00A329E5">
        <w:t>Exfiltration</w:t>
      </w:r>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A241520" w:rsidR="0089123C" w:rsidRDefault="0089123C" w:rsidP="00974B29">
      <w:pPr>
        <w:pStyle w:val="Titolo4"/>
      </w:pPr>
      <w:bookmarkStart w:id="142" w:name="_Toc169085251"/>
      <w:r w:rsidRPr="00CD4C02">
        <w:t>Container</w:t>
      </w:r>
      <w:bookmarkEnd w:id="142"/>
    </w:p>
    <w:p w14:paraId="43672728" w14:textId="5621144B" w:rsidR="00F14A5E" w:rsidRDefault="00891F3B" w:rsidP="00A329E5">
      <w:r>
        <w:t xml:space="preserve">Questo </w:t>
      </w:r>
      <w:r w:rsidR="00BB3D34">
        <w:t xml:space="preserve">package contiene le classi singoletto utilizzate per accedere ai dati MySTIX e </w:t>
      </w:r>
      <w:r w:rsidR="00F14A5E">
        <w:t xml:space="preserve">alla relazione tra </w:t>
      </w:r>
      <w:r w:rsidR="00BB3D34">
        <w:t>CVE</w:t>
      </w:r>
      <w:r w:rsidR="00F14A5E">
        <w:t xml:space="preserve"> e gli oggetti MyAttackPattern.</w:t>
      </w:r>
    </w:p>
    <w:p w14:paraId="2FA5BF8E" w14:textId="41484439" w:rsidR="00EE1586" w:rsidRDefault="00F14A5E" w:rsidP="00E9364E">
      <w:pPr>
        <w:pStyle w:val="Titolo5"/>
      </w:pPr>
      <w:bookmarkStart w:id="143" w:name="_Toc169085252"/>
      <w:r>
        <w:t>My STIX Container</w:t>
      </w:r>
      <w:bookmarkEnd w:id="143"/>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xml:space="preserve">). Queste classi giocano un ruolo fondamentale nell'organizzazione e nella gestione delle </w:t>
      </w:r>
      <w:r>
        <w:lastRenderedPageBreak/>
        <w:t>informazioni derivate dai framework ATT&amp;CK e ATLAS, attraverso l'implementazione di meccanismi specifici:</w:t>
      </w:r>
    </w:p>
    <w:p w14:paraId="4EC5E452" w14:textId="75F6F787"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2A3E560C"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attack pattern e identificare potenziali tecniche correlate a una di queste. In particolare, è stato introdotto il metodo </w:t>
      </w:r>
      <w:r w:rsidRPr="00A329E5">
        <w:rPr>
          <w:i/>
          <w:iCs/>
        </w:rPr>
        <w:t>get_related_attack_patterns_by_attack_pattern_id</w:t>
      </w:r>
      <w:r w:rsidRPr="00A329E5">
        <w:t xml:space="preserve"> nella classe </w:t>
      </w:r>
      <w:r w:rsidRPr="00A329E5">
        <w:rPr>
          <w:i/>
          <w:iCs/>
        </w:rPr>
        <w:t>AttackPatternsContainer</w:t>
      </w:r>
      <w:r w:rsidRPr="00A329E5">
        <w:t>. Questo metodo si focalizza sull'identificazione degli attack pattern coinvolti in campagne o software noti, assumendo che le tecniche legate a queste entità siano in qualche modo connesse all'attack pattern di interesse. Implementando una verifica incrociata tra le diverse entità, il sistema è in grado di delineare un quadro complesso delle interrelazioni tra le tecniche di attacco</w:t>
      </w:r>
      <w:r w:rsidR="0066111F" w:rsidRPr="00A329E5">
        <w:t>.</w:t>
      </w:r>
    </w:p>
    <w:p w14:paraId="24C71FD9" w14:textId="0889758A" w:rsidR="00EE1586" w:rsidRPr="00A329E5" w:rsidRDefault="0066111F" w:rsidP="00A329E5">
      <w:pPr>
        <w:pStyle w:val="Paragrafoelenco"/>
      </w:pPr>
      <w:r w:rsidRPr="00A329E5">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attack pattern che potrebbero manifestarsi in futuro </w:t>
      </w:r>
      <w:r w:rsidRPr="00A329E5">
        <w:lastRenderedPageBreak/>
        <w:t>(</w:t>
      </w:r>
      <w:r w:rsidR="00D82911" w:rsidRPr="00A329E5">
        <w:rPr>
          <w:i/>
          <w:iCs/>
        </w:rPr>
        <w:t>get_futured_attack_patterns_grouped_by_phase</w:t>
      </w:r>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r w:rsidRPr="00A329E5">
        <w:rPr>
          <w:i/>
          <w:iCs/>
        </w:rPr>
        <w:t>get_probably_happened_attack_patterns_grouped_by_phase</w:t>
      </w:r>
      <w:r w:rsidRPr="00A329E5">
        <w:t>),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drawing>
          <wp:inline distT="0" distB="0" distL="0" distR="0" wp14:anchorId="0BE8848B" wp14:editId="6B0567AD">
            <wp:extent cx="4114800" cy="202508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172567" cy="2053515"/>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1E8981D8" w:rsidR="00D82911" w:rsidRDefault="0062770A" w:rsidP="00876EDC">
      <w:pPr>
        <w:pStyle w:val="Titolo5"/>
      </w:pPr>
      <w:bookmarkStart w:id="144" w:name="_Toc169085253"/>
      <w:r>
        <w:t>Mitre to V</w:t>
      </w:r>
      <w:r w:rsidR="00A9659F">
        <w:t>ulnerability Container</w:t>
      </w:r>
      <w:bookmarkEnd w:id="144"/>
    </w:p>
    <w:p w14:paraId="7353E5DF" w14:textId="042E9496" w:rsidR="00CB2598" w:rsidRDefault="00CB2598" w:rsidP="00A329E5">
      <w:r>
        <w:t xml:space="preserve">Questo package (figura </w:t>
      </w:r>
      <w:r w:rsidR="004F26E2">
        <w:t>20</w:t>
      </w:r>
      <w:r>
        <w:t xml:space="preserve">) contiene </w:t>
      </w:r>
      <w:r w:rsidR="0062770A">
        <w:t xml:space="preserve">la classe </w:t>
      </w:r>
      <w:r w:rsidR="0062770A" w:rsidRPr="0062770A">
        <w:rPr>
          <w:b/>
          <w:bCs/>
        </w:rPr>
        <w:t>MitreToVulnerabiltyContainer</w:t>
      </w:r>
      <w:r w:rsidR="0062770A">
        <w:t>, la quale ha il compito di recuperare il mapping tra la vulnerabilità e i MITRE</w:t>
      </w:r>
      <w:r w:rsidR="00A517CF">
        <w:t xml:space="preserve"> </w:t>
      </w:r>
      <w:r w:rsidR="0062770A">
        <w:t>attack patterns.</w:t>
      </w:r>
    </w:p>
    <w:p w14:paraId="0A06FBF0" w14:textId="1CF9CF33" w:rsidR="0062770A" w:rsidRDefault="0062770A" w:rsidP="00A329E5">
      <w:r>
        <w:lastRenderedPageBreak/>
        <w:t xml:space="preserve">Per ottenere la relazione in questione </w:t>
      </w:r>
      <w:r w:rsidR="007110D0">
        <w:t xml:space="preserve">viene seguito un approccio </w:t>
      </w:r>
      <w:r w:rsidR="007F4FDC">
        <w:t>condizionale</w:t>
      </w:r>
      <w:r w:rsidR="007110D0">
        <w:t xml:space="preserve"> complesso (figura </w:t>
      </w:r>
      <w:r w:rsidR="00045351">
        <w:t>20</w:t>
      </w:r>
      <w:r w:rsidR="007110D0">
        <w:t>)</w:t>
      </w:r>
    </w:p>
    <w:p w14:paraId="1261834B" w14:textId="77777777" w:rsidR="00582412" w:rsidRDefault="00130BC0" w:rsidP="00CB2598">
      <w:r>
        <w:t xml:space="preserve"> </w:t>
      </w:r>
      <w:r w:rsidR="00582412">
        <w:t xml:space="preserve">Nel caso in cui la vulnerabilità cercata sia una </w:t>
      </w:r>
      <w:r w:rsidR="00582412" w:rsidRPr="00BB5FD5">
        <w:rPr>
          <w:b/>
          <w:bCs/>
        </w:rPr>
        <w:t>CWE</w:t>
      </w:r>
      <w:r w:rsidR="00582412">
        <w:t>:</w:t>
      </w:r>
    </w:p>
    <w:p w14:paraId="064F608F" w14:textId="2FFC34BB" w:rsidR="00130BC0" w:rsidRDefault="00582412" w:rsidP="00582412">
      <w:pPr>
        <w:pStyle w:val="Paragrafoelenco"/>
        <w:numPr>
          <w:ilvl w:val="0"/>
          <w:numId w:val="43"/>
        </w:numPr>
      </w:pPr>
      <w:r>
        <w:t xml:space="preserve">viene verificata la presenza della mappatura di </w:t>
      </w:r>
      <w:r w:rsidR="007F4FDC">
        <w:t>quest’ultima</w:t>
      </w:r>
      <w:r>
        <w:t xml:space="preserve"> all’interno del file </w:t>
      </w:r>
      <w:r w:rsidRPr="00C40508">
        <w:rPr>
          <w:b/>
          <w:bCs/>
          <w:i/>
          <w:iCs/>
        </w:rPr>
        <w:t>mapped-cwe.json</w:t>
      </w:r>
      <w:r w:rsidRPr="00582412">
        <w:rPr>
          <w:i/>
          <w:iCs/>
        </w:rPr>
        <w:t xml:space="preserve"> </w:t>
      </w:r>
      <w:r>
        <w:t xml:space="preserve">(figura 12), in cui vengono salvate le relazioni </w:t>
      </w:r>
      <w:r w:rsidR="007F4FDC">
        <w:t>precedentemente</w:t>
      </w:r>
      <w:r>
        <w:t xml:space="preserve"> cercate al fine di minimizzare il tempo di risposta del sistema</w:t>
      </w:r>
      <w:r w:rsidR="00C40508">
        <w:t>.</w:t>
      </w:r>
    </w:p>
    <w:p w14:paraId="5A807921" w14:textId="796069AE" w:rsidR="00582412" w:rsidRDefault="00C40508" w:rsidP="00582412">
      <w:pPr>
        <w:pStyle w:val="Paragrafoelenco"/>
        <w:numPr>
          <w:ilvl w:val="0"/>
          <w:numId w:val="43"/>
        </w:numPr>
      </w:pPr>
      <w:r>
        <w:t>S</w:t>
      </w:r>
      <w:r w:rsidR="00582412">
        <w:t xml:space="preserve">e il mapping è presente nel file che contiene le history allora viene </w:t>
      </w:r>
      <w:r w:rsidR="00582412" w:rsidRPr="00C40508">
        <w:rPr>
          <w:b/>
          <w:bCs/>
        </w:rPr>
        <w:t>restituita la relazione</w:t>
      </w:r>
      <w:r w:rsidR="00582412">
        <w:t>,</w:t>
      </w:r>
    </w:p>
    <w:p w14:paraId="713CC688" w14:textId="2573202D" w:rsidR="00582412" w:rsidRDefault="00582412" w:rsidP="00582412">
      <w:pPr>
        <w:pStyle w:val="Paragrafoelenco"/>
        <w:numPr>
          <w:ilvl w:val="0"/>
          <w:numId w:val="43"/>
        </w:numPr>
      </w:pPr>
      <w:r>
        <w:t xml:space="preserve">altrimenti si cercano i </w:t>
      </w:r>
      <w:r w:rsidRPr="00C40508">
        <w:rPr>
          <w:b/>
          <w:bCs/>
        </w:rPr>
        <w:t>CAPEC ids</w:t>
      </w:r>
      <w:r>
        <w:t xml:space="preserve"> relativi alla CWE:</w:t>
      </w:r>
    </w:p>
    <w:p w14:paraId="4CA61DF6" w14:textId="02696CB0" w:rsidR="00582412" w:rsidRDefault="00BB5FD5" w:rsidP="00582412">
      <w:pPr>
        <w:pStyle w:val="Paragrafoelenco"/>
        <w:numPr>
          <w:ilvl w:val="1"/>
          <w:numId w:val="43"/>
        </w:numPr>
      </w:pPr>
      <w:r>
        <w:t>S</w:t>
      </w:r>
      <w:r w:rsidR="00582412">
        <w:t xml:space="preserve">e </w:t>
      </w:r>
      <w:r w:rsidR="00582412" w:rsidRPr="00C40508">
        <w:rPr>
          <w:b/>
          <w:bCs/>
        </w:rPr>
        <w:t>esistono</w:t>
      </w:r>
      <w:r w:rsidR="00582412">
        <w:t xml:space="preserve"> </w:t>
      </w:r>
      <w:r w:rsidR="00582412" w:rsidRPr="00C40508">
        <w:rPr>
          <w:b/>
          <w:bCs/>
        </w:rPr>
        <w:t>CAPEC ids</w:t>
      </w:r>
      <w:r w:rsidR="00582412">
        <w:t xml:space="preserve"> relativi alla CWE viene cercata la </w:t>
      </w:r>
      <w:r w:rsidR="00582412" w:rsidRPr="00C40508">
        <w:rPr>
          <w:b/>
          <w:bCs/>
        </w:rPr>
        <w:t>relazione</w:t>
      </w:r>
      <w:r w:rsidR="00582412">
        <w:t xml:space="preserve"> tra questi e gli attack patterns del </w:t>
      </w:r>
      <w:r w:rsidR="00582412" w:rsidRPr="00C40508">
        <w:rPr>
          <w:b/>
          <w:bCs/>
        </w:rPr>
        <w:t>framework ATT&amp;CK</w:t>
      </w:r>
      <w:r w:rsidR="00582412">
        <w:t>,</w:t>
      </w:r>
    </w:p>
    <w:p w14:paraId="7D69D4FD" w14:textId="5AF5337F" w:rsidR="00C40508" w:rsidRDefault="00582412" w:rsidP="00582412">
      <w:pPr>
        <w:pStyle w:val="Paragrafoelenco"/>
        <w:numPr>
          <w:ilvl w:val="2"/>
          <w:numId w:val="43"/>
        </w:numPr>
      </w:pPr>
      <w:r>
        <w:t xml:space="preserve">se l’ultima relazione </w:t>
      </w:r>
      <w:r w:rsidRPr="00C40508">
        <w:rPr>
          <w:b/>
          <w:bCs/>
        </w:rPr>
        <w:t>non è presente</w:t>
      </w:r>
      <w:r w:rsidR="00C40508">
        <w:t>,</w:t>
      </w:r>
    </w:p>
    <w:p w14:paraId="0BC5854D" w14:textId="6BB35827" w:rsidR="00C40508" w:rsidRDefault="00C40508" w:rsidP="00C40508">
      <w:pPr>
        <w:pStyle w:val="Paragrafoelenco"/>
        <w:numPr>
          <w:ilvl w:val="3"/>
          <w:numId w:val="43"/>
        </w:numPr>
      </w:pPr>
      <w:r>
        <w:t xml:space="preserve">verrà cercata la relazione nel file </w:t>
      </w:r>
      <w:r w:rsidRPr="00C40508">
        <w:rPr>
          <w:b/>
          <w:bCs/>
          <w:i/>
          <w:iCs/>
        </w:rPr>
        <w:t>mapped-capec.json</w:t>
      </w:r>
      <w:r>
        <w:t xml:space="preserve"> (figura 12) e restituita se trova. Qual’ora non fosse presente,</w:t>
      </w:r>
    </w:p>
    <w:p w14:paraId="63A51DD3" w14:textId="4F7EBD3A" w:rsidR="00582412" w:rsidRDefault="00582412" w:rsidP="00C40508">
      <w:pPr>
        <w:pStyle w:val="Paragrafoelenco"/>
        <w:numPr>
          <w:ilvl w:val="3"/>
          <w:numId w:val="43"/>
        </w:numPr>
      </w:pPr>
      <w:r>
        <w:t xml:space="preserve">viene effettua una </w:t>
      </w:r>
      <w:r w:rsidRPr="00B8518B">
        <w:rPr>
          <w:b/>
          <w:bCs/>
        </w:rPr>
        <w:t>query</w:t>
      </w:r>
      <w:r>
        <w:t xml:space="preserve"> </w:t>
      </w:r>
      <w:r w:rsidR="00B8518B" w:rsidRPr="00B8518B">
        <w:rPr>
          <w:b/>
          <w:bCs/>
        </w:rPr>
        <w:t>ad un LLM</w:t>
      </w:r>
      <w:r w:rsidR="00C40508">
        <w:t>,</w:t>
      </w:r>
      <w:r>
        <w:t xml:space="preserve"> tramite </w:t>
      </w:r>
      <w:r w:rsidR="00C40508">
        <w:t xml:space="preserve">i prompt successivamente descritti, </w:t>
      </w:r>
      <w:r>
        <w:t>per creare il mapping</w:t>
      </w:r>
      <w:r w:rsidR="00C40508">
        <w:t xml:space="preserve"> con i CAPEC ids</w:t>
      </w:r>
      <w:r>
        <w:t xml:space="preserve"> e salvarlo in </w:t>
      </w:r>
      <w:r w:rsidRPr="00582412">
        <w:rPr>
          <w:i/>
          <w:iCs/>
        </w:rPr>
        <w:t>mapped-capec.json</w:t>
      </w:r>
      <w:r>
        <w:rPr>
          <w:i/>
          <w:iCs/>
        </w:rPr>
        <w:t xml:space="preserve"> </w:t>
      </w:r>
      <w:r>
        <w:t>(figura 12)</w:t>
      </w:r>
      <w:r w:rsidR="00C40508">
        <w:t>.</w:t>
      </w:r>
    </w:p>
    <w:p w14:paraId="293325FA" w14:textId="51183DAA" w:rsidR="00BB5FD5" w:rsidRDefault="00C40508" w:rsidP="00BB5FD5">
      <w:pPr>
        <w:pStyle w:val="Paragrafoelenco"/>
        <w:numPr>
          <w:ilvl w:val="1"/>
          <w:numId w:val="43"/>
        </w:numPr>
      </w:pPr>
      <w:r>
        <w:t xml:space="preserve">Se </w:t>
      </w:r>
      <w:r w:rsidRPr="00C40508">
        <w:rPr>
          <w:b/>
          <w:bCs/>
        </w:rPr>
        <w:t>non</w:t>
      </w:r>
      <w:r>
        <w:t xml:space="preserve"> </w:t>
      </w:r>
      <w:r w:rsidRPr="00C40508">
        <w:rPr>
          <w:b/>
          <w:bCs/>
        </w:rPr>
        <w:t>vi sono CAPEC ids</w:t>
      </w:r>
      <w:r>
        <w:t xml:space="preserve"> relativi alla vulnerabilità allora viene effettuata una </w:t>
      </w:r>
      <w:r w:rsidRPr="00B8518B">
        <w:rPr>
          <w:b/>
          <w:bCs/>
        </w:rPr>
        <w:t>richiesta</w:t>
      </w:r>
      <w:r>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rsidR="00B8518B">
        <w:t xml:space="preserve"> </w:t>
      </w:r>
      <w:r>
        <w:t xml:space="preserve">al fine di ottenere la relazione tra la CWE e gli attack patterns MITRE, </w:t>
      </w:r>
      <w:r>
        <w:lastRenderedPageBreak/>
        <w:t xml:space="preserve">successivamente salvata nel file </w:t>
      </w:r>
      <w:r w:rsidRPr="00C40508">
        <w:rPr>
          <w:i/>
          <w:iCs/>
        </w:rPr>
        <w:t>mapped-cwe.json</w:t>
      </w:r>
      <w:r w:rsidR="00BB5FD5">
        <w:rPr>
          <w:i/>
          <w:iCs/>
        </w:rPr>
        <w:t xml:space="preserve"> </w:t>
      </w:r>
      <w:r w:rsidR="00BB5FD5">
        <w:t>(figura 12)</w:t>
      </w:r>
      <w:r>
        <w:t>.</w:t>
      </w:r>
    </w:p>
    <w:p w14:paraId="566DB134" w14:textId="337D9930" w:rsidR="00BB5FD5" w:rsidRDefault="00BB5FD5" w:rsidP="00BB5FD5">
      <w:r>
        <w:t xml:space="preserve">Nel caso in cui la vulnerabilità cercata sia una </w:t>
      </w:r>
      <w:r w:rsidRPr="00BB5FD5">
        <w:rPr>
          <w:b/>
          <w:bCs/>
        </w:rPr>
        <w:t>CVE</w:t>
      </w:r>
      <w:r>
        <w:t>:</w:t>
      </w:r>
    </w:p>
    <w:p w14:paraId="746A99FB" w14:textId="637C9E8A" w:rsidR="00BB5FD5" w:rsidRDefault="00BB5FD5" w:rsidP="00BB5FD5">
      <w:pPr>
        <w:pStyle w:val="Paragrafoelenco"/>
        <w:numPr>
          <w:ilvl w:val="0"/>
          <w:numId w:val="44"/>
        </w:numPr>
      </w:pPr>
      <w:r>
        <w:t xml:space="preserve">Viene verificata la presenza di quest’ultima all’interno del file </w:t>
      </w:r>
      <w:r w:rsidRPr="00BB5FD5">
        <w:rPr>
          <w:b/>
          <w:bCs/>
          <w:i/>
          <w:iCs/>
        </w:rPr>
        <w:t>mapped-cve.json</w:t>
      </w:r>
      <w:r>
        <w:rPr>
          <w:i/>
          <w:iCs/>
        </w:rPr>
        <w:t xml:space="preserve"> </w:t>
      </w:r>
      <w:r>
        <w:t xml:space="preserve">(figura 12), in cui vengono salvate le relazioni </w:t>
      </w:r>
      <w:r w:rsidR="007F4FDC">
        <w:t>precedentemente</w:t>
      </w:r>
      <w:r>
        <w:t xml:space="preserve"> cercate al fine di minimizzare il tempo di risposta del sistema.</w:t>
      </w:r>
    </w:p>
    <w:p w14:paraId="020C5CE6" w14:textId="1CD1F77E" w:rsidR="00BB5FD5" w:rsidRDefault="00BB5FD5" w:rsidP="00BB5FD5">
      <w:pPr>
        <w:pStyle w:val="Paragrafoelenco"/>
        <w:numPr>
          <w:ilvl w:val="0"/>
          <w:numId w:val="44"/>
        </w:numPr>
      </w:pPr>
      <w:r>
        <w:t xml:space="preserve">Se la relazione è presente viene </w:t>
      </w:r>
      <w:r w:rsidRPr="00B8518B">
        <w:rPr>
          <w:b/>
          <w:bCs/>
        </w:rPr>
        <w:t>restituita</w:t>
      </w:r>
      <w:r>
        <w:t xml:space="preserve"> </w:t>
      </w:r>
      <w:r w:rsidR="007F4FDC">
        <w:t>immediatamente</w:t>
      </w:r>
      <w:r>
        <w:t>,</w:t>
      </w:r>
    </w:p>
    <w:p w14:paraId="126FCE1D" w14:textId="7ED54893" w:rsidR="00BB5FD5" w:rsidRDefault="00BB5FD5" w:rsidP="00BB5FD5">
      <w:pPr>
        <w:pStyle w:val="Paragrafoelenco"/>
        <w:numPr>
          <w:ilvl w:val="0"/>
          <w:numId w:val="44"/>
        </w:numPr>
      </w:pPr>
      <w:r>
        <w:t xml:space="preserve">altrimenti se </w:t>
      </w:r>
      <w:r w:rsidRPr="00B8518B">
        <w:rPr>
          <w:b/>
          <w:bCs/>
        </w:rPr>
        <w:t>non è presente</w:t>
      </w:r>
      <w:r>
        <w:t xml:space="preserve">, viene effettuata la ricerca della CVE all’interno del framework </w:t>
      </w:r>
      <w:r w:rsidRPr="00B8518B">
        <w:rPr>
          <w:b/>
          <w:bCs/>
        </w:rPr>
        <w:t>MAPPING</w:t>
      </w:r>
      <w:r>
        <w:t xml:space="preserve"> </w:t>
      </w:r>
      <w:r w:rsidRPr="00B8518B">
        <w:rPr>
          <w:b/>
          <w:bCs/>
        </w:rPr>
        <w:t>EXPLORER</w:t>
      </w:r>
      <w:r>
        <w:t>.</w:t>
      </w:r>
    </w:p>
    <w:p w14:paraId="574E35E6" w14:textId="48E9B897" w:rsidR="00BB5FD5" w:rsidRDefault="00AA1837" w:rsidP="00BB5FD5">
      <w:pPr>
        <w:pStyle w:val="Paragrafoelenco"/>
        <w:numPr>
          <w:ilvl w:val="1"/>
          <w:numId w:val="44"/>
        </w:numPr>
      </w:pPr>
      <w:r>
        <w:t>Qual ora</w:t>
      </w:r>
      <w:r w:rsidR="00BB5FD5">
        <w:t xml:space="preserve"> la relazione sia </w:t>
      </w:r>
      <w:r w:rsidR="00BB5FD5" w:rsidRPr="00B8518B">
        <w:rPr>
          <w:b/>
          <w:bCs/>
        </w:rPr>
        <w:t>presente</w:t>
      </w:r>
      <w:r w:rsidR="00BB5FD5">
        <w:t xml:space="preserve"> all’interno del framework, viene </w:t>
      </w:r>
      <w:r w:rsidR="00BB4FAA">
        <w:t xml:space="preserve">salvata nel file </w:t>
      </w:r>
      <w:r w:rsidR="00BB4FAA">
        <w:rPr>
          <w:i/>
          <w:iCs/>
        </w:rPr>
        <w:t xml:space="preserve">mapped-cve.json </w:t>
      </w:r>
      <w:r w:rsidR="00BB4FAA">
        <w:t>(figura 12), diminuendo i tempi di risposta per la medesima ricerca e successivamente</w:t>
      </w:r>
      <w:r w:rsidR="00BB5FD5">
        <w:t xml:space="preserve"> </w:t>
      </w:r>
      <w:r w:rsidR="00BB5FD5" w:rsidRPr="00B8518B">
        <w:rPr>
          <w:b/>
          <w:bCs/>
        </w:rPr>
        <w:t>restituita</w:t>
      </w:r>
      <w:r w:rsidR="00BB5FD5">
        <w:t>,</w:t>
      </w:r>
    </w:p>
    <w:p w14:paraId="6E051551" w14:textId="002679CA" w:rsidR="00BB5FD5" w:rsidRDefault="00BB4FAA" w:rsidP="00BB5FD5">
      <w:pPr>
        <w:pStyle w:val="Paragrafoelenco"/>
        <w:numPr>
          <w:ilvl w:val="1"/>
          <w:numId w:val="44"/>
        </w:numPr>
      </w:pPr>
      <w:r>
        <w:t>a</w:t>
      </w:r>
      <w:r w:rsidR="00BB5FD5">
        <w:t xml:space="preserve">ltrimenti vengono </w:t>
      </w:r>
      <w:r w:rsidR="00BB5FD5" w:rsidRPr="00B8518B">
        <w:rPr>
          <w:b/>
          <w:bCs/>
        </w:rPr>
        <w:t>cercate</w:t>
      </w:r>
      <w:r w:rsidR="00BB5FD5">
        <w:t xml:space="preserve"> le </w:t>
      </w:r>
      <w:r w:rsidR="00BB5FD5" w:rsidRPr="00B8518B">
        <w:rPr>
          <w:b/>
          <w:bCs/>
        </w:rPr>
        <w:t>CWEs</w:t>
      </w:r>
      <w:r w:rsidR="00BB5FD5">
        <w:t xml:space="preserve"> relative alla CVE</w:t>
      </w:r>
      <w:r>
        <w:t>.</w:t>
      </w:r>
    </w:p>
    <w:p w14:paraId="3FA9CF98" w14:textId="5975FBEA" w:rsidR="00BB5FD5" w:rsidRDefault="00BB4FAA" w:rsidP="00BB5FD5">
      <w:pPr>
        <w:pStyle w:val="Paragrafoelenco"/>
        <w:numPr>
          <w:ilvl w:val="2"/>
          <w:numId w:val="44"/>
        </w:numPr>
      </w:pPr>
      <w:r>
        <w:t>S</w:t>
      </w:r>
      <w:r w:rsidR="00BB5FD5">
        <w:t xml:space="preserve">e quest’ultima relazione è presente viene ripreso il </w:t>
      </w:r>
      <w:r w:rsidR="00BB5FD5" w:rsidRPr="00B8518B">
        <w:rPr>
          <w:b/>
          <w:bCs/>
        </w:rPr>
        <w:t>percorso</w:t>
      </w:r>
      <w:r w:rsidR="00BB5FD5">
        <w:t xml:space="preserve"> di mapping di una CWE </w:t>
      </w:r>
      <w:r w:rsidR="00BB5FD5" w:rsidRPr="00B8518B">
        <w:rPr>
          <w:b/>
          <w:bCs/>
        </w:rPr>
        <w:t>precedentemente</w:t>
      </w:r>
      <w:r w:rsidR="00BB5FD5">
        <w:t xml:space="preserve"> descritto</w:t>
      </w:r>
      <w:r>
        <w:t xml:space="preserve">, salvando la nuova relazione in </w:t>
      </w:r>
      <w:r>
        <w:rPr>
          <w:i/>
          <w:iCs/>
        </w:rPr>
        <w:t>mapped-cve.json</w:t>
      </w:r>
      <w:r>
        <w:t xml:space="preserve"> (figura 12).</w:t>
      </w:r>
    </w:p>
    <w:p w14:paraId="1F50A642" w14:textId="20B89C3A" w:rsidR="00BB4FAA" w:rsidRDefault="00BB4FAA" w:rsidP="00BB4FAA">
      <w:pPr>
        <w:pStyle w:val="Paragrafoelenco"/>
        <w:numPr>
          <w:ilvl w:val="1"/>
          <w:numId w:val="44"/>
        </w:numPr>
        <w:jc w:val="left"/>
      </w:pPr>
      <w:r>
        <w:t xml:space="preserve">Tuttavia </w:t>
      </w:r>
      <w:r w:rsidRPr="00B8518B">
        <w:rPr>
          <w:b/>
          <w:bCs/>
        </w:rPr>
        <w:t>se non vi sono CWEs</w:t>
      </w:r>
      <w:r>
        <w:t xml:space="preserve"> relative alla CVE, viene effettuata una </w:t>
      </w:r>
      <w:r w:rsidRPr="00B8518B">
        <w:rPr>
          <w:b/>
          <w:bCs/>
        </w:rPr>
        <w:t>richiesta</w:t>
      </w:r>
      <w:r w:rsidR="00B8518B" w:rsidRPr="00B8518B">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t xml:space="preserve">, chiedendo gli attack patterns MITRE relativi alla vulnerabilità in questione, salvando il mapping in </w:t>
      </w:r>
      <w:r>
        <w:rPr>
          <w:i/>
          <w:iCs/>
        </w:rPr>
        <w:t xml:space="preserve">mapped-cve.json </w:t>
      </w:r>
      <w:r>
        <w:t xml:space="preserve">(figura 12) </w:t>
      </w:r>
      <w:r w:rsidR="00F663FE">
        <w:t>successivamente</w:t>
      </w:r>
      <w:r>
        <w:t xml:space="preserve"> restituito.</w:t>
      </w:r>
    </w:p>
    <w:p w14:paraId="3EE03777" w14:textId="73CE3420" w:rsidR="00BB5FD5" w:rsidRDefault="00BB4FAA" w:rsidP="00BB5FD5">
      <w:r>
        <w:lastRenderedPageBreak/>
        <w:t xml:space="preserve">Riassumendo, viene effettuata prima la ricerca negli appositi file di history, </w:t>
      </w:r>
      <w:r w:rsidR="007F4FDC">
        <w:t>qual ora</w:t>
      </w:r>
      <w:r>
        <w:t xml:space="preserve"> la relazione non fosse presente vengono verificate le relazioni tra le vulnerabilità e TTPs precedentemente mappate dalla CTI, salvate e restituite. Inoltre ad</w:t>
      </w:r>
      <w:r w:rsidR="00BB5FD5">
        <w:t xml:space="preserve"> ogni nuovo mapping riscontrato il </w:t>
      </w:r>
      <w:r w:rsidR="007F4FDC">
        <w:t>sistema</w:t>
      </w:r>
      <w:r w:rsidR="00BB5FD5">
        <w:t xml:space="preserve"> memorizza negli appositi file JSON sia le singole relazioni, che servono ad ottenere la relazione finale con la vulnerabilità, come nel caso dei CAPECs, sia la </w:t>
      </w:r>
      <w:r>
        <w:t xml:space="preserve">stessa </w:t>
      </w:r>
      <w:r w:rsidR="00BB5FD5">
        <w:t>relazione finale cercata.</w:t>
      </w:r>
      <w:r>
        <w:t xml:space="preserve"> </w:t>
      </w:r>
    </w:p>
    <w:p w14:paraId="7D989F82" w14:textId="3622DDE6" w:rsidR="000001EB" w:rsidRDefault="00BB4FAA" w:rsidP="00BB5FD5">
      <w:r>
        <w:t>Le relazioni tra CVE/CWE</w:t>
      </w:r>
      <w:r w:rsidR="005B5186">
        <w:t>/CAPEC</w:t>
      </w:r>
      <w:r>
        <w:t xml:space="preserve"> con le TTPs di ATT&amp;CK e ATLAS</w:t>
      </w:r>
      <w:r w:rsidR="000001EB">
        <w:t xml:space="preserve"> vengono salvate seguendo lo stesso approccio del framework MAPPING EXPLORER ma inserendo le tecniche nella classe “</w:t>
      </w:r>
      <w:r w:rsidR="000001EB">
        <w:rPr>
          <w:i/>
          <w:iCs/>
        </w:rPr>
        <w:t>uncategorized”</w:t>
      </w:r>
      <w:r w:rsidR="005B5186">
        <w:t xml:space="preserve"> (nel caso di CVE o CWE)</w:t>
      </w:r>
      <w:r w:rsidR="000001EB">
        <w:rPr>
          <w:i/>
          <w:iCs/>
        </w:rPr>
        <w:t xml:space="preserve"> </w:t>
      </w:r>
      <w:r w:rsidR="000001EB">
        <w:t xml:space="preserve">e salvando la fonte da cui proviene la relazione ottenuta (figura </w:t>
      </w:r>
      <w:r w:rsidR="00075848">
        <w:t>2</w:t>
      </w:r>
      <w:r w:rsidR="00045351">
        <w:t>1</w:t>
      </w:r>
      <w:r w:rsidR="000001EB">
        <w:t>).</w:t>
      </w:r>
    </w:p>
    <w:p w14:paraId="616018EF" w14:textId="05232F82" w:rsidR="000001EB" w:rsidRDefault="000001EB" w:rsidP="00BB5FD5">
      <w:r>
        <w:t>Le possibili fonti dipendono da come viene ottenuta la relazione e sono:</w:t>
      </w:r>
    </w:p>
    <w:p w14:paraId="31E24CF1" w14:textId="548BFA06" w:rsidR="000001EB" w:rsidRDefault="000001EB" w:rsidP="000001EB">
      <w:pPr>
        <w:pStyle w:val="Paragrafoelenco"/>
        <w:numPr>
          <w:ilvl w:val="0"/>
          <w:numId w:val="45"/>
        </w:numPr>
      </w:pPr>
      <w:r w:rsidRPr="000001EB">
        <w:rPr>
          <w:b/>
          <w:bCs/>
        </w:rPr>
        <w:t>MAPPING_EXPLORER</w:t>
      </w:r>
      <w:r>
        <w:t>, se provengono dal medesimo framework;</w:t>
      </w:r>
    </w:p>
    <w:p w14:paraId="190389EE" w14:textId="4342275D" w:rsidR="000001EB" w:rsidRDefault="000001EB" w:rsidP="000001EB">
      <w:pPr>
        <w:pStyle w:val="Paragrafoelenco"/>
        <w:numPr>
          <w:ilvl w:val="0"/>
          <w:numId w:val="45"/>
        </w:numPr>
      </w:pPr>
      <w:r w:rsidRPr="000001EB">
        <w:rPr>
          <w:b/>
          <w:bCs/>
        </w:rPr>
        <w:t>CAPEC</w:t>
      </w:r>
      <w:r>
        <w:t>, se sono ottenute tramite la relazione tra CWE e CAPEC id;</w:t>
      </w:r>
    </w:p>
    <w:p w14:paraId="69C9420E" w14:textId="17A5BFFB" w:rsidR="000001EB" w:rsidRDefault="000001EB" w:rsidP="000001EB">
      <w:pPr>
        <w:pStyle w:val="Paragrafoelenco"/>
        <w:numPr>
          <w:ilvl w:val="0"/>
          <w:numId w:val="45"/>
        </w:numPr>
      </w:pPr>
      <w:r w:rsidRPr="000001EB">
        <w:rPr>
          <w:b/>
          <w:bCs/>
        </w:rPr>
        <w:t>REQUEST_CAPEC</w:t>
      </w:r>
      <w:r>
        <w:t xml:space="preserve">, </w:t>
      </w:r>
      <w:r w:rsidR="007F4FDC">
        <w:t>qual ora</w:t>
      </w:r>
      <w:r>
        <w:t xml:space="preserve"> la relazione sia ottenuta tramite la richiesta </w:t>
      </w:r>
      <w:r w:rsidR="00B8518B">
        <w:t>ad un LLM</w:t>
      </w:r>
      <w:r>
        <w:t xml:space="preserve"> delle TTPs relative ad un CAPEC;</w:t>
      </w:r>
    </w:p>
    <w:p w14:paraId="39009CDD" w14:textId="5C3E9BD5" w:rsidR="000001EB" w:rsidRDefault="000001EB" w:rsidP="000001EB">
      <w:pPr>
        <w:pStyle w:val="Paragrafoelenco"/>
        <w:numPr>
          <w:ilvl w:val="0"/>
          <w:numId w:val="45"/>
        </w:numPr>
      </w:pPr>
      <w:r w:rsidRPr="000001EB">
        <w:rPr>
          <w:b/>
          <w:bCs/>
        </w:rPr>
        <w:t>REQUEST_CWE</w:t>
      </w:r>
      <w:r>
        <w:t xml:space="preserve">, </w:t>
      </w:r>
      <w:r w:rsidR="007F4FDC">
        <w:t>qual ora</w:t>
      </w:r>
      <w:r>
        <w:t xml:space="preserve"> la relazione sia ottenuta tramite la richiesta </w:t>
      </w:r>
      <w:r w:rsidR="00B8518B">
        <w:t>ad un LLM</w:t>
      </w:r>
      <w:r>
        <w:t xml:space="preserve"> delle TTPs relative ad una CWE;</w:t>
      </w:r>
    </w:p>
    <w:p w14:paraId="1D7309DC" w14:textId="653620F7" w:rsidR="000001EB" w:rsidRDefault="000001EB" w:rsidP="000001EB">
      <w:pPr>
        <w:pStyle w:val="Paragrafoelenco"/>
        <w:numPr>
          <w:ilvl w:val="0"/>
          <w:numId w:val="45"/>
        </w:numPr>
      </w:pPr>
      <w:r w:rsidRPr="000001EB">
        <w:rPr>
          <w:b/>
          <w:bCs/>
        </w:rPr>
        <w:t>REQUEST_CVE</w:t>
      </w:r>
      <w:r>
        <w:t xml:space="preserve">, </w:t>
      </w:r>
      <w:r w:rsidR="007F4FDC">
        <w:t>qual ora</w:t>
      </w:r>
      <w:r>
        <w:t xml:space="preserve"> la relazione sia ottenuta tramite la richiesta </w:t>
      </w:r>
      <w:r w:rsidR="00B8518B">
        <w:t xml:space="preserve">ad un LLM </w:t>
      </w:r>
      <w:r>
        <w:t>delle TTPs relative ad una CVE.</w:t>
      </w:r>
    </w:p>
    <w:p w14:paraId="69EFE055" w14:textId="77777777" w:rsidR="00E73A85" w:rsidRDefault="00E73A85" w:rsidP="00531F81">
      <w:pPr>
        <w:jc w:val="center"/>
      </w:pPr>
      <w:r>
        <w:rPr>
          <w:noProof/>
        </w:rPr>
        <w:lastRenderedPageBreak/>
        <w:drawing>
          <wp:inline distT="0" distB="0" distL="0" distR="0" wp14:anchorId="26C8A9B9" wp14:editId="49296DA3">
            <wp:extent cx="4913078" cy="32607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360" r="7928"/>
                    <a:stretch/>
                  </pic:blipFill>
                  <pic:spPr bwMode="auto">
                    <a:xfrm>
                      <a:off x="0" y="0"/>
                      <a:ext cx="4933987" cy="3274662"/>
                    </a:xfrm>
                    <a:prstGeom prst="rect">
                      <a:avLst/>
                    </a:prstGeom>
                    <a:noFill/>
                    <a:ln>
                      <a:noFill/>
                    </a:ln>
                    <a:extLst>
                      <a:ext uri="{53640926-AAD7-44D8-BBD7-CCE9431645EC}">
                        <a14:shadowObscured xmlns:a14="http://schemas.microsoft.com/office/drawing/2010/main"/>
                      </a:ext>
                    </a:extLst>
                  </pic:spPr>
                </pic:pic>
              </a:graphicData>
            </a:graphic>
          </wp:inline>
        </w:drawing>
      </w:r>
    </w:p>
    <w:p w14:paraId="075C6E63" w14:textId="656A379F" w:rsidR="00E73A85" w:rsidRDefault="00E73A85" w:rsidP="00531F81">
      <w:pPr>
        <w:jc w:val="center"/>
      </w:pPr>
      <w:r>
        <w:t>Figura 2</w:t>
      </w:r>
      <w:r w:rsidR="00045351">
        <w:t>0</w:t>
      </w:r>
      <w:r>
        <w:t xml:space="preserve">: </w:t>
      </w:r>
      <w:r w:rsidR="00075848">
        <w:t>Approccio condizionale per il recupero del la relazione tra vulnerabilità e MITRE TTPs</w:t>
      </w:r>
    </w:p>
    <w:p w14:paraId="19B10B68" w14:textId="77777777" w:rsidR="00075848" w:rsidRDefault="00075848" w:rsidP="00531F81">
      <w:pPr>
        <w:jc w:val="center"/>
      </w:pPr>
    </w:p>
    <w:p w14:paraId="669FD391" w14:textId="3182044E" w:rsidR="005B4546" w:rsidRDefault="005B4546" w:rsidP="00531F81">
      <w:pPr>
        <w:jc w:val="center"/>
      </w:pPr>
      <w:r w:rsidRPr="005B4546">
        <w:drawing>
          <wp:inline distT="0" distB="0" distL="0" distR="0" wp14:anchorId="4FE5C8A6" wp14:editId="084319B8">
            <wp:extent cx="3390181" cy="193111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5323" cy="1934045"/>
                    </a:xfrm>
                    <a:prstGeom prst="rect">
                      <a:avLst/>
                    </a:prstGeom>
                  </pic:spPr>
                </pic:pic>
              </a:graphicData>
            </a:graphic>
          </wp:inline>
        </w:drawing>
      </w:r>
      <w:r w:rsidR="00531F81">
        <w:br/>
        <w:t>Figura 2</w:t>
      </w:r>
      <w:r w:rsidR="00045351">
        <w:t>1</w:t>
      </w:r>
      <w:r w:rsidR="00531F81">
        <w:t xml:space="preserve">: Esempio di salvataggio del mapping </w:t>
      </w:r>
      <w:r w:rsidR="00534B3A">
        <w:t>ottenuto tramite una richiesta al modello scelto</w:t>
      </w:r>
    </w:p>
    <w:p w14:paraId="4BB7DCA8" w14:textId="77777777" w:rsidR="005B4546" w:rsidRDefault="005B4546" w:rsidP="00BB5FD5"/>
    <w:p w14:paraId="44C1B597" w14:textId="4BB176B8" w:rsidR="00EA090F" w:rsidRDefault="0062770A" w:rsidP="00EA090F">
      <w:pPr>
        <w:jc w:val="center"/>
      </w:pPr>
      <w:r w:rsidRPr="0062770A">
        <w:rPr>
          <w:noProof/>
        </w:rPr>
        <w:lastRenderedPageBreak/>
        <w:drawing>
          <wp:inline distT="0" distB="0" distL="0" distR="0" wp14:anchorId="72244FA0" wp14:editId="203257F0">
            <wp:extent cx="3182015" cy="454574"/>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brightnessContrast bright="20000" contrast="-40000"/>
                              </a14:imgEffect>
                            </a14:imgLayer>
                          </a14:imgProps>
                        </a:ext>
                      </a:extLst>
                    </a:blip>
                    <a:stretch>
                      <a:fillRect/>
                    </a:stretch>
                  </pic:blipFill>
                  <pic:spPr>
                    <a:xfrm>
                      <a:off x="0" y="0"/>
                      <a:ext cx="3187615" cy="455374"/>
                    </a:xfrm>
                    <a:prstGeom prst="rect">
                      <a:avLst/>
                    </a:prstGeom>
                  </pic:spPr>
                </pic:pic>
              </a:graphicData>
            </a:graphic>
          </wp:inline>
        </w:drawing>
      </w:r>
      <w:r w:rsidR="00EA090F">
        <w:br/>
        <w:t xml:space="preserve">Figura 20: </w:t>
      </w:r>
      <w:r w:rsidR="00EA090F" w:rsidRPr="0048782A">
        <w:t>Struttura del package</w:t>
      </w:r>
      <w:r w:rsidR="00EA090F" w:rsidRPr="0048782A">
        <w:br/>
      </w:r>
      <w:r w:rsidR="00EA090F" w:rsidRPr="00780237">
        <w:rPr>
          <w:i/>
          <w:iCs/>
        </w:rPr>
        <w:t>/stix&amp;vulnerability</w:t>
      </w:r>
      <w:r w:rsidR="00EA090F" w:rsidRPr="00B574B1">
        <w:rPr>
          <w:i/>
          <w:iCs/>
        </w:rPr>
        <w:t>/src/</w:t>
      </w:r>
      <w:r w:rsidR="00FD05A5">
        <w:rPr>
          <w:i/>
          <w:iCs/>
        </w:rPr>
        <w:t>dataProvider</w:t>
      </w:r>
      <w:r w:rsidR="00EA090F" w:rsidRPr="00BF74C8">
        <w:rPr>
          <w:i/>
          <w:iCs/>
        </w:rPr>
        <w:t>/</w:t>
      </w:r>
      <w:r w:rsidR="00EA090F">
        <w:rPr>
          <w:i/>
          <w:iCs/>
        </w:rPr>
        <w:t>container</w:t>
      </w:r>
      <w:r w:rsidR="00EA090F" w:rsidRPr="00130BC0">
        <w:rPr>
          <w:i/>
          <w:iCs/>
        </w:rPr>
        <w:t>/vulnerabilityContainer</w:t>
      </w:r>
    </w:p>
    <w:p w14:paraId="58711498" w14:textId="08C16E91" w:rsidR="00130BC0" w:rsidRDefault="00130BC0" w:rsidP="00876EDC">
      <w:pPr>
        <w:pStyle w:val="Titolo6"/>
      </w:pPr>
      <w:r>
        <w:t>Prima strada intrapresa – Modelli pre</w:t>
      </w:r>
      <w:r w:rsidR="00AA1837">
        <w:t>-</w:t>
      </w:r>
      <w:r>
        <w:t>addestrati</w:t>
      </w:r>
    </w:p>
    <w:p w14:paraId="0F46216A" w14:textId="1140CF54" w:rsidR="00CB2598" w:rsidRDefault="00130BC0" w:rsidP="00CB2598">
      <w:r>
        <w:t xml:space="preserve">La prima strada intrapresa è stata quella di utilizzare </w:t>
      </w:r>
      <w:r w:rsidR="00B8518B">
        <w:t xml:space="preserve">come LLM </w:t>
      </w:r>
      <w:r>
        <w:t>uno dei modelli di machine learning descritti a stato dell’arte.</w:t>
      </w:r>
      <w:r w:rsidR="00CB2598" w:rsidRPr="006E13B2">
        <w:t xml:space="preserve"> </w:t>
      </w:r>
      <w:r w:rsidR="00CB2598">
        <w:t>Al fine di individuare il miglior modello</w:t>
      </w:r>
      <w:r>
        <w:t xml:space="preserve">, </w:t>
      </w:r>
      <w:r w:rsidR="00B8518B">
        <w:t xml:space="preserve">ne </w:t>
      </w:r>
      <w:r w:rsidR="00CB2598">
        <w:t>sono stati testai vari tra quelli descritti allo Stato dell’Arte come SecureBERT e ATT&amp;CK-BERT</w:t>
      </w:r>
      <w:r>
        <w:t>. Tuttavia,</w:t>
      </w:r>
      <w:r w:rsidR="00CB2598">
        <w:t xml:space="preserve"> come precedentemente spiegato le loro limitazioni non permettono il loro utilizzo nello sviluppo di questo applicativo. Infatti sulla base delle relazioni già conosciute tramite il framewrok MAPPING EXPLORER, in fase di testing sono stati riscontrati un numero troppo elevato di falsi positivi</w:t>
      </w:r>
      <w:r w:rsidR="00CB2598">
        <w:rPr>
          <w:rStyle w:val="Rimandonotaapidipagina"/>
        </w:rPr>
        <w:footnoteReference w:id="31"/>
      </w:r>
      <w:r w:rsidR="00CB2598">
        <w:t xml:space="preserve"> e falsi negativi</w:t>
      </w:r>
      <w:r w:rsidR="00CB2598">
        <w:rPr>
          <w:rStyle w:val="Rimandonotaapidipagina"/>
        </w:rPr>
        <w:footnoteReference w:id="32"/>
      </w:r>
      <w:r w:rsidR="00CB2598">
        <w:t>.</w:t>
      </w:r>
    </w:p>
    <w:p w14:paraId="29B5EACF" w14:textId="023E38B4" w:rsidR="00130BC0" w:rsidRDefault="00130BC0" w:rsidP="00876EDC">
      <w:pPr>
        <w:pStyle w:val="Titolo6"/>
      </w:pPr>
      <w:r>
        <w:t>Seconda strada intrapresa – Utilizzo di generative AI</w:t>
      </w:r>
    </w:p>
    <w:p w14:paraId="42FF2A44" w14:textId="2DCC2136" w:rsidR="00182917" w:rsidRDefault="00182917" w:rsidP="00CB2598">
      <w:r>
        <w:lastRenderedPageBreak/>
        <w:t>La seconda soluzione prevede l’utilizzo di una IA</w:t>
      </w:r>
      <w:r>
        <w:rPr>
          <w:rStyle w:val="Rimandonotaapidipagina"/>
        </w:rPr>
        <w:footnoteReference w:id="33"/>
      </w:r>
      <w:r>
        <w:t xml:space="preserve"> generativa, tra quelle esistenti è stata scelta </w:t>
      </w:r>
      <w:r w:rsidRPr="00B8518B">
        <w:rPr>
          <w:b/>
          <w:bCs/>
        </w:rPr>
        <w:t>GPT</w:t>
      </w:r>
      <w:r w:rsidR="00B8518B" w:rsidRPr="00B8518B">
        <w:rPr>
          <w:b/>
          <w:bCs/>
        </w:rPr>
        <w:t>4o</w:t>
      </w:r>
      <w:r>
        <w:t xml:space="preserve"> di OPENAI, ottenuta</w:t>
      </w:r>
      <w:r w:rsidR="00B8518B">
        <w:t xml:space="preserve"> e distribuita</w:t>
      </w:r>
      <w:r>
        <w:t xml:space="preserve"> tramite Microsoft Azure.</w:t>
      </w:r>
    </w:p>
    <w:p w14:paraId="6A39DEFA" w14:textId="2DFDBAE1" w:rsidR="00182917" w:rsidRDefault="00182917" w:rsidP="00CB2598">
      <w:r>
        <w:t xml:space="preserve">Per ottenere le relazioni tra TTPs e CVE/CWE per ogni </w:t>
      </w:r>
      <w:r w:rsidR="00AA1837">
        <w:t>mappatura</w:t>
      </w:r>
      <w:r>
        <w:t xml:space="preserve"> vengono effettuate 2 richieste a</w:t>
      </w:r>
      <w:r w:rsidR="00B8518B">
        <w:t>ll’IA generativa</w:t>
      </w:r>
      <w:r>
        <w:t>:</w:t>
      </w:r>
    </w:p>
    <w:p w14:paraId="69120BF0" w14:textId="04E21A4E" w:rsidR="00182917" w:rsidRDefault="00182917" w:rsidP="00182917">
      <w:pPr>
        <w:pStyle w:val="Paragrafoelenco"/>
        <w:numPr>
          <w:ilvl w:val="0"/>
          <w:numId w:val="39"/>
        </w:numPr>
      </w:pPr>
      <w:r>
        <w:t xml:space="preserve">La </w:t>
      </w:r>
      <w:r w:rsidRPr="00854E32">
        <w:rPr>
          <w:b/>
          <w:bCs/>
        </w:rPr>
        <w:t>prima</w:t>
      </w:r>
      <w:r>
        <w:t xml:space="preserve"> permette di determinare il dominio a cui la </w:t>
      </w:r>
      <w:r w:rsidR="00AA1837">
        <w:t>vulnerabilità</w:t>
      </w:r>
      <w:r>
        <w:t xml:space="preserve"> si riferisce tra i seguenti: Enterprise, ICS, Mobile e </w:t>
      </w:r>
      <w:r w:rsidR="00B8518B">
        <w:t>Adversarial Machine Learning</w:t>
      </w:r>
      <w:r w:rsidR="00EA090F">
        <w:t>.</w:t>
      </w:r>
    </w:p>
    <w:p w14:paraId="48718CB7" w14:textId="4027D16C" w:rsidR="00066D7B" w:rsidRDefault="00066D7B" w:rsidP="00066D7B">
      <w:pPr>
        <w:pStyle w:val="Paragrafoelenco"/>
        <w:numPr>
          <w:ilvl w:val="0"/>
          <w:numId w:val="39"/>
        </w:numPr>
      </w:pPr>
      <w:r>
        <w:t xml:space="preserve">La </w:t>
      </w:r>
      <w:r w:rsidRPr="00854E32">
        <w:rPr>
          <w:b/>
          <w:bCs/>
        </w:rPr>
        <w:t>seconda</w:t>
      </w:r>
      <w:r>
        <w:t xml:space="preserve"> richiesta utilizza la risposta ottenuta dal primo prompt per definire quale query effettuare. In base al dominio ottenuto precedentemente, viene fornito al modello un prompt che, </w:t>
      </w:r>
      <w:r w:rsidR="00B8518B">
        <w:t>tramite il ruolo di</w:t>
      </w:r>
      <w:r>
        <w:t xml:space="preserve"> "system", include tutti gli attack-patterns conosciuti per quel dominio</w:t>
      </w:r>
      <w:r w:rsidR="00B8518B">
        <w:t>, ognuno con il proprio ID, nome e primo paragrafo della descrizione in modo da fornire al modello le conoscenze necessarie per cercare la relazione</w:t>
      </w:r>
      <w:r>
        <w:t>. Contestualmente, come "user", viene fornita la descrizione della vulnerabilità, chiedendo al modello di restituire, in un formato JSON, la lista degli attack-patterns correlati.</w:t>
      </w:r>
    </w:p>
    <w:p w14:paraId="507315A1" w14:textId="1C3459AF" w:rsidR="00EA090F" w:rsidRDefault="00066D7B" w:rsidP="00CB2598">
      <w:r>
        <w:t>Utilizzando quindi questi prompts</w:t>
      </w:r>
      <w:r w:rsidR="00EA090F">
        <w:t>, è possibile generare</w:t>
      </w:r>
      <w:r w:rsidR="00CB2598" w:rsidRPr="006E13B2">
        <w:t xml:space="preserve"> una nuova mappatura, la quale verrà successivamente </w:t>
      </w:r>
      <w:r w:rsidR="00CB2598" w:rsidRPr="00E0665B">
        <w:t>salvata</w:t>
      </w:r>
      <w:r w:rsidR="00CB2598" w:rsidRPr="006E13B2">
        <w:t xml:space="preserve"> nel</w:t>
      </w:r>
      <w:r w:rsidR="0065461B">
        <w:t>l’apposito file JSON in base all’approccio precedentemente descritto</w:t>
      </w:r>
      <w:r w:rsidR="00CB2598" w:rsidRPr="006E13B2">
        <w:t xml:space="preserve">. Di </w:t>
      </w:r>
      <w:r w:rsidR="00CB2598" w:rsidRPr="006E13B2">
        <w:lastRenderedPageBreak/>
        <w:t xml:space="preserve">conseguenza, le ricerche future della stessa vulnerabilità risulteranno </w:t>
      </w:r>
      <w:r w:rsidR="0065461B">
        <w:t>meno computazionalmente costose</w:t>
      </w:r>
      <w:r w:rsidR="00CB2598" w:rsidRPr="006E13B2">
        <w:t>, grazie alla disponibilità immediata della correlazione precedentemente determinata.</w:t>
      </w:r>
    </w:p>
    <w:p w14:paraId="0309770A" w14:textId="092279CC" w:rsidR="003B5406" w:rsidRDefault="003B5406" w:rsidP="00CB2598">
      <w:r w:rsidRPr="0065461B">
        <w:rPr>
          <w:highlight w:val="yellow"/>
        </w:rPr>
        <w:t>------INSERIRE TEST PER DIRE CHE GPT è UNA BUONA SCELTA</w:t>
      </w:r>
    </w:p>
    <w:p w14:paraId="3510C48E" w14:textId="48D4B6A9" w:rsidR="00066D7B" w:rsidRDefault="00066D7B" w:rsidP="00E9364E">
      <w:pPr>
        <w:pStyle w:val="Titolo4"/>
      </w:pPr>
      <w:r>
        <w:t>gptAPI</w:t>
      </w:r>
    </w:p>
    <w:p w14:paraId="6253370B" w14:textId="09436247" w:rsidR="00ED4284" w:rsidRDefault="00ED4284" w:rsidP="00ED4284">
      <w:r>
        <w:t>Per ottenere una nuova relazione, come precedentemente descritto, viene utilizzato il modulo gptAPI. Questo modulo consente di comunicare con il modello distribuito tramite Microsoft Azure, nello specifico gpt-</w:t>
      </w:r>
      <w:r w:rsidR="0065461B">
        <w:t>4o</w:t>
      </w:r>
      <w:r>
        <w:t>. L’unic</w:t>
      </w:r>
      <w:r w:rsidR="00854E32">
        <w:t>a</w:t>
      </w:r>
      <w:r>
        <w:t xml:space="preserve"> classe presente in questo modulo, </w:t>
      </w:r>
      <w:r w:rsidRPr="00ED4284">
        <w:rPr>
          <w:b/>
          <w:bCs/>
        </w:rPr>
        <w:t>GPT_API</w:t>
      </w:r>
      <w:r>
        <w:t>, presenta le funzioni per effettuare l'esecuzione delle due query descritte in precedenza.</w:t>
      </w:r>
    </w:p>
    <w:p w14:paraId="4EA44E29" w14:textId="07373E3C" w:rsidR="00C77CF1" w:rsidRDefault="00C77CF1" w:rsidP="00E9364E">
      <w:pPr>
        <w:pStyle w:val="Titolo4"/>
      </w:pPr>
      <w:r>
        <w:t xml:space="preserve">PDF </w:t>
      </w:r>
      <w:r w:rsidR="00AE24D3">
        <w:t>Utility</w:t>
      </w:r>
    </w:p>
    <w:p w14:paraId="0E81D0D0" w14:textId="36CD7F52" w:rsidR="00AE24D3" w:rsidRDefault="00C77CF1" w:rsidP="00C77CF1">
      <w:r>
        <w:t xml:space="preserve">Nel container in questione vi è anche un </w:t>
      </w:r>
      <w:r w:rsidR="00C95B1D">
        <w:t xml:space="preserve">modulo </w:t>
      </w:r>
      <w:r>
        <w:t>che incapsula</w:t>
      </w:r>
      <w:r w:rsidR="00AE24D3">
        <w:t xml:space="preserve"> la manipolazione dei file in formato </w:t>
      </w:r>
      <w:r w:rsidR="009E19E8">
        <w:t>PDF</w:t>
      </w:r>
      <w:r w:rsidR="00AE24D3">
        <w:t>. In questo modulo vi sono 2 sotto moduli.</w:t>
      </w:r>
    </w:p>
    <w:p w14:paraId="6EA011FC" w14:textId="1B96EDE7" w:rsidR="00AE24D3" w:rsidRDefault="00AE24D3" w:rsidP="00AE24D3">
      <w:pPr>
        <w:pStyle w:val="Titolo5"/>
      </w:pPr>
      <w:r>
        <w:t>PDF Generation</w:t>
      </w:r>
    </w:p>
    <w:p w14:paraId="5E1B8061" w14:textId="2ED6514B" w:rsidR="00C77CF1" w:rsidRDefault="00062C24" w:rsidP="00C77CF1">
      <w:r w:rsidRPr="00062C24">
        <w:rPr>
          <w:b/>
          <w:bCs/>
        </w:rPr>
        <w:t xml:space="preserve">Pdf </w:t>
      </w:r>
      <w:r w:rsidR="00367BEA">
        <w:rPr>
          <w:b/>
          <w:bCs/>
        </w:rPr>
        <w:t>Ge</w:t>
      </w:r>
      <w:r w:rsidRPr="00062C24">
        <w:rPr>
          <w:b/>
          <w:bCs/>
        </w:rPr>
        <w:t>neration</w:t>
      </w:r>
      <w:r>
        <w:t xml:space="preserve"> incapsula il comportamento</w:t>
      </w:r>
      <w:r w:rsidR="00C77CF1">
        <w:t xml:space="preserve"> della libreria </w:t>
      </w:r>
      <w:r w:rsidR="00C77CF1" w:rsidRPr="00C77CF1">
        <w:rPr>
          <w:b/>
          <w:bCs/>
        </w:rPr>
        <w:t>pdfkit</w:t>
      </w:r>
      <w:r w:rsidR="00C77CF1">
        <w:t>,</w:t>
      </w:r>
      <w:r w:rsidR="00AE24D3">
        <w:t xml:space="preserve"> </w:t>
      </w:r>
      <w:r w:rsidR="00C77CF1">
        <w:t>la quale</w:t>
      </w:r>
      <w:r>
        <w:t>,</w:t>
      </w:r>
      <w:r w:rsidR="00C77CF1">
        <w:t xml:space="preserve"> tramite l’utilizzo del package </w:t>
      </w:r>
      <w:r w:rsidR="00C77CF1" w:rsidRPr="00C77CF1">
        <w:rPr>
          <w:b/>
          <w:bCs/>
        </w:rPr>
        <w:t>wkhtmltopd</w:t>
      </w:r>
      <w:r>
        <w:rPr>
          <w:b/>
          <w:bCs/>
        </w:rPr>
        <w:t>f</w:t>
      </w:r>
      <w:r>
        <w:t>, permette</w:t>
      </w:r>
      <w:r w:rsidRPr="00062C24">
        <w:t xml:space="preserve"> </w:t>
      </w:r>
      <w:r>
        <w:t>permette</w:t>
      </w:r>
      <w:r w:rsidR="00C77CF1">
        <w:t xml:space="preserve"> di generare un file in formato .pdf partendo dal formato HTML. Questa funzionalità viene utilizzata per andare a generare un report che dato un’insieme di attack-patterns riscontrati, </w:t>
      </w:r>
      <w:r w:rsidR="00C77CF1">
        <w:lastRenderedPageBreak/>
        <w:t>permette di ottenere la probabilità con cui si sta subendo un attacco informatico da parte degli Instrusion Set conosciuti.</w:t>
      </w:r>
    </w:p>
    <w:p w14:paraId="57D61CEE" w14:textId="6BD9A237" w:rsidR="00062C24" w:rsidRDefault="00062C24" w:rsidP="00062C24">
      <w:pPr>
        <w:pStyle w:val="Titolo5"/>
      </w:pPr>
      <w:r>
        <w:t>PDF Extraction</w:t>
      </w:r>
    </w:p>
    <w:p w14:paraId="1730FD83" w14:textId="2A3B3903" w:rsidR="00062C24" w:rsidRPr="00367BEA" w:rsidRDefault="00367BEA" w:rsidP="00062C24">
      <w:r>
        <w:rPr>
          <w:b/>
          <w:bCs/>
        </w:rPr>
        <w:t xml:space="preserve">PDF Extraction </w:t>
      </w:r>
      <w:r>
        <w:t xml:space="preserve">integra il comportamento della libreria </w:t>
      </w:r>
      <w:r>
        <w:rPr>
          <w:b/>
          <w:bCs/>
        </w:rPr>
        <w:t>pypdf</w:t>
      </w:r>
      <w:r>
        <w:t>. La libreria in question viene utilizzata per andare a estrarre il testo ada un file in formato PDF. Questa funzionalità permette di andare ad implementare la funzione lettura di un CTI report ed estrazione delle vulnerabilità in esso.</w:t>
      </w:r>
    </w:p>
    <w:p w14:paraId="6A6F15EF" w14:textId="597E24CD" w:rsidR="00876EDC" w:rsidRDefault="00876EDC" w:rsidP="00876EDC">
      <w:pPr>
        <w:pStyle w:val="Titolo4"/>
      </w:pPr>
      <w:r>
        <w:t>Interfaccia per cvwelib</w:t>
      </w:r>
    </w:p>
    <w:p w14:paraId="6D36FC8F" w14:textId="0A98138B" w:rsidR="00876EDC" w:rsidRPr="00876EDC" w:rsidRDefault="00876EDC" w:rsidP="00876EDC">
      <w:r>
        <w:t>All’interno di stix&amp;vulnerability è presente anche un modulo che ha il compito di fornire un’interfaccia per effettuare le query ed ottenere le vulnerabilità dalla libreria cvwelib</w:t>
      </w:r>
      <w:r w:rsidR="006A2741">
        <w:t xml:space="preserve"> (figura 21)</w:t>
      </w:r>
      <w:r>
        <w:t xml:space="preserve">, tramite i moduli </w:t>
      </w:r>
      <w:r w:rsidRPr="00876EDC">
        <w:rPr>
          <w:b/>
          <w:bCs/>
        </w:rPr>
        <w:t>CVE.py</w:t>
      </w:r>
      <w:r>
        <w:t xml:space="preserve"> e </w:t>
      </w:r>
      <w:r w:rsidRPr="00876EDC">
        <w:rPr>
          <w:b/>
          <w:bCs/>
        </w:rPr>
        <w:t>CWE.py</w:t>
      </w:r>
      <w:r>
        <w:t xml:space="preserve">. </w:t>
      </w:r>
      <w:r w:rsidRPr="00876EDC">
        <w:t>Questo approccio offre diversi vantaggi significativi. In primo luogo, centralizzando l'accesso alle informazioni sulle vulnerabilità, si semplifica notevolmente il processo di recupero dei dati, rendendo più efficiente l'interazione con il sistema. Gli utenti possono facilmente effettuare query specifiche senza dover comprendere la complessità interna del modulo cvwelib.</w:t>
      </w:r>
    </w:p>
    <w:p w14:paraId="7183E086" w14:textId="77777777" w:rsidR="00876EDC" w:rsidRPr="00876EDC" w:rsidRDefault="00876EDC" w:rsidP="00876EDC">
      <w:r w:rsidRPr="00876EDC">
        <w:t xml:space="preserve">Inoltre, questo modulo di interfaccia permette una maggiore flessibilità nell'aggiornamento e nella manutenzione del sistema. Qualsiasi cambiamento nella struttura dei dati o nelle fonti di aggiornamento può essere gestito all'interno del modulo cvwelib </w:t>
      </w:r>
      <w:r w:rsidRPr="00876EDC">
        <w:lastRenderedPageBreak/>
        <w:t>senza influenzare gli utenti finali o altre parti del sistema. Questo separa chiaramente le responsabilità e facilita la gestione del codice.</w:t>
      </w:r>
    </w:p>
    <w:p w14:paraId="6B4973AE" w14:textId="2BF44587" w:rsidR="00876EDC" w:rsidRDefault="00876EDC" w:rsidP="00876EDC">
      <w:r w:rsidRPr="00876EDC">
        <w:t>Un altro vantaggio è la possibilità di estendere le funzionalità del sistema. Con un modulo dedicato all'interfaccia delle query, diventa più semplice aggiungere nuove fonti di dati o implementare nuove funzionalità di ricerca e filtraggio senza dover riscrivere o modificare significativamente altre parti del sistema.</w:t>
      </w:r>
    </w:p>
    <w:p w14:paraId="551C16D2" w14:textId="1647BF2C" w:rsidR="00876EDC" w:rsidRDefault="00876EDC" w:rsidP="00876EDC">
      <w:r>
        <w:t>Pertanto questa organizzazione modulare migliora la scalabilità e la robustezza del sistema, consentendo di effettuare test e debug in modo più efficace.</w:t>
      </w:r>
    </w:p>
    <w:p w14:paraId="2E89D464" w14:textId="2A5E2D38" w:rsidR="00E9364E" w:rsidRDefault="00E9364E" w:rsidP="00E9364E">
      <w:pPr>
        <w:pStyle w:val="Titolo3"/>
      </w:pPr>
      <w:r>
        <w:t>Data Acces API</w:t>
      </w:r>
    </w:p>
    <w:p w14:paraId="21D30A80" w14:textId="6E59C395" w:rsidR="00A10688" w:rsidRPr="00A10688" w:rsidRDefault="00A10688" w:rsidP="008B2DF8">
      <w:r>
        <w:t xml:space="preserve">La struttura del package </w:t>
      </w:r>
      <w:r w:rsidRPr="008B2DF8">
        <w:rPr>
          <w:b/>
          <w:bCs/>
        </w:rPr>
        <w:t>dataAccessAPI</w:t>
      </w:r>
      <w:r>
        <w:t xml:space="preserve"> è organizzat</w:t>
      </w:r>
      <w:r w:rsidR="008B2DF8">
        <w:t>o</w:t>
      </w:r>
      <w:r>
        <w:t xml:space="preserve"> per facilitare l’accesso e la manipolazione dei dati, rendendoli più leggibili e facilmente utilizzabili dagli altri componenti del sistema.</w:t>
      </w:r>
    </w:p>
    <w:p w14:paraId="414DAD1E" w14:textId="077D544D" w:rsidR="00A10688" w:rsidRPr="00A10688" w:rsidRDefault="00A10688" w:rsidP="00A10688">
      <w:pPr>
        <w:jc w:val="center"/>
      </w:pPr>
      <w:r w:rsidRPr="00A10688">
        <w:rPr>
          <w:noProof/>
        </w:rPr>
        <w:lastRenderedPageBreak/>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21: Struttura del package</w:t>
      </w:r>
      <w:r>
        <w:br/>
      </w:r>
      <w:r w:rsidRPr="00780237">
        <w:rPr>
          <w:i/>
          <w:iCs/>
        </w:rPr>
        <w:t>/stix&amp;vulnerability</w:t>
      </w:r>
      <w:r w:rsidRPr="00B574B1">
        <w:rPr>
          <w:i/>
          <w:iCs/>
        </w:rPr>
        <w:t>/src/</w:t>
      </w:r>
      <w:r>
        <w:rPr>
          <w:i/>
          <w:iCs/>
        </w:rPr>
        <w:t>dataAccesAPI/</w:t>
      </w:r>
    </w:p>
    <w:p w14:paraId="255279F9" w14:textId="63EC1E7C" w:rsidR="001E3861" w:rsidRDefault="001E3861" w:rsidP="00E9364E">
      <w:pPr>
        <w:pStyle w:val="Titolo2"/>
      </w:pPr>
      <w:r>
        <w:t>c</w:t>
      </w:r>
      <w:r w:rsidR="00ED4284">
        <w:t>vwelib</w:t>
      </w:r>
    </w:p>
    <w:p w14:paraId="237042D8" w14:textId="70FFFDD3" w:rsidR="00066D7B" w:rsidRDefault="00255D24" w:rsidP="00255D24">
      <w:r>
        <w:t xml:space="preserve">Questo container fornisce le API per ottenere le informazioni delle vulnerabilità (CVE e CWE). Il container include un server flask che mette a disposizione la libreria </w:t>
      </w:r>
      <w:r w:rsidRPr="00255D24">
        <w:rPr>
          <w:b/>
          <w:bCs/>
        </w:rPr>
        <w:t>cvwelib</w:t>
      </w:r>
      <w:r>
        <w:rPr>
          <w:b/>
          <w:bCs/>
        </w:rPr>
        <w:t xml:space="preserve"> </w:t>
      </w:r>
      <w:r>
        <w:t>[</w:t>
      </w:r>
      <w:r w:rsidRPr="00213643">
        <w:t>35</w:t>
      </w:r>
      <w:r>
        <w:t xml:space="preserve">]. La libreria in quesitone, verifica </w:t>
      </w:r>
      <w:r w:rsidR="00496220">
        <w:t>ogni giorno all’orario 00:30</w:t>
      </w:r>
      <w:r>
        <w:t xml:space="preserve"> la presenza di aggionramenti dei dati riguardanti CVE e CWE</w:t>
      </w:r>
      <w:r w:rsidR="00603953">
        <w:t xml:space="preserve"> (ai seguenti repository </w:t>
      </w:r>
      <w:hyperlink r:id="rId39" w:history="1">
        <w:r w:rsidR="00603953" w:rsidRPr="00854E32">
          <w:rPr>
            <w:rStyle w:val="Collegamentoipertestuale"/>
            <w:color w:val="auto"/>
            <w:u w:val="none"/>
          </w:rPr>
          <w:t>https://cwe.mitre.org/data/xml/cwec_latest.xml.zip</w:t>
        </w:r>
      </w:hyperlink>
      <w:r w:rsidR="00603953">
        <w:t xml:space="preserve"> e </w:t>
      </w:r>
      <w:hyperlink r:id="rId40" w:history="1">
        <w:r w:rsidR="00603953" w:rsidRPr="00854E32">
          <w:rPr>
            <w:rStyle w:val="Collegamentoipertestuale"/>
            <w:color w:val="auto"/>
            <w:u w:val="none"/>
          </w:rPr>
          <w:t>https://github.com/fkie-cad/nvd-json-data-feeds/releases/latest/download/CVE-Modified.json.xz</w:t>
        </w:r>
      </w:hyperlink>
      <w:r w:rsidR="00603953">
        <w:t>)</w:t>
      </w:r>
      <w:r>
        <w:t>,</w:t>
      </w:r>
      <w:r w:rsidR="00496220">
        <w:t xml:space="preserve"> visto che dallo storico delle commit ai repository è visibile che i nuovi dati vengono caricati all’orario 00:00 di ogni giorno, facendo ciò è possibile </w:t>
      </w:r>
      <w:r>
        <w:t xml:space="preserve">aggiornare i dati locali secondo la nuova conoscenza della CTI community. </w:t>
      </w:r>
    </w:p>
    <w:p w14:paraId="03DD5F00" w14:textId="16B55FEF" w:rsidR="009F0546" w:rsidRDefault="009F0546" w:rsidP="00E9364E">
      <w:pPr>
        <w:pStyle w:val="Titolo3"/>
      </w:pPr>
      <w:r>
        <w:lastRenderedPageBreak/>
        <w:t>Struttura della libreria</w:t>
      </w:r>
    </w:p>
    <w:p w14:paraId="1FF76D4A" w14:textId="46C21D8B" w:rsidR="00A44E59" w:rsidRPr="00A44E59" w:rsidRDefault="00A44E59" w:rsidP="00A44E59">
      <w:r w:rsidRPr="00A44E59">
        <w:t>All'interno di ques</w:t>
      </w:r>
      <w:r>
        <w:t>ta libreria</w:t>
      </w:r>
      <w:r w:rsidR="009F0546">
        <w:t xml:space="preserve"> (figura 2</w:t>
      </w:r>
      <w:r w:rsidR="00A10688">
        <w:t>2</w:t>
      </w:r>
      <w:r w:rsidR="009F0546">
        <w:t>)</w:t>
      </w:r>
      <w:r w:rsidRPr="00A44E59">
        <w:t>, troviamo diversi moduli che svolgono funzioni specifiche:</w:t>
      </w:r>
    </w:p>
    <w:p w14:paraId="722870EB" w14:textId="5F6AE215"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cwelib/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nvdlib/ si occupa delle operazioni relative alle Common Vulnerabilities and Exposures (CVE), incluso il controllo e il download dei dati dal repository NVD (National Vulnerability Database).</w:t>
      </w:r>
    </w:p>
    <w:p w14:paraId="2E525A65" w14:textId="2D818F8B" w:rsidR="00A44E59" w:rsidRDefault="00A44E59" w:rsidP="00A44E59">
      <w:pPr>
        <w:numPr>
          <w:ilvl w:val="0"/>
          <w:numId w:val="40"/>
        </w:numPr>
      </w:pPr>
      <w:r w:rsidRPr="00A44E59">
        <w:t xml:space="preserve">Il modulo </w:t>
      </w:r>
      <w:r w:rsidRPr="00A44E59">
        <w:rPr>
          <w:b/>
          <w:bCs/>
        </w:rPr>
        <w:t>CWEPrettify.py</w:t>
      </w:r>
      <w:r w:rsidRPr="00A44E59">
        <w:t xml:space="preserve"> nella directory utils/ è utilizzato per convertire i dati CWE dal formato XML al formato JSON, rendendoli più leggibili e facilmente utilizzabili.</w:t>
      </w:r>
    </w:p>
    <w:p w14:paraId="5E6C9A37" w14:textId="61B1BB24" w:rsidR="00A44E59" w:rsidRPr="00A44E59" w:rsidRDefault="00A44E59" w:rsidP="00A44E59">
      <w:pPr>
        <w:numPr>
          <w:ilvl w:val="0"/>
          <w:numId w:val="40"/>
        </w:numPr>
      </w:pPr>
      <w:r>
        <w:t xml:space="preserve">Infine il modulo </w:t>
      </w:r>
      <w:r w:rsidRPr="009F0546">
        <w:rPr>
          <w:b/>
          <w:bCs/>
        </w:rPr>
        <w:t>cvwelib.py</w:t>
      </w:r>
      <w:r>
        <w:t xml:space="preserve"> definisce le funzioni che svolgono il ruolo di interfaccia di accesso per effettuare le query al server flask.</w:t>
      </w:r>
    </w:p>
    <w:p w14:paraId="1DE873F2" w14:textId="6331DC61" w:rsidR="005B244A" w:rsidRDefault="005B244A" w:rsidP="00A44E59">
      <w:pPr>
        <w:jc w:val="center"/>
        <w:rPr>
          <w:i/>
          <w:iCs/>
        </w:rPr>
      </w:pPr>
      <w:r w:rsidRPr="005B244A">
        <w:rPr>
          <w:noProof/>
        </w:rPr>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A10688">
        <w:t>2</w:t>
      </w:r>
      <w:r>
        <w:t xml:space="preserve">: Struttura del </w:t>
      </w:r>
      <w:r w:rsidRPr="005B244A">
        <w:t>package</w:t>
      </w:r>
      <w:r w:rsidR="00A44E59">
        <w:br/>
      </w:r>
      <w:r>
        <w:rPr>
          <w:i/>
          <w:iCs/>
        </w:rPr>
        <w:t>/cvwelib</w:t>
      </w:r>
    </w:p>
    <w:p w14:paraId="13E178CA" w14:textId="1CBE46B3" w:rsidR="009F0546" w:rsidRDefault="009F0546" w:rsidP="00E9364E">
      <w:pPr>
        <w:pStyle w:val="Titolo3"/>
      </w:pPr>
      <w:r>
        <w:lastRenderedPageBreak/>
        <w:t xml:space="preserve">Vantaggio rispetto </w:t>
      </w:r>
      <w:r w:rsidR="003B5406">
        <w:t xml:space="preserve">alle </w:t>
      </w:r>
      <w:r>
        <w:t>N</w:t>
      </w:r>
      <w:r w:rsidR="003B5406">
        <w:t>IST API</w:t>
      </w:r>
    </w:p>
    <w:p w14:paraId="78ABD6EE" w14:textId="47A66E41" w:rsidR="009F0546" w:rsidRDefault="009F0546" w:rsidP="009F0546">
      <w:r>
        <w:t>Per sviluppare l’applicativo in question è stata utilizzata questa libreria e non quella ufficiale rilasciata dal NIST</w:t>
      </w:r>
      <w:r w:rsidR="003B5406">
        <w:t xml:space="preserve"> [36]</w:t>
      </w:r>
      <w:r>
        <w:t xml:space="preserve"> poiché, quest’ultima pone dei limiti di richiesta quando si effettuano ripetute query in lassi di tempi minimi e inoltre non permette di ottenre le informazioni riguardanti le CWE, ma solo quelle relative alle CVE. Inoltre essendo un server locale permette dei tempi di risposta più che ridotti rispetto alle API rilasciate dal NIST.</w:t>
      </w:r>
    </w:p>
    <w:p w14:paraId="56E09D69" w14:textId="06DD96CC" w:rsidR="003B5406" w:rsidRDefault="003B5406" w:rsidP="00E9364E">
      <w:pPr>
        <w:pStyle w:val="Titolo2"/>
      </w:pPr>
      <w:r>
        <w:t>webInterface</w:t>
      </w:r>
    </w:p>
    <w:p w14:paraId="7DEECC93" w14:textId="185FF83F" w:rsidR="003B5406" w:rsidRDefault="00E26D0C" w:rsidP="003B5406">
      <w:r w:rsidRPr="00E26D0C">
        <w:rPr>
          <w:b/>
          <w:bCs/>
        </w:rPr>
        <w:t>L'interfaccia</w:t>
      </w:r>
      <w:r>
        <w:t xml:space="preserve"> utente di DetectiveAttacks è stata sviluppata come applicazione web utilizzando </w:t>
      </w:r>
      <w:r w:rsidRPr="00E26D0C">
        <w:rPr>
          <w:b/>
          <w:bCs/>
        </w:rPr>
        <w:t>React.js</w:t>
      </w:r>
      <w:r>
        <w:t xml:space="preserve">, un framework JavaScript noto per la costruzione di interfacce interattive e dinamiche. React.js è stato scelto per la sua capacità di gestire componenti riutilizzabili e stati complessi, permettendo la creazione di un'interfaccia moderna ed efficiente. Per ottimizzare ulteriormente il processo di sviluppo, è stato impiegato </w:t>
      </w:r>
      <w:r w:rsidRPr="00E26D0C">
        <w:rPr>
          <w:b/>
          <w:bCs/>
        </w:rPr>
        <w:t>Vite</w:t>
      </w:r>
      <w:r>
        <w:t>, uno strumento di build che offre un ambiente di sviluppo rapido e una configurazione semplificata. Vite facilita l'uso delle funzionalità avanzate di JavaScript moderno e migliora il workflow degli sviluppatori, riducendo i tempi di build.</w:t>
      </w:r>
    </w:p>
    <w:p w14:paraId="34C34894" w14:textId="117E1B4B" w:rsidR="00E26D0C" w:rsidRDefault="00E26D0C" w:rsidP="003B5406">
      <w:r>
        <w:t>La web interface si compone di differenti pagine le quali permettono di utilizzare le diverse funzionalità del sistema.</w:t>
      </w:r>
    </w:p>
    <w:p w14:paraId="2DE9C425" w14:textId="60CBAC2B" w:rsidR="00D012DC" w:rsidRDefault="00D012DC" w:rsidP="00D012DC">
      <w:pPr>
        <w:pStyle w:val="Titolo3"/>
      </w:pPr>
      <w:r>
        <w:lastRenderedPageBreak/>
        <w:t>Searching choices</w:t>
      </w:r>
    </w:p>
    <w:p w14:paraId="0098DD0B" w14:textId="34E8A57A" w:rsidR="00D012DC" w:rsidRDefault="00D012DC" w:rsidP="00D012DC">
      <w:r>
        <w:t>L’interfaccia di scelta della modilità di ricerca (figura 2 permette di effettuare 2 operazioni, avviare il sistema in ricerca manuale o caricare un report in formato PDF o TXT in modo estrarre le vulnerabilità descritte in esso.</w:t>
      </w:r>
      <w:r w:rsidR="001E0155">
        <w:t xml:space="preserve"> Se viene scelta la seconda opzione verranno mostrate all’utente la lista di vulnerabilità riscontrare </w:t>
      </w:r>
      <w:r w:rsidR="00011EFD">
        <w:t>e la possibilità di visualizzare le informaizoni che il sistema ha appreso su quelle vulnerabilità.</w:t>
      </w:r>
    </w:p>
    <w:p w14:paraId="60488FE1" w14:textId="779BB6FB" w:rsidR="00D012DC" w:rsidRPr="00D012DC" w:rsidRDefault="00D012DC" w:rsidP="00D012DC">
      <w:pPr>
        <w:jc w:val="center"/>
      </w:pPr>
      <w:r w:rsidRPr="00D012DC">
        <w:rPr>
          <w:noProof/>
        </w:rPr>
        <w:drawing>
          <wp:inline distT="0" distB="0" distL="0" distR="0" wp14:anchorId="3AFD3E41" wp14:editId="0FAD983B">
            <wp:extent cx="5040630" cy="283527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2835275"/>
                    </a:xfrm>
                    <a:prstGeom prst="rect">
                      <a:avLst/>
                    </a:prstGeom>
                  </pic:spPr>
                </pic:pic>
              </a:graphicData>
            </a:graphic>
          </wp:inline>
        </w:drawing>
      </w:r>
      <w:r>
        <w:br/>
        <w:t>Figura 25: Searching choices page</w:t>
      </w:r>
    </w:p>
    <w:p w14:paraId="55B1EC96" w14:textId="7E843D47" w:rsidR="00E26D0C" w:rsidRDefault="00E26D0C" w:rsidP="00E26D0C">
      <w:pPr>
        <w:pStyle w:val="Titolo3"/>
      </w:pPr>
      <w:r>
        <w:t>Manual searching page</w:t>
      </w:r>
    </w:p>
    <w:p w14:paraId="48033AEB" w14:textId="76CC7FF2" w:rsidR="00E26D0C" w:rsidRDefault="00E26D0C" w:rsidP="00E26D0C">
      <w:r>
        <w:t>La pagina di ricerca manule (Figura 2</w:t>
      </w:r>
      <w:r w:rsidR="00D012DC">
        <w:t>4</w:t>
      </w:r>
      <w:r>
        <w:t>) permette di esplorare l’intera knowloge base della CTI, tramite la barra di ricerca e i filtri che permettono di o</w:t>
      </w:r>
      <w:r w:rsidR="006B191D">
        <w:t>t</w:t>
      </w:r>
      <w:r>
        <w:t>tennere più agevolmente gli oggetti cercati</w:t>
      </w:r>
      <w:r w:rsidR="007B4F54">
        <w:t xml:space="preserve"> e le relazioni con gli altri agenti di minaccia</w:t>
      </w:r>
      <w:r>
        <w:t xml:space="preserve"> </w:t>
      </w:r>
      <w:r w:rsidR="007B4F54">
        <w:t>e possibili azioni difensive, gli esperti</w:t>
      </w:r>
      <w:r>
        <w:t xml:space="preserve"> del settore possono esplorare </w:t>
      </w:r>
      <w:r>
        <w:lastRenderedPageBreak/>
        <w:t>velocemente le soluzioni da intraprendere per la propria organizzazione o le possibili minacce per essa.</w:t>
      </w:r>
    </w:p>
    <w:p w14:paraId="3FD45B4A" w14:textId="2B60DE18" w:rsidR="00E26D0C" w:rsidRDefault="00E26D0C" w:rsidP="00E26D0C">
      <w:r>
        <w:t>Nella stessa schermata è anche presente l’opzione per poter effetuare il mapping di una vulnerabilità tramite il suo id</w:t>
      </w:r>
      <w:r w:rsidR="006B191D">
        <w:t xml:space="preserve"> (figura 2</w:t>
      </w:r>
      <w:r w:rsidR="00D012DC">
        <w:t>5</w:t>
      </w:r>
      <w:r w:rsidR="006B191D">
        <w:t>)</w:t>
      </w:r>
      <w:r>
        <w:t>, in modo da conoscerne i possibili pattern di attacco sfruttati.</w:t>
      </w:r>
    </w:p>
    <w:p w14:paraId="43BB7685" w14:textId="190168B5" w:rsidR="00E26D0C" w:rsidRDefault="00E26D0C" w:rsidP="00E26D0C">
      <w:pPr>
        <w:jc w:val="center"/>
      </w:pPr>
      <w:r w:rsidRPr="00E26D0C">
        <w:rPr>
          <w:noProof/>
        </w:rPr>
        <w:drawing>
          <wp:inline distT="0" distB="0" distL="0" distR="0" wp14:anchorId="11DCA0CD" wp14:editId="5FAEFAA4">
            <wp:extent cx="5040630" cy="280352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630" cy="2803525"/>
                    </a:xfrm>
                    <a:prstGeom prst="rect">
                      <a:avLst/>
                    </a:prstGeom>
                  </pic:spPr>
                </pic:pic>
              </a:graphicData>
            </a:graphic>
          </wp:inline>
        </w:drawing>
      </w:r>
      <w:r>
        <w:br/>
        <w:t>Figura 2</w:t>
      </w:r>
      <w:r w:rsidR="00D012DC">
        <w:t>4</w:t>
      </w:r>
      <w:r>
        <w:t>: Manual searching page</w:t>
      </w:r>
    </w:p>
    <w:p w14:paraId="118CACA7" w14:textId="19C30C2A" w:rsidR="006B191D" w:rsidRDefault="006E1B24" w:rsidP="006B191D">
      <w:pPr>
        <w:jc w:val="center"/>
      </w:pPr>
      <w:r w:rsidRPr="006E1B24">
        <w:rPr>
          <w:noProof/>
        </w:rPr>
        <w:drawing>
          <wp:inline distT="0" distB="0" distL="0" distR="0" wp14:anchorId="5084D3EA" wp14:editId="2E6DFA21">
            <wp:extent cx="5040630" cy="27622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2762250"/>
                    </a:xfrm>
                    <a:prstGeom prst="rect">
                      <a:avLst/>
                    </a:prstGeom>
                  </pic:spPr>
                </pic:pic>
              </a:graphicData>
            </a:graphic>
          </wp:inline>
        </w:drawing>
      </w:r>
      <w:r w:rsidR="00E26D0C">
        <w:br/>
        <w:t>Figura 2</w:t>
      </w:r>
      <w:r w:rsidR="00D012DC">
        <w:t>5</w:t>
      </w:r>
      <w:r w:rsidR="00E26D0C">
        <w:t xml:space="preserve">: </w:t>
      </w:r>
      <w:r w:rsidR="006B191D">
        <w:t>Mapping</w:t>
      </w:r>
      <w:r w:rsidR="00E26D0C">
        <w:t xml:space="preserve"> di una nuova vulnerabilità</w:t>
      </w:r>
    </w:p>
    <w:p w14:paraId="6FEC6C7B" w14:textId="5B94C005" w:rsidR="00E26D0C" w:rsidRDefault="00E26D0C" w:rsidP="00E26D0C">
      <w:pPr>
        <w:pStyle w:val="Titolo3"/>
      </w:pPr>
      <w:r>
        <w:lastRenderedPageBreak/>
        <w:t>Attack patterns by phase</w:t>
      </w:r>
    </w:p>
    <w:p w14:paraId="749754A2" w14:textId="3F9D0D64" w:rsidR="00E26D0C" w:rsidRDefault="006B191D" w:rsidP="00E26D0C">
      <w:r>
        <w:t>Nella schermata in questione si può visualizzare una matrice espansa</w:t>
      </w:r>
      <w:r w:rsidR="007B5819">
        <w:t xml:space="preserve"> (figura 2</w:t>
      </w:r>
      <w:r w:rsidR="00D012DC">
        <w:t>6</w:t>
      </w:r>
      <w:r w:rsidR="007B5819">
        <w:t>)</w:t>
      </w:r>
      <w:r>
        <w:t>, la quale fornisce l’unione delle tecniche provenienti dai framework ATT&amp;CK e ATLAS, dando così un’altra forma di visualizzazione delle informaizoni e la possibilità di selezionare gli attacchi riscontrati tramite software di terze parti nella propria organizzazione al fine di generare un report</w:t>
      </w:r>
      <w:r w:rsidR="007B5819">
        <w:t xml:space="preserve"> (figura 2</w:t>
      </w:r>
      <w:r w:rsidR="00D012DC">
        <w:t>7</w:t>
      </w:r>
      <w:r w:rsidR="007B5819">
        <w:t>)</w:t>
      </w:r>
      <w:r>
        <w:t xml:space="preserve"> che fornisca la probabilità con cui si sta subendo un attacco da parte dei threat agent/group conosciuti. </w:t>
      </w:r>
    </w:p>
    <w:p w14:paraId="1568A20A" w14:textId="6BAA9F17" w:rsidR="006B191D" w:rsidRDefault="007B5819" w:rsidP="00907810">
      <w:pPr>
        <w:jc w:val="center"/>
      </w:pPr>
      <w:r w:rsidRPr="007B5819">
        <w:rPr>
          <w:noProof/>
        </w:rPr>
        <w:drawing>
          <wp:inline distT="0" distB="0" distL="0" distR="0" wp14:anchorId="0BA61A96" wp14:editId="0C9FC2BC">
            <wp:extent cx="5040630" cy="278638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630" cy="2786380"/>
                    </a:xfrm>
                    <a:prstGeom prst="rect">
                      <a:avLst/>
                    </a:prstGeom>
                  </pic:spPr>
                </pic:pic>
              </a:graphicData>
            </a:graphic>
          </wp:inline>
        </w:drawing>
      </w:r>
    </w:p>
    <w:p w14:paraId="4096E181" w14:textId="69DE6A27" w:rsidR="006B191D" w:rsidRDefault="006B191D" w:rsidP="006B191D">
      <w:pPr>
        <w:jc w:val="center"/>
      </w:pPr>
      <w:r>
        <w:t>Figura 2</w:t>
      </w:r>
      <w:r w:rsidR="00D012DC">
        <w:t>6</w:t>
      </w:r>
      <w:r>
        <w:t>: Unione delle matrici ATT&amp;CK e ATLAS</w:t>
      </w:r>
    </w:p>
    <w:p w14:paraId="3008073E" w14:textId="5B74BEF8" w:rsidR="006B191D" w:rsidRPr="00E26D0C" w:rsidRDefault="00907810" w:rsidP="00907810">
      <w:pPr>
        <w:jc w:val="center"/>
      </w:pPr>
      <w:r w:rsidRPr="00907810">
        <w:rPr>
          <w:noProof/>
        </w:rPr>
        <w:lastRenderedPageBreak/>
        <w:drawing>
          <wp:inline distT="0" distB="0" distL="0" distR="0" wp14:anchorId="51F83599" wp14:editId="470E8DC5">
            <wp:extent cx="4731488" cy="696192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9032" cy="6987741"/>
                    </a:xfrm>
                    <a:prstGeom prst="rect">
                      <a:avLst/>
                    </a:prstGeom>
                  </pic:spPr>
                </pic:pic>
              </a:graphicData>
            </a:graphic>
          </wp:inline>
        </w:drawing>
      </w:r>
      <w:r>
        <w:br/>
      </w:r>
      <w:r w:rsidR="006B191D">
        <w:t>Figura 2</w:t>
      </w:r>
      <w:r w:rsidR="00D012DC">
        <w:t>7</w:t>
      </w:r>
      <w:r w:rsidR="006B191D">
        <w:t xml:space="preserve">: </w:t>
      </w:r>
      <w:r>
        <w:t xml:space="preserve">Pagina di esempio del report </w:t>
      </w:r>
      <w:r w:rsidR="006B191D">
        <w:t>che fornisce la probabilità di attacco da parte dei vari threat agent</w:t>
      </w:r>
      <w:r>
        <w:t>s</w:t>
      </w:r>
      <w:r w:rsidR="006B191D">
        <w:t>/group</w:t>
      </w:r>
      <w:r>
        <w:t>s</w:t>
      </w:r>
    </w:p>
    <w:p w14:paraId="20C9A98F" w14:textId="04DBCB1A" w:rsidR="00695AA5" w:rsidRDefault="00695AA5" w:rsidP="00695AA5">
      <w:pPr>
        <w:pStyle w:val="Titolo2"/>
      </w:pPr>
      <w:r>
        <w:lastRenderedPageBreak/>
        <w:t>nginx</w:t>
      </w:r>
    </w:p>
    <w:p w14:paraId="7F0B645B" w14:textId="2A8D897F" w:rsidR="00695AA5" w:rsidRPr="00695AA5" w:rsidRDefault="00695AA5" w:rsidP="00695AA5">
      <w:r w:rsidRPr="00695AA5">
        <w:rPr>
          <w:b/>
          <w:bCs/>
        </w:rPr>
        <w:t>Nginx</w:t>
      </w:r>
      <w:r>
        <w:t xml:space="preserve"> è stato implementato come </w:t>
      </w:r>
      <w:r w:rsidRPr="00695AA5">
        <w:rPr>
          <w:b/>
          <w:bCs/>
        </w:rPr>
        <w:t>reverse server proxy</w:t>
      </w:r>
      <w:r w:rsidR="000655CE">
        <w:rPr>
          <w:b/>
          <w:bCs/>
        </w:rPr>
        <w:t xml:space="preserve"> </w:t>
      </w:r>
      <w:r w:rsidR="000655CE">
        <w:t>(figura 9)</w:t>
      </w:r>
      <w:r>
        <w:t xml:space="preserve"> all'interno del sistema per gestire il bilanciamento del carico e la distribuzione delle richieste HTTP tra diversi servizi contenuti nel progetto. La configurazione di Nginx utilizzata è progettata per inoltrare le richieste ricevute sulla porta 80 ai rispettivi servizi in base al percorso dell'URL. </w:t>
      </w:r>
      <w:r w:rsidRPr="00695AA5">
        <w:t>Questo approccio consente una distribuzione efficiente del traffico e assicura che le richieste vengano indirizzate al servizio appropriato in modo trasparente per gli utenti del sistema.</w:t>
      </w:r>
    </w:p>
    <w:p w14:paraId="487B5EE6" w14:textId="171FD208" w:rsidR="007B4F54" w:rsidRDefault="000655CE" w:rsidP="000655CE">
      <w:r w:rsidRPr="000655CE">
        <w:t xml:space="preserve">L'integrazione di Nginx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DetectiveAttacks verrà rilasciato su una piattaforma online. Con il load balancing, Nginx può distribuire le richieste tra più istanze del servizio DetectiveAttacks,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p>
    <w:p w14:paraId="3AC947B0" w14:textId="4A88BB93" w:rsidR="007B4F54" w:rsidRDefault="007B4F54" w:rsidP="008B15A0">
      <w:pPr>
        <w:pStyle w:val="Sottotitolo"/>
      </w:pPr>
      <w:r>
        <w:lastRenderedPageBreak/>
        <w:t>Sviluppi Futuri</w:t>
      </w:r>
    </w:p>
    <w:p w14:paraId="38168647" w14:textId="77777777" w:rsidR="007B4F54" w:rsidRPr="007B4F54" w:rsidRDefault="007B4F54" w:rsidP="007B4F54">
      <w:pPr>
        <w:rPr>
          <w:lang w:eastAsia="it-IT"/>
        </w:rPr>
      </w:pPr>
      <w:bookmarkStart w:id="145" w:name="_Toc169085254"/>
      <w:r w:rsidRPr="007B4F54">
        <w:rPr>
          <w:lang w:eastAsia="it-IT"/>
        </w:rPr>
        <w:t xml:space="preserve">Per </w:t>
      </w:r>
      <w:r w:rsidRPr="007B4F54">
        <w:rPr>
          <w:b/>
          <w:bCs/>
          <w:lang w:eastAsia="it-IT"/>
        </w:rPr>
        <w:t>migliorare</w:t>
      </w:r>
      <w:r w:rsidRPr="007B4F54">
        <w:rPr>
          <w:lang w:eastAsia="it-IT"/>
        </w:rPr>
        <w:t xml:space="preserve"> e </w:t>
      </w:r>
      <w:r w:rsidRPr="007B4F54">
        <w:rPr>
          <w:b/>
          <w:bCs/>
          <w:lang w:eastAsia="it-IT"/>
        </w:rPr>
        <w:t>ampliare</w:t>
      </w:r>
      <w:r w:rsidRPr="007B4F54">
        <w:rPr>
          <w:lang w:eastAsia="it-IT"/>
        </w:rPr>
        <w:t xml:space="preserve"> le funzionalità di </w:t>
      </w:r>
      <w:r w:rsidRPr="007B4F54">
        <w:rPr>
          <w:b/>
          <w:bCs/>
          <w:lang w:eastAsia="it-IT"/>
        </w:rPr>
        <w:t>DetectiveAttacks</w:t>
      </w:r>
      <w:r w:rsidRPr="007B4F54">
        <w:rPr>
          <w:lang w:eastAsia="it-IT"/>
        </w:rPr>
        <w:t>, si prevede di implementare diverse nuove caratteristiche e tecnologie. Uno degli obiettivi principali è facilitare l'utilizzo delle tecnologie attuali all'interno del software, permettendo una gestione più agevole ed efficiente delle varie minacce rilevate. Questo includerà lo sviluppo di interfacce utente più intuitive e strumenti di automazione che riducano la necessità di intervento manuale da parte degli operatori.</w:t>
      </w:r>
    </w:p>
    <w:p w14:paraId="532A1899" w14:textId="4158C8F1" w:rsidR="007B4F54" w:rsidRDefault="007B4F54" w:rsidP="007B4F54">
      <w:pPr>
        <w:rPr>
          <w:lang w:eastAsia="it-IT"/>
        </w:rPr>
      </w:pPr>
      <w:r w:rsidRPr="007B4F54">
        <w:rPr>
          <w:lang w:eastAsia="it-IT"/>
        </w:rPr>
        <w:t xml:space="preserve">Un altro importante sviluppo futuro sarà l'integrazione di </w:t>
      </w:r>
      <w:r w:rsidRPr="007B4F54">
        <w:rPr>
          <w:b/>
          <w:bCs/>
          <w:lang w:eastAsia="it-IT"/>
        </w:rPr>
        <w:t>tecnologie</w:t>
      </w:r>
      <w:r w:rsidRPr="007B4F54">
        <w:rPr>
          <w:lang w:eastAsia="it-IT"/>
        </w:rPr>
        <w:t xml:space="preserve"> avanzate per il </w:t>
      </w:r>
      <w:r w:rsidRPr="007B4F54">
        <w:rPr>
          <w:b/>
          <w:bCs/>
          <w:lang w:eastAsia="it-IT"/>
        </w:rPr>
        <w:t>riconoscimento</w:t>
      </w:r>
      <w:r w:rsidRPr="007B4F54">
        <w:rPr>
          <w:lang w:eastAsia="it-IT"/>
        </w:rPr>
        <w:t xml:space="preserve"> automatico degli indicatori di attacco (</w:t>
      </w:r>
      <w:r w:rsidRPr="007B4F54">
        <w:rPr>
          <w:b/>
          <w:bCs/>
          <w:lang w:eastAsia="it-IT"/>
        </w:rPr>
        <w:t>IoA</w:t>
      </w:r>
      <w:r w:rsidRPr="007B4F54">
        <w:rPr>
          <w:lang w:eastAsia="it-IT"/>
        </w:rPr>
        <w:t>). Questo permetterà al sistema di identificare e analizzare rapidamente le attività sospette, migliorando la capacità di rilevare minacce emergenti e riducendo i tempi di risposta agli incidenti di sicurezza.</w:t>
      </w:r>
    </w:p>
    <w:p w14:paraId="0621A9F5" w14:textId="0A66C8EE" w:rsidR="00010460" w:rsidRDefault="00010460" w:rsidP="007B4F54">
      <w:pPr>
        <w:rPr>
          <w:lang w:eastAsia="it-IT"/>
        </w:rPr>
      </w:pPr>
    </w:p>
    <w:p w14:paraId="2436F7B4" w14:textId="77777777" w:rsidR="00010460" w:rsidRDefault="00010460">
      <w:pPr>
        <w:spacing w:before="0" w:after="0" w:line="240" w:lineRule="auto"/>
        <w:jc w:val="left"/>
        <w:rPr>
          <w:lang w:eastAsia="it-IT"/>
        </w:rPr>
      </w:pPr>
      <w:r>
        <w:rPr>
          <w:lang w:eastAsia="it-IT"/>
        </w:rPr>
        <w:br w:type="page"/>
      </w:r>
    </w:p>
    <w:p w14:paraId="12EF1DAA" w14:textId="0F8D54CE" w:rsidR="00010460" w:rsidRDefault="00010460" w:rsidP="00010460">
      <w:pPr>
        <w:pStyle w:val="Titolo1"/>
        <w:rPr>
          <w:lang w:eastAsia="it-IT"/>
        </w:rPr>
      </w:pPr>
      <w:r>
        <w:rPr>
          <w:lang w:eastAsia="it-IT"/>
        </w:rPr>
        <w:lastRenderedPageBreak/>
        <w:t>Ringraziamenti</w:t>
      </w:r>
    </w:p>
    <w:p w14:paraId="58889270" w14:textId="27777CE8" w:rsidR="00010460" w:rsidRPr="007B4F54" w:rsidRDefault="00010460" w:rsidP="007B4F54">
      <w:pPr>
        <w:rPr>
          <w:lang w:eastAsia="it-IT"/>
        </w:rPr>
      </w:pPr>
      <w:r>
        <w:rPr>
          <w:lang w:eastAsia="it-IT"/>
        </w:rPr>
        <w:t>x</w:t>
      </w:r>
    </w:p>
    <w:p w14:paraId="2A0BD967" w14:textId="52EA2CCB" w:rsidR="00CF5918" w:rsidRPr="007E4D82" w:rsidRDefault="002B6E90" w:rsidP="00A329E5">
      <w:pPr>
        <w:pStyle w:val="Titolo1"/>
      </w:pPr>
      <w:r w:rsidRPr="007E4D82">
        <w:lastRenderedPageBreak/>
        <w:t>Bibliografia</w:t>
      </w:r>
      <w:bookmarkEnd w:id="145"/>
    </w:p>
    <w:sdt>
      <w:sdtPr>
        <w:id w:val="111145805"/>
        <w:bibliography/>
      </w:sdtPr>
      <w:sdtContent>
        <w:p w14:paraId="26B3E50D" w14:textId="42CFC36B" w:rsidR="002B6E90" w:rsidRPr="007F4FDC" w:rsidRDefault="002B6E90" w:rsidP="00A329E5">
          <w:pPr>
            <w:rPr>
              <w:noProof/>
            </w:rPr>
          </w:pPr>
          <w:r w:rsidRPr="007F4FDC">
            <w:rPr>
              <w:noProof/>
            </w:rPr>
            <w:t xml:space="preserve">[1] </w:t>
          </w:r>
          <w:r w:rsidRPr="007E4D82">
            <w:fldChar w:fldCharType="begin"/>
          </w:r>
          <w:r w:rsidRPr="007F4FDC">
            <w:instrText>BIBLIOGRAPHY</w:instrText>
          </w:r>
          <w:r w:rsidRPr="007E4D82">
            <w:fldChar w:fldCharType="separate"/>
          </w:r>
          <w:r w:rsidRPr="007F4FDC">
            <w:rPr>
              <w:noProof/>
            </w:rPr>
            <w:t xml:space="preserve">Cisco (2022). </w:t>
          </w:r>
          <w:r w:rsidR="00E34A6F" w:rsidRPr="007F4FDC">
            <w:rPr>
              <w:noProof/>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2D2711">
            <w:rPr>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2D424F" w:rsidRDefault="002B6E90" w:rsidP="00A329E5">
          <w:pPr>
            <w:rPr>
              <w:noProof/>
              <w:lang w:val="en-US"/>
            </w:rPr>
          </w:pPr>
          <w:r w:rsidRPr="002D424F">
            <w:rPr>
              <w:noProof/>
              <w:lang w:val="en-US"/>
            </w:rPr>
            <w:t xml:space="preserve">[3] </w:t>
          </w:r>
          <w:r w:rsidRPr="002D2711">
            <w:rPr>
              <w:noProof/>
              <w:lang w:val="en-US"/>
            </w:rPr>
            <w:t>Cisco</w:t>
          </w:r>
          <w:r w:rsidRPr="002D424F">
            <w:rPr>
              <w:noProof/>
              <w:lang w:val="en-US"/>
            </w:rPr>
            <w:t xml:space="preserve"> (2023). </w:t>
          </w:r>
          <w:r w:rsidR="00E34A6F" w:rsidRPr="002D424F">
            <w:rPr>
              <w:noProof/>
              <w:lang w:val="en-US"/>
            </w:rPr>
            <w:br/>
          </w:r>
          <w:r w:rsidRPr="002D424F">
            <w:rPr>
              <w:noProof/>
              <w:lang w:val="en-US"/>
            </w:rPr>
            <w:t>https://www.learncisco.net/courses/iins/common-security-threats/information-security-and-common-threats.html</w:t>
          </w:r>
        </w:p>
        <w:p w14:paraId="7E1F673A" w14:textId="76DB87BA" w:rsidR="002B6E90" w:rsidRPr="002D424F" w:rsidRDefault="00A15848" w:rsidP="00A329E5">
          <w:pPr>
            <w:rPr>
              <w:u w:val="single"/>
              <w:lang w:val="en-US"/>
            </w:rPr>
          </w:pPr>
          <w:r w:rsidRPr="002D424F">
            <w:rPr>
              <w:lang w:val="en-US"/>
            </w:rPr>
            <w:t xml:space="preserve">[4] </w:t>
          </w:r>
          <w:r w:rsidRPr="002D2711">
            <w:rPr>
              <w:lang w:val="en-US"/>
            </w:rPr>
            <w:t>Check</w:t>
          </w:r>
          <w:r w:rsidRPr="002D424F">
            <w:rPr>
              <w:i/>
              <w:iCs/>
              <w:lang w:val="en-US"/>
            </w:rPr>
            <w:t xml:space="preserve"> </w:t>
          </w:r>
          <w:r w:rsidRPr="002D2711">
            <w:rPr>
              <w:lang w:val="en-US"/>
            </w:rPr>
            <w:t>Point</w:t>
          </w:r>
          <w:r w:rsidRPr="002D424F">
            <w:rPr>
              <w:lang w:val="en-US"/>
            </w:rPr>
            <w:t xml:space="preserve"> (2023, </w:t>
          </w:r>
          <w:r w:rsidR="00036035">
            <w:rPr>
              <w:lang w:val="en-US"/>
            </w:rPr>
            <w:t>L</w:t>
          </w:r>
          <w:r w:rsidRPr="002D424F">
            <w:rPr>
              <w:lang w:val="en-US"/>
            </w:rPr>
            <w:t>uglio).</w:t>
          </w:r>
          <w:r w:rsidRPr="002D424F">
            <w:rPr>
              <w:u w:val="single"/>
              <w:lang w:val="en-US"/>
            </w:rPr>
            <w:t xml:space="preserve"> </w:t>
          </w:r>
          <w:r w:rsidRPr="002D424F">
            <w:rPr>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A329E5">
          <w:r w:rsidRPr="007E4D82">
            <w:t xml:space="preserve">[5] </w:t>
          </w:r>
          <w:r w:rsidRPr="002D2711">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2711">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Tauran Yadav, Rao Arvind Mallari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Erico M. Hutchins, Michael J. Cloppert, Rohan M. Amin, Ph.D. Lockheed Martin Corportation (2015, </w:t>
      </w:r>
      <w:r w:rsidR="00036035">
        <w:rPr>
          <w:lang w:val="en-GB"/>
        </w:rPr>
        <w:t>S</w:t>
      </w:r>
      <w:r>
        <w:rPr>
          <w:lang w:val="en-GB"/>
        </w:rPr>
        <w:t xml:space="preserve">ettembre 12). </w:t>
      </w:r>
      <w:r>
        <w:rPr>
          <w:lang w:val="en-GB"/>
        </w:rPr>
        <w:br/>
        <w:t>Intelligence-Driven Computer Network Defense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Kupersanin, Douglas P. Millar, Craig Wampler, Sean M. Whitley, Ross D. Wolf (2017, </w:t>
      </w:r>
      <w:r w:rsidR="00036035">
        <w:rPr>
          <w:lang w:val="en-GB"/>
        </w:rPr>
        <w:t>G</w:t>
      </w:r>
      <w:r>
        <w:rPr>
          <w:lang w:val="en-GB"/>
        </w:rPr>
        <w:t>iugno).</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r w:rsidR="00036035">
        <w:rPr>
          <w:lang w:val="en-GB"/>
        </w:rPr>
        <w:t>F</w:t>
      </w:r>
      <w:r>
        <w:rPr>
          <w:lang w:val="en-GB"/>
        </w:rPr>
        <w:t>ebbraio)</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Istitute (2022 </w:t>
      </w:r>
      <w:r w:rsidR="00036035">
        <w:rPr>
          <w:lang w:val="en-US"/>
        </w:rPr>
        <w:t>G</w:t>
      </w:r>
      <w:r w:rsidR="005D5C84">
        <w:rPr>
          <w:lang w:val="en-US"/>
        </w:rPr>
        <w:t>iugno)</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r w:rsidR="005D5C84" w:rsidRPr="004877A2">
        <w:rPr>
          <w:lang w:val="en-US"/>
        </w:rPr>
        <w:t>Nicolò Boschetti,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r w:rsidR="00E34921">
        <w:rPr>
          <w:lang w:val="en-US"/>
        </w:rPr>
        <w:t>Viasat</w:t>
      </w:r>
      <w:r w:rsidR="005D5C84" w:rsidRPr="004877A2">
        <w:rPr>
          <w:lang w:val="en-US"/>
        </w:rPr>
        <w:t xml:space="preserve"> Cyberattack</w:t>
      </w:r>
    </w:p>
    <w:p w14:paraId="4562A9D2" w14:textId="1C8A7BAF" w:rsidR="003459C0" w:rsidRPr="00563036" w:rsidRDefault="003459C0" w:rsidP="00A329E5">
      <w:r w:rsidRPr="00563036">
        <w:t>[14] Wikipedia (2024).</w:t>
      </w:r>
      <w:r w:rsidRPr="00563036">
        <w:br/>
        <w:t>https://en.wikipedia.org/wiki/Common_Vulnerabilities_and_Exposures</w:t>
      </w:r>
    </w:p>
    <w:p w14:paraId="02272D80" w14:textId="2931BAA0" w:rsidR="003459C0" w:rsidRPr="00563036" w:rsidRDefault="003459C0" w:rsidP="00A329E5">
      <w:r w:rsidRPr="00563036">
        <w:lastRenderedPageBreak/>
        <w:t>[15] Wikipedia (2024).</w:t>
      </w:r>
      <w:r w:rsidRPr="00563036">
        <w:br/>
        <w:t>https://en.wikipedia.org/wiki/Common_Weakness_Enumeration</w:t>
      </w:r>
    </w:p>
    <w:p w14:paraId="73D15362" w14:textId="5791B5C7" w:rsidR="00BB2D61" w:rsidRPr="007F4FDC" w:rsidRDefault="00BB2D61" w:rsidP="00A329E5">
      <w:pPr>
        <w:rPr>
          <w:lang w:val="en-US"/>
        </w:rPr>
      </w:pPr>
      <w:r w:rsidRPr="007F4FDC">
        <w:rPr>
          <w:lang w:val="en-US"/>
        </w:rPr>
        <w:t xml:space="preserve">[16] </w:t>
      </w:r>
      <w:r w:rsidR="00A32227" w:rsidRPr="007F4FDC">
        <w:rPr>
          <w:lang w:val="en-US"/>
        </w:rPr>
        <w:t>Michelangelo Sidagni</w:t>
      </w:r>
      <w:r w:rsidR="00B53315" w:rsidRPr="007F4FDC">
        <w:rPr>
          <w:lang w:val="en-US"/>
        </w:rPr>
        <w:t>, (</w:t>
      </w:r>
      <w:r w:rsidR="00A32227" w:rsidRPr="007F4FDC">
        <w:rPr>
          <w:lang w:val="en-US"/>
        </w:rPr>
        <w:t>2022, 11 Ottobre</w:t>
      </w:r>
      <w:r w:rsidR="00B53315" w:rsidRPr="007F4FDC">
        <w:rPr>
          <w:lang w:val="en-US"/>
        </w:rPr>
        <w:t>)</w:t>
      </w:r>
      <w:r w:rsidRPr="007F4FDC">
        <w:rPr>
          <w:lang w:val="en-US"/>
        </w:rPr>
        <w:br/>
      </w:r>
      <w:r w:rsidR="00A32227" w:rsidRPr="007F4FDC">
        <w:rPr>
          <w:lang w:val="en-US"/>
        </w:rPr>
        <w:t>Mapping CVEs and ATT&amp;CK Framework TTPs: An Empirical Approach</w:t>
      </w:r>
    </w:p>
    <w:p w14:paraId="49A15E8C" w14:textId="63DC910B" w:rsidR="00A73DAE" w:rsidRPr="00563036" w:rsidRDefault="00A73DAE" w:rsidP="00A329E5">
      <w:pPr>
        <w:rPr>
          <w:lang w:val="en-US"/>
        </w:rPr>
      </w:pPr>
      <w:r w:rsidRPr="00563036">
        <w:rPr>
          <w:lang w:val="en-US"/>
        </w:rPr>
        <w:t xml:space="preserve">[17] </w:t>
      </w:r>
      <w:r w:rsidR="008C7183" w:rsidRPr="00563036">
        <w:rPr>
          <w:lang w:val="en-US"/>
        </w:rPr>
        <w:t xml:space="preserve">Center for Threat-Informed Defense </w:t>
      </w:r>
      <w:r w:rsidRPr="00563036">
        <w:rPr>
          <w:lang w:val="en-US"/>
        </w:rPr>
        <w:t>(2012, Ottobre 21)</w:t>
      </w:r>
      <w:r w:rsidRPr="00563036">
        <w:rPr>
          <w:lang w:val="en-US"/>
        </w:rPr>
        <w:br/>
      </w:r>
      <w:r w:rsidR="008C7183" w:rsidRPr="00563036">
        <w:rPr>
          <w:lang w:val="en-US"/>
        </w:rPr>
        <w:t>https://center-for-threat-informed-defense.github.io/mappings-explorer/about/methodology/cve-methodology/</w:t>
      </w:r>
    </w:p>
    <w:p w14:paraId="14B1BEF2" w14:textId="7D4B9746" w:rsidR="00033A9E" w:rsidRPr="00563036" w:rsidRDefault="0019075F" w:rsidP="00A329E5">
      <w:pPr>
        <w:rPr>
          <w:lang w:val="en-US"/>
        </w:rPr>
      </w:pPr>
      <w:r w:rsidRPr="00563036">
        <w:rPr>
          <w:lang w:val="en-US"/>
        </w:rPr>
        <w:t>[18] Mitre ATT&amp;CK (2020, 16 Dicembre)</w:t>
      </w:r>
      <w:r w:rsidRPr="00563036">
        <w:rPr>
          <w:lang w:val="en-US"/>
        </w:rPr>
        <w:br/>
        <w:t>https://github.com/mitre-attack/mitreattack-python/</w:t>
      </w:r>
    </w:p>
    <w:p w14:paraId="4DEE242F" w14:textId="4B334AF6" w:rsidR="006960FE" w:rsidRPr="00213643" w:rsidRDefault="006960FE" w:rsidP="00A329E5">
      <w:pPr>
        <w:rPr>
          <w:lang w:val="en-US"/>
        </w:rPr>
      </w:pPr>
      <w:r w:rsidRPr="00213643">
        <w:rPr>
          <w:lang w:val="en-US"/>
        </w:rPr>
        <w:t>[20] Wikipedia (2013, 20 Giugno)</w:t>
      </w:r>
      <w:r w:rsidRPr="00213643">
        <w:rPr>
          <w:lang w:val="en-US"/>
        </w:rPr>
        <w:br/>
        <w:t>https://it.wikipedia.org/wiki/Coseno_di_similitudine</w:t>
      </w:r>
    </w:p>
    <w:p w14:paraId="09CF8ECB" w14:textId="54A23AB9" w:rsidR="000C4DFE" w:rsidRDefault="000C4DFE" w:rsidP="00A329E5">
      <w:r>
        <w:t xml:space="preserve">[21] </w:t>
      </w:r>
      <w:r w:rsidR="00F716FC">
        <w:t xml:space="preserve">Wikipedia </w:t>
      </w:r>
      <w:r>
        <w:t>(2014, 27 Settembre)</w:t>
      </w:r>
      <w:r>
        <w:br/>
      </w:r>
      <w:r w:rsidRPr="000C4DFE">
        <w:t>https://en.wikipedia.org/wiki/Word_embedding</w:t>
      </w:r>
    </w:p>
    <w:p w14:paraId="4D0D6115" w14:textId="3DC3599C" w:rsidR="00F716FC" w:rsidRDefault="00F716FC" w:rsidP="00A329E5">
      <w:r>
        <w:t>[22] Wikipedia (2008, 7 Gennaio)</w:t>
      </w:r>
      <w:r>
        <w:br/>
      </w:r>
      <w:r w:rsidRPr="00F716FC">
        <w:t>https://en.wikipedia.org/wiki/Cosine_similarity</w:t>
      </w:r>
    </w:p>
    <w:p w14:paraId="0A5182DA" w14:textId="5A518BF1" w:rsidR="00FB5569" w:rsidRDefault="00FB5569" w:rsidP="00A329E5">
      <w:pPr>
        <w:rPr>
          <w:lang w:val="en-US"/>
        </w:rPr>
      </w:pPr>
      <w:r w:rsidRPr="00563036">
        <w:rPr>
          <w:lang w:val="en-US"/>
        </w:rPr>
        <w:t>[23] vehemont (2021, 15 Ottobre)</w:t>
      </w:r>
      <w:r w:rsidRPr="00563036">
        <w:rPr>
          <w:lang w:val="en-US"/>
        </w:rPr>
        <w:br/>
        <w:t>https://github.com/vehemont/nvdlib</w:t>
      </w:r>
    </w:p>
    <w:p w14:paraId="29149850" w14:textId="3E64036D" w:rsidR="00BF6192" w:rsidRPr="00563036" w:rsidRDefault="00BF6192" w:rsidP="00A329E5">
      <w:pPr>
        <w:rPr>
          <w:lang w:val="en-US"/>
        </w:rPr>
      </w:pPr>
      <w:r w:rsidRPr="00213643">
        <w:rPr>
          <w:lang w:val="en-US"/>
        </w:rPr>
        <w:t xml:space="preserve">[24] </w:t>
      </w:r>
      <w:r w:rsidRPr="00563036">
        <w:rPr>
          <w:lang w:val="en-US"/>
        </w:rPr>
        <w:t>Basel Abdeen, Ehab Al-Shaer, Anoop Singhal, Latifur Khan, Kevin</w:t>
      </w:r>
      <w:r w:rsidR="00CB2598">
        <w:rPr>
          <w:lang w:val="en-US"/>
        </w:rPr>
        <w:t xml:space="preserve"> </w:t>
      </w:r>
      <w:r w:rsidRPr="00563036">
        <w:rPr>
          <w:lang w:val="en-US"/>
        </w:rPr>
        <w:t>Hamlen (2023, 15 Aprile)</w:t>
      </w:r>
      <w:r w:rsidRPr="00563036">
        <w:rPr>
          <w:lang w:val="en-US"/>
        </w:rPr>
        <w:br/>
        <w:t>SMET: Semantic Mapping of CVE to ATT&amp;CK and its Application to Cybersecurity</w:t>
      </w:r>
    </w:p>
    <w:p w14:paraId="05728408" w14:textId="00953B56" w:rsidR="00E82526" w:rsidRPr="00213643" w:rsidRDefault="00BF6192" w:rsidP="00A329E5">
      <w:pPr>
        <w:rPr>
          <w:lang w:val="en-US"/>
        </w:rPr>
      </w:pPr>
      <w:r w:rsidRPr="00213643">
        <w:rPr>
          <w:lang w:val="en-US"/>
        </w:rPr>
        <w:lastRenderedPageBreak/>
        <w:t>[25</w:t>
      </w:r>
      <w:r w:rsidR="00551DEB" w:rsidRPr="00213643">
        <w:rPr>
          <w:lang w:val="en-US"/>
        </w:rPr>
        <w:t>] MITRE</w:t>
      </w:r>
      <w:r w:rsidRPr="00213643">
        <w:rPr>
          <w:lang w:val="en-US"/>
        </w:rPr>
        <w:t xml:space="preserve"> ENGENUITY (2023, 24 Agosto)</w:t>
      </w:r>
      <w:r w:rsidRPr="00213643">
        <w:rPr>
          <w:lang w:val="en-US"/>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[26] Ehsan Aghaei, Ehab Al-Shaer (2023, 6 Settembre)</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Ehsan Aghaei, Xi Niu, Waseem Shadid, Ehab Al-Shaer (2023, 4 Febbraio)</w:t>
      </w:r>
      <w:r w:rsidR="000E0DCA" w:rsidRPr="00213643">
        <w:rPr>
          <w:lang w:val="en-US"/>
        </w:rPr>
        <w:br/>
      </w:r>
      <w:r w:rsidRPr="00213643">
        <w:rPr>
          <w:lang w:val="en-US"/>
        </w:rPr>
        <w:t>SecureBERT: A Domain-Specific Language Model for Cybersecurity</w:t>
      </w:r>
    </w:p>
    <w:p w14:paraId="142ED763" w14:textId="6DA3B722" w:rsidR="000E0DCA" w:rsidRPr="00213643" w:rsidRDefault="000E0DCA" w:rsidP="00A329E5">
      <w:pPr>
        <w:rPr>
          <w:lang w:val="en-US"/>
        </w:rPr>
      </w:pPr>
      <w:r w:rsidRPr="00213643">
        <w:rPr>
          <w:lang w:val="en-US"/>
        </w:rPr>
        <w:t>[28] Chia-Mei Chen, Jing-Yun Kan, Ya-Hui Ou, Zheng-Xun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Febbraio)</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Ayoade, S. Chandra, L. Khan, K. Hamlen, and B. Thuraisingham (2018, 18 Ottobre)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Hemberg, J. Kelly, M. Shlapentokh-Rothman, B. Reinstadler, K. Xu, N. Rutar, and U.-M. O’Reilly (2023, 1 Ottobre)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lastRenderedPageBreak/>
        <w:t>[32] A. Kuppa, L. Aouad, and N.-A. Le-Khac (</w:t>
      </w:r>
      <w:r w:rsidR="007E6762" w:rsidRPr="00213643">
        <w:rPr>
          <w:lang w:val="en-US"/>
        </w:rPr>
        <w:t>2021, 17 Agosto</w:t>
      </w:r>
      <w:r w:rsidRPr="00213643">
        <w:rPr>
          <w:lang w:val="en-US"/>
        </w:rPr>
        <w:t>)</w:t>
      </w:r>
      <w:r w:rsidRPr="00213643">
        <w:rPr>
          <w:lang w:val="en-US"/>
        </w:rPr>
        <w:br/>
        <w:t>Linking cve’s to mitre att&amp;ck techniques</w:t>
      </w:r>
    </w:p>
    <w:p w14:paraId="0FF00370" w14:textId="4E387ABB" w:rsidR="007E6762" w:rsidRPr="00213643" w:rsidRDefault="007E6762" w:rsidP="00A329E5">
      <w:pPr>
        <w:rPr>
          <w:lang w:val="en-US"/>
        </w:rPr>
      </w:pPr>
      <w:r w:rsidRPr="00213643">
        <w:rPr>
          <w:lang w:val="en-US"/>
        </w:rPr>
        <w:t>[33] O. Grigorescu, A. Nica, M. Dascalu, and R. Rughinis (2022, 10 Agosto)</w:t>
      </w:r>
      <w:r w:rsidRPr="00213643">
        <w:rPr>
          <w:lang w:val="en-US"/>
        </w:rPr>
        <w:br/>
        <w:t>Cve2att&amp;ck: Bert-based mapping of cves to mitre att&amp;ck techniques</w:t>
      </w:r>
    </w:p>
    <w:p w14:paraId="67C93538" w14:textId="2B44E07F" w:rsidR="007E6762" w:rsidRDefault="007E6762" w:rsidP="00A329E5">
      <w:pPr>
        <w:rPr>
          <w:lang w:val="en-US"/>
        </w:rPr>
      </w:pPr>
      <w:r w:rsidRPr="00213643">
        <w:rPr>
          <w:lang w:val="en-US"/>
        </w:rPr>
        <w:t>[34] B. Ampel, S. Samtani, S. Ullman, and H. Chen (2021, 3 Agosto)</w:t>
      </w:r>
      <w:r w:rsidRPr="00213643">
        <w:rPr>
          <w:lang w:val="en-US"/>
        </w:rPr>
        <w:br/>
        <w:t>Linking common vulnerabilities and exposures to the mitre att&amp;ck framework: A self-distillation approach</w:t>
      </w:r>
    </w:p>
    <w:p w14:paraId="0C652C8D" w14:textId="546DB2C9" w:rsidR="00213643" w:rsidRPr="009F0546" w:rsidRDefault="00213643" w:rsidP="00A329E5">
      <w:r w:rsidRPr="00213643">
        <w:t>[35] Lorenzo Colelli (2024, 1</w:t>
      </w:r>
      <w:r w:rsidR="00551DEB">
        <w:t xml:space="preserve"> </w:t>
      </w:r>
      <w:r w:rsidRPr="00213643">
        <w:t>Maggio)</w:t>
      </w:r>
      <w:r w:rsidRPr="00213643">
        <w:br/>
      </w:r>
      <w:hyperlink r:id="rId48" w:history="1">
        <w:r w:rsidR="009F0546" w:rsidRPr="009F0546">
          <w:rPr>
            <w:rStyle w:val="Collegamentoipertestuale"/>
            <w:color w:val="auto"/>
            <w:u w:val="none"/>
          </w:rPr>
          <w:t>https://github.com/colelli/cvwelib.git</w:t>
        </w:r>
      </w:hyperlink>
    </w:p>
    <w:p w14:paraId="27E4A9CA" w14:textId="2590826E" w:rsidR="009F0546" w:rsidRPr="007F4FDC" w:rsidRDefault="009F0546" w:rsidP="00A329E5">
      <w:pPr>
        <w:rPr>
          <w:lang w:val="en-US"/>
        </w:rPr>
      </w:pPr>
      <w:r w:rsidRPr="007F4FDC">
        <w:rPr>
          <w:lang w:val="en-US"/>
        </w:rPr>
        <w:t>[36] NIST (2022, 20 Settembre)</w:t>
      </w:r>
      <w:r w:rsidRPr="007F4FDC">
        <w:rPr>
          <w:lang w:val="en-US"/>
        </w:rPr>
        <w:br/>
        <w:t>https://nvd.nist.gov/developers/vulnerabilities</w:t>
      </w:r>
    </w:p>
    <w:sectPr w:rsidR="009F0546" w:rsidRPr="007F4FDC" w:rsidSect="00A329E5">
      <w:headerReference w:type="even" r:id="rId49"/>
      <w:headerReference w:type="default" r:id="rId50"/>
      <w:footerReference w:type="even" r:id="rId51"/>
      <w:footerReference w:type="default" r:id="rId52"/>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BB5AB" w14:textId="77777777" w:rsidR="00276482" w:rsidRDefault="00276482" w:rsidP="00A329E5">
      <w:r>
        <w:separator/>
      </w:r>
    </w:p>
    <w:p w14:paraId="6065212F" w14:textId="77777777" w:rsidR="00276482" w:rsidRDefault="00276482" w:rsidP="00A329E5"/>
    <w:p w14:paraId="22B6ED87" w14:textId="77777777" w:rsidR="00276482" w:rsidRDefault="00276482" w:rsidP="00A329E5"/>
    <w:p w14:paraId="5EC32BA2" w14:textId="77777777" w:rsidR="00276482" w:rsidRDefault="00276482" w:rsidP="00A329E5"/>
    <w:p w14:paraId="006DCCA8" w14:textId="77777777" w:rsidR="00276482" w:rsidRDefault="00276482" w:rsidP="00A329E5"/>
  </w:endnote>
  <w:endnote w:type="continuationSeparator" w:id="0">
    <w:p w14:paraId="322A4AEF" w14:textId="77777777" w:rsidR="00276482" w:rsidRDefault="00276482" w:rsidP="00A329E5">
      <w:r>
        <w:continuationSeparator/>
      </w:r>
    </w:p>
    <w:p w14:paraId="1B8980A4" w14:textId="77777777" w:rsidR="00276482" w:rsidRDefault="00276482" w:rsidP="00A329E5"/>
    <w:p w14:paraId="0518CC31" w14:textId="77777777" w:rsidR="00276482" w:rsidRDefault="00276482" w:rsidP="00A329E5"/>
    <w:p w14:paraId="235E1CE7" w14:textId="77777777" w:rsidR="00276482" w:rsidRDefault="00276482" w:rsidP="00A329E5"/>
    <w:p w14:paraId="6C878260" w14:textId="77777777" w:rsidR="00276482" w:rsidRDefault="00276482" w:rsidP="00A32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E277A0D" w:rsidR="006B3C91" w:rsidRPr="00A329E5" w:rsidRDefault="00A329E5" w:rsidP="00A329E5">
    <w:pPr>
      <w:pStyle w:val="Pidipagina"/>
      <w:pBdr>
        <w:top w:val="none" w:sz="0" w:space="0" w:color="auto"/>
      </w:pBdr>
      <w:tabs>
        <w:tab w:val="clear" w:pos="8280"/>
        <w:tab w:val="right" w:pos="8364"/>
      </w:tabs>
      <w:ind w:firstLine="567"/>
      <w:jc w:val="right"/>
    </w:pPr>
    <w:r w:rsidRPr="00A329E5">
      <w:rPr>
        <w:rFonts w:ascii="Verdana" w:hAnsi="Verdana"/>
        <w:b/>
        <w:bCs/>
        <w:noProof/>
        <w:sz w:val="16"/>
        <w:szCs w:val="16"/>
        <w:lang w:eastAsia="it-IT"/>
      </w:rPr>
      <w:drawing>
        <wp:anchor distT="0" distB="0" distL="114300" distR="114300" simplePos="0" relativeHeight="251586560" behindDoc="1" locked="0" layoutInCell="1" allowOverlap="1" wp14:anchorId="177EE99A" wp14:editId="32270286">
          <wp:simplePos x="0" y="0"/>
          <wp:positionH relativeFrom="column">
            <wp:posOffset>-320114</wp:posOffset>
          </wp:positionH>
          <wp:positionV relativeFrom="line">
            <wp:posOffset>-36858</wp:posOffset>
          </wp:positionV>
          <wp:extent cx="695325" cy="428625"/>
          <wp:effectExtent l="0" t="0" r="9525" b="9525"/>
          <wp:wrapNone/>
          <wp:docPr id="17" name="Immagine 17"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9E5">
      <w:rPr>
        <w:b/>
        <w:bCs/>
        <w:sz w:val="16"/>
        <w:szCs w:val="16"/>
      </w:rPr>
      <w:t>Una Base di Conoscenza di Supporto allo Sviluppo Software Orientato alla Privacy</w:t>
    </w:r>
    <w:r>
      <w:t xml:space="preserve"> </w:t>
    </w: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DB990" w14:textId="77777777" w:rsidR="00276482" w:rsidRDefault="00276482" w:rsidP="00A329E5">
      <w:r>
        <w:separator/>
      </w:r>
    </w:p>
  </w:footnote>
  <w:footnote w:type="continuationSeparator" w:id="0">
    <w:p w14:paraId="5366A5C1" w14:textId="77777777" w:rsidR="00276482" w:rsidRDefault="00276482" w:rsidP="00A329E5">
      <w:r>
        <w:continuationSeparator/>
      </w:r>
    </w:p>
  </w:footnote>
  <w:footnote w:type="continuationNotice" w:id="1">
    <w:p w14:paraId="0B6BFBA9" w14:textId="77777777" w:rsidR="00276482" w:rsidRPr="00F36A4D" w:rsidRDefault="00276482" w:rsidP="00A329E5">
      <w:pPr>
        <w:pStyle w:val="Pidipagina"/>
      </w:pPr>
    </w:p>
  </w:footnote>
  <w:footnote w:id="2">
    <w:p w14:paraId="25391975" w14:textId="29208378" w:rsidR="000B70E3" w:rsidRPr="004A79F5" w:rsidRDefault="000B70E3" w:rsidP="00A329E5">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A329E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rsidP="00A329E5">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rsidP="00A329E5">
      <w:pPr>
        <w:pStyle w:val="Testonotaapidipagina"/>
      </w:pPr>
      <w:r>
        <w:rPr>
          <w:rStyle w:val="Rimandonotaapidipagina"/>
        </w:rPr>
        <w:footnoteRef/>
      </w:r>
      <w:r>
        <w:t xml:space="preserve"> Combinazione di exploit (es. per attacchi a sistemi web questi coprono l’eventualità di utilizzo di CVE in base ai di differenti Browser esistenti)</w:t>
      </w:r>
      <w:r>
        <w:rPr>
          <w:i/>
          <w:iCs/>
        </w:rPr>
        <w:t xml:space="preserve"> </w:t>
      </w:r>
    </w:p>
  </w:footnote>
  <w:footnote w:id="6">
    <w:p w14:paraId="1EF0A2DB" w14:textId="0DA63BAE" w:rsidR="009E5951" w:rsidRDefault="009E5951" w:rsidP="00A329E5">
      <w:pPr>
        <w:pStyle w:val="Testonotaapidipagina"/>
      </w:pPr>
      <w:r>
        <w:rPr>
          <w:rStyle w:val="Rimandonotaapidipagina"/>
        </w:rPr>
        <w:footnoteRef/>
      </w:r>
      <w:r>
        <w:t xml:space="preserve"> </w:t>
      </w:r>
      <w:r w:rsidR="003D7421">
        <w:t>Coloro che hanno il compito di difendere, prevenire e identificare gli attacker</w:t>
      </w:r>
    </w:p>
  </w:footnote>
  <w:footnote w:id="7">
    <w:p w14:paraId="2941FA68" w14:textId="4EFDD99F" w:rsidR="003D7421" w:rsidRDefault="003D7421" w:rsidP="00A329E5">
      <w:pPr>
        <w:pStyle w:val="Testonotaapidipagina"/>
      </w:pPr>
      <w:r>
        <w:rPr>
          <w:rStyle w:val="Rimandonotaapidipagina"/>
        </w:rPr>
        <w:footnoteRef/>
      </w:r>
      <w:r>
        <w:t xml:space="preserve"> Gruppo di attacker con intenzioni malevole</w:t>
      </w:r>
    </w:p>
  </w:footnote>
  <w:footnote w:id="8">
    <w:p w14:paraId="656B4D4F" w14:textId="5F8D3FB5" w:rsidR="00CC5CC1" w:rsidRDefault="00CC5CC1" w:rsidP="00A329E5">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0">
    <w:p w14:paraId="16941C27" w14:textId="4A489494" w:rsidR="00176EEF" w:rsidRDefault="00176EEF" w:rsidP="00A329E5">
      <w:pPr>
        <w:pStyle w:val="Testonotaapidipagina"/>
      </w:pPr>
      <w:r>
        <w:rPr>
          <w:rStyle w:val="Rimandonotaapidipagina"/>
        </w:rPr>
        <w:footnoteRef/>
      </w:r>
      <w:r>
        <w:t xml:space="preserve"> </w:t>
      </w:r>
      <w:r w:rsidRPr="00176EEF">
        <w:t>Bidirectional Encoder Representations from Transformers</w:t>
      </w:r>
      <w:r>
        <w:t>, modello di ML nell’ambito del NLP, sviluppato da Google</w:t>
      </w:r>
      <w:r w:rsidR="007E3098">
        <w:t>.</w:t>
      </w:r>
    </w:p>
  </w:footnote>
  <w:footnote w:id="11">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2">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predice la probabilità che un'osservazione appartenga a una delle due classi utilizzando una funzione sigmoide per trasformare l'output in un valore compreso tra 0 e 1</w:t>
      </w:r>
      <w:r>
        <w:t>.</w:t>
      </w:r>
    </w:p>
  </w:footnote>
  <w:footnote w:id="13">
    <w:p w14:paraId="6DAC4FD0" w14:textId="4D42CFE3" w:rsidR="00B20410" w:rsidRDefault="00B20410" w:rsidP="00A329E5">
      <w:pPr>
        <w:pStyle w:val="Testonotaapidipagina"/>
      </w:pPr>
      <w:r>
        <w:rPr>
          <w:rStyle w:val="Rimandonotaapidipagina"/>
        </w:rPr>
        <w:footnoteRef/>
      </w:r>
      <w:r>
        <w:t xml:space="preserve"> Semnatic Role Labeling, </w:t>
      </w:r>
      <w:r w:rsidRPr="00B20410">
        <w:t>processo che assegna etichette a parole o frasi in una frase, indicando il loro ruolo semantico nella frase</w:t>
      </w:r>
      <w:r>
        <w:t>.</w:t>
      </w:r>
    </w:p>
  </w:footnote>
  <w:footnote w:id="14">
    <w:p w14:paraId="599C0E7D" w14:textId="3E832550" w:rsidR="00B20410" w:rsidRDefault="00B20410" w:rsidP="00A329E5">
      <w:pPr>
        <w:pStyle w:val="Testonotaapidipagina"/>
      </w:pPr>
      <w:r>
        <w:rPr>
          <w:rStyle w:val="Rimandonotaapidipagina"/>
        </w:rPr>
        <w:footnoteRef/>
      </w:r>
      <w:r>
        <w:t xml:space="preserve"> Metrica che misura quanto spesso il modello predice correttamente il risultato.</w:t>
      </w:r>
    </w:p>
  </w:footnote>
  <w:footnote w:id="15">
    <w:p w14:paraId="0AF9B203" w14:textId="2055119D" w:rsidR="00BF6192" w:rsidRDefault="00BF6192" w:rsidP="00A329E5">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6">
    <w:p w14:paraId="44EF97DB" w14:textId="0618E2C2" w:rsidR="004972D0" w:rsidRDefault="004972D0" w:rsidP="00A329E5">
      <w:pPr>
        <w:pStyle w:val="Testonotaapidipagina"/>
      </w:pPr>
      <w:r>
        <w:rPr>
          <w:rStyle w:val="Rimandonotaapidipagina"/>
        </w:rPr>
        <w:footnoteRef/>
      </w:r>
      <w:r>
        <w:t xml:space="preserve"> F</w:t>
      </w:r>
      <w:r w:rsidRPr="001B7EEE">
        <w:t>unzione utilizzata in information retrieval per misurare l'importanza di un termine rispetto ad un documento o ad una collezione di documenti</w:t>
      </w:r>
      <w:r w:rsidR="00C328AF">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precision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20">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1">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2">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3">
    <w:p w14:paraId="68646903" w14:textId="3FE3F95A" w:rsidR="0065461B" w:rsidRDefault="0065461B">
      <w:pPr>
        <w:pStyle w:val="Testonotaapidipagina"/>
      </w:pPr>
      <w:r>
        <w:rPr>
          <w:rStyle w:val="Rimandonotaapidipagina"/>
        </w:rPr>
        <w:footnoteRef/>
      </w:r>
      <w:r>
        <w:t xml:space="preserve"> Un token corrisponde all’incirca a 4 caratteri, il numero preciso dipendente dal modello utilizzato.</w:t>
      </w:r>
    </w:p>
  </w:footnote>
  <w:footnote w:id="24">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5">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6">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7">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8">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29">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30">
    <w:p w14:paraId="6506D7F1" w14:textId="075FBFA8" w:rsidR="00FC585D" w:rsidRPr="007F4FDC" w:rsidRDefault="00FC585D">
      <w:pPr>
        <w:pStyle w:val="Testonotaapidipagina"/>
      </w:pPr>
      <w:r>
        <w:rPr>
          <w:rStyle w:val="Rimandonotaapidipagina"/>
        </w:rPr>
        <w:footnoteRef/>
      </w:r>
      <w:r w:rsidRPr="007F4FDC">
        <w:t xml:space="preserve"> Oggetto STIX che identifica i threat group e threat agent</w:t>
      </w:r>
    </w:p>
  </w:footnote>
  <w:footnote w:id="31">
    <w:p w14:paraId="61D39354" w14:textId="77777777" w:rsidR="00CB2598" w:rsidRDefault="00CB2598" w:rsidP="00CB2598">
      <w:pPr>
        <w:pStyle w:val="Testonotaapidipagina"/>
      </w:pPr>
      <w:r>
        <w:rPr>
          <w:rStyle w:val="Rimandonotaapidipagina"/>
        </w:rPr>
        <w:footnoteRef/>
      </w:r>
      <w:r>
        <w:t xml:space="preserve"> Relazioni tra Vulnerabilità e tecniche non corrette. </w:t>
      </w:r>
    </w:p>
  </w:footnote>
  <w:footnote w:id="32">
    <w:p w14:paraId="0CC7EBF7" w14:textId="12BA8192" w:rsidR="00CB2598" w:rsidRDefault="00CB2598" w:rsidP="00CB2598">
      <w:pPr>
        <w:pStyle w:val="Testonotaapidipagina"/>
      </w:pPr>
      <w:r>
        <w:rPr>
          <w:rStyle w:val="Rimandonotaapidipagina"/>
        </w:rPr>
        <w:footnoteRef/>
      </w:r>
      <w:r>
        <w:t xml:space="preserve"> Relazioni tra Vulnerabilità e tecniche non </w:t>
      </w:r>
      <w:r w:rsidR="00185C2B">
        <w:t>riscontrate</w:t>
      </w:r>
      <w:r>
        <w:t xml:space="preserve"> anche se corrette.</w:t>
      </w:r>
    </w:p>
  </w:footnote>
  <w:footnote w:id="33">
    <w:p w14:paraId="093FB2D7" w14:textId="7C68E52A" w:rsidR="00182917" w:rsidRDefault="00182917">
      <w:pPr>
        <w:pStyle w:val="Testonotaapidipagina"/>
      </w:pPr>
      <w:r>
        <w:rPr>
          <w:rStyle w:val="Rimandonotaapidipagina"/>
        </w:rPr>
        <w:footnoteRef/>
      </w:r>
      <w:r>
        <w:t xml:space="preserve"> Intelligenza Artificiale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1A682C4"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6" name="Immagine 6"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12CDB">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rsidP="00A329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7C2CB398" w:rsidR="007D0E57" w:rsidRPr="00D3074D" w:rsidRDefault="00563036" w:rsidP="00A329E5">
    <w:r>
      <w:rPr>
        <w:noProof/>
      </w:rPr>
      <w:drawing>
        <wp:anchor distT="0" distB="0" distL="114300" distR="114300" simplePos="0" relativeHeight="251669504"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10" name="Immagine 1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045351">
      <w:rPr>
        <w:rStyle w:val="Numeropagina"/>
        <w:rFonts w:ascii="Verdana" w:hAnsi="Verdana"/>
        <w:noProof/>
      </w:rPr>
      <w:t>Capitolo III</w:t>
    </w:r>
    <w:r w:rsidR="004628EE" w:rsidRPr="00BA1DB7">
      <w:rPr>
        <w:rStyle w:val="Numeropagina"/>
        <w:rFonts w:ascii="Verdana" w:hAnsi="Verdana"/>
      </w:rPr>
      <w:fldChar w:fldCharType="end"/>
    </w:r>
  </w:p>
  <w:p w14:paraId="15CA852A" w14:textId="77777777" w:rsidR="006B3C91" w:rsidRDefault="006B3C91" w:rsidP="00A329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1947751E"/>
    <w:multiLevelType w:val="hybridMultilevel"/>
    <w:tmpl w:val="0A6890B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1">
      <w:start w:val="1"/>
      <w:numFmt w:val="bullet"/>
      <w:lvlText w:val=""/>
      <w:lvlJc w:val="left"/>
      <w:pPr>
        <w:ind w:left="2340" w:hanging="360"/>
      </w:pPr>
      <w:rPr>
        <w:rFonts w:ascii="Symbol" w:hAnsi="Symbol"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4"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2436BA0"/>
    <w:multiLevelType w:val="hybridMultilevel"/>
    <w:tmpl w:val="4148E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4"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5"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7"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abstractNum w:abstractNumId="44" w15:restartNumberingAfterBreak="0">
    <w:nsid w:val="7E9E4557"/>
    <w:multiLevelType w:val="hybridMultilevel"/>
    <w:tmpl w:val="B5E225DA"/>
    <w:lvl w:ilvl="0" w:tplc="04100001">
      <w:start w:val="1"/>
      <w:numFmt w:val="bullet"/>
      <w:lvlText w:val=""/>
      <w:lvlJc w:val="left"/>
      <w:pPr>
        <w:ind w:left="804" w:hanging="360"/>
      </w:pPr>
      <w:rPr>
        <w:rFonts w:ascii="Symbol" w:hAnsi="Symbol" w:hint="default"/>
      </w:rPr>
    </w:lvl>
    <w:lvl w:ilvl="1" w:tplc="04100001">
      <w:start w:val="1"/>
      <w:numFmt w:val="bullet"/>
      <w:lvlText w:val=""/>
      <w:lvlJc w:val="left"/>
      <w:pPr>
        <w:ind w:left="1524" w:hanging="360"/>
      </w:pPr>
      <w:rPr>
        <w:rFonts w:ascii="Symbol" w:hAnsi="Symbol" w:hint="default"/>
      </w:rPr>
    </w:lvl>
    <w:lvl w:ilvl="2" w:tplc="04100001">
      <w:start w:val="1"/>
      <w:numFmt w:val="bullet"/>
      <w:lvlText w:val=""/>
      <w:lvlJc w:val="left"/>
      <w:pPr>
        <w:ind w:left="2244" w:hanging="360"/>
      </w:pPr>
      <w:rPr>
        <w:rFonts w:ascii="Symbol" w:hAnsi="Symbol" w:hint="default"/>
      </w:rPr>
    </w:lvl>
    <w:lvl w:ilvl="3" w:tplc="04100001">
      <w:start w:val="1"/>
      <w:numFmt w:val="bullet"/>
      <w:lvlText w:val=""/>
      <w:lvlJc w:val="left"/>
      <w:pPr>
        <w:ind w:left="2964" w:hanging="360"/>
      </w:pPr>
      <w:rPr>
        <w:rFonts w:ascii="Symbol" w:hAnsi="Symbol" w:hint="default"/>
      </w:rPr>
    </w:lvl>
    <w:lvl w:ilvl="4" w:tplc="04100003" w:tentative="1">
      <w:start w:val="1"/>
      <w:numFmt w:val="bullet"/>
      <w:lvlText w:val="o"/>
      <w:lvlJc w:val="left"/>
      <w:pPr>
        <w:ind w:left="3684" w:hanging="360"/>
      </w:pPr>
      <w:rPr>
        <w:rFonts w:ascii="Courier New" w:hAnsi="Courier New" w:cs="Courier New" w:hint="default"/>
      </w:rPr>
    </w:lvl>
    <w:lvl w:ilvl="5" w:tplc="04100005" w:tentative="1">
      <w:start w:val="1"/>
      <w:numFmt w:val="bullet"/>
      <w:lvlText w:val=""/>
      <w:lvlJc w:val="left"/>
      <w:pPr>
        <w:ind w:left="4404" w:hanging="360"/>
      </w:pPr>
      <w:rPr>
        <w:rFonts w:ascii="Wingdings" w:hAnsi="Wingdings" w:hint="default"/>
      </w:rPr>
    </w:lvl>
    <w:lvl w:ilvl="6" w:tplc="04100001" w:tentative="1">
      <w:start w:val="1"/>
      <w:numFmt w:val="bullet"/>
      <w:lvlText w:val=""/>
      <w:lvlJc w:val="left"/>
      <w:pPr>
        <w:ind w:left="5124" w:hanging="360"/>
      </w:pPr>
      <w:rPr>
        <w:rFonts w:ascii="Symbol" w:hAnsi="Symbol" w:hint="default"/>
      </w:rPr>
    </w:lvl>
    <w:lvl w:ilvl="7" w:tplc="04100003" w:tentative="1">
      <w:start w:val="1"/>
      <w:numFmt w:val="bullet"/>
      <w:lvlText w:val="o"/>
      <w:lvlJc w:val="left"/>
      <w:pPr>
        <w:ind w:left="5844" w:hanging="360"/>
      </w:pPr>
      <w:rPr>
        <w:rFonts w:ascii="Courier New" w:hAnsi="Courier New" w:cs="Courier New" w:hint="default"/>
      </w:rPr>
    </w:lvl>
    <w:lvl w:ilvl="8" w:tplc="04100005" w:tentative="1">
      <w:start w:val="1"/>
      <w:numFmt w:val="bullet"/>
      <w:lvlText w:val=""/>
      <w:lvlJc w:val="left"/>
      <w:pPr>
        <w:ind w:left="6564"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3"/>
  </w:num>
  <w:num w:numId="14" w16cid:durableId="1246496042">
    <w:abstractNumId w:val="35"/>
  </w:num>
  <w:num w:numId="15" w16cid:durableId="1144279905">
    <w:abstractNumId w:val="12"/>
  </w:num>
  <w:num w:numId="16" w16cid:durableId="273444330">
    <w:abstractNumId w:val="13"/>
  </w:num>
  <w:num w:numId="17" w16cid:durableId="2009281700">
    <w:abstractNumId w:val="26"/>
  </w:num>
  <w:num w:numId="18" w16cid:durableId="1037657317">
    <w:abstractNumId w:val="41"/>
  </w:num>
  <w:num w:numId="19" w16cid:durableId="1884633395">
    <w:abstractNumId w:val="19"/>
  </w:num>
  <w:num w:numId="20" w16cid:durableId="466555007">
    <w:abstractNumId w:val="17"/>
  </w:num>
  <w:num w:numId="21" w16cid:durableId="484594479">
    <w:abstractNumId w:val="11"/>
  </w:num>
  <w:num w:numId="22" w16cid:durableId="1997680687">
    <w:abstractNumId w:val="22"/>
  </w:num>
  <w:num w:numId="23" w16cid:durableId="202642431">
    <w:abstractNumId w:val="34"/>
  </w:num>
  <w:num w:numId="24" w16cid:durableId="1599749398">
    <w:abstractNumId w:val="20"/>
  </w:num>
  <w:num w:numId="25" w16cid:durableId="129826948">
    <w:abstractNumId w:val="38"/>
  </w:num>
  <w:num w:numId="26" w16cid:durableId="2031103471">
    <w:abstractNumId w:val="40"/>
  </w:num>
  <w:num w:numId="27" w16cid:durableId="1262907389">
    <w:abstractNumId w:val="16"/>
  </w:num>
  <w:num w:numId="28" w16cid:durableId="1219511763">
    <w:abstractNumId w:val="39"/>
  </w:num>
  <w:num w:numId="29" w16cid:durableId="276832280">
    <w:abstractNumId w:val="42"/>
  </w:num>
  <w:num w:numId="30" w16cid:durableId="504787929">
    <w:abstractNumId w:val="21"/>
  </w:num>
  <w:num w:numId="31" w16cid:durableId="1782994256">
    <w:abstractNumId w:val="23"/>
  </w:num>
  <w:num w:numId="32" w16cid:durableId="1194347375">
    <w:abstractNumId w:val="24"/>
  </w:num>
  <w:num w:numId="33" w16cid:durableId="692924547">
    <w:abstractNumId w:val="36"/>
  </w:num>
  <w:num w:numId="34" w16cid:durableId="2146852933">
    <w:abstractNumId w:val="43"/>
  </w:num>
  <w:num w:numId="35" w16cid:durableId="894852946">
    <w:abstractNumId w:val="14"/>
  </w:num>
  <w:num w:numId="36" w16cid:durableId="1047291518">
    <w:abstractNumId w:val="27"/>
  </w:num>
  <w:num w:numId="37" w16cid:durableId="1182158234">
    <w:abstractNumId w:val="28"/>
  </w:num>
  <w:num w:numId="38" w16cid:durableId="1315985709">
    <w:abstractNumId w:val="32"/>
  </w:num>
  <w:num w:numId="39" w16cid:durableId="1683899394">
    <w:abstractNumId w:val="30"/>
  </w:num>
  <w:num w:numId="40" w16cid:durableId="1714229432">
    <w:abstractNumId w:val="37"/>
  </w:num>
  <w:num w:numId="41" w16cid:durableId="7682209">
    <w:abstractNumId w:val="31"/>
  </w:num>
  <w:num w:numId="42" w16cid:durableId="196702986">
    <w:abstractNumId w:val="29"/>
  </w:num>
  <w:num w:numId="43" w16cid:durableId="1045326591">
    <w:abstractNumId w:val="44"/>
  </w:num>
  <w:num w:numId="44" w16cid:durableId="1449856060">
    <w:abstractNumId w:val="18"/>
  </w:num>
  <w:num w:numId="45" w16cid:durableId="1064570821">
    <w:abstractNumId w:val="25"/>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1B38"/>
    <w:rsid w:val="0000013C"/>
    <w:rsid w:val="000001EB"/>
    <w:rsid w:val="000006DB"/>
    <w:rsid w:val="000046A3"/>
    <w:rsid w:val="00010460"/>
    <w:rsid w:val="00011EFD"/>
    <w:rsid w:val="00012C25"/>
    <w:rsid w:val="00014667"/>
    <w:rsid w:val="00014B7E"/>
    <w:rsid w:val="0001662A"/>
    <w:rsid w:val="00032D42"/>
    <w:rsid w:val="00033A9E"/>
    <w:rsid w:val="00033B2E"/>
    <w:rsid w:val="00033D6A"/>
    <w:rsid w:val="000347A1"/>
    <w:rsid w:val="00034B12"/>
    <w:rsid w:val="00035AA1"/>
    <w:rsid w:val="00036035"/>
    <w:rsid w:val="00045351"/>
    <w:rsid w:val="000456FF"/>
    <w:rsid w:val="00046308"/>
    <w:rsid w:val="000466AC"/>
    <w:rsid w:val="000505EC"/>
    <w:rsid w:val="00050F88"/>
    <w:rsid w:val="0005655C"/>
    <w:rsid w:val="0006224B"/>
    <w:rsid w:val="00062C24"/>
    <w:rsid w:val="00063733"/>
    <w:rsid w:val="00064160"/>
    <w:rsid w:val="00064772"/>
    <w:rsid w:val="000655CE"/>
    <w:rsid w:val="00066D7B"/>
    <w:rsid w:val="000676E7"/>
    <w:rsid w:val="00071E3C"/>
    <w:rsid w:val="00071FF0"/>
    <w:rsid w:val="00075848"/>
    <w:rsid w:val="00076A6E"/>
    <w:rsid w:val="00080BD0"/>
    <w:rsid w:val="000874DA"/>
    <w:rsid w:val="0009253A"/>
    <w:rsid w:val="00094F33"/>
    <w:rsid w:val="00095794"/>
    <w:rsid w:val="000A0729"/>
    <w:rsid w:val="000A195B"/>
    <w:rsid w:val="000A36A0"/>
    <w:rsid w:val="000A4776"/>
    <w:rsid w:val="000A6329"/>
    <w:rsid w:val="000A6608"/>
    <w:rsid w:val="000B3E2A"/>
    <w:rsid w:val="000B5CA8"/>
    <w:rsid w:val="000B70E3"/>
    <w:rsid w:val="000B75A8"/>
    <w:rsid w:val="000B7E64"/>
    <w:rsid w:val="000C20A4"/>
    <w:rsid w:val="000C3966"/>
    <w:rsid w:val="000C44F4"/>
    <w:rsid w:val="000C4DFE"/>
    <w:rsid w:val="000C6D95"/>
    <w:rsid w:val="000D080A"/>
    <w:rsid w:val="000D15B0"/>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6618"/>
    <w:rsid w:val="00130BC0"/>
    <w:rsid w:val="0013178D"/>
    <w:rsid w:val="0013198C"/>
    <w:rsid w:val="0014744F"/>
    <w:rsid w:val="00147F48"/>
    <w:rsid w:val="0015006D"/>
    <w:rsid w:val="001531F0"/>
    <w:rsid w:val="00154077"/>
    <w:rsid w:val="00155FCF"/>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4255"/>
    <w:rsid w:val="001C6E14"/>
    <w:rsid w:val="001C7060"/>
    <w:rsid w:val="001C752B"/>
    <w:rsid w:val="001D0950"/>
    <w:rsid w:val="001D2642"/>
    <w:rsid w:val="001D57B2"/>
    <w:rsid w:val="001D6891"/>
    <w:rsid w:val="001D69CC"/>
    <w:rsid w:val="001D7E8A"/>
    <w:rsid w:val="001E0155"/>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16FE"/>
    <w:rsid w:val="0021256D"/>
    <w:rsid w:val="00213643"/>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C22"/>
    <w:rsid w:val="00237FAF"/>
    <w:rsid w:val="00240C57"/>
    <w:rsid w:val="00240C95"/>
    <w:rsid w:val="00243747"/>
    <w:rsid w:val="002442BE"/>
    <w:rsid w:val="00245CA0"/>
    <w:rsid w:val="00246A72"/>
    <w:rsid w:val="00247E19"/>
    <w:rsid w:val="002506C9"/>
    <w:rsid w:val="00252F08"/>
    <w:rsid w:val="0025366A"/>
    <w:rsid w:val="00253EC0"/>
    <w:rsid w:val="00255D24"/>
    <w:rsid w:val="002618B0"/>
    <w:rsid w:val="00262696"/>
    <w:rsid w:val="00263906"/>
    <w:rsid w:val="002679AA"/>
    <w:rsid w:val="002731E8"/>
    <w:rsid w:val="00276482"/>
    <w:rsid w:val="0027757B"/>
    <w:rsid w:val="0028048B"/>
    <w:rsid w:val="002838C9"/>
    <w:rsid w:val="002847A0"/>
    <w:rsid w:val="00285B1B"/>
    <w:rsid w:val="00285DC6"/>
    <w:rsid w:val="002863B3"/>
    <w:rsid w:val="002923D3"/>
    <w:rsid w:val="0029387A"/>
    <w:rsid w:val="002952F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2711"/>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246D"/>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6A33"/>
    <w:rsid w:val="0035745D"/>
    <w:rsid w:val="00357E65"/>
    <w:rsid w:val="003613EE"/>
    <w:rsid w:val="0036196F"/>
    <w:rsid w:val="00364721"/>
    <w:rsid w:val="003669F1"/>
    <w:rsid w:val="0036709B"/>
    <w:rsid w:val="00367AEA"/>
    <w:rsid w:val="00367BEA"/>
    <w:rsid w:val="00374B4F"/>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96FC9"/>
    <w:rsid w:val="003A0FC0"/>
    <w:rsid w:val="003A1F16"/>
    <w:rsid w:val="003A31DC"/>
    <w:rsid w:val="003B0028"/>
    <w:rsid w:val="003B3213"/>
    <w:rsid w:val="003B5406"/>
    <w:rsid w:val="003B67C8"/>
    <w:rsid w:val="003C1C85"/>
    <w:rsid w:val="003D0016"/>
    <w:rsid w:val="003D106B"/>
    <w:rsid w:val="003D2FA2"/>
    <w:rsid w:val="003D4F78"/>
    <w:rsid w:val="003D7282"/>
    <w:rsid w:val="003D7421"/>
    <w:rsid w:val="003D7C2D"/>
    <w:rsid w:val="003E1BA6"/>
    <w:rsid w:val="003E28BB"/>
    <w:rsid w:val="003E3A90"/>
    <w:rsid w:val="003F07C8"/>
    <w:rsid w:val="003F08AB"/>
    <w:rsid w:val="003F10AB"/>
    <w:rsid w:val="003F11A8"/>
    <w:rsid w:val="004019FE"/>
    <w:rsid w:val="00403F3F"/>
    <w:rsid w:val="004074B8"/>
    <w:rsid w:val="00415785"/>
    <w:rsid w:val="0042034C"/>
    <w:rsid w:val="00420C4A"/>
    <w:rsid w:val="00421CA6"/>
    <w:rsid w:val="00422CAE"/>
    <w:rsid w:val="00424EF5"/>
    <w:rsid w:val="00425E02"/>
    <w:rsid w:val="0043471F"/>
    <w:rsid w:val="0043592C"/>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220"/>
    <w:rsid w:val="00496D5B"/>
    <w:rsid w:val="004972D0"/>
    <w:rsid w:val="004975BD"/>
    <w:rsid w:val="004A05BD"/>
    <w:rsid w:val="004A1431"/>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6559"/>
    <w:rsid w:val="00511D77"/>
    <w:rsid w:val="00512917"/>
    <w:rsid w:val="00512DA1"/>
    <w:rsid w:val="005140CC"/>
    <w:rsid w:val="005177DB"/>
    <w:rsid w:val="00517BFE"/>
    <w:rsid w:val="00517FC9"/>
    <w:rsid w:val="005209E9"/>
    <w:rsid w:val="00520FF2"/>
    <w:rsid w:val="005214A8"/>
    <w:rsid w:val="00521AE3"/>
    <w:rsid w:val="00521C6E"/>
    <w:rsid w:val="00521F01"/>
    <w:rsid w:val="00525929"/>
    <w:rsid w:val="0052739D"/>
    <w:rsid w:val="00531F81"/>
    <w:rsid w:val="00532951"/>
    <w:rsid w:val="005331F9"/>
    <w:rsid w:val="005338D5"/>
    <w:rsid w:val="00534B3A"/>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4D44"/>
    <w:rsid w:val="0057529A"/>
    <w:rsid w:val="005816BB"/>
    <w:rsid w:val="00582412"/>
    <w:rsid w:val="00582471"/>
    <w:rsid w:val="00583227"/>
    <w:rsid w:val="005870DB"/>
    <w:rsid w:val="0059134F"/>
    <w:rsid w:val="00592090"/>
    <w:rsid w:val="00592342"/>
    <w:rsid w:val="00593812"/>
    <w:rsid w:val="005940B9"/>
    <w:rsid w:val="00594493"/>
    <w:rsid w:val="00596519"/>
    <w:rsid w:val="005A2324"/>
    <w:rsid w:val="005A31C0"/>
    <w:rsid w:val="005A34E4"/>
    <w:rsid w:val="005A3A2E"/>
    <w:rsid w:val="005A52F0"/>
    <w:rsid w:val="005A553B"/>
    <w:rsid w:val="005A5FD0"/>
    <w:rsid w:val="005A7615"/>
    <w:rsid w:val="005A767B"/>
    <w:rsid w:val="005B07F2"/>
    <w:rsid w:val="005B1605"/>
    <w:rsid w:val="005B244A"/>
    <w:rsid w:val="005B25F9"/>
    <w:rsid w:val="005B2D30"/>
    <w:rsid w:val="005B2D81"/>
    <w:rsid w:val="005B3031"/>
    <w:rsid w:val="005B4546"/>
    <w:rsid w:val="005B5186"/>
    <w:rsid w:val="005C1C71"/>
    <w:rsid w:val="005C2BF4"/>
    <w:rsid w:val="005C77A9"/>
    <w:rsid w:val="005D14D2"/>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3953"/>
    <w:rsid w:val="00604C4F"/>
    <w:rsid w:val="00612CDB"/>
    <w:rsid w:val="00613772"/>
    <w:rsid w:val="006157A3"/>
    <w:rsid w:val="0061597A"/>
    <w:rsid w:val="0062140E"/>
    <w:rsid w:val="0062353E"/>
    <w:rsid w:val="00623EC8"/>
    <w:rsid w:val="00624756"/>
    <w:rsid w:val="006252A7"/>
    <w:rsid w:val="0062770A"/>
    <w:rsid w:val="00631C6E"/>
    <w:rsid w:val="00633B5A"/>
    <w:rsid w:val="00634DF4"/>
    <w:rsid w:val="00637C3E"/>
    <w:rsid w:val="00640593"/>
    <w:rsid w:val="00640F96"/>
    <w:rsid w:val="006505BE"/>
    <w:rsid w:val="00651698"/>
    <w:rsid w:val="006528D9"/>
    <w:rsid w:val="00652C92"/>
    <w:rsid w:val="0065461B"/>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8F2"/>
    <w:rsid w:val="00681FE8"/>
    <w:rsid w:val="00684D49"/>
    <w:rsid w:val="00685EBB"/>
    <w:rsid w:val="00690E16"/>
    <w:rsid w:val="00692B8B"/>
    <w:rsid w:val="00695AA5"/>
    <w:rsid w:val="00695D94"/>
    <w:rsid w:val="006960FE"/>
    <w:rsid w:val="0069715F"/>
    <w:rsid w:val="006A1F15"/>
    <w:rsid w:val="006A2741"/>
    <w:rsid w:val="006A2FFF"/>
    <w:rsid w:val="006A5161"/>
    <w:rsid w:val="006B191C"/>
    <w:rsid w:val="006B191D"/>
    <w:rsid w:val="006B2D65"/>
    <w:rsid w:val="006B3C91"/>
    <w:rsid w:val="006B4432"/>
    <w:rsid w:val="006C0723"/>
    <w:rsid w:val="006C0C68"/>
    <w:rsid w:val="006C56D6"/>
    <w:rsid w:val="006C6275"/>
    <w:rsid w:val="006D1712"/>
    <w:rsid w:val="006D2D9F"/>
    <w:rsid w:val="006D304E"/>
    <w:rsid w:val="006D3194"/>
    <w:rsid w:val="006D3398"/>
    <w:rsid w:val="006D7815"/>
    <w:rsid w:val="006D7CF5"/>
    <w:rsid w:val="006E13B2"/>
    <w:rsid w:val="006E18CF"/>
    <w:rsid w:val="006E1B24"/>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0D0"/>
    <w:rsid w:val="00711E63"/>
    <w:rsid w:val="00713DCA"/>
    <w:rsid w:val="00715399"/>
    <w:rsid w:val="007205D5"/>
    <w:rsid w:val="007316A3"/>
    <w:rsid w:val="00733E21"/>
    <w:rsid w:val="007344C0"/>
    <w:rsid w:val="00734533"/>
    <w:rsid w:val="00734A3A"/>
    <w:rsid w:val="00737211"/>
    <w:rsid w:val="00743FDD"/>
    <w:rsid w:val="00747A63"/>
    <w:rsid w:val="007506CA"/>
    <w:rsid w:val="007532E3"/>
    <w:rsid w:val="007533E3"/>
    <w:rsid w:val="00756CC4"/>
    <w:rsid w:val="00757277"/>
    <w:rsid w:val="00757586"/>
    <w:rsid w:val="0075765A"/>
    <w:rsid w:val="00760427"/>
    <w:rsid w:val="00764B84"/>
    <w:rsid w:val="007652CB"/>
    <w:rsid w:val="00767109"/>
    <w:rsid w:val="0077005E"/>
    <w:rsid w:val="00770CFB"/>
    <w:rsid w:val="0077174B"/>
    <w:rsid w:val="00772265"/>
    <w:rsid w:val="00773306"/>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B4F54"/>
    <w:rsid w:val="007B5819"/>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3098"/>
    <w:rsid w:val="007E3935"/>
    <w:rsid w:val="007E4D82"/>
    <w:rsid w:val="007E6762"/>
    <w:rsid w:val="007E7764"/>
    <w:rsid w:val="007F1458"/>
    <w:rsid w:val="007F29C2"/>
    <w:rsid w:val="007F390C"/>
    <w:rsid w:val="007F4AB5"/>
    <w:rsid w:val="007F4FDC"/>
    <w:rsid w:val="007F6EDF"/>
    <w:rsid w:val="007F7004"/>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349A2"/>
    <w:rsid w:val="00843C1C"/>
    <w:rsid w:val="00845933"/>
    <w:rsid w:val="008506E9"/>
    <w:rsid w:val="00854E32"/>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15A0"/>
    <w:rsid w:val="008B2DF8"/>
    <w:rsid w:val="008B6789"/>
    <w:rsid w:val="008C0A4C"/>
    <w:rsid w:val="008C4CB6"/>
    <w:rsid w:val="008C64B0"/>
    <w:rsid w:val="008C7183"/>
    <w:rsid w:val="008D1FBB"/>
    <w:rsid w:val="008D4FB0"/>
    <w:rsid w:val="008D5ED1"/>
    <w:rsid w:val="008D61F1"/>
    <w:rsid w:val="008D67BA"/>
    <w:rsid w:val="008E07BE"/>
    <w:rsid w:val="008E156E"/>
    <w:rsid w:val="008E63D1"/>
    <w:rsid w:val="008E735B"/>
    <w:rsid w:val="008F0465"/>
    <w:rsid w:val="008F0533"/>
    <w:rsid w:val="008F2986"/>
    <w:rsid w:val="008F4C17"/>
    <w:rsid w:val="008F5EDF"/>
    <w:rsid w:val="008F76DC"/>
    <w:rsid w:val="008F7BF4"/>
    <w:rsid w:val="009012C1"/>
    <w:rsid w:val="00903540"/>
    <w:rsid w:val="00904757"/>
    <w:rsid w:val="00907810"/>
    <w:rsid w:val="00911123"/>
    <w:rsid w:val="00911B38"/>
    <w:rsid w:val="00912E65"/>
    <w:rsid w:val="0091630F"/>
    <w:rsid w:val="0091746B"/>
    <w:rsid w:val="00917D50"/>
    <w:rsid w:val="009207DB"/>
    <w:rsid w:val="00920A2B"/>
    <w:rsid w:val="00920C07"/>
    <w:rsid w:val="009217F0"/>
    <w:rsid w:val="0092192A"/>
    <w:rsid w:val="00923E55"/>
    <w:rsid w:val="00924DD2"/>
    <w:rsid w:val="0092685E"/>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4B29"/>
    <w:rsid w:val="0097604E"/>
    <w:rsid w:val="00980FB2"/>
    <w:rsid w:val="00981686"/>
    <w:rsid w:val="0098304D"/>
    <w:rsid w:val="00984593"/>
    <w:rsid w:val="0098468E"/>
    <w:rsid w:val="009930A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9E8"/>
    <w:rsid w:val="009E1BBE"/>
    <w:rsid w:val="009E21D5"/>
    <w:rsid w:val="009E2DF0"/>
    <w:rsid w:val="009E4BED"/>
    <w:rsid w:val="009E52B2"/>
    <w:rsid w:val="009E5951"/>
    <w:rsid w:val="009E6B4C"/>
    <w:rsid w:val="009E7152"/>
    <w:rsid w:val="009F0546"/>
    <w:rsid w:val="009F07BC"/>
    <w:rsid w:val="009F1741"/>
    <w:rsid w:val="009F2874"/>
    <w:rsid w:val="009F7D6E"/>
    <w:rsid w:val="00A0340D"/>
    <w:rsid w:val="00A05C52"/>
    <w:rsid w:val="00A07F05"/>
    <w:rsid w:val="00A10688"/>
    <w:rsid w:val="00A10FB5"/>
    <w:rsid w:val="00A15848"/>
    <w:rsid w:val="00A20640"/>
    <w:rsid w:val="00A263CA"/>
    <w:rsid w:val="00A30214"/>
    <w:rsid w:val="00A32227"/>
    <w:rsid w:val="00A329E5"/>
    <w:rsid w:val="00A36C7D"/>
    <w:rsid w:val="00A40F76"/>
    <w:rsid w:val="00A4164D"/>
    <w:rsid w:val="00A41D8F"/>
    <w:rsid w:val="00A44E59"/>
    <w:rsid w:val="00A45B5A"/>
    <w:rsid w:val="00A4736B"/>
    <w:rsid w:val="00A517CF"/>
    <w:rsid w:val="00A539FA"/>
    <w:rsid w:val="00A545E7"/>
    <w:rsid w:val="00A54B8A"/>
    <w:rsid w:val="00A627D7"/>
    <w:rsid w:val="00A64FE3"/>
    <w:rsid w:val="00A66380"/>
    <w:rsid w:val="00A7060E"/>
    <w:rsid w:val="00A734D5"/>
    <w:rsid w:val="00A73DAE"/>
    <w:rsid w:val="00A743A8"/>
    <w:rsid w:val="00A7778C"/>
    <w:rsid w:val="00A80748"/>
    <w:rsid w:val="00A85B6B"/>
    <w:rsid w:val="00A9659F"/>
    <w:rsid w:val="00A97DC3"/>
    <w:rsid w:val="00AA1837"/>
    <w:rsid w:val="00AA53D0"/>
    <w:rsid w:val="00AA600A"/>
    <w:rsid w:val="00AA6433"/>
    <w:rsid w:val="00AA7209"/>
    <w:rsid w:val="00AA7E53"/>
    <w:rsid w:val="00AB416B"/>
    <w:rsid w:val="00AB5F3D"/>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24D3"/>
    <w:rsid w:val="00AE4754"/>
    <w:rsid w:val="00AF1A66"/>
    <w:rsid w:val="00AF37B0"/>
    <w:rsid w:val="00AF51D6"/>
    <w:rsid w:val="00AF6C23"/>
    <w:rsid w:val="00AF744A"/>
    <w:rsid w:val="00B00DAD"/>
    <w:rsid w:val="00B00EE4"/>
    <w:rsid w:val="00B05729"/>
    <w:rsid w:val="00B05E5D"/>
    <w:rsid w:val="00B07E3E"/>
    <w:rsid w:val="00B102AD"/>
    <w:rsid w:val="00B10A5D"/>
    <w:rsid w:val="00B11081"/>
    <w:rsid w:val="00B11D03"/>
    <w:rsid w:val="00B12FF5"/>
    <w:rsid w:val="00B133F2"/>
    <w:rsid w:val="00B16248"/>
    <w:rsid w:val="00B16255"/>
    <w:rsid w:val="00B2013D"/>
    <w:rsid w:val="00B20148"/>
    <w:rsid w:val="00B20410"/>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6B7C"/>
    <w:rsid w:val="00B46C0F"/>
    <w:rsid w:val="00B472E0"/>
    <w:rsid w:val="00B50CFB"/>
    <w:rsid w:val="00B520DF"/>
    <w:rsid w:val="00B53315"/>
    <w:rsid w:val="00B54C06"/>
    <w:rsid w:val="00B574B1"/>
    <w:rsid w:val="00B61AE2"/>
    <w:rsid w:val="00B66349"/>
    <w:rsid w:val="00B67878"/>
    <w:rsid w:val="00B701FE"/>
    <w:rsid w:val="00B72E27"/>
    <w:rsid w:val="00B730C4"/>
    <w:rsid w:val="00B734C5"/>
    <w:rsid w:val="00B75024"/>
    <w:rsid w:val="00B7560F"/>
    <w:rsid w:val="00B76D83"/>
    <w:rsid w:val="00B8197D"/>
    <w:rsid w:val="00B834FD"/>
    <w:rsid w:val="00B8518B"/>
    <w:rsid w:val="00B8522E"/>
    <w:rsid w:val="00B86B29"/>
    <w:rsid w:val="00B91DF1"/>
    <w:rsid w:val="00B925F2"/>
    <w:rsid w:val="00B9533E"/>
    <w:rsid w:val="00B969F0"/>
    <w:rsid w:val="00BA1BE5"/>
    <w:rsid w:val="00BA1DB7"/>
    <w:rsid w:val="00BA21AB"/>
    <w:rsid w:val="00BA4E2E"/>
    <w:rsid w:val="00BA57A1"/>
    <w:rsid w:val="00BA6F7D"/>
    <w:rsid w:val="00BB03C8"/>
    <w:rsid w:val="00BB0771"/>
    <w:rsid w:val="00BB1ACE"/>
    <w:rsid w:val="00BB2D61"/>
    <w:rsid w:val="00BB3D34"/>
    <w:rsid w:val="00BB4FAA"/>
    <w:rsid w:val="00BB5D54"/>
    <w:rsid w:val="00BB5FD5"/>
    <w:rsid w:val="00BB6245"/>
    <w:rsid w:val="00BC5810"/>
    <w:rsid w:val="00BC6A59"/>
    <w:rsid w:val="00BC6A7B"/>
    <w:rsid w:val="00BD130C"/>
    <w:rsid w:val="00BD2850"/>
    <w:rsid w:val="00BD3E3F"/>
    <w:rsid w:val="00BD456E"/>
    <w:rsid w:val="00BD60F2"/>
    <w:rsid w:val="00BE5E19"/>
    <w:rsid w:val="00BE60BC"/>
    <w:rsid w:val="00BE6CA0"/>
    <w:rsid w:val="00BE7632"/>
    <w:rsid w:val="00BF0DB8"/>
    <w:rsid w:val="00BF25BE"/>
    <w:rsid w:val="00BF2861"/>
    <w:rsid w:val="00BF45D0"/>
    <w:rsid w:val="00BF517A"/>
    <w:rsid w:val="00BF6192"/>
    <w:rsid w:val="00BF74C8"/>
    <w:rsid w:val="00C06329"/>
    <w:rsid w:val="00C06B44"/>
    <w:rsid w:val="00C106CF"/>
    <w:rsid w:val="00C10791"/>
    <w:rsid w:val="00C11968"/>
    <w:rsid w:val="00C20792"/>
    <w:rsid w:val="00C21F0A"/>
    <w:rsid w:val="00C23594"/>
    <w:rsid w:val="00C309F2"/>
    <w:rsid w:val="00C328AF"/>
    <w:rsid w:val="00C36056"/>
    <w:rsid w:val="00C40508"/>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CF1"/>
    <w:rsid w:val="00C77FD2"/>
    <w:rsid w:val="00C80810"/>
    <w:rsid w:val="00C8442A"/>
    <w:rsid w:val="00C85314"/>
    <w:rsid w:val="00C8574E"/>
    <w:rsid w:val="00C865DD"/>
    <w:rsid w:val="00C908FD"/>
    <w:rsid w:val="00C95B1D"/>
    <w:rsid w:val="00C9669A"/>
    <w:rsid w:val="00CA1E5E"/>
    <w:rsid w:val="00CA276B"/>
    <w:rsid w:val="00CA2B41"/>
    <w:rsid w:val="00CA638B"/>
    <w:rsid w:val="00CA7485"/>
    <w:rsid w:val="00CA763C"/>
    <w:rsid w:val="00CB2598"/>
    <w:rsid w:val="00CB5C74"/>
    <w:rsid w:val="00CB5D44"/>
    <w:rsid w:val="00CB67CA"/>
    <w:rsid w:val="00CB6FC1"/>
    <w:rsid w:val="00CC2630"/>
    <w:rsid w:val="00CC5CC1"/>
    <w:rsid w:val="00CC5CEF"/>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12DC"/>
    <w:rsid w:val="00D022B7"/>
    <w:rsid w:val="00D030DD"/>
    <w:rsid w:val="00D03110"/>
    <w:rsid w:val="00D03658"/>
    <w:rsid w:val="00D05D1F"/>
    <w:rsid w:val="00D05D92"/>
    <w:rsid w:val="00D075A1"/>
    <w:rsid w:val="00D11626"/>
    <w:rsid w:val="00D14F59"/>
    <w:rsid w:val="00D22BC8"/>
    <w:rsid w:val="00D237CC"/>
    <w:rsid w:val="00D23FF2"/>
    <w:rsid w:val="00D241E8"/>
    <w:rsid w:val="00D244F4"/>
    <w:rsid w:val="00D2551D"/>
    <w:rsid w:val="00D255BC"/>
    <w:rsid w:val="00D30571"/>
    <w:rsid w:val="00D3074D"/>
    <w:rsid w:val="00D3077D"/>
    <w:rsid w:val="00D3643A"/>
    <w:rsid w:val="00D36633"/>
    <w:rsid w:val="00D429D4"/>
    <w:rsid w:val="00D432CD"/>
    <w:rsid w:val="00D43919"/>
    <w:rsid w:val="00D457EB"/>
    <w:rsid w:val="00D47308"/>
    <w:rsid w:val="00D51918"/>
    <w:rsid w:val="00D562FC"/>
    <w:rsid w:val="00D57501"/>
    <w:rsid w:val="00D57A9E"/>
    <w:rsid w:val="00D60159"/>
    <w:rsid w:val="00D6119E"/>
    <w:rsid w:val="00D620F7"/>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56D"/>
    <w:rsid w:val="00DA7B9A"/>
    <w:rsid w:val="00DB1698"/>
    <w:rsid w:val="00DB3EAC"/>
    <w:rsid w:val="00DB69FD"/>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665B"/>
    <w:rsid w:val="00E07DB7"/>
    <w:rsid w:val="00E1533A"/>
    <w:rsid w:val="00E2084A"/>
    <w:rsid w:val="00E2474B"/>
    <w:rsid w:val="00E2544D"/>
    <w:rsid w:val="00E26D0C"/>
    <w:rsid w:val="00E30398"/>
    <w:rsid w:val="00E32B04"/>
    <w:rsid w:val="00E340E1"/>
    <w:rsid w:val="00E34921"/>
    <w:rsid w:val="00E34A6F"/>
    <w:rsid w:val="00E4292F"/>
    <w:rsid w:val="00E437ED"/>
    <w:rsid w:val="00E4642D"/>
    <w:rsid w:val="00E501DA"/>
    <w:rsid w:val="00E53ACA"/>
    <w:rsid w:val="00E5569D"/>
    <w:rsid w:val="00E57DEF"/>
    <w:rsid w:val="00E60B41"/>
    <w:rsid w:val="00E61766"/>
    <w:rsid w:val="00E733C9"/>
    <w:rsid w:val="00E73A85"/>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71DD"/>
    <w:rsid w:val="00EB13A1"/>
    <w:rsid w:val="00EB34B0"/>
    <w:rsid w:val="00EB52F4"/>
    <w:rsid w:val="00EB681E"/>
    <w:rsid w:val="00EC0355"/>
    <w:rsid w:val="00EC0718"/>
    <w:rsid w:val="00EC4615"/>
    <w:rsid w:val="00EC4FC7"/>
    <w:rsid w:val="00ED0760"/>
    <w:rsid w:val="00ED1974"/>
    <w:rsid w:val="00ED3B9E"/>
    <w:rsid w:val="00ED4023"/>
    <w:rsid w:val="00ED4247"/>
    <w:rsid w:val="00ED4284"/>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3BF9"/>
    <w:rsid w:val="00F54A07"/>
    <w:rsid w:val="00F5553B"/>
    <w:rsid w:val="00F60BFA"/>
    <w:rsid w:val="00F61298"/>
    <w:rsid w:val="00F663FE"/>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4272"/>
    <w:rsid w:val="00FC52E2"/>
    <w:rsid w:val="00FC585D"/>
    <w:rsid w:val="00FC6812"/>
    <w:rsid w:val="00FD05A5"/>
    <w:rsid w:val="00FD21C5"/>
    <w:rsid w:val="00FD7288"/>
    <w:rsid w:val="00FE3020"/>
    <w:rsid w:val="00FE3ABA"/>
    <w:rsid w:val="00FE492D"/>
    <w:rsid w:val="00FE556D"/>
    <w:rsid w:val="00FE60E2"/>
    <w:rsid w:val="00FE65D0"/>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C507A7DF-B577-4223-A5BB-68D6D36EF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EC0718"/>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C652AF"/>
    <w:pPr>
      <w:tabs>
        <w:tab w:val="left" w:pos="720"/>
        <w:tab w:val="right" w:leader="dot" w:pos="7371"/>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8B15A0"/>
    <w:pPr>
      <w:spacing w:after="160"/>
      <w:jc w:val="center"/>
      <w:outlineLvl w:val="1"/>
    </w:pPr>
    <w:rPr>
      <w:rFonts w:eastAsia="Palatino Linotype" w:cs="Arial"/>
      <w:color w:val="000000" w:themeColor="text1"/>
      <w:sz w:val="52"/>
      <w:szCs w:val="4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8B15A0"/>
    <w:rPr>
      <w:rFonts w:ascii="Lucida Sans Unicode" w:eastAsia="Palatino Linotype" w:hAnsi="Lucida Sans Unicode" w:cs="Arial"/>
      <w:color w:val="000000" w:themeColor="text1"/>
      <w:spacing w:val="12"/>
      <w:sz w:val="52"/>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1118731">
      <w:bodyDiv w:val="1"/>
      <w:marLeft w:val="0"/>
      <w:marRight w:val="0"/>
      <w:marTop w:val="0"/>
      <w:marBottom w:val="0"/>
      <w:divBdr>
        <w:top w:val="none" w:sz="0" w:space="0" w:color="auto"/>
        <w:left w:val="none" w:sz="0" w:space="0" w:color="auto"/>
        <w:bottom w:val="none" w:sz="0" w:space="0" w:color="auto"/>
        <w:right w:val="none" w:sz="0" w:space="0" w:color="auto"/>
      </w:divBdr>
      <w:divsChild>
        <w:div w:id="453984658">
          <w:marLeft w:val="0"/>
          <w:marRight w:val="0"/>
          <w:marTop w:val="0"/>
          <w:marBottom w:val="0"/>
          <w:divBdr>
            <w:top w:val="none" w:sz="0" w:space="0" w:color="auto"/>
            <w:left w:val="none" w:sz="0" w:space="0" w:color="auto"/>
            <w:bottom w:val="none" w:sz="0" w:space="0" w:color="auto"/>
            <w:right w:val="none" w:sz="0" w:space="0" w:color="auto"/>
          </w:divBdr>
          <w:divsChild>
            <w:div w:id="1360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9720389">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891071118">
          <w:marLeft w:val="0"/>
          <w:marRight w:val="0"/>
          <w:marTop w:val="0"/>
          <w:marBottom w:val="0"/>
          <w:divBdr>
            <w:top w:val="none" w:sz="0" w:space="0" w:color="auto"/>
            <w:left w:val="none" w:sz="0" w:space="0" w:color="auto"/>
            <w:bottom w:val="none" w:sz="0" w:space="0" w:color="auto"/>
            <w:right w:val="none" w:sz="0" w:space="0" w:color="auto"/>
          </w:divBdr>
        </w:div>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64833256">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29280467">
      <w:bodyDiv w:val="1"/>
      <w:marLeft w:val="0"/>
      <w:marRight w:val="0"/>
      <w:marTop w:val="0"/>
      <w:marBottom w:val="0"/>
      <w:divBdr>
        <w:top w:val="none" w:sz="0" w:space="0" w:color="auto"/>
        <w:left w:val="none" w:sz="0" w:space="0" w:color="auto"/>
        <w:bottom w:val="none" w:sz="0" w:space="0" w:color="auto"/>
        <w:right w:val="none" w:sz="0" w:space="0" w:color="auto"/>
      </w:divBdr>
      <w:divsChild>
        <w:div w:id="294873801">
          <w:marLeft w:val="0"/>
          <w:marRight w:val="0"/>
          <w:marTop w:val="0"/>
          <w:marBottom w:val="0"/>
          <w:divBdr>
            <w:top w:val="none" w:sz="0" w:space="0" w:color="auto"/>
            <w:left w:val="none" w:sz="0" w:space="0" w:color="auto"/>
            <w:bottom w:val="none" w:sz="0" w:space="0" w:color="auto"/>
            <w:right w:val="none" w:sz="0" w:space="0" w:color="auto"/>
          </w:divBdr>
          <w:divsChild>
            <w:div w:id="2613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77582558">
      <w:bodyDiv w:val="1"/>
      <w:marLeft w:val="0"/>
      <w:marRight w:val="0"/>
      <w:marTop w:val="0"/>
      <w:marBottom w:val="0"/>
      <w:divBdr>
        <w:top w:val="none" w:sz="0" w:space="0" w:color="auto"/>
        <w:left w:val="none" w:sz="0" w:space="0" w:color="auto"/>
        <w:bottom w:val="none" w:sz="0" w:space="0" w:color="auto"/>
        <w:right w:val="none" w:sz="0" w:space="0" w:color="auto"/>
      </w:divBdr>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35987973">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3930849">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4709">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hyperlink" Target="https://cwe.mitre.org/data/xml/cwec_latest.xml.zip" TargetMode="External"/><Relationship Id="rId21" Type="http://schemas.microsoft.com/office/2007/relationships/hdphoto" Target="media/hdphoto2.wdp"/><Relationship Id="rId34" Type="http://schemas.openxmlformats.org/officeDocument/2006/relationships/image" Target="media/image21.png"/><Relationship Id="rId42" Type="http://schemas.microsoft.com/office/2007/relationships/hdphoto" Target="media/hdphoto9.wdp"/><Relationship Id="rId47" Type="http://schemas.openxmlformats.org/officeDocument/2006/relationships/image" Target="media/image29.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github.com/fkie-cad/nvd-json-data-feeds/releases/latest/download/CVE-Modified.json.xz" TargetMode="External"/><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microsoft.com/office/2007/relationships/hdphoto" Target="media/hdphoto5.wdp"/><Relationship Id="rId30" Type="http://schemas.microsoft.com/office/2007/relationships/hdphoto" Target="media/hdphoto6.wdp"/><Relationship Id="rId35" Type="http://schemas.openxmlformats.org/officeDocument/2006/relationships/image" Target="media/image22.png"/><Relationship Id="rId43" Type="http://schemas.openxmlformats.org/officeDocument/2006/relationships/image" Target="media/image25.png"/><Relationship Id="rId48" Type="http://schemas.openxmlformats.org/officeDocument/2006/relationships/hyperlink" Target="https://github.com/colelli/cvwelib.git"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image" Target="media/image20.png"/><Relationship Id="rId38" Type="http://schemas.microsoft.com/office/2007/relationships/hdphoto" Target="media/hdphoto8.wdp"/><Relationship Id="rId46"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24.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microsoft.com/office/2007/relationships/hdphoto" Target="media/hdphoto3.wdp"/><Relationship Id="rId28" Type="http://schemas.openxmlformats.org/officeDocument/2006/relationships/image" Target="media/image16.png"/><Relationship Id="rId36" Type="http://schemas.microsoft.com/office/2007/relationships/hdphoto" Target="media/hdphoto7.wdp"/><Relationship Id="rId4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32.jpe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12300</TotalTime>
  <Pages>99</Pages>
  <Words>14219</Words>
  <Characters>81050</Characters>
  <Application>Microsoft Office Word</Application>
  <DocSecurity>0</DocSecurity>
  <Lines>675</Lines>
  <Paragraphs>190</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95079</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10</cp:revision>
  <cp:lastPrinted>2018-09-24T08:11:00Z</cp:lastPrinted>
  <dcterms:created xsi:type="dcterms:W3CDTF">2022-11-28T15:22:00Z</dcterms:created>
  <dcterms:modified xsi:type="dcterms:W3CDTF">2024-06-21T11:14:00Z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