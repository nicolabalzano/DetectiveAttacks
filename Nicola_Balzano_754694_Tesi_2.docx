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6018D1F8" w:rsidR="001D2642" w:rsidRPr="00031E1C" w:rsidRDefault="001D2642" w:rsidP="001D2642">
      <w:pPr>
        <w:pStyle w:val="SottotitoloDocumento"/>
        <w:spacing w:before="0" w:line="276" w:lineRule="auto"/>
        <w:outlineLvl w:val="0"/>
        <w:rPr>
          <w:rFonts w:ascii="Times New Roman" w:hAnsi="Times New Roman"/>
          <w:sz w:val="44"/>
          <w:szCs w:val="44"/>
          <w14:shadow w14:blurRad="50800" w14:dist="38100" w14:dir="2700000" w14:sx="100000" w14:sy="100000" w14:kx="0" w14:ky="0" w14:algn="tl">
            <w14:srgbClr w14:val="000000">
              <w14:alpha w14:val="60000"/>
            </w14:srgbClr>
          </w14:shadow>
        </w:rPr>
      </w:pPr>
      <w:bookmarkStart w:id="10" w:name="_Toc170557039"/>
      <w:bookmarkStart w:id="11" w:name="_Toc170753147"/>
      <w:bookmarkStart w:id="12" w:name="_Toc170753512"/>
      <w:bookmarkStart w:id="13" w:name="_Toc170753680"/>
      <w:bookmarkStart w:id="14" w:name="_Toc170754835"/>
      <w:bookmarkStart w:id="15" w:name="_Toc170755054"/>
      <w:bookmarkStart w:id="16" w:name="_Toc170755448"/>
      <w:bookmarkStart w:id="17" w:name="_Toc170755508"/>
      <w:bookmarkStart w:id="18" w:name="_Toc170756388"/>
      <w:bookmarkStart w:id="19" w:name="_Toc170820277"/>
      <w:bookmarkStart w:id="20" w:name="_Toc170822245"/>
      <w:bookmarkStart w:id="21" w:name="_Toc170825449"/>
      <w:bookmarkStart w:id="22" w:name="_Toc170904496"/>
      <w:bookmarkStart w:id="23" w:name="_Toc170904557"/>
      <w:bookmarkStart w:id="24" w:name="_Toc171379800"/>
      <w:bookmarkStart w:id="25" w:name="_Toc171611067"/>
      <w:bookmarkStart w:id="26" w:name="_Toc171611160"/>
      <w:bookmarkEnd w:id="9"/>
      <w:r w:rsidRPr="00031E1C">
        <w:rPr>
          <w:rFonts w:ascii="Times New Roman" w:hAnsi="Times New Roman"/>
          <w:sz w:val="44"/>
          <w:szCs w:val="44"/>
          <w14:shadow w14:blurRad="50800" w14:dist="38100" w14:dir="2700000" w14:sx="100000" w14:sy="100000" w14:kx="0" w14:ky="0" w14:algn="tl">
            <w14:srgbClr w14:val="000000">
              <w14:alpha w14:val="60000"/>
            </w14:srgbClr>
          </w14:shadow>
        </w:rPr>
        <w:t xml:space="preserve">Definizione di Metodi e Tecniche per </w:t>
      </w:r>
      <w:r w:rsidR="007D7E88" w:rsidRPr="00031E1C">
        <w:rPr>
          <w:rFonts w:ascii="Times New Roman" w:hAnsi="Times New Roman"/>
          <w:sz w:val="44"/>
          <w:szCs w:val="44"/>
          <w14:shadow w14:blurRad="50800" w14:dist="38100" w14:dir="2700000" w14:sx="100000" w14:sy="100000" w14:kx="0" w14:ky="0" w14:algn="tl">
            <w14:srgbClr w14:val="000000">
              <w14:alpha w14:val="60000"/>
            </w14:srgbClr>
          </w14:shadow>
        </w:rPr>
        <w:t>la Prevenzione de</w:t>
      </w:r>
      <w:r w:rsidRPr="00031E1C">
        <w:rPr>
          <w:rFonts w:ascii="Times New Roman" w:hAnsi="Times New Roman"/>
          <w:sz w:val="44"/>
          <w:szCs w:val="44"/>
          <w14:shadow w14:blurRad="50800" w14:dist="38100" w14:dir="2700000" w14:sx="100000" w14:sy="100000" w14:kx="0" w14:ky="0" w14:algn="tl">
            <w14:srgbClr w14:val="000000">
              <w14:alpha w14:val="60000"/>
            </w14:srgbClr>
          </w14:shadow>
        </w:rPr>
        <w:t>l Rischio Digitale</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C3130F0" w14:textId="1A0B82F3"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w:t>
      </w:r>
      <w:r w:rsidR="00716ADE">
        <w:rPr>
          <w:rFonts w:ascii="Times New Roman" w:hAnsi="Times New Roman"/>
          <w:sz w:val="28"/>
          <w:szCs w:val="28"/>
        </w:rPr>
        <w:t>rice</w:t>
      </w:r>
      <w:r w:rsidRPr="000505EC">
        <w:rPr>
          <w:rFonts w:ascii="Times New Roman" w:hAnsi="Times New Roman"/>
          <w:sz w:val="28"/>
          <w:szCs w:val="28"/>
        </w:rPr>
        <w:t xml:space="preserve">: </w:t>
      </w:r>
    </w:p>
    <w:p w14:paraId="647E85EA" w14:textId="3026F874" w:rsidR="001D2642" w:rsidRPr="000505EC" w:rsidRDefault="00D905EE" w:rsidP="001D2642">
      <w:pPr>
        <w:rPr>
          <w:rFonts w:ascii="Times New Roman" w:hAnsi="Times New Roman"/>
          <w:b/>
          <w:sz w:val="28"/>
          <w:szCs w:val="28"/>
        </w:rPr>
      </w:pPr>
      <w:r>
        <w:rPr>
          <w:rFonts w:ascii="Times New Roman" w:hAnsi="Times New Roman"/>
          <w:b/>
          <w:sz w:val="28"/>
          <w:szCs w:val="28"/>
        </w:rPr>
        <w:t>Prof</w:t>
      </w:r>
      <w:r w:rsidR="001D2642" w:rsidRPr="000505EC">
        <w:rPr>
          <w:rFonts w:ascii="Times New Roman" w:hAnsi="Times New Roman"/>
          <w:b/>
          <w:sz w:val="28"/>
          <w:szCs w:val="28"/>
        </w:rPr>
        <w:t>.ssa Vita Santa B</w:t>
      </w:r>
      <w:r w:rsidR="001D2642">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5ECDB9EB" w14:textId="77777777" w:rsidR="00313903" w:rsidRPr="00396942" w:rsidRDefault="00313903" w:rsidP="001D2642">
      <w:pPr>
        <w:pBdr>
          <w:bottom w:val="single" w:sz="12" w:space="1" w:color="auto"/>
        </w:pBdr>
        <w:rPr>
          <w:rFonts w:ascii="Times New Roman" w:hAnsi="Times New Roman"/>
          <w:sz w:val="32"/>
          <w:szCs w:val="32"/>
        </w:rPr>
      </w:pPr>
    </w:p>
    <w:p w14:paraId="2B64A408" w14:textId="2193954A"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w:t>
      </w:r>
      <w:r w:rsidR="00D905EE">
        <w:rPr>
          <w:rFonts w:ascii="Times New Roman" w:hAnsi="Times New Roman"/>
          <w:sz w:val="32"/>
          <w:szCs w:val="32"/>
        </w:rPr>
        <w:t>23</w:t>
      </w:r>
      <w:r>
        <w:rPr>
          <w:rFonts w:ascii="Times New Roman" w:hAnsi="Times New Roman"/>
          <w:sz w:val="32"/>
          <w:szCs w:val="32"/>
        </w:rPr>
        <w:t>/20</w:t>
      </w:r>
      <w:r w:rsidR="00D905EE">
        <w:rPr>
          <w:rFonts w:ascii="Times New Roman" w:hAnsi="Times New Roman"/>
          <w:sz w:val="32"/>
          <w:szCs w:val="32"/>
        </w:rPr>
        <w:t>24</w:t>
      </w:r>
    </w:p>
    <w:bookmarkEnd w:id="0"/>
    <w:bookmarkEnd w:id="1"/>
    <w:bookmarkEnd w:id="2"/>
    <w:bookmarkEnd w:id="3"/>
    <w:bookmarkEnd w:id="4"/>
    <w:bookmarkEnd w:id="5"/>
    <w:bookmarkEnd w:id="6"/>
    <w:bookmarkEnd w:id="7"/>
    <w:p w14:paraId="50AFAE69" w14:textId="77777777" w:rsidR="007466D8" w:rsidRDefault="007466D8" w:rsidP="00084D82"/>
    <w:p w14:paraId="15E6C861" w14:textId="77777777" w:rsidR="007466D8" w:rsidRDefault="007466D8">
      <w:pPr>
        <w:spacing w:before="0" w:after="0" w:line="240" w:lineRule="auto"/>
        <w:jc w:val="left"/>
      </w:pPr>
      <w:r>
        <w:br w:type="page"/>
      </w:r>
    </w:p>
    <w:sdt>
      <w:sdtPr>
        <w:id w:val="75717426"/>
        <w:docPartObj>
          <w:docPartGallery w:val="Table of Contents"/>
          <w:docPartUnique/>
        </w:docPartObj>
      </w:sdtPr>
      <w:sdtEndPr>
        <w:rPr>
          <w:b/>
          <w:bCs/>
        </w:rPr>
      </w:sdtEndPr>
      <w:sdtContent>
        <w:p w14:paraId="08E31583" w14:textId="77777777" w:rsidR="00C47687" w:rsidRDefault="00A97DC3" w:rsidP="00084D82">
          <w:pPr>
            <w:rPr>
              <w:noProof/>
            </w:rPr>
          </w:pPr>
          <w:r w:rsidRPr="00426FFD">
            <w:rPr>
              <w:rStyle w:val="titoloSerlabCarattere"/>
            </w:rPr>
            <w:t>Indice</w:t>
          </w:r>
          <w:r w:rsidR="00F81413">
            <w:rPr>
              <w:b/>
              <w:smallCaps/>
              <w:sz w:val="24"/>
            </w:rPr>
            <w:fldChar w:fldCharType="begin"/>
          </w:r>
          <w:r w:rsidR="00F81413">
            <w:rPr>
              <w:b/>
              <w:smallCaps/>
              <w:sz w:val="24"/>
            </w:rPr>
            <w:instrText xml:space="preserve"> TOC \o "1-3" \h \z \u </w:instrText>
          </w:r>
          <w:r w:rsidR="00F81413">
            <w:rPr>
              <w:b/>
              <w:smallCaps/>
              <w:sz w:val="24"/>
            </w:rPr>
            <w:fldChar w:fldCharType="separate"/>
          </w:r>
        </w:p>
        <w:p w14:paraId="0C86AF61" w14:textId="5B981E44" w:rsidR="00C47687" w:rsidRDefault="00C47687" w:rsidP="00C47687">
          <w:pPr>
            <w:pStyle w:val="Sommario2"/>
            <w:ind w:left="0"/>
            <w:rPr>
              <w:rFonts w:asciiTheme="minorHAnsi" w:eastAsiaTheme="minorEastAsia" w:hAnsiTheme="minorHAnsi" w:cstheme="minorBidi"/>
              <w:smallCaps w:val="0"/>
              <w:noProof/>
              <w:spacing w:val="0"/>
              <w:lang w:eastAsia="it-IT"/>
            </w:rPr>
          </w:pPr>
          <w:hyperlink w:anchor="_Toc171611161" w:history="1">
            <w:r w:rsidRPr="00EF4F59">
              <w:rPr>
                <w:rStyle w:val="Collegamentoipertestuale"/>
                <w:noProof/>
              </w:rPr>
              <w:t>Abstract</w:t>
            </w:r>
            <w:r>
              <w:rPr>
                <w:noProof/>
                <w:webHidden/>
              </w:rPr>
              <w:tab/>
            </w:r>
            <w:r>
              <w:rPr>
                <w:noProof/>
                <w:webHidden/>
              </w:rPr>
              <w:fldChar w:fldCharType="begin"/>
            </w:r>
            <w:r>
              <w:rPr>
                <w:noProof/>
                <w:webHidden/>
              </w:rPr>
              <w:instrText xml:space="preserve"> PAGEREF _Toc171611161 \h </w:instrText>
            </w:r>
            <w:r>
              <w:rPr>
                <w:noProof/>
                <w:webHidden/>
              </w:rPr>
            </w:r>
            <w:r>
              <w:rPr>
                <w:noProof/>
                <w:webHidden/>
              </w:rPr>
              <w:fldChar w:fldCharType="separate"/>
            </w:r>
            <w:r w:rsidR="00654595">
              <w:rPr>
                <w:noProof/>
                <w:webHidden/>
              </w:rPr>
              <w:t>6</w:t>
            </w:r>
            <w:r>
              <w:rPr>
                <w:noProof/>
                <w:webHidden/>
              </w:rPr>
              <w:fldChar w:fldCharType="end"/>
            </w:r>
          </w:hyperlink>
        </w:p>
        <w:p w14:paraId="2602D7BC" w14:textId="2F505E72" w:rsidR="00C47687" w:rsidRDefault="00C47687">
          <w:pPr>
            <w:pStyle w:val="Sommario1"/>
            <w:rPr>
              <w:rFonts w:asciiTheme="minorHAnsi" w:eastAsiaTheme="minorEastAsia" w:hAnsiTheme="minorHAnsi" w:cstheme="minorBidi"/>
              <w:b w:val="0"/>
              <w:smallCaps w:val="0"/>
              <w:noProof/>
              <w:spacing w:val="0"/>
              <w:sz w:val="22"/>
              <w:lang w:eastAsia="it-IT"/>
            </w:rPr>
          </w:pPr>
          <w:hyperlink w:anchor="_Toc171611162" w:history="1">
            <w:r w:rsidRPr="00EF4F59">
              <w:rPr>
                <w:rStyle w:val="Collegamentoipertestuale"/>
                <w:noProof/>
              </w:rPr>
              <w:t>Capitolo I</w:t>
            </w:r>
            <w:r>
              <w:rPr>
                <w:noProof/>
                <w:webHidden/>
              </w:rPr>
              <w:tab/>
            </w:r>
            <w:r>
              <w:rPr>
                <w:noProof/>
                <w:webHidden/>
              </w:rPr>
              <w:fldChar w:fldCharType="begin"/>
            </w:r>
            <w:r>
              <w:rPr>
                <w:noProof/>
                <w:webHidden/>
              </w:rPr>
              <w:instrText xml:space="preserve"> PAGEREF _Toc171611162 \h </w:instrText>
            </w:r>
            <w:r>
              <w:rPr>
                <w:noProof/>
                <w:webHidden/>
              </w:rPr>
            </w:r>
            <w:r>
              <w:rPr>
                <w:noProof/>
                <w:webHidden/>
              </w:rPr>
              <w:fldChar w:fldCharType="separate"/>
            </w:r>
            <w:r w:rsidR="00654595">
              <w:rPr>
                <w:noProof/>
                <w:webHidden/>
              </w:rPr>
              <w:t>9</w:t>
            </w:r>
            <w:r>
              <w:rPr>
                <w:noProof/>
                <w:webHidden/>
              </w:rPr>
              <w:fldChar w:fldCharType="end"/>
            </w:r>
          </w:hyperlink>
        </w:p>
        <w:p w14:paraId="561B0350" w14:textId="0412AEBD" w:rsidR="00C47687" w:rsidRDefault="00C47687">
          <w:pPr>
            <w:pStyle w:val="Sommario2"/>
            <w:rPr>
              <w:rFonts w:asciiTheme="minorHAnsi" w:eastAsiaTheme="minorEastAsia" w:hAnsiTheme="minorHAnsi" w:cstheme="minorBidi"/>
              <w:smallCaps w:val="0"/>
              <w:noProof/>
              <w:spacing w:val="0"/>
              <w:lang w:eastAsia="it-IT"/>
            </w:rPr>
          </w:pPr>
          <w:hyperlink w:anchor="_Toc171611163" w:history="1">
            <w:r w:rsidRPr="00EF4F59">
              <w:rPr>
                <w:rStyle w:val="Collegamentoipertestuale"/>
                <w:noProof/>
              </w:rPr>
              <w:t>Introduzione</w:t>
            </w:r>
            <w:r>
              <w:rPr>
                <w:noProof/>
                <w:webHidden/>
              </w:rPr>
              <w:tab/>
            </w:r>
            <w:r>
              <w:rPr>
                <w:noProof/>
                <w:webHidden/>
              </w:rPr>
              <w:fldChar w:fldCharType="begin"/>
            </w:r>
            <w:r>
              <w:rPr>
                <w:noProof/>
                <w:webHidden/>
              </w:rPr>
              <w:instrText xml:space="preserve"> PAGEREF _Toc171611163 \h </w:instrText>
            </w:r>
            <w:r>
              <w:rPr>
                <w:noProof/>
                <w:webHidden/>
              </w:rPr>
            </w:r>
            <w:r>
              <w:rPr>
                <w:noProof/>
                <w:webHidden/>
              </w:rPr>
              <w:fldChar w:fldCharType="separate"/>
            </w:r>
            <w:r w:rsidR="00654595">
              <w:rPr>
                <w:noProof/>
                <w:webHidden/>
              </w:rPr>
              <w:t>9</w:t>
            </w:r>
            <w:r>
              <w:rPr>
                <w:noProof/>
                <w:webHidden/>
              </w:rPr>
              <w:fldChar w:fldCharType="end"/>
            </w:r>
          </w:hyperlink>
        </w:p>
        <w:p w14:paraId="655B00DB" w14:textId="5D43304D"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64" w:history="1">
            <w:r w:rsidRPr="00EF4F59">
              <w:rPr>
                <w:rStyle w:val="Collegamentoipertestuale"/>
                <w:noProof/>
              </w:rPr>
              <w:t>1.1</w:t>
            </w:r>
            <w:r>
              <w:rPr>
                <w:rFonts w:asciiTheme="minorHAnsi" w:eastAsiaTheme="minorEastAsia" w:hAnsiTheme="minorHAnsi" w:cstheme="minorBidi"/>
                <w:smallCaps w:val="0"/>
                <w:noProof/>
                <w:spacing w:val="0"/>
                <w:lang w:eastAsia="it-IT"/>
              </w:rPr>
              <w:tab/>
            </w:r>
            <w:r w:rsidRPr="00EF4F59">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_Toc171611164 \h </w:instrText>
            </w:r>
            <w:r>
              <w:rPr>
                <w:noProof/>
                <w:webHidden/>
              </w:rPr>
            </w:r>
            <w:r>
              <w:rPr>
                <w:noProof/>
                <w:webHidden/>
              </w:rPr>
              <w:fldChar w:fldCharType="separate"/>
            </w:r>
            <w:r w:rsidR="00654595">
              <w:rPr>
                <w:noProof/>
                <w:webHidden/>
              </w:rPr>
              <w:t>9</w:t>
            </w:r>
            <w:r>
              <w:rPr>
                <w:noProof/>
                <w:webHidden/>
              </w:rPr>
              <w:fldChar w:fldCharType="end"/>
            </w:r>
          </w:hyperlink>
        </w:p>
        <w:p w14:paraId="6F3CC7DE" w14:textId="38F8810F"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65" w:history="1">
            <w:r w:rsidRPr="00EF4F59">
              <w:rPr>
                <w:rStyle w:val="Collegamentoipertestuale"/>
                <w:noProof/>
              </w:rPr>
              <w:t>1.2</w:t>
            </w:r>
            <w:r>
              <w:rPr>
                <w:rFonts w:asciiTheme="minorHAnsi" w:eastAsiaTheme="minorEastAsia" w:hAnsiTheme="minorHAnsi" w:cstheme="minorBidi"/>
                <w:smallCaps w:val="0"/>
                <w:noProof/>
                <w:spacing w:val="0"/>
                <w:lang w:eastAsia="it-IT"/>
              </w:rPr>
              <w:tab/>
            </w:r>
            <w:r w:rsidRPr="00EF4F59">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_Toc171611165 \h </w:instrText>
            </w:r>
            <w:r>
              <w:rPr>
                <w:noProof/>
                <w:webHidden/>
              </w:rPr>
            </w:r>
            <w:r>
              <w:rPr>
                <w:noProof/>
                <w:webHidden/>
              </w:rPr>
              <w:fldChar w:fldCharType="separate"/>
            </w:r>
            <w:r w:rsidR="00654595">
              <w:rPr>
                <w:noProof/>
                <w:webHidden/>
              </w:rPr>
              <w:t>10</w:t>
            </w:r>
            <w:r>
              <w:rPr>
                <w:noProof/>
                <w:webHidden/>
              </w:rPr>
              <w:fldChar w:fldCharType="end"/>
            </w:r>
          </w:hyperlink>
        </w:p>
        <w:p w14:paraId="09CC8896" w14:textId="1D56D58F"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66" w:history="1">
            <w:r w:rsidRPr="00EF4F59">
              <w:rPr>
                <w:rStyle w:val="Collegamentoipertestuale"/>
                <w:noProof/>
              </w:rPr>
              <w:t>1.3</w:t>
            </w:r>
            <w:r>
              <w:rPr>
                <w:rFonts w:asciiTheme="minorHAnsi" w:eastAsiaTheme="minorEastAsia" w:hAnsiTheme="minorHAnsi" w:cstheme="minorBidi"/>
                <w:smallCaps w:val="0"/>
                <w:noProof/>
                <w:spacing w:val="0"/>
                <w:lang w:eastAsia="it-IT"/>
              </w:rPr>
              <w:tab/>
            </w:r>
            <w:r w:rsidRPr="00EF4F59">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_Toc171611166 \h </w:instrText>
            </w:r>
            <w:r>
              <w:rPr>
                <w:noProof/>
                <w:webHidden/>
              </w:rPr>
            </w:r>
            <w:r>
              <w:rPr>
                <w:noProof/>
                <w:webHidden/>
              </w:rPr>
              <w:fldChar w:fldCharType="separate"/>
            </w:r>
            <w:r w:rsidR="00654595">
              <w:rPr>
                <w:noProof/>
                <w:webHidden/>
              </w:rPr>
              <w:t>11</w:t>
            </w:r>
            <w:r>
              <w:rPr>
                <w:noProof/>
                <w:webHidden/>
              </w:rPr>
              <w:fldChar w:fldCharType="end"/>
            </w:r>
          </w:hyperlink>
        </w:p>
        <w:p w14:paraId="06A09C91" w14:textId="196C8387"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67" w:history="1">
            <w:r w:rsidRPr="00EF4F59">
              <w:rPr>
                <w:rStyle w:val="Collegamentoipertestuale"/>
                <w:noProof/>
              </w:rPr>
              <w:t>1.4</w:t>
            </w:r>
            <w:r>
              <w:rPr>
                <w:rFonts w:asciiTheme="minorHAnsi" w:eastAsiaTheme="minorEastAsia" w:hAnsiTheme="minorHAnsi" w:cstheme="minorBidi"/>
                <w:smallCaps w:val="0"/>
                <w:noProof/>
                <w:spacing w:val="0"/>
                <w:lang w:eastAsia="it-IT"/>
              </w:rPr>
              <w:tab/>
            </w:r>
            <w:r w:rsidRPr="00EF4F59">
              <w:rPr>
                <w:rStyle w:val="Collegamentoipertestuale"/>
                <w:noProof/>
              </w:rPr>
              <w:t>APT e Indicatori</w:t>
            </w:r>
            <w:r>
              <w:rPr>
                <w:noProof/>
                <w:webHidden/>
              </w:rPr>
              <w:tab/>
            </w:r>
            <w:r>
              <w:rPr>
                <w:noProof/>
                <w:webHidden/>
              </w:rPr>
              <w:fldChar w:fldCharType="begin"/>
            </w:r>
            <w:r>
              <w:rPr>
                <w:noProof/>
                <w:webHidden/>
              </w:rPr>
              <w:instrText xml:space="preserve"> PAGEREF _Toc171611167 \h </w:instrText>
            </w:r>
            <w:r>
              <w:rPr>
                <w:noProof/>
                <w:webHidden/>
              </w:rPr>
            </w:r>
            <w:r>
              <w:rPr>
                <w:noProof/>
                <w:webHidden/>
              </w:rPr>
              <w:fldChar w:fldCharType="separate"/>
            </w:r>
            <w:r w:rsidR="00654595">
              <w:rPr>
                <w:noProof/>
                <w:webHidden/>
              </w:rPr>
              <w:t>15</w:t>
            </w:r>
            <w:r>
              <w:rPr>
                <w:noProof/>
                <w:webHidden/>
              </w:rPr>
              <w:fldChar w:fldCharType="end"/>
            </w:r>
          </w:hyperlink>
        </w:p>
        <w:p w14:paraId="5AA31162" w14:textId="2AF2FE5E"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68" w:history="1">
            <w:r w:rsidRPr="00EF4F59">
              <w:rPr>
                <w:rStyle w:val="Collegamentoipertestuale"/>
                <w:noProof/>
                <w:lang w:val="en-US"/>
              </w:rPr>
              <w:t>1.5</w:t>
            </w:r>
            <w:r>
              <w:rPr>
                <w:rFonts w:asciiTheme="minorHAnsi" w:eastAsiaTheme="minorEastAsia" w:hAnsiTheme="minorHAnsi" w:cstheme="minorBidi"/>
                <w:smallCaps w:val="0"/>
                <w:noProof/>
                <w:spacing w:val="0"/>
                <w:lang w:eastAsia="it-IT"/>
              </w:rPr>
              <w:tab/>
            </w:r>
            <w:r w:rsidRPr="00EF4F59">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_Toc171611168 \h </w:instrText>
            </w:r>
            <w:r>
              <w:rPr>
                <w:noProof/>
                <w:webHidden/>
              </w:rPr>
            </w:r>
            <w:r>
              <w:rPr>
                <w:noProof/>
                <w:webHidden/>
              </w:rPr>
              <w:fldChar w:fldCharType="separate"/>
            </w:r>
            <w:r w:rsidR="00654595">
              <w:rPr>
                <w:noProof/>
                <w:webHidden/>
              </w:rPr>
              <w:t>16</w:t>
            </w:r>
            <w:r>
              <w:rPr>
                <w:noProof/>
                <w:webHidden/>
              </w:rPr>
              <w:fldChar w:fldCharType="end"/>
            </w:r>
          </w:hyperlink>
        </w:p>
        <w:p w14:paraId="3CDECAF9" w14:textId="11079C24" w:rsidR="00C47687" w:rsidRDefault="00C47687">
          <w:pPr>
            <w:pStyle w:val="Sommario1"/>
            <w:rPr>
              <w:rFonts w:asciiTheme="minorHAnsi" w:eastAsiaTheme="minorEastAsia" w:hAnsiTheme="minorHAnsi" w:cstheme="minorBidi"/>
              <w:b w:val="0"/>
              <w:smallCaps w:val="0"/>
              <w:noProof/>
              <w:spacing w:val="0"/>
              <w:sz w:val="22"/>
              <w:lang w:eastAsia="it-IT"/>
            </w:rPr>
          </w:pPr>
          <w:hyperlink w:anchor="_Toc171611169" w:history="1">
            <w:r w:rsidRPr="00EF4F59">
              <w:rPr>
                <w:rStyle w:val="Collegamentoipertestuale"/>
                <w:noProof/>
              </w:rPr>
              <w:t>Capitolo II</w:t>
            </w:r>
            <w:r>
              <w:rPr>
                <w:noProof/>
                <w:webHidden/>
              </w:rPr>
              <w:tab/>
            </w:r>
            <w:r>
              <w:rPr>
                <w:noProof/>
                <w:webHidden/>
              </w:rPr>
              <w:fldChar w:fldCharType="begin"/>
            </w:r>
            <w:r>
              <w:rPr>
                <w:noProof/>
                <w:webHidden/>
              </w:rPr>
              <w:instrText xml:space="preserve"> PAGEREF _Toc171611169 \h </w:instrText>
            </w:r>
            <w:r>
              <w:rPr>
                <w:noProof/>
                <w:webHidden/>
              </w:rPr>
            </w:r>
            <w:r>
              <w:rPr>
                <w:noProof/>
                <w:webHidden/>
              </w:rPr>
              <w:fldChar w:fldCharType="separate"/>
            </w:r>
            <w:r w:rsidR="00654595">
              <w:rPr>
                <w:noProof/>
                <w:webHidden/>
              </w:rPr>
              <w:t>19</w:t>
            </w:r>
            <w:r>
              <w:rPr>
                <w:noProof/>
                <w:webHidden/>
              </w:rPr>
              <w:fldChar w:fldCharType="end"/>
            </w:r>
          </w:hyperlink>
        </w:p>
        <w:p w14:paraId="4A1D7B49" w14:textId="028F8012" w:rsidR="00C47687" w:rsidRDefault="00C47687">
          <w:pPr>
            <w:pStyle w:val="Sommario2"/>
            <w:rPr>
              <w:rFonts w:asciiTheme="minorHAnsi" w:eastAsiaTheme="minorEastAsia" w:hAnsiTheme="minorHAnsi" w:cstheme="minorBidi"/>
              <w:smallCaps w:val="0"/>
              <w:noProof/>
              <w:spacing w:val="0"/>
              <w:lang w:eastAsia="it-IT"/>
            </w:rPr>
          </w:pPr>
          <w:hyperlink w:anchor="_Toc171611170" w:history="1">
            <w:r w:rsidRPr="00EF4F59">
              <w:rPr>
                <w:rStyle w:val="Collegamentoipertestuale"/>
                <w:noProof/>
              </w:rPr>
              <w:t>Stato dell’Arte</w:t>
            </w:r>
            <w:r>
              <w:rPr>
                <w:noProof/>
                <w:webHidden/>
              </w:rPr>
              <w:tab/>
            </w:r>
            <w:r>
              <w:rPr>
                <w:noProof/>
                <w:webHidden/>
              </w:rPr>
              <w:fldChar w:fldCharType="begin"/>
            </w:r>
            <w:r>
              <w:rPr>
                <w:noProof/>
                <w:webHidden/>
              </w:rPr>
              <w:instrText xml:space="preserve"> PAGEREF _Toc171611170 \h </w:instrText>
            </w:r>
            <w:r>
              <w:rPr>
                <w:noProof/>
                <w:webHidden/>
              </w:rPr>
            </w:r>
            <w:r>
              <w:rPr>
                <w:noProof/>
                <w:webHidden/>
              </w:rPr>
              <w:fldChar w:fldCharType="separate"/>
            </w:r>
            <w:r w:rsidR="00654595">
              <w:rPr>
                <w:noProof/>
                <w:webHidden/>
              </w:rPr>
              <w:t>19</w:t>
            </w:r>
            <w:r>
              <w:rPr>
                <w:noProof/>
                <w:webHidden/>
              </w:rPr>
              <w:fldChar w:fldCharType="end"/>
            </w:r>
          </w:hyperlink>
        </w:p>
        <w:p w14:paraId="680F8EA3" w14:textId="2D22F70F"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72" w:history="1">
            <w:r w:rsidRPr="00EF4F59">
              <w:rPr>
                <w:rStyle w:val="Collegamentoipertestuale"/>
                <w:noProof/>
              </w:rPr>
              <w:t>2.1</w:t>
            </w:r>
            <w:r>
              <w:rPr>
                <w:rFonts w:asciiTheme="minorHAnsi" w:eastAsiaTheme="minorEastAsia" w:hAnsiTheme="minorHAnsi" w:cstheme="minorBidi"/>
                <w:smallCaps w:val="0"/>
                <w:noProof/>
                <w:spacing w:val="0"/>
                <w:lang w:eastAsia="it-IT"/>
              </w:rPr>
              <w:tab/>
            </w:r>
            <w:r w:rsidRPr="00EF4F59">
              <w:rPr>
                <w:rStyle w:val="Collegamentoipertestuale"/>
                <w:noProof/>
              </w:rPr>
              <w:t>MITRE ATT&amp;CK Framework</w:t>
            </w:r>
            <w:r>
              <w:rPr>
                <w:noProof/>
                <w:webHidden/>
              </w:rPr>
              <w:tab/>
            </w:r>
            <w:r>
              <w:rPr>
                <w:noProof/>
                <w:webHidden/>
              </w:rPr>
              <w:fldChar w:fldCharType="begin"/>
            </w:r>
            <w:r>
              <w:rPr>
                <w:noProof/>
                <w:webHidden/>
              </w:rPr>
              <w:instrText xml:space="preserve"> PAGEREF _Toc171611172 \h </w:instrText>
            </w:r>
            <w:r>
              <w:rPr>
                <w:noProof/>
                <w:webHidden/>
              </w:rPr>
            </w:r>
            <w:r>
              <w:rPr>
                <w:noProof/>
                <w:webHidden/>
              </w:rPr>
              <w:fldChar w:fldCharType="separate"/>
            </w:r>
            <w:r w:rsidR="00654595">
              <w:rPr>
                <w:noProof/>
                <w:webHidden/>
              </w:rPr>
              <w:t>19</w:t>
            </w:r>
            <w:r>
              <w:rPr>
                <w:noProof/>
                <w:webHidden/>
              </w:rPr>
              <w:fldChar w:fldCharType="end"/>
            </w:r>
          </w:hyperlink>
        </w:p>
        <w:p w14:paraId="37DFEB5E" w14:textId="36585538"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73" w:history="1">
            <w:r w:rsidRPr="00EF4F59">
              <w:rPr>
                <w:rStyle w:val="Collegamentoipertestuale"/>
                <w:noProof/>
              </w:rPr>
              <w:t>2.2</w:t>
            </w:r>
            <w:r>
              <w:rPr>
                <w:rFonts w:asciiTheme="minorHAnsi" w:eastAsiaTheme="minorEastAsia" w:hAnsiTheme="minorHAnsi" w:cstheme="minorBidi"/>
                <w:smallCaps w:val="0"/>
                <w:noProof/>
                <w:spacing w:val="0"/>
                <w:lang w:eastAsia="it-IT"/>
              </w:rPr>
              <w:tab/>
            </w:r>
            <w:r w:rsidRPr="00EF4F59">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_Toc171611173 \h </w:instrText>
            </w:r>
            <w:r>
              <w:rPr>
                <w:noProof/>
                <w:webHidden/>
              </w:rPr>
            </w:r>
            <w:r>
              <w:rPr>
                <w:noProof/>
                <w:webHidden/>
              </w:rPr>
              <w:fldChar w:fldCharType="separate"/>
            </w:r>
            <w:r w:rsidR="00654595">
              <w:rPr>
                <w:noProof/>
                <w:webHidden/>
              </w:rPr>
              <w:t>23</w:t>
            </w:r>
            <w:r>
              <w:rPr>
                <w:noProof/>
                <w:webHidden/>
              </w:rPr>
              <w:fldChar w:fldCharType="end"/>
            </w:r>
          </w:hyperlink>
        </w:p>
        <w:p w14:paraId="24553B0F" w14:textId="672C3375"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74" w:history="1">
            <w:r w:rsidRPr="00EF4F59">
              <w:rPr>
                <w:rStyle w:val="Collegamentoipertestuale"/>
                <w:noProof/>
              </w:rPr>
              <w:t>2.3</w:t>
            </w:r>
            <w:r>
              <w:rPr>
                <w:rFonts w:asciiTheme="minorHAnsi" w:eastAsiaTheme="minorEastAsia" w:hAnsiTheme="minorHAnsi" w:cstheme="minorBidi"/>
                <w:smallCaps w:val="0"/>
                <w:noProof/>
                <w:spacing w:val="0"/>
                <w:lang w:eastAsia="it-IT"/>
              </w:rPr>
              <w:tab/>
            </w:r>
            <w:r w:rsidRPr="00EF4F59">
              <w:rPr>
                <w:rStyle w:val="Collegamentoipertestuale"/>
                <w:noProof/>
              </w:rPr>
              <w:t>Mappatura Vulnerabilità – MITRE TTPs</w:t>
            </w:r>
            <w:r>
              <w:rPr>
                <w:noProof/>
                <w:webHidden/>
              </w:rPr>
              <w:tab/>
            </w:r>
            <w:r>
              <w:rPr>
                <w:noProof/>
                <w:webHidden/>
              </w:rPr>
              <w:fldChar w:fldCharType="begin"/>
            </w:r>
            <w:r>
              <w:rPr>
                <w:noProof/>
                <w:webHidden/>
              </w:rPr>
              <w:instrText xml:space="preserve"> PAGEREF _Toc171611174 \h </w:instrText>
            </w:r>
            <w:r>
              <w:rPr>
                <w:noProof/>
                <w:webHidden/>
              </w:rPr>
            </w:r>
            <w:r>
              <w:rPr>
                <w:noProof/>
                <w:webHidden/>
              </w:rPr>
              <w:fldChar w:fldCharType="separate"/>
            </w:r>
            <w:r w:rsidR="00654595">
              <w:rPr>
                <w:noProof/>
                <w:webHidden/>
              </w:rPr>
              <w:t>25</w:t>
            </w:r>
            <w:r>
              <w:rPr>
                <w:noProof/>
                <w:webHidden/>
              </w:rPr>
              <w:fldChar w:fldCharType="end"/>
            </w:r>
          </w:hyperlink>
        </w:p>
        <w:p w14:paraId="74C773FB" w14:textId="2C8E32A7" w:rsidR="00C47687" w:rsidRDefault="00C47687">
          <w:pPr>
            <w:pStyle w:val="Sommario3"/>
            <w:rPr>
              <w:rFonts w:asciiTheme="minorHAnsi" w:eastAsiaTheme="minorEastAsia" w:hAnsiTheme="minorHAnsi" w:cstheme="minorBidi"/>
              <w:noProof/>
              <w:spacing w:val="0"/>
              <w:sz w:val="22"/>
              <w:lang w:eastAsia="it-IT"/>
            </w:rPr>
          </w:pPr>
          <w:hyperlink w:anchor="_Toc171611175" w:history="1">
            <w:r w:rsidRPr="00EF4F59">
              <w:rPr>
                <w:rStyle w:val="Collegamentoipertestuale"/>
                <w:noProof/>
              </w:rPr>
              <w:t>2.3.1</w:t>
            </w:r>
            <w:r>
              <w:rPr>
                <w:rFonts w:asciiTheme="minorHAnsi" w:eastAsiaTheme="minorEastAsia" w:hAnsiTheme="minorHAnsi" w:cstheme="minorBidi"/>
                <w:noProof/>
                <w:spacing w:val="0"/>
                <w:sz w:val="22"/>
                <w:lang w:eastAsia="it-IT"/>
              </w:rPr>
              <w:tab/>
            </w:r>
            <w:r w:rsidRPr="00EF4F59">
              <w:rPr>
                <w:rStyle w:val="Collegamentoipertestuale"/>
                <w:noProof/>
              </w:rPr>
              <w:t>Mappings Explorer</w:t>
            </w:r>
            <w:r>
              <w:rPr>
                <w:noProof/>
                <w:webHidden/>
              </w:rPr>
              <w:tab/>
            </w:r>
            <w:r>
              <w:rPr>
                <w:noProof/>
                <w:webHidden/>
              </w:rPr>
              <w:fldChar w:fldCharType="begin"/>
            </w:r>
            <w:r>
              <w:rPr>
                <w:noProof/>
                <w:webHidden/>
              </w:rPr>
              <w:instrText xml:space="preserve"> PAGEREF _Toc171611175 \h </w:instrText>
            </w:r>
            <w:r>
              <w:rPr>
                <w:noProof/>
                <w:webHidden/>
              </w:rPr>
            </w:r>
            <w:r>
              <w:rPr>
                <w:noProof/>
                <w:webHidden/>
              </w:rPr>
              <w:fldChar w:fldCharType="separate"/>
            </w:r>
            <w:r w:rsidR="00654595">
              <w:rPr>
                <w:noProof/>
                <w:webHidden/>
              </w:rPr>
              <w:t>25</w:t>
            </w:r>
            <w:r>
              <w:rPr>
                <w:noProof/>
                <w:webHidden/>
              </w:rPr>
              <w:fldChar w:fldCharType="end"/>
            </w:r>
          </w:hyperlink>
        </w:p>
        <w:p w14:paraId="22B9539B" w14:textId="5A927BD4" w:rsidR="00C47687" w:rsidRDefault="00C47687">
          <w:pPr>
            <w:pStyle w:val="Sommario3"/>
            <w:rPr>
              <w:rFonts w:asciiTheme="minorHAnsi" w:eastAsiaTheme="minorEastAsia" w:hAnsiTheme="minorHAnsi" w:cstheme="minorBidi"/>
              <w:noProof/>
              <w:spacing w:val="0"/>
              <w:sz w:val="22"/>
              <w:lang w:eastAsia="it-IT"/>
            </w:rPr>
          </w:pPr>
          <w:hyperlink w:anchor="_Toc171611176" w:history="1">
            <w:r w:rsidRPr="00EF4F59">
              <w:rPr>
                <w:rStyle w:val="Collegamentoipertestuale"/>
                <w:noProof/>
              </w:rPr>
              <w:t>2.3.2</w:t>
            </w:r>
            <w:r>
              <w:rPr>
                <w:rFonts w:asciiTheme="minorHAnsi" w:eastAsiaTheme="minorEastAsia" w:hAnsiTheme="minorHAnsi" w:cstheme="minorBidi"/>
                <w:noProof/>
                <w:spacing w:val="0"/>
                <w:sz w:val="22"/>
                <w:lang w:eastAsia="it-IT"/>
              </w:rPr>
              <w:tab/>
            </w:r>
            <w:r w:rsidRPr="00EF4F59">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_Toc171611176 \h </w:instrText>
            </w:r>
            <w:r>
              <w:rPr>
                <w:noProof/>
                <w:webHidden/>
              </w:rPr>
            </w:r>
            <w:r>
              <w:rPr>
                <w:noProof/>
                <w:webHidden/>
              </w:rPr>
              <w:fldChar w:fldCharType="separate"/>
            </w:r>
            <w:r w:rsidR="00654595">
              <w:rPr>
                <w:noProof/>
                <w:webHidden/>
              </w:rPr>
              <w:t>27</w:t>
            </w:r>
            <w:r>
              <w:rPr>
                <w:noProof/>
                <w:webHidden/>
              </w:rPr>
              <w:fldChar w:fldCharType="end"/>
            </w:r>
          </w:hyperlink>
        </w:p>
        <w:p w14:paraId="3AC918AE" w14:textId="24DBABDD"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77" w:history="1">
            <w:r w:rsidRPr="00EF4F59">
              <w:rPr>
                <w:rStyle w:val="Collegamentoipertestuale"/>
                <w:noProof/>
              </w:rPr>
              <w:t>2.4</w:t>
            </w:r>
            <w:r>
              <w:rPr>
                <w:rFonts w:asciiTheme="minorHAnsi" w:eastAsiaTheme="minorEastAsia" w:hAnsiTheme="minorHAnsi" w:cstheme="minorBidi"/>
                <w:smallCaps w:val="0"/>
                <w:noProof/>
                <w:spacing w:val="0"/>
                <w:lang w:eastAsia="it-IT"/>
              </w:rPr>
              <w:tab/>
            </w:r>
            <w:r w:rsidRPr="00EF4F59">
              <w:rPr>
                <w:rStyle w:val="Collegamentoipertestuale"/>
                <w:noProof/>
              </w:rPr>
              <w:t>Analisi di un reale attacco utilizzando il framework MITRE ATT&amp;CK</w:t>
            </w:r>
            <w:r>
              <w:rPr>
                <w:noProof/>
                <w:webHidden/>
              </w:rPr>
              <w:tab/>
            </w:r>
            <w:r>
              <w:rPr>
                <w:noProof/>
                <w:webHidden/>
              </w:rPr>
              <w:fldChar w:fldCharType="begin"/>
            </w:r>
            <w:r>
              <w:rPr>
                <w:noProof/>
                <w:webHidden/>
              </w:rPr>
              <w:instrText xml:space="preserve"> PAGEREF _Toc171611177 \h </w:instrText>
            </w:r>
            <w:r>
              <w:rPr>
                <w:noProof/>
                <w:webHidden/>
              </w:rPr>
            </w:r>
            <w:r>
              <w:rPr>
                <w:noProof/>
                <w:webHidden/>
              </w:rPr>
              <w:fldChar w:fldCharType="separate"/>
            </w:r>
            <w:r w:rsidR="00654595">
              <w:rPr>
                <w:noProof/>
                <w:webHidden/>
              </w:rPr>
              <w:t>38</w:t>
            </w:r>
            <w:r>
              <w:rPr>
                <w:noProof/>
                <w:webHidden/>
              </w:rPr>
              <w:fldChar w:fldCharType="end"/>
            </w:r>
          </w:hyperlink>
        </w:p>
        <w:p w14:paraId="4FC4ADF7" w14:textId="7F3904B5" w:rsidR="00C47687" w:rsidRDefault="00C47687">
          <w:pPr>
            <w:pStyle w:val="Sommario3"/>
            <w:rPr>
              <w:rFonts w:asciiTheme="minorHAnsi" w:eastAsiaTheme="minorEastAsia" w:hAnsiTheme="minorHAnsi" w:cstheme="minorBidi"/>
              <w:noProof/>
              <w:spacing w:val="0"/>
              <w:sz w:val="22"/>
              <w:lang w:eastAsia="it-IT"/>
            </w:rPr>
          </w:pPr>
          <w:hyperlink w:anchor="_Toc171611178" w:history="1">
            <w:r w:rsidRPr="00EF4F59">
              <w:rPr>
                <w:rStyle w:val="Collegamentoipertestuale"/>
                <w:noProof/>
              </w:rPr>
              <w:t>2.4.1</w:t>
            </w:r>
            <w:r>
              <w:rPr>
                <w:rFonts w:asciiTheme="minorHAnsi" w:eastAsiaTheme="minorEastAsia" w:hAnsiTheme="minorHAnsi" w:cstheme="minorBidi"/>
                <w:noProof/>
                <w:spacing w:val="0"/>
                <w:sz w:val="22"/>
                <w:lang w:eastAsia="it-IT"/>
              </w:rPr>
              <w:tab/>
            </w:r>
            <w:r w:rsidRPr="00EF4F59">
              <w:rPr>
                <w:rStyle w:val="Collegamentoipertestuale"/>
                <w:noProof/>
              </w:rPr>
              <w:t>Reconaissance</w:t>
            </w:r>
            <w:r>
              <w:rPr>
                <w:noProof/>
                <w:webHidden/>
              </w:rPr>
              <w:tab/>
            </w:r>
            <w:r>
              <w:rPr>
                <w:noProof/>
                <w:webHidden/>
              </w:rPr>
              <w:fldChar w:fldCharType="begin"/>
            </w:r>
            <w:r>
              <w:rPr>
                <w:noProof/>
                <w:webHidden/>
              </w:rPr>
              <w:instrText xml:space="preserve"> PAGEREF _Toc171611178 \h </w:instrText>
            </w:r>
            <w:r>
              <w:rPr>
                <w:noProof/>
                <w:webHidden/>
              </w:rPr>
            </w:r>
            <w:r>
              <w:rPr>
                <w:noProof/>
                <w:webHidden/>
              </w:rPr>
              <w:fldChar w:fldCharType="separate"/>
            </w:r>
            <w:r w:rsidR="00654595">
              <w:rPr>
                <w:noProof/>
                <w:webHidden/>
              </w:rPr>
              <w:t>39</w:t>
            </w:r>
            <w:r>
              <w:rPr>
                <w:noProof/>
                <w:webHidden/>
              </w:rPr>
              <w:fldChar w:fldCharType="end"/>
            </w:r>
          </w:hyperlink>
        </w:p>
        <w:p w14:paraId="4752C601" w14:textId="66D19BD5" w:rsidR="00C47687" w:rsidRDefault="00C47687">
          <w:pPr>
            <w:pStyle w:val="Sommario3"/>
            <w:rPr>
              <w:rFonts w:asciiTheme="minorHAnsi" w:eastAsiaTheme="minorEastAsia" w:hAnsiTheme="minorHAnsi" w:cstheme="minorBidi"/>
              <w:noProof/>
              <w:spacing w:val="0"/>
              <w:sz w:val="22"/>
              <w:lang w:eastAsia="it-IT"/>
            </w:rPr>
          </w:pPr>
          <w:hyperlink w:anchor="_Toc171611179" w:history="1">
            <w:r w:rsidRPr="00EF4F59">
              <w:rPr>
                <w:rStyle w:val="Collegamentoipertestuale"/>
                <w:noProof/>
                <w:lang w:val="en-US"/>
              </w:rPr>
              <w:t>2.4.2</w:t>
            </w:r>
            <w:r>
              <w:rPr>
                <w:rFonts w:asciiTheme="minorHAnsi" w:eastAsiaTheme="minorEastAsia" w:hAnsiTheme="minorHAnsi" w:cstheme="minorBidi"/>
                <w:noProof/>
                <w:spacing w:val="0"/>
                <w:sz w:val="22"/>
                <w:lang w:eastAsia="it-IT"/>
              </w:rPr>
              <w:tab/>
            </w:r>
            <w:r w:rsidRPr="00EF4F59">
              <w:rPr>
                <w:rStyle w:val="Collegamentoipertestuale"/>
                <w:noProof/>
                <w:lang w:val="en-US"/>
              </w:rPr>
              <w:t>Initial Access</w:t>
            </w:r>
            <w:r>
              <w:rPr>
                <w:noProof/>
                <w:webHidden/>
              </w:rPr>
              <w:tab/>
            </w:r>
            <w:r>
              <w:rPr>
                <w:noProof/>
                <w:webHidden/>
              </w:rPr>
              <w:fldChar w:fldCharType="begin"/>
            </w:r>
            <w:r>
              <w:rPr>
                <w:noProof/>
                <w:webHidden/>
              </w:rPr>
              <w:instrText xml:space="preserve"> PAGEREF _Toc171611179 \h </w:instrText>
            </w:r>
            <w:r>
              <w:rPr>
                <w:noProof/>
                <w:webHidden/>
              </w:rPr>
            </w:r>
            <w:r>
              <w:rPr>
                <w:noProof/>
                <w:webHidden/>
              </w:rPr>
              <w:fldChar w:fldCharType="separate"/>
            </w:r>
            <w:r w:rsidR="00654595">
              <w:rPr>
                <w:noProof/>
                <w:webHidden/>
              </w:rPr>
              <w:t>40</w:t>
            </w:r>
            <w:r>
              <w:rPr>
                <w:noProof/>
                <w:webHidden/>
              </w:rPr>
              <w:fldChar w:fldCharType="end"/>
            </w:r>
          </w:hyperlink>
        </w:p>
        <w:p w14:paraId="4D82F612" w14:textId="42333081" w:rsidR="00C47687" w:rsidRDefault="00C47687">
          <w:pPr>
            <w:pStyle w:val="Sommario3"/>
            <w:rPr>
              <w:rFonts w:asciiTheme="minorHAnsi" w:eastAsiaTheme="minorEastAsia" w:hAnsiTheme="minorHAnsi" w:cstheme="minorBidi"/>
              <w:noProof/>
              <w:spacing w:val="0"/>
              <w:sz w:val="22"/>
              <w:lang w:eastAsia="it-IT"/>
            </w:rPr>
          </w:pPr>
          <w:hyperlink w:anchor="_Toc171611180" w:history="1">
            <w:r w:rsidRPr="00EF4F59">
              <w:rPr>
                <w:rStyle w:val="Collegamentoipertestuale"/>
                <w:noProof/>
                <w:lang w:val="en-US"/>
              </w:rPr>
              <w:t>2.4.3</w:t>
            </w:r>
            <w:r>
              <w:rPr>
                <w:rFonts w:asciiTheme="minorHAnsi" w:eastAsiaTheme="minorEastAsia" w:hAnsiTheme="minorHAnsi" w:cstheme="minorBidi"/>
                <w:noProof/>
                <w:spacing w:val="0"/>
                <w:sz w:val="22"/>
                <w:lang w:eastAsia="it-IT"/>
              </w:rPr>
              <w:tab/>
            </w:r>
            <w:r w:rsidRPr="00EF4F59">
              <w:rPr>
                <w:rStyle w:val="Collegamentoipertestuale"/>
                <w:noProof/>
                <w:lang w:val="en-US"/>
              </w:rPr>
              <w:t>Exploitation</w:t>
            </w:r>
            <w:r>
              <w:rPr>
                <w:noProof/>
                <w:webHidden/>
              </w:rPr>
              <w:tab/>
            </w:r>
            <w:r>
              <w:rPr>
                <w:noProof/>
                <w:webHidden/>
              </w:rPr>
              <w:fldChar w:fldCharType="begin"/>
            </w:r>
            <w:r>
              <w:rPr>
                <w:noProof/>
                <w:webHidden/>
              </w:rPr>
              <w:instrText xml:space="preserve"> PAGEREF _Toc171611180 \h </w:instrText>
            </w:r>
            <w:r>
              <w:rPr>
                <w:noProof/>
                <w:webHidden/>
              </w:rPr>
            </w:r>
            <w:r>
              <w:rPr>
                <w:noProof/>
                <w:webHidden/>
              </w:rPr>
              <w:fldChar w:fldCharType="separate"/>
            </w:r>
            <w:r w:rsidR="00654595">
              <w:rPr>
                <w:noProof/>
                <w:webHidden/>
              </w:rPr>
              <w:t>41</w:t>
            </w:r>
            <w:r>
              <w:rPr>
                <w:noProof/>
                <w:webHidden/>
              </w:rPr>
              <w:fldChar w:fldCharType="end"/>
            </w:r>
          </w:hyperlink>
        </w:p>
        <w:p w14:paraId="3426E4FC" w14:textId="4E75F1C8" w:rsidR="00C47687" w:rsidRDefault="00C47687">
          <w:pPr>
            <w:pStyle w:val="Sommario3"/>
            <w:rPr>
              <w:rFonts w:asciiTheme="minorHAnsi" w:eastAsiaTheme="minorEastAsia" w:hAnsiTheme="minorHAnsi" w:cstheme="minorBidi"/>
              <w:noProof/>
              <w:spacing w:val="0"/>
              <w:sz w:val="22"/>
              <w:lang w:eastAsia="it-IT"/>
            </w:rPr>
          </w:pPr>
          <w:hyperlink w:anchor="_Toc171611181" w:history="1">
            <w:r w:rsidRPr="00EF4F59">
              <w:rPr>
                <w:rStyle w:val="Collegamentoipertestuale"/>
                <w:noProof/>
              </w:rPr>
              <w:t>2.4.4</w:t>
            </w:r>
            <w:r>
              <w:rPr>
                <w:rFonts w:asciiTheme="minorHAnsi" w:eastAsiaTheme="minorEastAsia" w:hAnsiTheme="minorHAnsi" w:cstheme="minorBidi"/>
                <w:noProof/>
                <w:spacing w:val="0"/>
                <w:sz w:val="22"/>
                <w:lang w:eastAsia="it-IT"/>
              </w:rPr>
              <w:tab/>
            </w:r>
            <w:r w:rsidRPr="00EF4F59">
              <w:rPr>
                <w:rStyle w:val="Collegamentoipertestuale"/>
                <w:noProof/>
              </w:rPr>
              <w:t>Lateral movement</w:t>
            </w:r>
            <w:r>
              <w:rPr>
                <w:noProof/>
                <w:webHidden/>
              </w:rPr>
              <w:tab/>
            </w:r>
            <w:r>
              <w:rPr>
                <w:noProof/>
                <w:webHidden/>
              </w:rPr>
              <w:fldChar w:fldCharType="begin"/>
            </w:r>
            <w:r>
              <w:rPr>
                <w:noProof/>
                <w:webHidden/>
              </w:rPr>
              <w:instrText xml:space="preserve"> PAGEREF _Toc171611181 \h </w:instrText>
            </w:r>
            <w:r>
              <w:rPr>
                <w:noProof/>
                <w:webHidden/>
              </w:rPr>
            </w:r>
            <w:r>
              <w:rPr>
                <w:noProof/>
                <w:webHidden/>
              </w:rPr>
              <w:fldChar w:fldCharType="separate"/>
            </w:r>
            <w:r w:rsidR="00654595">
              <w:rPr>
                <w:noProof/>
                <w:webHidden/>
              </w:rPr>
              <w:t>41</w:t>
            </w:r>
            <w:r>
              <w:rPr>
                <w:noProof/>
                <w:webHidden/>
              </w:rPr>
              <w:fldChar w:fldCharType="end"/>
            </w:r>
          </w:hyperlink>
        </w:p>
        <w:p w14:paraId="532B6639" w14:textId="5255B1D1" w:rsidR="00C47687" w:rsidRDefault="00C47687">
          <w:pPr>
            <w:pStyle w:val="Sommario3"/>
            <w:rPr>
              <w:rFonts w:asciiTheme="minorHAnsi" w:eastAsiaTheme="minorEastAsia" w:hAnsiTheme="minorHAnsi" w:cstheme="minorBidi"/>
              <w:noProof/>
              <w:spacing w:val="0"/>
              <w:sz w:val="22"/>
              <w:lang w:eastAsia="it-IT"/>
            </w:rPr>
          </w:pPr>
          <w:hyperlink w:anchor="_Toc171611182" w:history="1">
            <w:r w:rsidRPr="00EF4F59">
              <w:rPr>
                <w:rStyle w:val="Collegamentoipertestuale"/>
                <w:noProof/>
              </w:rPr>
              <w:t>2.4.5</w:t>
            </w:r>
            <w:r>
              <w:rPr>
                <w:rFonts w:asciiTheme="minorHAnsi" w:eastAsiaTheme="minorEastAsia" w:hAnsiTheme="minorHAnsi" w:cstheme="minorBidi"/>
                <w:noProof/>
                <w:spacing w:val="0"/>
                <w:sz w:val="22"/>
                <w:lang w:eastAsia="it-IT"/>
              </w:rPr>
              <w:tab/>
            </w:r>
            <w:r w:rsidRPr="00EF4F59">
              <w:rPr>
                <w:rStyle w:val="Collegamentoipertestuale"/>
                <w:noProof/>
              </w:rPr>
              <w:t>Discovery</w:t>
            </w:r>
            <w:r>
              <w:rPr>
                <w:noProof/>
                <w:webHidden/>
              </w:rPr>
              <w:tab/>
            </w:r>
            <w:r>
              <w:rPr>
                <w:noProof/>
                <w:webHidden/>
              </w:rPr>
              <w:fldChar w:fldCharType="begin"/>
            </w:r>
            <w:r>
              <w:rPr>
                <w:noProof/>
                <w:webHidden/>
              </w:rPr>
              <w:instrText xml:space="preserve"> PAGEREF _Toc171611182 \h </w:instrText>
            </w:r>
            <w:r>
              <w:rPr>
                <w:noProof/>
                <w:webHidden/>
              </w:rPr>
            </w:r>
            <w:r>
              <w:rPr>
                <w:noProof/>
                <w:webHidden/>
              </w:rPr>
              <w:fldChar w:fldCharType="separate"/>
            </w:r>
            <w:r w:rsidR="00654595">
              <w:rPr>
                <w:noProof/>
                <w:webHidden/>
              </w:rPr>
              <w:t>42</w:t>
            </w:r>
            <w:r>
              <w:rPr>
                <w:noProof/>
                <w:webHidden/>
              </w:rPr>
              <w:fldChar w:fldCharType="end"/>
            </w:r>
          </w:hyperlink>
        </w:p>
        <w:p w14:paraId="42FD67E8" w14:textId="7FBAF250" w:rsidR="00C47687" w:rsidRDefault="00C47687">
          <w:pPr>
            <w:pStyle w:val="Sommario3"/>
            <w:rPr>
              <w:rFonts w:asciiTheme="minorHAnsi" w:eastAsiaTheme="minorEastAsia" w:hAnsiTheme="minorHAnsi" w:cstheme="minorBidi"/>
              <w:noProof/>
              <w:spacing w:val="0"/>
              <w:sz w:val="22"/>
              <w:lang w:eastAsia="it-IT"/>
            </w:rPr>
          </w:pPr>
          <w:hyperlink w:anchor="_Toc171611183" w:history="1">
            <w:r w:rsidRPr="00EF4F59">
              <w:rPr>
                <w:rStyle w:val="Collegamentoipertestuale"/>
                <w:noProof/>
              </w:rPr>
              <w:t>2.4.6</w:t>
            </w:r>
            <w:r>
              <w:rPr>
                <w:rFonts w:asciiTheme="minorHAnsi" w:eastAsiaTheme="minorEastAsia" w:hAnsiTheme="minorHAnsi" w:cstheme="minorBidi"/>
                <w:noProof/>
                <w:spacing w:val="0"/>
                <w:sz w:val="22"/>
                <w:lang w:eastAsia="it-IT"/>
              </w:rPr>
              <w:tab/>
            </w:r>
            <w:r w:rsidRPr="00EF4F59">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_Toc171611183 \h </w:instrText>
            </w:r>
            <w:r>
              <w:rPr>
                <w:noProof/>
                <w:webHidden/>
              </w:rPr>
            </w:r>
            <w:r>
              <w:rPr>
                <w:noProof/>
                <w:webHidden/>
              </w:rPr>
              <w:fldChar w:fldCharType="separate"/>
            </w:r>
            <w:r w:rsidR="00654595">
              <w:rPr>
                <w:noProof/>
                <w:webHidden/>
              </w:rPr>
              <w:t>43</w:t>
            </w:r>
            <w:r>
              <w:rPr>
                <w:noProof/>
                <w:webHidden/>
              </w:rPr>
              <w:fldChar w:fldCharType="end"/>
            </w:r>
          </w:hyperlink>
        </w:p>
        <w:p w14:paraId="0E8808E6" w14:textId="0430D8A1" w:rsidR="00C47687" w:rsidRDefault="00C47687">
          <w:pPr>
            <w:pStyle w:val="Sommario3"/>
            <w:rPr>
              <w:rFonts w:asciiTheme="minorHAnsi" w:eastAsiaTheme="minorEastAsia" w:hAnsiTheme="minorHAnsi" w:cstheme="minorBidi"/>
              <w:noProof/>
              <w:spacing w:val="0"/>
              <w:sz w:val="22"/>
              <w:lang w:eastAsia="it-IT"/>
            </w:rPr>
          </w:pPr>
          <w:hyperlink w:anchor="_Toc171611184" w:history="1">
            <w:r w:rsidRPr="00EF4F59">
              <w:rPr>
                <w:rStyle w:val="Collegamentoipertestuale"/>
                <w:noProof/>
              </w:rPr>
              <w:t>2.4.7</w:t>
            </w:r>
            <w:r>
              <w:rPr>
                <w:rFonts w:asciiTheme="minorHAnsi" w:eastAsiaTheme="minorEastAsia" w:hAnsiTheme="minorHAnsi" w:cstheme="minorBidi"/>
                <w:noProof/>
                <w:spacing w:val="0"/>
                <w:sz w:val="22"/>
                <w:lang w:eastAsia="it-IT"/>
              </w:rPr>
              <w:tab/>
            </w:r>
            <w:r w:rsidRPr="00EF4F59">
              <w:rPr>
                <w:rStyle w:val="Collegamentoipertestuale"/>
                <w:noProof/>
              </w:rPr>
              <w:t>Execution</w:t>
            </w:r>
            <w:r>
              <w:rPr>
                <w:noProof/>
                <w:webHidden/>
              </w:rPr>
              <w:tab/>
            </w:r>
            <w:r>
              <w:rPr>
                <w:noProof/>
                <w:webHidden/>
              </w:rPr>
              <w:fldChar w:fldCharType="begin"/>
            </w:r>
            <w:r>
              <w:rPr>
                <w:noProof/>
                <w:webHidden/>
              </w:rPr>
              <w:instrText xml:space="preserve"> PAGEREF _Toc171611184 \h </w:instrText>
            </w:r>
            <w:r>
              <w:rPr>
                <w:noProof/>
                <w:webHidden/>
              </w:rPr>
            </w:r>
            <w:r>
              <w:rPr>
                <w:noProof/>
                <w:webHidden/>
              </w:rPr>
              <w:fldChar w:fldCharType="separate"/>
            </w:r>
            <w:r w:rsidR="00654595">
              <w:rPr>
                <w:noProof/>
                <w:webHidden/>
              </w:rPr>
              <w:t>43</w:t>
            </w:r>
            <w:r>
              <w:rPr>
                <w:noProof/>
                <w:webHidden/>
              </w:rPr>
              <w:fldChar w:fldCharType="end"/>
            </w:r>
          </w:hyperlink>
        </w:p>
        <w:p w14:paraId="13CA1C53" w14:textId="72A19E49" w:rsidR="00C47687" w:rsidRDefault="00C47687">
          <w:pPr>
            <w:pStyle w:val="Sommario3"/>
            <w:rPr>
              <w:rFonts w:asciiTheme="minorHAnsi" w:eastAsiaTheme="minorEastAsia" w:hAnsiTheme="minorHAnsi" w:cstheme="minorBidi"/>
              <w:noProof/>
              <w:spacing w:val="0"/>
              <w:sz w:val="22"/>
              <w:lang w:eastAsia="it-IT"/>
            </w:rPr>
          </w:pPr>
          <w:hyperlink w:anchor="_Toc171611185" w:history="1">
            <w:r w:rsidRPr="00EF4F59">
              <w:rPr>
                <w:rStyle w:val="Collegamentoipertestuale"/>
                <w:noProof/>
              </w:rPr>
              <w:t>2.4.8</w:t>
            </w:r>
            <w:r>
              <w:rPr>
                <w:rFonts w:asciiTheme="minorHAnsi" w:eastAsiaTheme="minorEastAsia" w:hAnsiTheme="minorHAnsi" w:cstheme="minorBidi"/>
                <w:noProof/>
                <w:spacing w:val="0"/>
                <w:sz w:val="22"/>
                <w:lang w:eastAsia="it-IT"/>
              </w:rPr>
              <w:tab/>
            </w:r>
            <w:r w:rsidRPr="00EF4F59">
              <w:rPr>
                <w:rStyle w:val="Collegamentoipertestuale"/>
                <w:noProof/>
              </w:rPr>
              <w:t>Impact</w:t>
            </w:r>
            <w:r>
              <w:rPr>
                <w:noProof/>
                <w:webHidden/>
              </w:rPr>
              <w:tab/>
            </w:r>
            <w:r>
              <w:rPr>
                <w:noProof/>
                <w:webHidden/>
              </w:rPr>
              <w:fldChar w:fldCharType="begin"/>
            </w:r>
            <w:r>
              <w:rPr>
                <w:noProof/>
                <w:webHidden/>
              </w:rPr>
              <w:instrText xml:space="preserve"> PAGEREF _Toc171611185 \h </w:instrText>
            </w:r>
            <w:r>
              <w:rPr>
                <w:noProof/>
                <w:webHidden/>
              </w:rPr>
            </w:r>
            <w:r>
              <w:rPr>
                <w:noProof/>
                <w:webHidden/>
              </w:rPr>
              <w:fldChar w:fldCharType="separate"/>
            </w:r>
            <w:r w:rsidR="00654595">
              <w:rPr>
                <w:noProof/>
                <w:webHidden/>
              </w:rPr>
              <w:t>44</w:t>
            </w:r>
            <w:r>
              <w:rPr>
                <w:noProof/>
                <w:webHidden/>
              </w:rPr>
              <w:fldChar w:fldCharType="end"/>
            </w:r>
          </w:hyperlink>
        </w:p>
        <w:p w14:paraId="4BAD5B8B" w14:textId="32D54219"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86" w:history="1">
            <w:r w:rsidRPr="00EF4F59">
              <w:rPr>
                <w:rStyle w:val="Collegamentoipertestuale"/>
                <w:noProof/>
              </w:rPr>
              <w:t>2.5</w:t>
            </w:r>
            <w:r>
              <w:rPr>
                <w:rFonts w:asciiTheme="minorHAnsi" w:eastAsiaTheme="minorEastAsia" w:hAnsiTheme="minorHAnsi" w:cstheme="minorBidi"/>
                <w:smallCaps w:val="0"/>
                <w:noProof/>
                <w:spacing w:val="0"/>
                <w:lang w:eastAsia="it-IT"/>
              </w:rPr>
              <w:tab/>
            </w:r>
            <w:r w:rsidRPr="00EF4F59">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_Toc171611186 \h </w:instrText>
            </w:r>
            <w:r>
              <w:rPr>
                <w:noProof/>
                <w:webHidden/>
              </w:rPr>
            </w:r>
            <w:r>
              <w:rPr>
                <w:noProof/>
                <w:webHidden/>
              </w:rPr>
              <w:fldChar w:fldCharType="separate"/>
            </w:r>
            <w:r w:rsidR="00654595">
              <w:rPr>
                <w:noProof/>
                <w:webHidden/>
              </w:rPr>
              <w:t>45</w:t>
            </w:r>
            <w:r>
              <w:rPr>
                <w:noProof/>
                <w:webHidden/>
              </w:rPr>
              <w:fldChar w:fldCharType="end"/>
            </w:r>
          </w:hyperlink>
        </w:p>
        <w:p w14:paraId="549DB099" w14:textId="7F935DAC" w:rsidR="00C47687" w:rsidRDefault="00C47687">
          <w:pPr>
            <w:pStyle w:val="Sommario3"/>
            <w:rPr>
              <w:rFonts w:asciiTheme="minorHAnsi" w:eastAsiaTheme="minorEastAsia" w:hAnsiTheme="minorHAnsi" w:cstheme="minorBidi"/>
              <w:noProof/>
              <w:spacing w:val="0"/>
              <w:sz w:val="22"/>
              <w:lang w:eastAsia="it-IT"/>
            </w:rPr>
          </w:pPr>
          <w:hyperlink w:anchor="_Toc171611187" w:history="1">
            <w:r w:rsidRPr="00EF4F59">
              <w:rPr>
                <w:rStyle w:val="Collegamentoipertestuale"/>
                <w:noProof/>
              </w:rPr>
              <w:t>2.5.1</w:t>
            </w:r>
            <w:r>
              <w:rPr>
                <w:rFonts w:asciiTheme="minorHAnsi" w:eastAsiaTheme="minorEastAsia" w:hAnsiTheme="minorHAnsi" w:cstheme="minorBidi"/>
                <w:noProof/>
                <w:spacing w:val="0"/>
                <w:sz w:val="22"/>
                <w:lang w:eastAsia="it-IT"/>
              </w:rPr>
              <w:tab/>
            </w:r>
            <w:r w:rsidRPr="00EF4F59">
              <w:rPr>
                <w:rStyle w:val="Collegamentoipertestuale"/>
                <w:noProof/>
              </w:rPr>
              <w:t>Q2 2022 vs Q2 2023</w:t>
            </w:r>
            <w:r>
              <w:rPr>
                <w:noProof/>
                <w:webHidden/>
              </w:rPr>
              <w:tab/>
            </w:r>
            <w:r>
              <w:rPr>
                <w:noProof/>
                <w:webHidden/>
              </w:rPr>
              <w:fldChar w:fldCharType="begin"/>
            </w:r>
            <w:r>
              <w:rPr>
                <w:noProof/>
                <w:webHidden/>
              </w:rPr>
              <w:instrText xml:space="preserve"> PAGEREF _Toc171611187 \h </w:instrText>
            </w:r>
            <w:r>
              <w:rPr>
                <w:noProof/>
                <w:webHidden/>
              </w:rPr>
            </w:r>
            <w:r>
              <w:rPr>
                <w:noProof/>
                <w:webHidden/>
              </w:rPr>
              <w:fldChar w:fldCharType="separate"/>
            </w:r>
            <w:r w:rsidR="00654595">
              <w:rPr>
                <w:noProof/>
                <w:webHidden/>
              </w:rPr>
              <w:t>46</w:t>
            </w:r>
            <w:r>
              <w:rPr>
                <w:noProof/>
                <w:webHidden/>
              </w:rPr>
              <w:fldChar w:fldCharType="end"/>
            </w:r>
          </w:hyperlink>
        </w:p>
        <w:p w14:paraId="408CB3E6" w14:textId="104F2385" w:rsidR="00C47687" w:rsidRDefault="00C47687">
          <w:pPr>
            <w:pStyle w:val="Sommario3"/>
            <w:rPr>
              <w:rFonts w:asciiTheme="minorHAnsi" w:eastAsiaTheme="minorEastAsia" w:hAnsiTheme="minorHAnsi" w:cstheme="minorBidi"/>
              <w:noProof/>
              <w:spacing w:val="0"/>
              <w:sz w:val="22"/>
              <w:lang w:eastAsia="it-IT"/>
            </w:rPr>
          </w:pPr>
          <w:hyperlink w:anchor="_Toc171611188" w:history="1">
            <w:r w:rsidRPr="00EF4F59">
              <w:rPr>
                <w:rStyle w:val="Collegamentoipertestuale"/>
                <w:noProof/>
              </w:rPr>
              <w:t>2.5.2</w:t>
            </w:r>
            <w:r>
              <w:rPr>
                <w:rFonts w:asciiTheme="minorHAnsi" w:eastAsiaTheme="minorEastAsia" w:hAnsiTheme="minorHAnsi" w:cstheme="minorBidi"/>
                <w:noProof/>
                <w:spacing w:val="0"/>
                <w:sz w:val="22"/>
                <w:lang w:eastAsia="it-IT"/>
              </w:rPr>
              <w:tab/>
            </w:r>
            <w:r w:rsidRPr="00EF4F59">
              <w:rPr>
                <w:rStyle w:val="Collegamentoipertestuale"/>
                <w:noProof/>
              </w:rPr>
              <w:t>Provenienza delle cyber minacce</w:t>
            </w:r>
            <w:r>
              <w:rPr>
                <w:noProof/>
                <w:webHidden/>
              </w:rPr>
              <w:tab/>
            </w:r>
            <w:r>
              <w:rPr>
                <w:noProof/>
                <w:webHidden/>
              </w:rPr>
              <w:fldChar w:fldCharType="begin"/>
            </w:r>
            <w:r>
              <w:rPr>
                <w:noProof/>
                <w:webHidden/>
              </w:rPr>
              <w:instrText xml:space="preserve"> PAGEREF _Toc171611188 \h </w:instrText>
            </w:r>
            <w:r>
              <w:rPr>
                <w:noProof/>
                <w:webHidden/>
              </w:rPr>
            </w:r>
            <w:r>
              <w:rPr>
                <w:noProof/>
                <w:webHidden/>
              </w:rPr>
              <w:fldChar w:fldCharType="separate"/>
            </w:r>
            <w:r w:rsidR="00654595">
              <w:rPr>
                <w:noProof/>
                <w:webHidden/>
              </w:rPr>
              <w:t>47</w:t>
            </w:r>
            <w:r>
              <w:rPr>
                <w:noProof/>
                <w:webHidden/>
              </w:rPr>
              <w:fldChar w:fldCharType="end"/>
            </w:r>
          </w:hyperlink>
        </w:p>
        <w:p w14:paraId="70DE61FB" w14:textId="29B3A994" w:rsidR="00C47687" w:rsidRDefault="00C47687">
          <w:pPr>
            <w:pStyle w:val="Sommario3"/>
            <w:rPr>
              <w:rFonts w:asciiTheme="minorHAnsi" w:eastAsiaTheme="minorEastAsia" w:hAnsiTheme="minorHAnsi" w:cstheme="minorBidi"/>
              <w:noProof/>
              <w:spacing w:val="0"/>
              <w:sz w:val="22"/>
              <w:lang w:eastAsia="it-IT"/>
            </w:rPr>
          </w:pPr>
          <w:hyperlink w:anchor="_Toc171611189" w:history="1">
            <w:r w:rsidRPr="00EF4F59">
              <w:rPr>
                <w:rStyle w:val="Collegamentoipertestuale"/>
                <w:noProof/>
              </w:rPr>
              <w:t>2.5.3</w:t>
            </w:r>
            <w:r>
              <w:rPr>
                <w:rFonts w:asciiTheme="minorHAnsi" w:eastAsiaTheme="minorEastAsia" w:hAnsiTheme="minorHAnsi" w:cstheme="minorBidi"/>
                <w:noProof/>
                <w:spacing w:val="0"/>
                <w:sz w:val="22"/>
                <w:lang w:eastAsia="it-IT"/>
              </w:rPr>
              <w:tab/>
            </w:r>
            <w:r w:rsidRPr="00EF4F59">
              <w:rPr>
                <w:rStyle w:val="Collegamentoipertestuale"/>
                <w:noProof/>
              </w:rPr>
              <w:t>Stime dei costi futuri</w:t>
            </w:r>
            <w:r>
              <w:rPr>
                <w:noProof/>
                <w:webHidden/>
              </w:rPr>
              <w:tab/>
            </w:r>
            <w:r>
              <w:rPr>
                <w:noProof/>
                <w:webHidden/>
              </w:rPr>
              <w:fldChar w:fldCharType="begin"/>
            </w:r>
            <w:r>
              <w:rPr>
                <w:noProof/>
                <w:webHidden/>
              </w:rPr>
              <w:instrText xml:space="preserve"> PAGEREF _Toc171611189 \h </w:instrText>
            </w:r>
            <w:r>
              <w:rPr>
                <w:noProof/>
                <w:webHidden/>
              </w:rPr>
            </w:r>
            <w:r>
              <w:rPr>
                <w:noProof/>
                <w:webHidden/>
              </w:rPr>
              <w:fldChar w:fldCharType="separate"/>
            </w:r>
            <w:r w:rsidR="00654595">
              <w:rPr>
                <w:noProof/>
                <w:webHidden/>
              </w:rPr>
              <w:t>48</w:t>
            </w:r>
            <w:r>
              <w:rPr>
                <w:noProof/>
                <w:webHidden/>
              </w:rPr>
              <w:fldChar w:fldCharType="end"/>
            </w:r>
          </w:hyperlink>
        </w:p>
        <w:p w14:paraId="1E61DBD0" w14:textId="2046C44E"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90" w:history="1">
            <w:r w:rsidRPr="00EF4F59">
              <w:rPr>
                <w:rStyle w:val="Collegamentoipertestuale"/>
                <w:noProof/>
              </w:rPr>
              <w:t>2.6</w:t>
            </w:r>
            <w:r>
              <w:rPr>
                <w:rFonts w:asciiTheme="minorHAnsi" w:eastAsiaTheme="minorEastAsia" w:hAnsiTheme="minorHAnsi" w:cstheme="minorBidi"/>
                <w:smallCaps w:val="0"/>
                <w:noProof/>
                <w:spacing w:val="0"/>
                <w:lang w:eastAsia="it-IT"/>
              </w:rPr>
              <w:tab/>
            </w:r>
            <w:r w:rsidRPr="00EF4F59">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_Toc171611190 \h </w:instrText>
            </w:r>
            <w:r>
              <w:rPr>
                <w:noProof/>
                <w:webHidden/>
              </w:rPr>
            </w:r>
            <w:r>
              <w:rPr>
                <w:noProof/>
                <w:webHidden/>
              </w:rPr>
              <w:fldChar w:fldCharType="separate"/>
            </w:r>
            <w:r w:rsidR="00654595">
              <w:rPr>
                <w:noProof/>
                <w:webHidden/>
              </w:rPr>
              <w:t>48</w:t>
            </w:r>
            <w:r>
              <w:rPr>
                <w:noProof/>
                <w:webHidden/>
              </w:rPr>
              <w:fldChar w:fldCharType="end"/>
            </w:r>
          </w:hyperlink>
        </w:p>
        <w:p w14:paraId="2B3A7755" w14:textId="66F4B617" w:rsidR="00C47687" w:rsidRDefault="00C47687">
          <w:pPr>
            <w:pStyle w:val="Sommario1"/>
            <w:rPr>
              <w:rFonts w:asciiTheme="minorHAnsi" w:eastAsiaTheme="minorEastAsia" w:hAnsiTheme="minorHAnsi" w:cstheme="minorBidi"/>
              <w:b w:val="0"/>
              <w:smallCaps w:val="0"/>
              <w:noProof/>
              <w:spacing w:val="0"/>
              <w:sz w:val="22"/>
              <w:lang w:eastAsia="it-IT"/>
            </w:rPr>
          </w:pPr>
          <w:hyperlink w:anchor="_Toc171611191" w:history="1">
            <w:r w:rsidRPr="00EF4F59">
              <w:rPr>
                <w:rStyle w:val="Collegamentoipertestuale"/>
                <w:noProof/>
              </w:rPr>
              <w:t>Capitolo III</w:t>
            </w:r>
            <w:r>
              <w:rPr>
                <w:noProof/>
                <w:webHidden/>
              </w:rPr>
              <w:tab/>
            </w:r>
            <w:r>
              <w:rPr>
                <w:noProof/>
                <w:webHidden/>
              </w:rPr>
              <w:fldChar w:fldCharType="begin"/>
            </w:r>
            <w:r>
              <w:rPr>
                <w:noProof/>
                <w:webHidden/>
              </w:rPr>
              <w:instrText xml:space="preserve"> PAGEREF _Toc171611191 \h </w:instrText>
            </w:r>
            <w:r>
              <w:rPr>
                <w:noProof/>
                <w:webHidden/>
              </w:rPr>
            </w:r>
            <w:r>
              <w:rPr>
                <w:noProof/>
                <w:webHidden/>
              </w:rPr>
              <w:fldChar w:fldCharType="separate"/>
            </w:r>
            <w:r w:rsidR="00654595">
              <w:rPr>
                <w:noProof/>
                <w:webHidden/>
              </w:rPr>
              <w:t>51</w:t>
            </w:r>
            <w:r>
              <w:rPr>
                <w:noProof/>
                <w:webHidden/>
              </w:rPr>
              <w:fldChar w:fldCharType="end"/>
            </w:r>
          </w:hyperlink>
        </w:p>
        <w:p w14:paraId="7D00B744" w14:textId="29666832" w:rsidR="00C47687" w:rsidRDefault="00C47687">
          <w:pPr>
            <w:pStyle w:val="Sommario2"/>
            <w:rPr>
              <w:rFonts w:asciiTheme="minorHAnsi" w:eastAsiaTheme="minorEastAsia" w:hAnsiTheme="minorHAnsi" w:cstheme="minorBidi"/>
              <w:smallCaps w:val="0"/>
              <w:noProof/>
              <w:spacing w:val="0"/>
              <w:lang w:eastAsia="it-IT"/>
            </w:rPr>
          </w:pPr>
          <w:hyperlink w:anchor="_Toc171611192" w:history="1">
            <w:r w:rsidRPr="00EF4F59">
              <w:rPr>
                <w:rStyle w:val="Collegamentoipertestuale"/>
                <w:noProof/>
              </w:rPr>
              <w:t>Sperimentazione</w:t>
            </w:r>
            <w:r>
              <w:rPr>
                <w:noProof/>
                <w:webHidden/>
              </w:rPr>
              <w:tab/>
            </w:r>
            <w:r>
              <w:rPr>
                <w:noProof/>
                <w:webHidden/>
              </w:rPr>
              <w:fldChar w:fldCharType="begin"/>
            </w:r>
            <w:r>
              <w:rPr>
                <w:noProof/>
                <w:webHidden/>
              </w:rPr>
              <w:instrText xml:space="preserve"> PAGEREF _Toc171611192 \h </w:instrText>
            </w:r>
            <w:r>
              <w:rPr>
                <w:noProof/>
                <w:webHidden/>
              </w:rPr>
            </w:r>
            <w:r>
              <w:rPr>
                <w:noProof/>
                <w:webHidden/>
              </w:rPr>
              <w:fldChar w:fldCharType="separate"/>
            </w:r>
            <w:r w:rsidR="00654595">
              <w:rPr>
                <w:noProof/>
                <w:webHidden/>
              </w:rPr>
              <w:t>51</w:t>
            </w:r>
            <w:r>
              <w:rPr>
                <w:noProof/>
                <w:webHidden/>
              </w:rPr>
              <w:fldChar w:fldCharType="end"/>
            </w:r>
          </w:hyperlink>
        </w:p>
        <w:p w14:paraId="1F839F2C" w14:textId="273B3FDF"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94" w:history="1">
            <w:r w:rsidRPr="00EF4F59">
              <w:rPr>
                <w:rStyle w:val="Collegamentoipertestuale"/>
                <w:noProof/>
              </w:rPr>
              <w:t>3.1</w:t>
            </w:r>
            <w:r>
              <w:rPr>
                <w:rFonts w:asciiTheme="minorHAnsi" w:eastAsiaTheme="minorEastAsia" w:hAnsiTheme="minorHAnsi" w:cstheme="minorBidi"/>
                <w:smallCaps w:val="0"/>
                <w:noProof/>
                <w:spacing w:val="0"/>
                <w:lang w:eastAsia="it-IT"/>
              </w:rPr>
              <w:tab/>
            </w:r>
            <w:r w:rsidRPr="00EF4F59">
              <w:rPr>
                <w:rStyle w:val="Collegamentoipertestuale"/>
                <w:noProof/>
              </w:rPr>
              <w:t>Funzionalità di DetectiveAttacks</w:t>
            </w:r>
            <w:r>
              <w:rPr>
                <w:noProof/>
                <w:webHidden/>
              </w:rPr>
              <w:tab/>
            </w:r>
            <w:r>
              <w:rPr>
                <w:noProof/>
                <w:webHidden/>
              </w:rPr>
              <w:fldChar w:fldCharType="begin"/>
            </w:r>
            <w:r>
              <w:rPr>
                <w:noProof/>
                <w:webHidden/>
              </w:rPr>
              <w:instrText xml:space="preserve"> PAGEREF _Toc171611194 \h </w:instrText>
            </w:r>
            <w:r>
              <w:rPr>
                <w:noProof/>
                <w:webHidden/>
              </w:rPr>
            </w:r>
            <w:r>
              <w:rPr>
                <w:noProof/>
                <w:webHidden/>
              </w:rPr>
              <w:fldChar w:fldCharType="separate"/>
            </w:r>
            <w:r w:rsidR="00654595">
              <w:rPr>
                <w:noProof/>
                <w:webHidden/>
              </w:rPr>
              <w:t>51</w:t>
            </w:r>
            <w:r>
              <w:rPr>
                <w:noProof/>
                <w:webHidden/>
              </w:rPr>
              <w:fldChar w:fldCharType="end"/>
            </w:r>
          </w:hyperlink>
        </w:p>
        <w:p w14:paraId="177E0B04" w14:textId="5FC9252A"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95" w:history="1">
            <w:r w:rsidRPr="00EF4F59">
              <w:rPr>
                <w:rStyle w:val="Collegamentoipertestuale"/>
                <w:noProof/>
              </w:rPr>
              <w:t>3.2</w:t>
            </w:r>
            <w:r>
              <w:rPr>
                <w:rFonts w:asciiTheme="minorHAnsi" w:eastAsiaTheme="minorEastAsia" w:hAnsiTheme="minorHAnsi" w:cstheme="minorBidi"/>
                <w:smallCaps w:val="0"/>
                <w:noProof/>
                <w:spacing w:val="0"/>
                <w:lang w:eastAsia="it-IT"/>
              </w:rPr>
              <w:tab/>
            </w:r>
            <w:r w:rsidRPr="00EF4F59">
              <w:rPr>
                <w:rStyle w:val="Collegamentoipertestuale"/>
                <w:noProof/>
              </w:rPr>
              <w:t>Tecnologie utilizzate</w:t>
            </w:r>
            <w:r>
              <w:rPr>
                <w:noProof/>
                <w:webHidden/>
              </w:rPr>
              <w:tab/>
            </w:r>
            <w:r>
              <w:rPr>
                <w:noProof/>
                <w:webHidden/>
              </w:rPr>
              <w:fldChar w:fldCharType="begin"/>
            </w:r>
            <w:r>
              <w:rPr>
                <w:noProof/>
                <w:webHidden/>
              </w:rPr>
              <w:instrText xml:space="preserve"> PAGEREF _Toc171611195 \h </w:instrText>
            </w:r>
            <w:r>
              <w:rPr>
                <w:noProof/>
                <w:webHidden/>
              </w:rPr>
            </w:r>
            <w:r>
              <w:rPr>
                <w:noProof/>
                <w:webHidden/>
              </w:rPr>
              <w:fldChar w:fldCharType="separate"/>
            </w:r>
            <w:r w:rsidR="00654595">
              <w:rPr>
                <w:noProof/>
                <w:webHidden/>
              </w:rPr>
              <w:t>52</w:t>
            </w:r>
            <w:r>
              <w:rPr>
                <w:noProof/>
                <w:webHidden/>
              </w:rPr>
              <w:fldChar w:fldCharType="end"/>
            </w:r>
          </w:hyperlink>
        </w:p>
        <w:p w14:paraId="59795C7D" w14:textId="1DF7D2C0" w:rsidR="00C47687" w:rsidRDefault="00C47687">
          <w:pPr>
            <w:pStyle w:val="Sommario3"/>
            <w:rPr>
              <w:rFonts w:asciiTheme="minorHAnsi" w:eastAsiaTheme="minorEastAsia" w:hAnsiTheme="minorHAnsi" w:cstheme="minorBidi"/>
              <w:noProof/>
              <w:spacing w:val="0"/>
              <w:sz w:val="22"/>
              <w:lang w:eastAsia="it-IT"/>
            </w:rPr>
          </w:pPr>
          <w:hyperlink w:anchor="_Toc171611196" w:history="1">
            <w:r w:rsidRPr="00EF4F59">
              <w:rPr>
                <w:rStyle w:val="Collegamentoipertestuale"/>
                <w:noProof/>
              </w:rPr>
              <w:t>3.2.1</w:t>
            </w:r>
            <w:r>
              <w:rPr>
                <w:rFonts w:asciiTheme="minorHAnsi" w:eastAsiaTheme="minorEastAsia" w:hAnsiTheme="minorHAnsi" w:cstheme="minorBidi"/>
                <w:noProof/>
                <w:spacing w:val="0"/>
                <w:sz w:val="22"/>
                <w:lang w:eastAsia="it-IT"/>
              </w:rPr>
              <w:tab/>
            </w:r>
            <w:r w:rsidRPr="00EF4F59">
              <w:rPr>
                <w:rStyle w:val="Collegamentoipertestuale"/>
                <w:noProof/>
              </w:rPr>
              <w:t>Framework, librerie e LLM utilizzati</w:t>
            </w:r>
            <w:r>
              <w:rPr>
                <w:noProof/>
                <w:webHidden/>
              </w:rPr>
              <w:tab/>
            </w:r>
            <w:r>
              <w:rPr>
                <w:noProof/>
                <w:webHidden/>
              </w:rPr>
              <w:fldChar w:fldCharType="begin"/>
            </w:r>
            <w:r>
              <w:rPr>
                <w:noProof/>
                <w:webHidden/>
              </w:rPr>
              <w:instrText xml:space="preserve"> PAGEREF _Toc171611196 \h </w:instrText>
            </w:r>
            <w:r>
              <w:rPr>
                <w:noProof/>
                <w:webHidden/>
              </w:rPr>
            </w:r>
            <w:r>
              <w:rPr>
                <w:noProof/>
                <w:webHidden/>
              </w:rPr>
              <w:fldChar w:fldCharType="separate"/>
            </w:r>
            <w:r w:rsidR="00654595">
              <w:rPr>
                <w:noProof/>
                <w:webHidden/>
              </w:rPr>
              <w:t>53</w:t>
            </w:r>
            <w:r>
              <w:rPr>
                <w:noProof/>
                <w:webHidden/>
              </w:rPr>
              <w:fldChar w:fldCharType="end"/>
            </w:r>
          </w:hyperlink>
        </w:p>
        <w:p w14:paraId="1FDDFE8E" w14:textId="4D8F102C" w:rsidR="00C47687" w:rsidRDefault="00C47687">
          <w:pPr>
            <w:pStyle w:val="Sommario3"/>
            <w:rPr>
              <w:rFonts w:asciiTheme="minorHAnsi" w:eastAsiaTheme="minorEastAsia" w:hAnsiTheme="minorHAnsi" w:cstheme="minorBidi"/>
              <w:noProof/>
              <w:spacing w:val="0"/>
              <w:sz w:val="22"/>
              <w:lang w:eastAsia="it-IT"/>
            </w:rPr>
          </w:pPr>
          <w:hyperlink w:anchor="_Toc171611197" w:history="1">
            <w:r w:rsidRPr="00EF4F59">
              <w:rPr>
                <w:rStyle w:val="Collegamentoipertestuale"/>
                <w:noProof/>
              </w:rPr>
              <w:t>3.2.2</w:t>
            </w:r>
            <w:r>
              <w:rPr>
                <w:rFonts w:asciiTheme="minorHAnsi" w:eastAsiaTheme="minorEastAsia" w:hAnsiTheme="minorHAnsi" w:cstheme="minorBidi"/>
                <w:noProof/>
                <w:spacing w:val="0"/>
                <w:sz w:val="22"/>
                <w:lang w:eastAsia="it-IT"/>
              </w:rPr>
              <w:tab/>
            </w:r>
            <w:r w:rsidRPr="00EF4F59">
              <w:rPr>
                <w:rStyle w:val="Collegamentoipertestuale"/>
                <w:noProof/>
              </w:rPr>
              <w:t>Tipo di dati manipolato – STIX Object e dict</w:t>
            </w:r>
            <w:r>
              <w:rPr>
                <w:noProof/>
                <w:webHidden/>
              </w:rPr>
              <w:tab/>
            </w:r>
            <w:r>
              <w:rPr>
                <w:noProof/>
                <w:webHidden/>
              </w:rPr>
              <w:fldChar w:fldCharType="begin"/>
            </w:r>
            <w:r>
              <w:rPr>
                <w:noProof/>
                <w:webHidden/>
              </w:rPr>
              <w:instrText xml:space="preserve"> PAGEREF _Toc171611197 \h </w:instrText>
            </w:r>
            <w:r>
              <w:rPr>
                <w:noProof/>
                <w:webHidden/>
              </w:rPr>
            </w:r>
            <w:r>
              <w:rPr>
                <w:noProof/>
                <w:webHidden/>
              </w:rPr>
              <w:fldChar w:fldCharType="separate"/>
            </w:r>
            <w:r w:rsidR="00654595">
              <w:rPr>
                <w:noProof/>
                <w:webHidden/>
              </w:rPr>
              <w:t>54</w:t>
            </w:r>
            <w:r>
              <w:rPr>
                <w:noProof/>
                <w:webHidden/>
              </w:rPr>
              <w:fldChar w:fldCharType="end"/>
            </w:r>
          </w:hyperlink>
        </w:p>
        <w:p w14:paraId="227B4A94" w14:textId="485F8ABD"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198" w:history="1">
            <w:r w:rsidRPr="00EF4F59">
              <w:rPr>
                <w:rStyle w:val="Collegamentoipertestuale"/>
                <w:noProof/>
              </w:rPr>
              <w:t>3.3</w:t>
            </w:r>
            <w:r>
              <w:rPr>
                <w:rFonts w:asciiTheme="minorHAnsi" w:eastAsiaTheme="minorEastAsia" w:hAnsiTheme="minorHAnsi" w:cstheme="minorBidi"/>
                <w:smallCaps w:val="0"/>
                <w:noProof/>
                <w:spacing w:val="0"/>
                <w:lang w:eastAsia="it-IT"/>
              </w:rPr>
              <w:tab/>
            </w:r>
            <w:r w:rsidRPr="00EF4F59">
              <w:rPr>
                <w:rStyle w:val="Collegamentoipertestuale"/>
                <w:noProof/>
              </w:rPr>
              <w:t>Architettura</w:t>
            </w:r>
            <w:r>
              <w:rPr>
                <w:noProof/>
                <w:webHidden/>
              </w:rPr>
              <w:tab/>
            </w:r>
            <w:r>
              <w:rPr>
                <w:noProof/>
                <w:webHidden/>
              </w:rPr>
              <w:fldChar w:fldCharType="begin"/>
            </w:r>
            <w:r>
              <w:rPr>
                <w:noProof/>
                <w:webHidden/>
              </w:rPr>
              <w:instrText xml:space="preserve"> PAGEREF _Toc171611198 \h </w:instrText>
            </w:r>
            <w:r>
              <w:rPr>
                <w:noProof/>
                <w:webHidden/>
              </w:rPr>
            </w:r>
            <w:r>
              <w:rPr>
                <w:noProof/>
                <w:webHidden/>
              </w:rPr>
              <w:fldChar w:fldCharType="separate"/>
            </w:r>
            <w:r w:rsidR="00654595">
              <w:rPr>
                <w:noProof/>
                <w:webHidden/>
              </w:rPr>
              <w:t>55</w:t>
            </w:r>
            <w:r>
              <w:rPr>
                <w:noProof/>
                <w:webHidden/>
              </w:rPr>
              <w:fldChar w:fldCharType="end"/>
            </w:r>
          </w:hyperlink>
        </w:p>
        <w:p w14:paraId="6EE8E40F" w14:textId="6696A0C6" w:rsidR="00C47687" w:rsidRDefault="00C47687">
          <w:pPr>
            <w:pStyle w:val="Sommario3"/>
            <w:rPr>
              <w:rFonts w:asciiTheme="minorHAnsi" w:eastAsiaTheme="minorEastAsia" w:hAnsiTheme="minorHAnsi" w:cstheme="minorBidi"/>
              <w:noProof/>
              <w:spacing w:val="0"/>
              <w:sz w:val="22"/>
              <w:lang w:eastAsia="it-IT"/>
            </w:rPr>
          </w:pPr>
          <w:hyperlink w:anchor="_Toc171611199" w:history="1">
            <w:r w:rsidRPr="00EF4F59">
              <w:rPr>
                <w:rStyle w:val="Collegamentoipertestuale"/>
                <w:noProof/>
              </w:rPr>
              <w:t>3.3.1</w:t>
            </w:r>
            <w:r>
              <w:rPr>
                <w:rFonts w:asciiTheme="minorHAnsi" w:eastAsiaTheme="minorEastAsia" w:hAnsiTheme="minorHAnsi" w:cstheme="minorBidi"/>
                <w:noProof/>
                <w:spacing w:val="0"/>
                <w:sz w:val="22"/>
                <w:lang w:eastAsia="it-IT"/>
              </w:rPr>
              <w:tab/>
            </w:r>
            <w:r w:rsidRPr="00EF4F59">
              <w:rPr>
                <w:rStyle w:val="Collegamentoipertestuale"/>
                <w:noProof/>
              </w:rPr>
              <w:t>Componenti dell’architettura</w:t>
            </w:r>
            <w:r>
              <w:rPr>
                <w:noProof/>
                <w:webHidden/>
              </w:rPr>
              <w:tab/>
            </w:r>
            <w:r>
              <w:rPr>
                <w:noProof/>
                <w:webHidden/>
              </w:rPr>
              <w:fldChar w:fldCharType="begin"/>
            </w:r>
            <w:r>
              <w:rPr>
                <w:noProof/>
                <w:webHidden/>
              </w:rPr>
              <w:instrText xml:space="preserve"> PAGEREF _Toc171611199 \h </w:instrText>
            </w:r>
            <w:r>
              <w:rPr>
                <w:noProof/>
                <w:webHidden/>
              </w:rPr>
            </w:r>
            <w:r>
              <w:rPr>
                <w:noProof/>
                <w:webHidden/>
              </w:rPr>
              <w:fldChar w:fldCharType="separate"/>
            </w:r>
            <w:r w:rsidR="00654595">
              <w:rPr>
                <w:noProof/>
                <w:webHidden/>
              </w:rPr>
              <w:t>57</w:t>
            </w:r>
            <w:r>
              <w:rPr>
                <w:noProof/>
                <w:webHidden/>
              </w:rPr>
              <w:fldChar w:fldCharType="end"/>
            </w:r>
          </w:hyperlink>
        </w:p>
        <w:p w14:paraId="7781FA8C" w14:textId="6E531379"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200" w:history="1">
            <w:r w:rsidRPr="00EF4F59">
              <w:rPr>
                <w:rStyle w:val="Collegamentoipertestuale"/>
                <w:noProof/>
              </w:rPr>
              <w:t>3.4</w:t>
            </w:r>
            <w:r>
              <w:rPr>
                <w:rFonts w:asciiTheme="minorHAnsi" w:eastAsiaTheme="minorEastAsia" w:hAnsiTheme="minorHAnsi" w:cstheme="minorBidi"/>
                <w:smallCaps w:val="0"/>
                <w:noProof/>
                <w:spacing w:val="0"/>
                <w:lang w:eastAsia="it-IT"/>
              </w:rPr>
              <w:tab/>
            </w:r>
            <w:r w:rsidRPr="00EF4F59">
              <w:rPr>
                <w:rStyle w:val="Collegamentoipertestuale"/>
                <w:noProof/>
              </w:rPr>
              <w:t>stix&amp;vulnerability</w:t>
            </w:r>
            <w:r>
              <w:rPr>
                <w:noProof/>
                <w:webHidden/>
              </w:rPr>
              <w:tab/>
            </w:r>
            <w:r>
              <w:rPr>
                <w:noProof/>
                <w:webHidden/>
              </w:rPr>
              <w:fldChar w:fldCharType="begin"/>
            </w:r>
            <w:r>
              <w:rPr>
                <w:noProof/>
                <w:webHidden/>
              </w:rPr>
              <w:instrText xml:space="preserve"> PAGEREF _Toc171611200 \h </w:instrText>
            </w:r>
            <w:r>
              <w:rPr>
                <w:noProof/>
                <w:webHidden/>
              </w:rPr>
            </w:r>
            <w:r>
              <w:rPr>
                <w:noProof/>
                <w:webHidden/>
              </w:rPr>
              <w:fldChar w:fldCharType="separate"/>
            </w:r>
            <w:r w:rsidR="00654595">
              <w:rPr>
                <w:noProof/>
                <w:webHidden/>
              </w:rPr>
              <w:t>59</w:t>
            </w:r>
            <w:r>
              <w:rPr>
                <w:noProof/>
                <w:webHidden/>
              </w:rPr>
              <w:fldChar w:fldCharType="end"/>
            </w:r>
          </w:hyperlink>
        </w:p>
        <w:p w14:paraId="5075CAAA" w14:textId="30DB3341" w:rsidR="00C47687" w:rsidRDefault="00C47687">
          <w:pPr>
            <w:pStyle w:val="Sommario3"/>
            <w:rPr>
              <w:rFonts w:asciiTheme="minorHAnsi" w:eastAsiaTheme="minorEastAsia" w:hAnsiTheme="minorHAnsi" w:cstheme="minorBidi"/>
              <w:noProof/>
              <w:spacing w:val="0"/>
              <w:sz w:val="22"/>
              <w:lang w:eastAsia="it-IT"/>
            </w:rPr>
          </w:pPr>
          <w:hyperlink w:anchor="_Toc171611201" w:history="1">
            <w:r w:rsidRPr="00EF4F59">
              <w:rPr>
                <w:rStyle w:val="Collegamentoipertestuale"/>
                <w:noProof/>
              </w:rPr>
              <w:t>3.4.1</w:t>
            </w:r>
            <w:r>
              <w:rPr>
                <w:rFonts w:asciiTheme="minorHAnsi" w:eastAsiaTheme="minorEastAsia" w:hAnsiTheme="minorHAnsi" w:cstheme="minorBidi"/>
                <w:noProof/>
                <w:spacing w:val="0"/>
                <w:sz w:val="22"/>
                <w:lang w:eastAsia="it-IT"/>
              </w:rPr>
              <w:tab/>
            </w:r>
            <w:r w:rsidRPr="00EF4F59">
              <w:rPr>
                <w:rStyle w:val="Collegamentoipertestuale"/>
                <w:noProof/>
              </w:rPr>
              <w:t>Data Provider</w:t>
            </w:r>
            <w:r>
              <w:rPr>
                <w:noProof/>
                <w:webHidden/>
              </w:rPr>
              <w:tab/>
            </w:r>
            <w:r>
              <w:rPr>
                <w:noProof/>
                <w:webHidden/>
              </w:rPr>
              <w:fldChar w:fldCharType="begin"/>
            </w:r>
            <w:r>
              <w:rPr>
                <w:noProof/>
                <w:webHidden/>
              </w:rPr>
              <w:instrText xml:space="preserve"> PAGEREF _Toc171611201 \h </w:instrText>
            </w:r>
            <w:r>
              <w:rPr>
                <w:noProof/>
                <w:webHidden/>
              </w:rPr>
            </w:r>
            <w:r>
              <w:rPr>
                <w:noProof/>
                <w:webHidden/>
              </w:rPr>
              <w:fldChar w:fldCharType="separate"/>
            </w:r>
            <w:r w:rsidR="00654595">
              <w:rPr>
                <w:noProof/>
                <w:webHidden/>
              </w:rPr>
              <w:t>59</w:t>
            </w:r>
            <w:r>
              <w:rPr>
                <w:noProof/>
                <w:webHidden/>
              </w:rPr>
              <w:fldChar w:fldCharType="end"/>
            </w:r>
          </w:hyperlink>
        </w:p>
        <w:p w14:paraId="51ECB4B2" w14:textId="06D3241B" w:rsidR="00C47687" w:rsidRDefault="00C47687">
          <w:pPr>
            <w:pStyle w:val="Sommario3"/>
            <w:rPr>
              <w:rFonts w:asciiTheme="minorHAnsi" w:eastAsiaTheme="minorEastAsia" w:hAnsiTheme="minorHAnsi" w:cstheme="minorBidi"/>
              <w:noProof/>
              <w:spacing w:val="0"/>
              <w:sz w:val="22"/>
              <w:lang w:eastAsia="it-IT"/>
            </w:rPr>
          </w:pPr>
          <w:hyperlink w:anchor="_Toc171611202" w:history="1">
            <w:r w:rsidRPr="00EF4F59">
              <w:rPr>
                <w:rStyle w:val="Collegamentoipertestuale"/>
                <w:noProof/>
              </w:rPr>
              <w:t>3.4.2</w:t>
            </w:r>
            <w:r>
              <w:rPr>
                <w:rFonts w:asciiTheme="minorHAnsi" w:eastAsiaTheme="minorEastAsia" w:hAnsiTheme="minorHAnsi" w:cstheme="minorBidi"/>
                <w:noProof/>
                <w:spacing w:val="0"/>
                <w:sz w:val="22"/>
                <w:lang w:eastAsia="it-IT"/>
              </w:rPr>
              <w:tab/>
            </w:r>
            <w:r w:rsidRPr="00EF4F59">
              <w:rPr>
                <w:rStyle w:val="Collegamentoipertestuale"/>
                <w:noProof/>
              </w:rPr>
              <w:t>Data Acces API</w:t>
            </w:r>
            <w:r>
              <w:rPr>
                <w:noProof/>
                <w:webHidden/>
              </w:rPr>
              <w:tab/>
            </w:r>
            <w:r>
              <w:rPr>
                <w:noProof/>
                <w:webHidden/>
              </w:rPr>
              <w:fldChar w:fldCharType="begin"/>
            </w:r>
            <w:r>
              <w:rPr>
                <w:noProof/>
                <w:webHidden/>
              </w:rPr>
              <w:instrText xml:space="preserve"> PAGEREF _Toc171611202 \h </w:instrText>
            </w:r>
            <w:r>
              <w:rPr>
                <w:noProof/>
                <w:webHidden/>
              </w:rPr>
            </w:r>
            <w:r>
              <w:rPr>
                <w:noProof/>
                <w:webHidden/>
              </w:rPr>
              <w:fldChar w:fldCharType="separate"/>
            </w:r>
            <w:r w:rsidR="00654595">
              <w:rPr>
                <w:noProof/>
                <w:webHidden/>
              </w:rPr>
              <w:t>82</w:t>
            </w:r>
            <w:r>
              <w:rPr>
                <w:noProof/>
                <w:webHidden/>
              </w:rPr>
              <w:fldChar w:fldCharType="end"/>
            </w:r>
          </w:hyperlink>
        </w:p>
        <w:p w14:paraId="00DD01CF" w14:textId="068C0191"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203" w:history="1">
            <w:r w:rsidRPr="00EF4F59">
              <w:rPr>
                <w:rStyle w:val="Collegamentoipertestuale"/>
                <w:noProof/>
              </w:rPr>
              <w:t>3.5</w:t>
            </w:r>
            <w:r>
              <w:rPr>
                <w:rFonts w:asciiTheme="minorHAnsi" w:eastAsiaTheme="minorEastAsia" w:hAnsiTheme="minorHAnsi" w:cstheme="minorBidi"/>
                <w:smallCaps w:val="0"/>
                <w:noProof/>
                <w:spacing w:val="0"/>
                <w:lang w:eastAsia="it-IT"/>
              </w:rPr>
              <w:tab/>
            </w:r>
            <w:r w:rsidRPr="00EF4F59">
              <w:rPr>
                <w:rStyle w:val="Collegamentoipertestuale"/>
                <w:noProof/>
              </w:rPr>
              <w:t>cvwelib</w:t>
            </w:r>
            <w:r>
              <w:rPr>
                <w:noProof/>
                <w:webHidden/>
              </w:rPr>
              <w:tab/>
            </w:r>
            <w:r>
              <w:rPr>
                <w:noProof/>
                <w:webHidden/>
              </w:rPr>
              <w:fldChar w:fldCharType="begin"/>
            </w:r>
            <w:r>
              <w:rPr>
                <w:noProof/>
                <w:webHidden/>
              </w:rPr>
              <w:instrText xml:space="preserve"> PAGEREF _Toc171611203 \h </w:instrText>
            </w:r>
            <w:r>
              <w:rPr>
                <w:noProof/>
                <w:webHidden/>
              </w:rPr>
            </w:r>
            <w:r>
              <w:rPr>
                <w:noProof/>
                <w:webHidden/>
              </w:rPr>
              <w:fldChar w:fldCharType="separate"/>
            </w:r>
            <w:r w:rsidR="00654595">
              <w:rPr>
                <w:noProof/>
                <w:webHidden/>
              </w:rPr>
              <w:t>83</w:t>
            </w:r>
            <w:r>
              <w:rPr>
                <w:noProof/>
                <w:webHidden/>
              </w:rPr>
              <w:fldChar w:fldCharType="end"/>
            </w:r>
          </w:hyperlink>
        </w:p>
        <w:p w14:paraId="399B2051" w14:textId="5092BFDC" w:rsidR="00C47687" w:rsidRDefault="00C47687">
          <w:pPr>
            <w:pStyle w:val="Sommario3"/>
            <w:rPr>
              <w:rFonts w:asciiTheme="minorHAnsi" w:eastAsiaTheme="minorEastAsia" w:hAnsiTheme="minorHAnsi" w:cstheme="minorBidi"/>
              <w:noProof/>
              <w:spacing w:val="0"/>
              <w:sz w:val="22"/>
              <w:lang w:eastAsia="it-IT"/>
            </w:rPr>
          </w:pPr>
          <w:hyperlink w:anchor="_Toc171611204" w:history="1">
            <w:r w:rsidRPr="00EF4F59">
              <w:rPr>
                <w:rStyle w:val="Collegamentoipertestuale"/>
                <w:noProof/>
              </w:rPr>
              <w:t>3.5.1</w:t>
            </w:r>
            <w:r>
              <w:rPr>
                <w:rFonts w:asciiTheme="minorHAnsi" w:eastAsiaTheme="minorEastAsia" w:hAnsiTheme="minorHAnsi" w:cstheme="minorBidi"/>
                <w:noProof/>
                <w:spacing w:val="0"/>
                <w:sz w:val="22"/>
                <w:lang w:eastAsia="it-IT"/>
              </w:rPr>
              <w:tab/>
            </w:r>
            <w:r w:rsidRPr="00EF4F59">
              <w:rPr>
                <w:rStyle w:val="Collegamentoipertestuale"/>
                <w:noProof/>
              </w:rPr>
              <w:t>Struttura della libreria</w:t>
            </w:r>
            <w:r>
              <w:rPr>
                <w:noProof/>
                <w:webHidden/>
              </w:rPr>
              <w:tab/>
            </w:r>
            <w:r>
              <w:rPr>
                <w:noProof/>
                <w:webHidden/>
              </w:rPr>
              <w:fldChar w:fldCharType="begin"/>
            </w:r>
            <w:r>
              <w:rPr>
                <w:noProof/>
                <w:webHidden/>
              </w:rPr>
              <w:instrText xml:space="preserve"> PAGEREF _Toc171611204 \h </w:instrText>
            </w:r>
            <w:r>
              <w:rPr>
                <w:noProof/>
                <w:webHidden/>
              </w:rPr>
            </w:r>
            <w:r>
              <w:rPr>
                <w:noProof/>
                <w:webHidden/>
              </w:rPr>
              <w:fldChar w:fldCharType="separate"/>
            </w:r>
            <w:r w:rsidR="00654595">
              <w:rPr>
                <w:noProof/>
                <w:webHidden/>
              </w:rPr>
              <w:t>84</w:t>
            </w:r>
            <w:r>
              <w:rPr>
                <w:noProof/>
                <w:webHidden/>
              </w:rPr>
              <w:fldChar w:fldCharType="end"/>
            </w:r>
          </w:hyperlink>
        </w:p>
        <w:p w14:paraId="0F338D29" w14:textId="63B0E745" w:rsidR="00C47687" w:rsidRDefault="00C47687">
          <w:pPr>
            <w:pStyle w:val="Sommario3"/>
            <w:rPr>
              <w:rFonts w:asciiTheme="minorHAnsi" w:eastAsiaTheme="minorEastAsia" w:hAnsiTheme="minorHAnsi" w:cstheme="minorBidi"/>
              <w:noProof/>
              <w:spacing w:val="0"/>
              <w:sz w:val="22"/>
              <w:lang w:eastAsia="it-IT"/>
            </w:rPr>
          </w:pPr>
          <w:hyperlink w:anchor="_Toc171611205" w:history="1">
            <w:r w:rsidRPr="00EF4F59">
              <w:rPr>
                <w:rStyle w:val="Collegamentoipertestuale"/>
                <w:noProof/>
              </w:rPr>
              <w:t>3.5.2</w:t>
            </w:r>
            <w:r>
              <w:rPr>
                <w:rFonts w:asciiTheme="minorHAnsi" w:eastAsiaTheme="minorEastAsia" w:hAnsiTheme="minorHAnsi" w:cstheme="minorBidi"/>
                <w:noProof/>
                <w:spacing w:val="0"/>
                <w:sz w:val="22"/>
                <w:lang w:eastAsia="it-IT"/>
              </w:rPr>
              <w:tab/>
            </w:r>
            <w:r w:rsidRPr="00EF4F59">
              <w:rPr>
                <w:rStyle w:val="Collegamentoipertestuale"/>
                <w:noProof/>
              </w:rPr>
              <w:t>Vantaggio rispetto alle NIST API</w:t>
            </w:r>
            <w:r>
              <w:rPr>
                <w:noProof/>
                <w:webHidden/>
              </w:rPr>
              <w:tab/>
            </w:r>
            <w:r>
              <w:rPr>
                <w:noProof/>
                <w:webHidden/>
              </w:rPr>
              <w:fldChar w:fldCharType="begin"/>
            </w:r>
            <w:r>
              <w:rPr>
                <w:noProof/>
                <w:webHidden/>
              </w:rPr>
              <w:instrText xml:space="preserve"> PAGEREF _Toc171611205 \h </w:instrText>
            </w:r>
            <w:r>
              <w:rPr>
                <w:noProof/>
                <w:webHidden/>
              </w:rPr>
            </w:r>
            <w:r>
              <w:rPr>
                <w:noProof/>
                <w:webHidden/>
              </w:rPr>
              <w:fldChar w:fldCharType="separate"/>
            </w:r>
            <w:r w:rsidR="00654595">
              <w:rPr>
                <w:noProof/>
                <w:webHidden/>
              </w:rPr>
              <w:t>85</w:t>
            </w:r>
            <w:r>
              <w:rPr>
                <w:noProof/>
                <w:webHidden/>
              </w:rPr>
              <w:fldChar w:fldCharType="end"/>
            </w:r>
          </w:hyperlink>
        </w:p>
        <w:p w14:paraId="47BB12A5" w14:textId="1D0426C4"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206" w:history="1">
            <w:r w:rsidRPr="00EF4F59">
              <w:rPr>
                <w:rStyle w:val="Collegamentoipertestuale"/>
                <w:noProof/>
              </w:rPr>
              <w:t>3.6</w:t>
            </w:r>
            <w:r>
              <w:rPr>
                <w:rFonts w:asciiTheme="minorHAnsi" w:eastAsiaTheme="minorEastAsia" w:hAnsiTheme="minorHAnsi" w:cstheme="minorBidi"/>
                <w:smallCaps w:val="0"/>
                <w:noProof/>
                <w:spacing w:val="0"/>
                <w:lang w:eastAsia="it-IT"/>
              </w:rPr>
              <w:tab/>
            </w:r>
            <w:r w:rsidRPr="00EF4F59">
              <w:rPr>
                <w:rStyle w:val="Collegamentoipertestuale"/>
                <w:noProof/>
              </w:rPr>
              <w:t>capeclib</w:t>
            </w:r>
            <w:r>
              <w:rPr>
                <w:noProof/>
                <w:webHidden/>
              </w:rPr>
              <w:tab/>
            </w:r>
            <w:r>
              <w:rPr>
                <w:noProof/>
                <w:webHidden/>
              </w:rPr>
              <w:fldChar w:fldCharType="begin"/>
            </w:r>
            <w:r>
              <w:rPr>
                <w:noProof/>
                <w:webHidden/>
              </w:rPr>
              <w:instrText xml:space="preserve"> PAGEREF _Toc171611206 \h </w:instrText>
            </w:r>
            <w:r>
              <w:rPr>
                <w:noProof/>
                <w:webHidden/>
              </w:rPr>
            </w:r>
            <w:r>
              <w:rPr>
                <w:noProof/>
                <w:webHidden/>
              </w:rPr>
              <w:fldChar w:fldCharType="separate"/>
            </w:r>
            <w:r w:rsidR="00654595">
              <w:rPr>
                <w:noProof/>
                <w:webHidden/>
              </w:rPr>
              <w:t>85</w:t>
            </w:r>
            <w:r>
              <w:rPr>
                <w:noProof/>
                <w:webHidden/>
              </w:rPr>
              <w:fldChar w:fldCharType="end"/>
            </w:r>
          </w:hyperlink>
        </w:p>
        <w:p w14:paraId="6EC718FC" w14:textId="6D3FA44A" w:rsidR="00C47687" w:rsidRDefault="00C47687">
          <w:pPr>
            <w:pStyle w:val="Sommario3"/>
            <w:rPr>
              <w:rFonts w:asciiTheme="minorHAnsi" w:eastAsiaTheme="minorEastAsia" w:hAnsiTheme="minorHAnsi" w:cstheme="minorBidi"/>
              <w:noProof/>
              <w:spacing w:val="0"/>
              <w:sz w:val="22"/>
              <w:lang w:eastAsia="it-IT"/>
            </w:rPr>
          </w:pPr>
          <w:hyperlink w:anchor="_Toc171611207" w:history="1">
            <w:r w:rsidRPr="00EF4F59">
              <w:rPr>
                <w:rStyle w:val="Collegamentoipertestuale"/>
                <w:noProof/>
              </w:rPr>
              <w:t>3.6.1</w:t>
            </w:r>
            <w:r>
              <w:rPr>
                <w:rFonts w:asciiTheme="minorHAnsi" w:eastAsiaTheme="minorEastAsia" w:hAnsiTheme="minorHAnsi" w:cstheme="minorBidi"/>
                <w:noProof/>
                <w:spacing w:val="0"/>
                <w:sz w:val="22"/>
                <w:lang w:eastAsia="it-IT"/>
              </w:rPr>
              <w:tab/>
            </w:r>
            <w:r w:rsidRPr="00EF4F59">
              <w:rPr>
                <w:rStyle w:val="Collegamentoipertestuale"/>
                <w:noProof/>
              </w:rPr>
              <w:t>Struttura della libreria</w:t>
            </w:r>
            <w:r>
              <w:rPr>
                <w:noProof/>
                <w:webHidden/>
              </w:rPr>
              <w:tab/>
            </w:r>
            <w:r>
              <w:rPr>
                <w:noProof/>
                <w:webHidden/>
              </w:rPr>
              <w:fldChar w:fldCharType="begin"/>
            </w:r>
            <w:r>
              <w:rPr>
                <w:noProof/>
                <w:webHidden/>
              </w:rPr>
              <w:instrText xml:space="preserve"> PAGEREF _Toc171611207 \h </w:instrText>
            </w:r>
            <w:r>
              <w:rPr>
                <w:noProof/>
                <w:webHidden/>
              </w:rPr>
            </w:r>
            <w:r>
              <w:rPr>
                <w:noProof/>
                <w:webHidden/>
              </w:rPr>
              <w:fldChar w:fldCharType="separate"/>
            </w:r>
            <w:r w:rsidR="00654595">
              <w:rPr>
                <w:noProof/>
                <w:webHidden/>
              </w:rPr>
              <w:t>85</w:t>
            </w:r>
            <w:r>
              <w:rPr>
                <w:noProof/>
                <w:webHidden/>
              </w:rPr>
              <w:fldChar w:fldCharType="end"/>
            </w:r>
          </w:hyperlink>
        </w:p>
        <w:p w14:paraId="67165B9A" w14:textId="24CD822C"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208" w:history="1">
            <w:r w:rsidRPr="00EF4F59">
              <w:rPr>
                <w:rStyle w:val="Collegamentoipertestuale"/>
                <w:noProof/>
              </w:rPr>
              <w:t>3.7</w:t>
            </w:r>
            <w:r>
              <w:rPr>
                <w:rFonts w:asciiTheme="minorHAnsi" w:eastAsiaTheme="minorEastAsia" w:hAnsiTheme="minorHAnsi" w:cstheme="minorBidi"/>
                <w:smallCaps w:val="0"/>
                <w:noProof/>
                <w:spacing w:val="0"/>
                <w:lang w:eastAsia="it-IT"/>
              </w:rPr>
              <w:tab/>
            </w:r>
            <w:r w:rsidRPr="00EF4F59">
              <w:rPr>
                <w:rStyle w:val="Collegamentoipertestuale"/>
                <w:noProof/>
              </w:rPr>
              <w:t>webInterface</w:t>
            </w:r>
            <w:r>
              <w:rPr>
                <w:noProof/>
                <w:webHidden/>
              </w:rPr>
              <w:tab/>
            </w:r>
            <w:r>
              <w:rPr>
                <w:noProof/>
                <w:webHidden/>
              </w:rPr>
              <w:fldChar w:fldCharType="begin"/>
            </w:r>
            <w:r>
              <w:rPr>
                <w:noProof/>
                <w:webHidden/>
              </w:rPr>
              <w:instrText xml:space="preserve"> PAGEREF _Toc171611208 \h </w:instrText>
            </w:r>
            <w:r>
              <w:rPr>
                <w:noProof/>
                <w:webHidden/>
              </w:rPr>
            </w:r>
            <w:r>
              <w:rPr>
                <w:noProof/>
                <w:webHidden/>
              </w:rPr>
              <w:fldChar w:fldCharType="separate"/>
            </w:r>
            <w:r w:rsidR="00654595">
              <w:rPr>
                <w:noProof/>
                <w:webHidden/>
              </w:rPr>
              <w:t>87</w:t>
            </w:r>
            <w:r>
              <w:rPr>
                <w:noProof/>
                <w:webHidden/>
              </w:rPr>
              <w:fldChar w:fldCharType="end"/>
            </w:r>
          </w:hyperlink>
        </w:p>
        <w:p w14:paraId="5FC51E0D" w14:textId="6E830467" w:rsidR="00C47687" w:rsidRDefault="00C47687">
          <w:pPr>
            <w:pStyle w:val="Sommario3"/>
            <w:rPr>
              <w:rFonts w:asciiTheme="minorHAnsi" w:eastAsiaTheme="minorEastAsia" w:hAnsiTheme="minorHAnsi" w:cstheme="minorBidi"/>
              <w:noProof/>
              <w:spacing w:val="0"/>
              <w:sz w:val="22"/>
              <w:lang w:eastAsia="it-IT"/>
            </w:rPr>
          </w:pPr>
          <w:hyperlink w:anchor="_Toc171611209" w:history="1">
            <w:r w:rsidRPr="00EF4F59">
              <w:rPr>
                <w:rStyle w:val="Collegamentoipertestuale"/>
                <w:noProof/>
              </w:rPr>
              <w:t>3.7.1</w:t>
            </w:r>
            <w:r>
              <w:rPr>
                <w:rFonts w:asciiTheme="minorHAnsi" w:eastAsiaTheme="minorEastAsia" w:hAnsiTheme="minorHAnsi" w:cstheme="minorBidi"/>
                <w:noProof/>
                <w:spacing w:val="0"/>
                <w:sz w:val="22"/>
                <w:lang w:eastAsia="it-IT"/>
              </w:rPr>
              <w:tab/>
            </w:r>
            <w:r w:rsidRPr="00EF4F59">
              <w:rPr>
                <w:rStyle w:val="Collegamentoipertestuale"/>
                <w:noProof/>
              </w:rPr>
              <w:t>Searching choices</w:t>
            </w:r>
            <w:r>
              <w:rPr>
                <w:noProof/>
                <w:webHidden/>
              </w:rPr>
              <w:tab/>
            </w:r>
            <w:r>
              <w:rPr>
                <w:noProof/>
                <w:webHidden/>
              </w:rPr>
              <w:fldChar w:fldCharType="begin"/>
            </w:r>
            <w:r>
              <w:rPr>
                <w:noProof/>
                <w:webHidden/>
              </w:rPr>
              <w:instrText xml:space="preserve"> PAGEREF _Toc171611209 \h </w:instrText>
            </w:r>
            <w:r>
              <w:rPr>
                <w:noProof/>
                <w:webHidden/>
              </w:rPr>
            </w:r>
            <w:r>
              <w:rPr>
                <w:noProof/>
                <w:webHidden/>
              </w:rPr>
              <w:fldChar w:fldCharType="separate"/>
            </w:r>
            <w:r w:rsidR="00654595">
              <w:rPr>
                <w:noProof/>
                <w:webHidden/>
              </w:rPr>
              <w:t>88</w:t>
            </w:r>
            <w:r>
              <w:rPr>
                <w:noProof/>
                <w:webHidden/>
              </w:rPr>
              <w:fldChar w:fldCharType="end"/>
            </w:r>
          </w:hyperlink>
        </w:p>
        <w:p w14:paraId="281EC346" w14:textId="24E53D9E" w:rsidR="00C47687" w:rsidRDefault="00C47687">
          <w:pPr>
            <w:pStyle w:val="Sommario3"/>
            <w:rPr>
              <w:rFonts w:asciiTheme="minorHAnsi" w:eastAsiaTheme="minorEastAsia" w:hAnsiTheme="minorHAnsi" w:cstheme="minorBidi"/>
              <w:noProof/>
              <w:spacing w:val="0"/>
              <w:sz w:val="22"/>
              <w:lang w:eastAsia="it-IT"/>
            </w:rPr>
          </w:pPr>
          <w:hyperlink w:anchor="_Toc171611210" w:history="1">
            <w:r w:rsidRPr="00EF4F59">
              <w:rPr>
                <w:rStyle w:val="Collegamentoipertestuale"/>
                <w:noProof/>
              </w:rPr>
              <w:t>3.7.2</w:t>
            </w:r>
            <w:r>
              <w:rPr>
                <w:rFonts w:asciiTheme="minorHAnsi" w:eastAsiaTheme="minorEastAsia" w:hAnsiTheme="minorHAnsi" w:cstheme="minorBidi"/>
                <w:noProof/>
                <w:spacing w:val="0"/>
                <w:sz w:val="22"/>
                <w:lang w:eastAsia="it-IT"/>
              </w:rPr>
              <w:tab/>
            </w:r>
            <w:r w:rsidRPr="00EF4F59">
              <w:rPr>
                <w:rStyle w:val="Collegamentoipertestuale"/>
                <w:noProof/>
              </w:rPr>
              <w:t>Manual searching page</w:t>
            </w:r>
            <w:r>
              <w:rPr>
                <w:noProof/>
                <w:webHidden/>
              </w:rPr>
              <w:tab/>
            </w:r>
            <w:r>
              <w:rPr>
                <w:noProof/>
                <w:webHidden/>
              </w:rPr>
              <w:fldChar w:fldCharType="begin"/>
            </w:r>
            <w:r>
              <w:rPr>
                <w:noProof/>
                <w:webHidden/>
              </w:rPr>
              <w:instrText xml:space="preserve"> PAGEREF _Toc171611210 \h </w:instrText>
            </w:r>
            <w:r>
              <w:rPr>
                <w:noProof/>
                <w:webHidden/>
              </w:rPr>
            </w:r>
            <w:r>
              <w:rPr>
                <w:noProof/>
                <w:webHidden/>
              </w:rPr>
              <w:fldChar w:fldCharType="separate"/>
            </w:r>
            <w:r w:rsidR="00654595">
              <w:rPr>
                <w:noProof/>
                <w:webHidden/>
              </w:rPr>
              <w:t>88</w:t>
            </w:r>
            <w:r>
              <w:rPr>
                <w:noProof/>
                <w:webHidden/>
              </w:rPr>
              <w:fldChar w:fldCharType="end"/>
            </w:r>
          </w:hyperlink>
        </w:p>
        <w:p w14:paraId="3F361325" w14:textId="1A851BB1" w:rsidR="00C47687" w:rsidRDefault="00C47687">
          <w:pPr>
            <w:pStyle w:val="Sommario3"/>
            <w:rPr>
              <w:rFonts w:asciiTheme="minorHAnsi" w:eastAsiaTheme="minorEastAsia" w:hAnsiTheme="minorHAnsi" w:cstheme="minorBidi"/>
              <w:noProof/>
              <w:spacing w:val="0"/>
              <w:sz w:val="22"/>
              <w:lang w:eastAsia="it-IT"/>
            </w:rPr>
          </w:pPr>
          <w:hyperlink w:anchor="_Toc171611211" w:history="1">
            <w:r w:rsidRPr="00EF4F59">
              <w:rPr>
                <w:rStyle w:val="Collegamentoipertestuale"/>
                <w:noProof/>
              </w:rPr>
              <w:t>3.7.3</w:t>
            </w:r>
            <w:r>
              <w:rPr>
                <w:rFonts w:asciiTheme="minorHAnsi" w:eastAsiaTheme="minorEastAsia" w:hAnsiTheme="minorHAnsi" w:cstheme="minorBidi"/>
                <w:noProof/>
                <w:spacing w:val="0"/>
                <w:sz w:val="22"/>
                <w:lang w:eastAsia="it-IT"/>
              </w:rPr>
              <w:tab/>
            </w:r>
            <w:r w:rsidRPr="00EF4F59">
              <w:rPr>
                <w:rStyle w:val="Collegamentoipertestuale"/>
                <w:noProof/>
              </w:rPr>
              <w:t>Attack patterns by phase</w:t>
            </w:r>
            <w:r>
              <w:rPr>
                <w:noProof/>
                <w:webHidden/>
              </w:rPr>
              <w:tab/>
            </w:r>
            <w:r>
              <w:rPr>
                <w:noProof/>
                <w:webHidden/>
              </w:rPr>
              <w:fldChar w:fldCharType="begin"/>
            </w:r>
            <w:r>
              <w:rPr>
                <w:noProof/>
                <w:webHidden/>
              </w:rPr>
              <w:instrText xml:space="preserve"> PAGEREF _Toc171611211 \h </w:instrText>
            </w:r>
            <w:r>
              <w:rPr>
                <w:noProof/>
                <w:webHidden/>
              </w:rPr>
            </w:r>
            <w:r>
              <w:rPr>
                <w:noProof/>
                <w:webHidden/>
              </w:rPr>
              <w:fldChar w:fldCharType="separate"/>
            </w:r>
            <w:r w:rsidR="00654595">
              <w:rPr>
                <w:noProof/>
                <w:webHidden/>
              </w:rPr>
              <w:t>90</w:t>
            </w:r>
            <w:r>
              <w:rPr>
                <w:noProof/>
                <w:webHidden/>
              </w:rPr>
              <w:fldChar w:fldCharType="end"/>
            </w:r>
          </w:hyperlink>
        </w:p>
        <w:p w14:paraId="18894D8F" w14:textId="08236287"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212" w:history="1">
            <w:r w:rsidRPr="00EF4F59">
              <w:rPr>
                <w:rStyle w:val="Collegamentoipertestuale"/>
                <w:noProof/>
              </w:rPr>
              <w:t>3.8</w:t>
            </w:r>
            <w:r>
              <w:rPr>
                <w:rFonts w:asciiTheme="minorHAnsi" w:eastAsiaTheme="minorEastAsia" w:hAnsiTheme="minorHAnsi" w:cstheme="minorBidi"/>
                <w:smallCaps w:val="0"/>
                <w:noProof/>
                <w:spacing w:val="0"/>
                <w:lang w:eastAsia="it-IT"/>
              </w:rPr>
              <w:tab/>
            </w:r>
            <w:r w:rsidRPr="00EF4F59">
              <w:rPr>
                <w:rStyle w:val="Collegamentoipertestuale"/>
                <w:noProof/>
              </w:rPr>
              <w:t>nginx</w:t>
            </w:r>
            <w:r>
              <w:rPr>
                <w:noProof/>
                <w:webHidden/>
              </w:rPr>
              <w:tab/>
            </w:r>
            <w:r>
              <w:rPr>
                <w:noProof/>
                <w:webHidden/>
              </w:rPr>
              <w:fldChar w:fldCharType="begin"/>
            </w:r>
            <w:r>
              <w:rPr>
                <w:noProof/>
                <w:webHidden/>
              </w:rPr>
              <w:instrText xml:space="preserve"> PAGEREF _Toc171611212 \h </w:instrText>
            </w:r>
            <w:r>
              <w:rPr>
                <w:noProof/>
                <w:webHidden/>
              </w:rPr>
            </w:r>
            <w:r>
              <w:rPr>
                <w:noProof/>
                <w:webHidden/>
              </w:rPr>
              <w:fldChar w:fldCharType="separate"/>
            </w:r>
            <w:r w:rsidR="00654595">
              <w:rPr>
                <w:noProof/>
                <w:webHidden/>
              </w:rPr>
              <w:t>92</w:t>
            </w:r>
            <w:r>
              <w:rPr>
                <w:noProof/>
                <w:webHidden/>
              </w:rPr>
              <w:fldChar w:fldCharType="end"/>
            </w:r>
          </w:hyperlink>
        </w:p>
        <w:p w14:paraId="667115A1" w14:textId="7B679E28" w:rsidR="00C47687" w:rsidRDefault="00C47687">
          <w:pPr>
            <w:pStyle w:val="Sommario2"/>
            <w:tabs>
              <w:tab w:val="left" w:pos="1200"/>
            </w:tabs>
            <w:rPr>
              <w:rFonts w:asciiTheme="minorHAnsi" w:eastAsiaTheme="minorEastAsia" w:hAnsiTheme="minorHAnsi" w:cstheme="minorBidi"/>
              <w:smallCaps w:val="0"/>
              <w:noProof/>
              <w:spacing w:val="0"/>
              <w:lang w:eastAsia="it-IT"/>
            </w:rPr>
          </w:pPr>
          <w:hyperlink w:anchor="_Toc171611213" w:history="1">
            <w:r w:rsidRPr="00EF4F59">
              <w:rPr>
                <w:rStyle w:val="Collegamentoipertestuale"/>
                <w:noProof/>
              </w:rPr>
              <w:t>3.9</w:t>
            </w:r>
            <w:r>
              <w:rPr>
                <w:rFonts w:asciiTheme="minorHAnsi" w:eastAsiaTheme="minorEastAsia" w:hAnsiTheme="minorHAnsi" w:cstheme="minorBidi"/>
                <w:smallCaps w:val="0"/>
                <w:noProof/>
                <w:spacing w:val="0"/>
                <w:lang w:eastAsia="it-IT"/>
              </w:rPr>
              <w:tab/>
            </w:r>
            <w:r w:rsidRPr="00EF4F59">
              <w:rPr>
                <w:rStyle w:val="Collegamentoipertestuale"/>
                <w:noProof/>
              </w:rPr>
              <w:t>Esempio di immissione di un report</w:t>
            </w:r>
            <w:r>
              <w:rPr>
                <w:noProof/>
                <w:webHidden/>
              </w:rPr>
              <w:tab/>
            </w:r>
            <w:r>
              <w:rPr>
                <w:noProof/>
                <w:webHidden/>
              </w:rPr>
              <w:fldChar w:fldCharType="begin"/>
            </w:r>
            <w:r>
              <w:rPr>
                <w:noProof/>
                <w:webHidden/>
              </w:rPr>
              <w:instrText xml:space="preserve"> PAGEREF _Toc171611213 \h </w:instrText>
            </w:r>
            <w:r>
              <w:rPr>
                <w:noProof/>
                <w:webHidden/>
              </w:rPr>
            </w:r>
            <w:r>
              <w:rPr>
                <w:noProof/>
                <w:webHidden/>
              </w:rPr>
              <w:fldChar w:fldCharType="separate"/>
            </w:r>
            <w:r w:rsidR="00654595">
              <w:rPr>
                <w:noProof/>
                <w:webHidden/>
              </w:rPr>
              <w:t>93</w:t>
            </w:r>
            <w:r>
              <w:rPr>
                <w:noProof/>
                <w:webHidden/>
              </w:rPr>
              <w:fldChar w:fldCharType="end"/>
            </w:r>
          </w:hyperlink>
        </w:p>
        <w:p w14:paraId="1B57A18D" w14:textId="07C19DB0" w:rsidR="00C47687" w:rsidRDefault="00C47687">
          <w:pPr>
            <w:pStyle w:val="Sommario3"/>
            <w:rPr>
              <w:rFonts w:asciiTheme="minorHAnsi" w:eastAsiaTheme="minorEastAsia" w:hAnsiTheme="minorHAnsi" w:cstheme="minorBidi"/>
              <w:noProof/>
              <w:spacing w:val="0"/>
              <w:sz w:val="22"/>
              <w:lang w:eastAsia="it-IT"/>
            </w:rPr>
          </w:pPr>
          <w:hyperlink w:anchor="_Toc171611214" w:history="1">
            <w:r w:rsidRPr="00EF4F59">
              <w:rPr>
                <w:rStyle w:val="Collegamentoipertestuale"/>
                <w:noProof/>
              </w:rPr>
              <w:t>3.9.1</w:t>
            </w:r>
            <w:r>
              <w:rPr>
                <w:rFonts w:asciiTheme="minorHAnsi" w:eastAsiaTheme="minorEastAsia" w:hAnsiTheme="minorHAnsi" w:cstheme="minorBidi"/>
                <w:noProof/>
                <w:spacing w:val="0"/>
                <w:sz w:val="22"/>
                <w:lang w:eastAsia="it-IT"/>
              </w:rPr>
              <w:tab/>
            </w:r>
            <w:r w:rsidRPr="00EF4F59">
              <w:rPr>
                <w:rStyle w:val="Collegamentoipertestuale"/>
                <w:noProof/>
              </w:rPr>
              <w:t>CWE-20</w:t>
            </w:r>
            <w:r>
              <w:rPr>
                <w:noProof/>
                <w:webHidden/>
              </w:rPr>
              <w:tab/>
            </w:r>
            <w:r>
              <w:rPr>
                <w:noProof/>
                <w:webHidden/>
              </w:rPr>
              <w:fldChar w:fldCharType="begin"/>
            </w:r>
            <w:r>
              <w:rPr>
                <w:noProof/>
                <w:webHidden/>
              </w:rPr>
              <w:instrText xml:space="preserve"> PAGEREF _Toc171611214 \h </w:instrText>
            </w:r>
            <w:r>
              <w:rPr>
                <w:noProof/>
                <w:webHidden/>
              </w:rPr>
            </w:r>
            <w:r>
              <w:rPr>
                <w:noProof/>
                <w:webHidden/>
              </w:rPr>
              <w:fldChar w:fldCharType="separate"/>
            </w:r>
            <w:r w:rsidR="00654595">
              <w:rPr>
                <w:noProof/>
                <w:webHidden/>
              </w:rPr>
              <w:t>94</w:t>
            </w:r>
            <w:r>
              <w:rPr>
                <w:noProof/>
                <w:webHidden/>
              </w:rPr>
              <w:fldChar w:fldCharType="end"/>
            </w:r>
          </w:hyperlink>
        </w:p>
        <w:p w14:paraId="0BDD4C75" w14:textId="6F1F4AE9" w:rsidR="00C47687" w:rsidRDefault="00C47687">
          <w:pPr>
            <w:pStyle w:val="Sommario3"/>
            <w:rPr>
              <w:rFonts w:asciiTheme="minorHAnsi" w:eastAsiaTheme="minorEastAsia" w:hAnsiTheme="minorHAnsi" w:cstheme="minorBidi"/>
              <w:noProof/>
              <w:spacing w:val="0"/>
              <w:sz w:val="22"/>
              <w:lang w:eastAsia="it-IT"/>
            </w:rPr>
          </w:pPr>
          <w:hyperlink w:anchor="_Toc171611215" w:history="1">
            <w:r w:rsidRPr="00EF4F59">
              <w:rPr>
                <w:rStyle w:val="Collegamentoipertestuale"/>
                <w:noProof/>
              </w:rPr>
              <w:t>3.9.2</w:t>
            </w:r>
            <w:r>
              <w:rPr>
                <w:rFonts w:asciiTheme="minorHAnsi" w:eastAsiaTheme="minorEastAsia" w:hAnsiTheme="minorHAnsi" w:cstheme="minorBidi"/>
                <w:noProof/>
                <w:spacing w:val="0"/>
                <w:sz w:val="22"/>
                <w:lang w:eastAsia="it-IT"/>
              </w:rPr>
              <w:tab/>
            </w:r>
            <w:r w:rsidRPr="00EF4F59">
              <w:rPr>
                <w:rStyle w:val="Collegamentoipertestuale"/>
                <w:noProof/>
              </w:rPr>
              <w:t>CWE-1069</w:t>
            </w:r>
            <w:r>
              <w:rPr>
                <w:noProof/>
                <w:webHidden/>
              </w:rPr>
              <w:tab/>
            </w:r>
            <w:r>
              <w:rPr>
                <w:noProof/>
                <w:webHidden/>
              </w:rPr>
              <w:fldChar w:fldCharType="begin"/>
            </w:r>
            <w:r>
              <w:rPr>
                <w:noProof/>
                <w:webHidden/>
              </w:rPr>
              <w:instrText xml:space="preserve"> PAGEREF _Toc171611215 \h </w:instrText>
            </w:r>
            <w:r>
              <w:rPr>
                <w:noProof/>
                <w:webHidden/>
              </w:rPr>
            </w:r>
            <w:r>
              <w:rPr>
                <w:noProof/>
                <w:webHidden/>
              </w:rPr>
              <w:fldChar w:fldCharType="separate"/>
            </w:r>
            <w:r w:rsidR="00654595">
              <w:rPr>
                <w:noProof/>
                <w:webHidden/>
              </w:rPr>
              <w:t>95</w:t>
            </w:r>
            <w:r>
              <w:rPr>
                <w:noProof/>
                <w:webHidden/>
              </w:rPr>
              <w:fldChar w:fldCharType="end"/>
            </w:r>
          </w:hyperlink>
        </w:p>
        <w:p w14:paraId="43CADAC1" w14:textId="26F798FE" w:rsidR="00C47687" w:rsidRDefault="00C47687">
          <w:pPr>
            <w:pStyle w:val="Sommario3"/>
            <w:rPr>
              <w:rFonts w:asciiTheme="minorHAnsi" w:eastAsiaTheme="minorEastAsia" w:hAnsiTheme="minorHAnsi" w:cstheme="minorBidi"/>
              <w:noProof/>
              <w:spacing w:val="0"/>
              <w:sz w:val="22"/>
              <w:lang w:eastAsia="it-IT"/>
            </w:rPr>
          </w:pPr>
          <w:hyperlink w:anchor="_Toc171611216" w:history="1">
            <w:r w:rsidRPr="00EF4F59">
              <w:rPr>
                <w:rStyle w:val="Collegamentoipertestuale"/>
                <w:noProof/>
              </w:rPr>
              <w:t>3.9.3</w:t>
            </w:r>
            <w:r>
              <w:rPr>
                <w:rFonts w:asciiTheme="minorHAnsi" w:eastAsiaTheme="minorEastAsia" w:hAnsiTheme="minorHAnsi" w:cstheme="minorBidi"/>
                <w:noProof/>
                <w:spacing w:val="0"/>
                <w:sz w:val="22"/>
                <w:lang w:eastAsia="it-IT"/>
              </w:rPr>
              <w:tab/>
            </w:r>
            <w:r w:rsidRPr="00EF4F59">
              <w:rPr>
                <w:rStyle w:val="Collegamentoipertestuale"/>
                <w:noProof/>
              </w:rPr>
              <w:t>CWE-328</w:t>
            </w:r>
            <w:r>
              <w:rPr>
                <w:noProof/>
                <w:webHidden/>
              </w:rPr>
              <w:tab/>
            </w:r>
            <w:r>
              <w:rPr>
                <w:noProof/>
                <w:webHidden/>
              </w:rPr>
              <w:fldChar w:fldCharType="begin"/>
            </w:r>
            <w:r>
              <w:rPr>
                <w:noProof/>
                <w:webHidden/>
              </w:rPr>
              <w:instrText xml:space="preserve"> PAGEREF _Toc171611216 \h </w:instrText>
            </w:r>
            <w:r>
              <w:rPr>
                <w:noProof/>
                <w:webHidden/>
              </w:rPr>
            </w:r>
            <w:r>
              <w:rPr>
                <w:noProof/>
                <w:webHidden/>
              </w:rPr>
              <w:fldChar w:fldCharType="separate"/>
            </w:r>
            <w:r w:rsidR="00654595">
              <w:rPr>
                <w:noProof/>
                <w:webHidden/>
              </w:rPr>
              <w:t>96</w:t>
            </w:r>
            <w:r>
              <w:rPr>
                <w:noProof/>
                <w:webHidden/>
              </w:rPr>
              <w:fldChar w:fldCharType="end"/>
            </w:r>
          </w:hyperlink>
        </w:p>
        <w:p w14:paraId="5836E512" w14:textId="54B43DAF" w:rsidR="00C47687" w:rsidRDefault="00C47687">
          <w:pPr>
            <w:pStyle w:val="Sommario3"/>
            <w:rPr>
              <w:rFonts w:asciiTheme="minorHAnsi" w:eastAsiaTheme="minorEastAsia" w:hAnsiTheme="minorHAnsi" w:cstheme="minorBidi"/>
              <w:noProof/>
              <w:spacing w:val="0"/>
              <w:sz w:val="22"/>
              <w:lang w:eastAsia="it-IT"/>
            </w:rPr>
          </w:pPr>
          <w:hyperlink w:anchor="_Toc171611217" w:history="1">
            <w:r w:rsidRPr="00EF4F59">
              <w:rPr>
                <w:rStyle w:val="Collegamentoipertestuale"/>
                <w:noProof/>
              </w:rPr>
              <w:t>3.9.4</w:t>
            </w:r>
            <w:r>
              <w:rPr>
                <w:rFonts w:asciiTheme="minorHAnsi" w:eastAsiaTheme="minorEastAsia" w:hAnsiTheme="minorHAnsi" w:cstheme="minorBidi"/>
                <w:noProof/>
                <w:spacing w:val="0"/>
                <w:sz w:val="22"/>
                <w:lang w:eastAsia="it-IT"/>
              </w:rPr>
              <w:tab/>
            </w:r>
            <w:r w:rsidRPr="00EF4F59">
              <w:rPr>
                <w:rStyle w:val="Collegamentoipertestuale"/>
                <w:noProof/>
              </w:rPr>
              <w:t>Considerazioni</w:t>
            </w:r>
            <w:r>
              <w:rPr>
                <w:noProof/>
                <w:webHidden/>
              </w:rPr>
              <w:tab/>
            </w:r>
            <w:r>
              <w:rPr>
                <w:noProof/>
                <w:webHidden/>
              </w:rPr>
              <w:fldChar w:fldCharType="begin"/>
            </w:r>
            <w:r>
              <w:rPr>
                <w:noProof/>
                <w:webHidden/>
              </w:rPr>
              <w:instrText xml:space="preserve"> PAGEREF _Toc171611217 \h </w:instrText>
            </w:r>
            <w:r>
              <w:rPr>
                <w:noProof/>
                <w:webHidden/>
              </w:rPr>
            </w:r>
            <w:r>
              <w:rPr>
                <w:noProof/>
                <w:webHidden/>
              </w:rPr>
              <w:fldChar w:fldCharType="separate"/>
            </w:r>
            <w:r w:rsidR="00654595">
              <w:rPr>
                <w:noProof/>
                <w:webHidden/>
              </w:rPr>
              <w:t>96</w:t>
            </w:r>
            <w:r>
              <w:rPr>
                <w:noProof/>
                <w:webHidden/>
              </w:rPr>
              <w:fldChar w:fldCharType="end"/>
            </w:r>
          </w:hyperlink>
        </w:p>
        <w:p w14:paraId="4CFEBDE7" w14:textId="5B8AD638" w:rsidR="00C47687" w:rsidRDefault="00C47687">
          <w:pPr>
            <w:pStyle w:val="Sommario1"/>
            <w:rPr>
              <w:rFonts w:asciiTheme="minorHAnsi" w:eastAsiaTheme="minorEastAsia" w:hAnsiTheme="minorHAnsi" w:cstheme="minorBidi"/>
              <w:b w:val="0"/>
              <w:smallCaps w:val="0"/>
              <w:noProof/>
              <w:spacing w:val="0"/>
              <w:sz w:val="22"/>
              <w:lang w:eastAsia="it-IT"/>
            </w:rPr>
          </w:pPr>
          <w:hyperlink w:anchor="_Toc171611218" w:history="1">
            <w:r w:rsidRPr="00EF4F59">
              <w:rPr>
                <w:rStyle w:val="Collegamentoipertestuale"/>
                <w:noProof/>
              </w:rPr>
              <w:t>Co</w:t>
            </w:r>
            <w:r w:rsidRPr="00EF4F59">
              <w:rPr>
                <w:rStyle w:val="Collegamentoipertestuale"/>
                <w:noProof/>
              </w:rPr>
              <w:t>n</w:t>
            </w:r>
            <w:r w:rsidRPr="00EF4F59">
              <w:rPr>
                <w:rStyle w:val="Collegamentoipertestuale"/>
                <w:noProof/>
              </w:rPr>
              <w:t>clusioni</w:t>
            </w:r>
            <w:r>
              <w:rPr>
                <w:noProof/>
                <w:webHidden/>
              </w:rPr>
              <w:tab/>
            </w:r>
            <w:r>
              <w:rPr>
                <w:noProof/>
                <w:webHidden/>
              </w:rPr>
              <w:fldChar w:fldCharType="begin"/>
            </w:r>
            <w:r>
              <w:rPr>
                <w:noProof/>
                <w:webHidden/>
              </w:rPr>
              <w:instrText xml:space="preserve"> PAGEREF _Toc171611218 \h </w:instrText>
            </w:r>
            <w:r>
              <w:rPr>
                <w:noProof/>
                <w:webHidden/>
              </w:rPr>
            </w:r>
            <w:r>
              <w:rPr>
                <w:noProof/>
                <w:webHidden/>
              </w:rPr>
              <w:fldChar w:fldCharType="separate"/>
            </w:r>
            <w:r w:rsidR="00654595">
              <w:rPr>
                <w:noProof/>
                <w:webHidden/>
              </w:rPr>
              <w:t>98</w:t>
            </w:r>
            <w:r>
              <w:rPr>
                <w:noProof/>
                <w:webHidden/>
              </w:rPr>
              <w:fldChar w:fldCharType="end"/>
            </w:r>
          </w:hyperlink>
        </w:p>
        <w:p w14:paraId="63C82301" w14:textId="271E5949" w:rsidR="00C47687" w:rsidRDefault="00C47687">
          <w:pPr>
            <w:pStyle w:val="Sommario1"/>
            <w:rPr>
              <w:rFonts w:asciiTheme="minorHAnsi" w:eastAsiaTheme="minorEastAsia" w:hAnsiTheme="minorHAnsi" w:cstheme="minorBidi"/>
              <w:b w:val="0"/>
              <w:smallCaps w:val="0"/>
              <w:noProof/>
              <w:spacing w:val="0"/>
              <w:sz w:val="22"/>
              <w:lang w:eastAsia="it-IT"/>
            </w:rPr>
          </w:pPr>
          <w:hyperlink w:anchor="_Toc171611219" w:history="1">
            <w:r w:rsidRPr="00EF4F59">
              <w:rPr>
                <w:rStyle w:val="Collegamentoipertestuale"/>
                <w:noProof/>
              </w:rPr>
              <w:t>Sviluppi Futuri</w:t>
            </w:r>
            <w:r>
              <w:rPr>
                <w:noProof/>
                <w:webHidden/>
              </w:rPr>
              <w:tab/>
            </w:r>
            <w:r>
              <w:rPr>
                <w:noProof/>
                <w:webHidden/>
              </w:rPr>
              <w:fldChar w:fldCharType="begin"/>
            </w:r>
            <w:r>
              <w:rPr>
                <w:noProof/>
                <w:webHidden/>
              </w:rPr>
              <w:instrText xml:space="preserve"> PAGEREF _Toc171611219 \h </w:instrText>
            </w:r>
            <w:r>
              <w:rPr>
                <w:noProof/>
                <w:webHidden/>
              </w:rPr>
            </w:r>
            <w:r>
              <w:rPr>
                <w:noProof/>
                <w:webHidden/>
              </w:rPr>
              <w:fldChar w:fldCharType="separate"/>
            </w:r>
            <w:r w:rsidR="00654595">
              <w:rPr>
                <w:noProof/>
                <w:webHidden/>
              </w:rPr>
              <w:t>101</w:t>
            </w:r>
            <w:r>
              <w:rPr>
                <w:noProof/>
                <w:webHidden/>
              </w:rPr>
              <w:fldChar w:fldCharType="end"/>
            </w:r>
          </w:hyperlink>
        </w:p>
        <w:p w14:paraId="0FF3C046" w14:textId="7DC5BACD" w:rsidR="00C47687" w:rsidRDefault="00C47687">
          <w:pPr>
            <w:pStyle w:val="Sommario1"/>
            <w:rPr>
              <w:rFonts w:asciiTheme="minorHAnsi" w:eastAsiaTheme="minorEastAsia" w:hAnsiTheme="minorHAnsi" w:cstheme="minorBidi"/>
              <w:b w:val="0"/>
              <w:smallCaps w:val="0"/>
              <w:noProof/>
              <w:spacing w:val="0"/>
              <w:sz w:val="22"/>
              <w:lang w:eastAsia="it-IT"/>
            </w:rPr>
          </w:pPr>
          <w:hyperlink w:anchor="_Toc171611220" w:history="1">
            <w:r w:rsidRPr="00EF4F59">
              <w:rPr>
                <w:rStyle w:val="Collegamentoipertestuale"/>
                <w:noProof/>
              </w:rPr>
              <w:t>Bibliografia</w:t>
            </w:r>
            <w:r>
              <w:rPr>
                <w:noProof/>
                <w:webHidden/>
              </w:rPr>
              <w:tab/>
            </w:r>
            <w:r>
              <w:rPr>
                <w:noProof/>
                <w:webHidden/>
              </w:rPr>
              <w:fldChar w:fldCharType="begin"/>
            </w:r>
            <w:r>
              <w:rPr>
                <w:noProof/>
                <w:webHidden/>
              </w:rPr>
              <w:instrText xml:space="preserve"> PAGEREF _Toc171611220 \h </w:instrText>
            </w:r>
            <w:r>
              <w:rPr>
                <w:noProof/>
                <w:webHidden/>
              </w:rPr>
            </w:r>
            <w:r>
              <w:rPr>
                <w:noProof/>
                <w:webHidden/>
              </w:rPr>
              <w:fldChar w:fldCharType="separate"/>
            </w:r>
            <w:r w:rsidR="00654595">
              <w:rPr>
                <w:noProof/>
                <w:webHidden/>
              </w:rPr>
              <w:t>103</w:t>
            </w:r>
            <w:r>
              <w:rPr>
                <w:noProof/>
                <w:webHidden/>
              </w:rPr>
              <w:fldChar w:fldCharType="end"/>
            </w:r>
          </w:hyperlink>
        </w:p>
        <w:p w14:paraId="65A2F552" w14:textId="48AE41CD" w:rsidR="00A97DC3" w:rsidRPr="007E4D82" w:rsidRDefault="00F81413" w:rsidP="00B86D72">
          <w:r>
            <w:rPr>
              <w:b/>
              <w:smallCaps/>
              <w:sz w:val="24"/>
            </w:rPr>
            <w:fldChar w:fldCharType="end"/>
          </w:r>
        </w:p>
      </w:sdtContent>
    </w:sdt>
    <w:p w14:paraId="48FE3519" w14:textId="2CF66746" w:rsidR="00F90065" w:rsidRPr="007466D8" w:rsidRDefault="00F90065" w:rsidP="007466D8">
      <w:pPr>
        <w:spacing w:before="0" w:after="0" w:line="240" w:lineRule="auto"/>
        <w:jc w:val="left"/>
        <w:rPr>
          <w:b/>
          <w:smallCaps/>
          <w:sz w:val="24"/>
        </w:rPr>
      </w:pPr>
    </w:p>
    <w:p w14:paraId="189037F1" w14:textId="77777777" w:rsidR="00F90065" w:rsidRDefault="00F90065">
      <w:pPr>
        <w:spacing w:before="0" w:after="0" w:line="240" w:lineRule="auto"/>
        <w:jc w:val="left"/>
        <w:rPr>
          <w:b/>
          <w:smallCaps/>
          <w:sz w:val="24"/>
        </w:rPr>
      </w:pPr>
      <w:r>
        <w:br w:type="page"/>
      </w:r>
    </w:p>
    <w:p w14:paraId="6FBEC6B4" w14:textId="2CFB4697" w:rsidR="00F90065" w:rsidRPr="007E4D82" w:rsidRDefault="00F90065" w:rsidP="00F90065">
      <w:pPr>
        <w:pStyle w:val="Sottotitolo"/>
        <w:rPr>
          <w:ins w:id="27" w:author="Rick" w:date="2018-10-04T10:48:00Z"/>
        </w:rPr>
      </w:pPr>
      <w:bookmarkStart w:id="28" w:name="_Toc171611161"/>
      <w:r>
        <w:lastRenderedPageBreak/>
        <w:t>Abstract</w:t>
      </w:r>
      <w:bookmarkEnd w:id="28"/>
    </w:p>
    <w:p w14:paraId="04D9E367" w14:textId="5850E7D4" w:rsidR="00F90065" w:rsidRPr="007A3B69" w:rsidRDefault="00F90065" w:rsidP="00F90065">
      <w:r w:rsidRPr="007A3B69">
        <w:t>Nell'era digitale in cui viviamo, l'informatica e la cybersecurity sono diventate componenti fondamentali della nostra esistenza quotidiana. Questo legame inscindibile tra tecnologia e sicurezza informatica è al centro del</w:t>
      </w:r>
      <w:r>
        <w:t xml:space="preserve"> presente studio</w:t>
      </w:r>
      <w:r w:rsidRPr="007A3B69">
        <w:t xml:space="preserve">, che esplora </w:t>
      </w:r>
      <w:r>
        <w:t>c</w:t>
      </w:r>
      <w:r w:rsidRPr="007A3B69">
        <w:t xml:space="preserve">ome la cybersecurity è diventata una materia indispensabile per proteggere i dati e le infrastrutture che sostengono la nostra società. </w:t>
      </w:r>
      <w:r w:rsidR="00F0166F">
        <w:t>L’uomo</w:t>
      </w:r>
      <w:r w:rsidRPr="007A3B69">
        <w:t xml:space="preserve"> sta andando incontro all’evoluzione, giorno dopo giorno. L’evoluzione però non è solo positiva: ogni scoperta può essere interpretata sia come un progresso benefico, sia come una possibilità di impiego dannoso. </w:t>
      </w:r>
    </w:p>
    <w:p w14:paraId="35F58B35" w14:textId="37F8CA80" w:rsidR="00F90065" w:rsidRPr="007E4D82" w:rsidRDefault="00F90065" w:rsidP="00F9006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 nuove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27EA5137" w14:textId="77777777" w:rsidR="00F90065" w:rsidRDefault="00F90065" w:rsidP="00F90065">
      <w:r w:rsidRPr="007E4D82">
        <w:lastRenderedPageBreak/>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Pr>
          <w:b/>
          <w:bCs/>
        </w:rPr>
        <w:t>s</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633A601A" w14:textId="2E172DA9" w:rsidR="00F90065" w:rsidRPr="007E4D82" w:rsidRDefault="00F90065" w:rsidP="00F90065">
      <w:r>
        <w:t xml:space="preserve">Per ottenere un </w:t>
      </w:r>
      <w:r w:rsidRPr="008C1FF0">
        <w:rPr>
          <w:b/>
          <w:bCs/>
        </w:rPr>
        <w:t>vantaggio significativo</w:t>
      </w:r>
      <w:r>
        <w:t xml:space="preserve"> </w:t>
      </w:r>
      <w:r w:rsidR="00A777F5">
        <w:t xml:space="preserve">contro </w:t>
      </w:r>
      <w:r>
        <w:t>gli agenti di minaccia, bisognerebbe conoscere ad ogni possibile tecnica</w:t>
      </w:r>
      <w:r w:rsidR="00A777F5">
        <w:t xml:space="preserve"> di attacco</w:t>
      </w:r>
      <w:r>
        <w:t xml:space="preserve"> quali sono quelle che possano avvenire successivamente o che possano essere già avvenute.</w:t>
      </w:r>
    </w:p>
    <w:p w14:paraId="5CB1055B" w14:textId="4028C6DF" w:rsidR="00084D82" w:rsidRDefault="00F90065" w:rsidP="00F90065">
      <w:r w:rsidRPr="007E4D82">
        <w:t>In questo contesto, l'</w:t>
      </w:r>
      <w:r w:rsidRPr="0043302B">
        <w:rPr>
          <w:b/>
          <w:bCs/>
        </w:rPr>
        <w:t>obiettivo</w:t>
      </w:r>
      <w:r w:rsidRPr="007E4D82">
        <w:t xml:space="preserve"> primario </w:t>
      </w:r>
      <w:r>
        <w:t xml:space="preserve">del </w:t>
      </w:r>
      <w:r w:rsidRPr="007E4D82">
        <w:t xml:space="preserve">presente </w:t>
      </w:r>
      <w:r>
        <w:t>studio</w:t>
      </w:r>
      <w:r w:rsidRPr="007E4D82">
        <w:t xml:space="preserve"> è esattamente quello di esplorare e delineare l'importanza di un approccio proattivo nella sicurezza informatica, attraverso</w:t>
      </w:r>
      <w:r>
        <w:t xml:space="preserve"> lo sviluppo di un sistema che permetta un’analisi quantitativa</w:t>
      </w:r>
      <w:r w:rsidRPr="007E4D82">
        <w:t xml:space="preserve"> </w:t>
      </w:r>
      <w:r>
        <w:t>e</w:t>
      </w:r>
      <w:r w:rsidRPr="007E4D82">
        <w:t xml:space="preserve">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w:t>
      </w:r>
      <w:r w:rsidRPr="0043302B">
        <w:rPr>
          <w:b/>
          <w:bCs/>
        </w:rPr>
        <w:t>di ogni possibile</w:t>
      </w:r>
      <w:r w:rsidRPr="007E4D82">
        <w:t xml:space="preserve"> </w:t>
      </w:r>
      <w:r w:rsidRPr="0043302B">
        <w:rPr>
          <w:b/>
          <w:bCs/>
        </w:rPr>
        <w:t>minaccia</w:t>
      </w:r>
      <w:r w:rsidRPr="007E4D82">
        <w:t xml:space="preserve"> conosciuta</w:t>
      </w:r>
      <w:r>
        <w:t xml:space="preserve"> nella CTI, anticipando le possibili azioni che un attacker può compiere in ogni fase della Cyber Kill Chain e correlando ad ogni possibile vulnerabilità le tecniche utilizzabili</w:t>
      </w:r>
      <w:r w:rsidRPr="007E4D82">
        <w:t>.</w:t>
      </w:r>
    </w:p>
    <w:p w14:paraId="04836791" w14:textId="0A34EA2D" w:rsidR="00F85D37" w:rsidRPr="00333F41" w:rsidRDefault="00084D82" w:rsidP="00084D82">
      <w:pPr>
        <w:spacing w:before="0" w:after="0" w:line="240" w:lineRule="auto"/>
        <w:jc w:val="left"/>
      </w:pPr>
      <w:r>
        <w:lastRenderedPageBreak/>
        <w:br w:type="page"/>
      </w:r>
    </w:p>
    <w:p w14:paraId="4CE4C2D2" w14:textId="654C5710" w:rsidR="004F76EF" w:rsidRPr="007A3B69" w:rsidRDefault="004F76EF" w:rsidP="00A329E5">
      <w:pPr>
        <w:pStyle w:val="Titolo1"/>
      </w:pPr>
      <w:bookmarkStart w:id="29" w:name="_Toc521926745"/>
      <w:bookmarkStart w:id="30" w:name="_Toc525114697"/>
      <w:bookmarkStart w:id="31" w:name="_Toc162019238"/>
      <w:bookmarkStart w:id="32" w:name="_Toc171611162"/>
      <w:r w:rsidRPr="007A3B69">
        <w:lastRenderedPageBreak/>
        <w:t>Capitolo I</w:t>
      </w:r>
      <w:bookmarkEnd w:id="29"/>
      <w:bookmarkEnd w:id="30"/>
      <w:bookmarkEnd w:id="31"/>
      <w:bookmarkEnd w:id="32"/>
      <w:r w:rsidR="00662E33" w:rsidRPr="007A3B69">
        <w:t xml:space="preserve"> </w:t>
      </w:r>
    </w:p>
    <w:p w14:paraId="5E12DCB8" w14:textId="660937AF" w:rsidR="002F1BFA" w:rsidRPr="007E4D82" w:rsidRDefault="004F76EF" w:rsidP="00A329E5">
      <w:pPr>
        <w:pStyle w:val="Sottotitolo"/>
        <w:rPr>
          <w:ins w:id="33" w:author="Rick" w:date="2018-10-04T10:48:00Z"/>
        </w:rPr>
      </w:pPr>
      <w:bookmarkStart w:id="34" w:name="_Toc525114698"/>
      <w:bookmarkStart w:id="35" w:name="_Toc162019239"/>
      <w:bookmarkStart w:id="36" w:name="_Toc171611163"/>
      <w:r w:rsidRPr="007E4D82">
        <w:t>Introduzione</w:t>
      </w:r>
      <w:bookmarkEnd w:id="34"/>
      <w:bookmarkEnd w:id="35"/>
      <w:bookmarkEnd w:id="36"/>
    </w:p>
    <w:p w14:paraId="0009487A" w14:textId="1021FD05" w:rsidR="00FA5DA4" w:rsidRDefault="00F90065" w:rsidP="00A329E5">
      <w:r w:rsidRPr="007E4D82">
        <w:t xml:space="preserve">Per acquisire una piena comprensione del panorama della cybersecurity </w:t>
      </w:r>
      <w:r>
        <w:t xml:space="preserve">e metodi per la gestione del rischio, </w:t>
      </w:r>
      <w:r w:rsidRPr="007E4D82">
        <w:t>bisogna conoscere l’ambiente in cui ormai l’uomo da anni si muove</w:t>
      </w:r>
      <w:r>
        <w:t xml:space="preserve"> e le tecnologie attualmente utilizzabili</w:t>
      </w:r>
      <w:r w:rsidRPr="007E4D82">
        <w:t>.</w:t>
      </w:r>
      <w:bookmarkStart w:id="37" w:name="_Toc162344541"/>
      <w:bookmarkStart w:id="38" w:name="_Toc162345060"/>
      <w:bookmarkStart w:id="39" w:name="_Toc162345098"/>
      <w:bookmarkStart w:id="40" w:name="_Toc162372849"/>
      <w:bookmarkStart w:id="41" w:name="_Toc162388766"/>
      <w:bookmarkStart w:id="42" w:name="_Toc162426539"/>
      <w:bookmarkStart w:id="43" w:name="_Toc162426675"/>
      <w:bookmarkStart w:id="44" w:name="_Toc162432895"/>
      <w:bookmarkStart w:id="45" w:name="_Toc162433074"/>
      <w:bookmarkStart w:id="46" w:name="_Toc162433157"/>
      <w:bookmarkStart w:id="47" w:name="_Toc162949517"/>
      <w:bookmarkStart w:id="48" w:name="_Toc163234265"/>
      <w:bookmarkStart w:id="49" w:name="_Toc163248349"/>
      <w:bookmarkStart w:id="50" w:name="_Toc163248395"/>
      <w:bookmarkStart w:id="51" w:name="_Toc163382015"/>
      <w:bookmarkStart w:id="52" w:name="_Toc163382176"/>
      <w:bookmarkStart w:id="53" w:name="_Toc163382257"/>
      <w:bookmarkStart w:id="54" w:name="_Toc163391975"/>
      <w:bookmarkStart w:id="55" w:name="_Toc163994640"/>
      <w:bookmarkStart w:id="56" w:name="_Toc167109821"/>
      <w:bookmarkStart w:id="57" w:name="_Toc162344542"/>
      <w:bookmarkStart w:id="58" w:name="_Toc162345061"/>
      <w:bookmarkStart w:id="59" w:name="_Toc162345099"/>
      <w:bookmarkStart w:id="60" w:name="_Toc162372850"/>
      <w:bookmarkStart w:id="61" w:name="_Toc162388767"/>
      <w:bookmarkStart w:id="62" w:name="_Toc162426540"/>
      <w:bookmarkStart w:id="63" w:name="_Toc162426676"/>
      <w:bookmarkStart w:id="64" w:name="_Toc162432896"/>
      <w:bookmarkStart w:id="65" w:name="_Toc162433075"/>
      <w:bookmarkStart w:id="66" w:name="_Toc162433158"/>
      <w:bookmarkStart w:id="67" w:name="_Toc162949518"/>
      <w:bookmarkStart w:id="68" w:name="_Toc163234266"/>
      <w:bookmarkStart w:id="69" w:name="_Toc163248350"/>
      <w:bookmarkStart w:id="70" w:name="_Toc163248396"/>
      <w:bookmarkStart w:id="71" w:name="_Toc163382016"/>
      <w:bookmarkStart w:id="72" w:name="_Toc163382177"/>
      <w:bookmarkStart w:id="73" w:name="_Toc163382258"/>
      <w:bookmarkStart w:id="74" w:name="_Toc163391976"/>
      <w:bookmarkStart w:id="75" w:name="_Toc163994641"/>
      <w:bookmarkStart w:id="76" w:name="_Toc16710982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23ED0C59" w14:textId="77777777" w:rsidR="00F90065" w:rsidRPr="009E5951" w:rsidRDefault="00F90065" w:rsidP="00F90065">
      <w:pPr>
        <w:pStyle w:val="Titolo2"/>
      </w:pPr>
      <w:bookmarkStart w:id="77" w:name="_Toc521926754"/>
      <w:bookmarkStart w:id="78" w:name="_Toc525114707"/>
      <w:bookmarkStart w:id="79" w:name="_Toc162019243"/>
      <w:bookmarkStart w:id="80" w:name="_Toc171611164"/>
      <w:r w:rsidRPr="009B211D">
        <w:t>Internet</w:t>
      </w:r>
      <w:r w:rsidRPr="009E5951">
        <w:t xml:space="preserve"> of Things – Un mondo interconnesso</w:t>
      </w:r>
      <w:bookmarkEnd w:id="80"/>
    </w:p>
    <w:p w14:paraId="57FF8307" w14:textId="4A62AEBD" w:rsidR="00F90065" w:rsidRPr="007E4D82" w:rsidRDefault="00F90065" w:rsidP="00F90065">
      <w:r w:rsidRPr="007E4D82">
        <w:t>Il concetto dell’</w:t>
      </w:r>
      <w:r w:rsidRPr="007E4D82">
        <w:rPr>
          <w:b/>
          <w:bCs/>
        </w:rPr>
        <w:t xml:space="preserve">Internet delle Cose </w:t>
      </w:r>
      <w:r w:rsidRPr="007E4D82">
        <w:rPr>
          <w:noProof/>
        </w:rPr>
        <w:t xml:space="preserve">[1] </w:t>
      </w:r>
      <w:r w:rsidRPr="007E4D82">
        <w:t>(</w:t>
      </w:r>
      <w:r w:rsidRPr="007E4D82">
        <w:rPr>
          <w:b/>
          <w:bCs/>
        </w:rPr>
        <w:t>IoT</w:t>
      </w:r>
      <w:r w:rsidRPr="007E4D82">
        <w:rPr>
          <w:rStyle w:val="Rimandonotaapidipagina"/>
          <w:rFonts w:cs="Arial"/>
        </w:rPr>
        <w:footnoteReference w:id="2"/>
      </w:r>
      <w:r w:rsidRPr="007E4D82">
        <w:t>) è alla base della vita smart</w:t>
      </w:r>
      <w:r w:rsidRPr="007E4D82">
        <w:rPr>
          <w:rStyle w:val="Rimandonotaapidipagina"/>
          <w:rFonts w:cs="Arial"/>
        </w:rPr>
        <w:footnoteReference w:id="3"/>
      </w:r>
      <w:r w:rsidRPr="007E4D82">
        <w:t xml:space="preserve"> che l’uomo vive ogni giorno</w:t>
      </w:r>
      <w:r w:rsidR="0008404F">
        <w:t>. Esso</w:t>
      </w:r>
      <w:r w:rsidRPr="007E4D82">
        <w:t xml:space="preserve"> descrive dispositivi dotati di sensori, capacità di elaborazione, software e altre tecnologie che collegano e scambiano dati con altri dispositivi e sistemi su Internet o altre reti di comunicazione.</w:t>
      </w:r>
    </w:p>
    <w:p w14:paraId="00529570" w14:textId="46D65BC1" w:rsidR="00F90065" w:rsidRPr="007E4D82" w:rsidRDefault="00F90065" w:rsidP="00F9006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entrano nella sfera della nostra </w:t>
      </w:r>
      <w:r w:rsidRPr="007E4D82">
        <w:rPr>
          <w:b/>
          <w:bCs/>
        </w:rPr>
        <w:t>privacy</w:t>
      </w:r>
      <w:r w:rsidRPr="007E4D82">
        <w:t xml:space="preserve"> per nostra stessa scelta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7B3BA0C2" w14:textId="77777777" w:rsidR="00F90065" w:rsidRPr="00B75024" w:rsidRDefault="00F90065" w:rsidP="00F90065">
      <w:r w:rsidRPr="007E4D82">
        <w:t>Il compito della materia d’argomento di questo elaborato è proprio quello di rispondere all’ultima domanda.</w:t>
      </w:r>
    </w:p>
    <w:p w14:paraId="4622B82B" w14:textId="77777777" w:rsidR="00F90065" w:rsidRPr="007E4D82" w:rsidRDefault="00F90065" w:rsidP="00F90065">
      <w:pPr>
        <w:pStyle w:val="Titolo2"/>
      </w:pPr>
      <w:bookmarkStart w:id="81" w:name="_Toc171611165"/>
      <w:r w:rsidRPr="007E4D82">
        <w:t>Cybersecurity – Cos’è e di cosa si occupa</w:t>
      </w:r>
      <w:bookmarkEnd w:id="81"/>
    </w:p>
    <w:p w14:paraId="3D003691" w14:textId="288AE5D0" w:rsidR="00F90065" w:rsidRPr="007A3B69" w:rsidRDefault="00F90065" w:rsidP="00F90065">
      <w:r w:rsidRPr="007A3B69">
        <w:t xml:space="preserve">La </w:t>
      </w:r>
      <w:r w:rsidRPr="007A3B69">
        <w:rPr>
          <w:b/>
          <w:bCs/>
        </w:rPr>
        <w:t>Cybersecurity</w:t>
      </w:r>
      <w:r w:rsidRPr="007A3B69">
        <w:t xml:space="preserve"> [2] è una materia che ha il compito di </w:t>
      </w:r>
      <w:r w:rsidRPr="007A3B69">
        <w:rPr>
          <w:b/>
          <w:bCs/>
        </w:rPr>
        <w:t>proteggere</w:t>
      </w:r>
      <w:r w:rsidRPr="007A3B69">
        <w:t xml:space="preserve">, nel senso più ampio del termine, </w:t>
      </w:r>
      <w:r w:rsidRPr="007A3B69">
        <w:rPr>
          <w:b/>
          <w:bCs/>
        </w:rPr>
        <w:t>infrastrutture</w:t>
      </w:r>
      <w:r w:rsidRPr="007A3B69">
        <w:t xml:space="preserve"> </w:t>
      </w:r>
      <w:r w:rsidRPr="007A3B69">
        <w:rPr>
          <w:b/>
          <w:bCs/>
        </w:rPr>
        <w:t>digitali</w:t>
      </w:r>
      <w:r w:rsidRPr="007A3B69">
        <w:t xml:space="preserve"> come sistemi, reti e programmi software da attacchi informatici, finalizzati all’ottenimento, trasformazione, distruzione di informazioni sensibili e/o interruzione di processi aziendali.</w:t>
      </w:r>
    </w:p>
    <w:p w14:paraId="4C3A368F" w14:textId="240D1245" w:rsidR="00F90065" w:rsidRPr="007E4D82" w:rsidRDefault="00F90065" w:rsidP="00F90065">
      <w:r w:rsidRPr="007E4D82">
        <w:t xml:space="preserve">Al cuore della cybersecurity vi è la triade </w:t>
      </w:r>
      <w:r w:rsidRPr="007E4D82">
        <w:rPr>
          <w:b/>
          <w:bCs/>
        </w:rPr>
        <w:t xml:space="preserve">CIA </w:t>
      </w:r>
      <w:r w:rsidRPr="007E4D82">
        <w:t xml:space="preserve">[3] (Confidentiality,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w:t>
      </w:r>
      <w:r w:rsidR="0008404F">
        <w:t>;</w:t>
      </w:r>
      <w:r w:rsidRPr="007E4D82">
        <w:t xml:space="preserve"> l'</w:t>
      </w:r>
      <w:r w:rsidRPr="007E4D82">
        <w:rPr>
          <w:b/>
          <w:bCs/>
        </w:rPr>
        <w:t>integrità</w:t>
      </w:r>
      <w:r w:rsidRPr="007E4D82">
        <w:t xml:space="preserve"> (</w:t>
      </w:r>
      <w:r w:rsidRPr="007E4D82">
        <w:rPr>
          <w:b/>
          <w:bCs/>
        </w:rPr>
        <w:t>Integrity</w:t>
      </w:r>
      <w:r w:rsidRPr="007E4D82">
        <w:t>) assicurando che i dati non vengano alterati o distrutti in modo improprio</w:t>
      </w:r>
      <w:r w:rsidR="0008404F">
        <w:t xml:space="preserve"> e</w:t>
      </w:r>
      <w:r w:rsidRPr="007E4D82">
        <w:t xml:space="preserve"> la </w:t>
      </w:r>
      <w:r w:rsidRPr="007E4D82">
        <w:rPr>
          <w:b/>
          <w:bCs/>
        </w:rPr>
        <w:lastRenderedPageBreak/>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704BFCA4" w14:textId="77777777" w:rsidR="00F90065" w:rsidRPr="007E4D82" w:rsidRDefault="00F90065" w:rsidP="00F90065">
      <w:r w:rsidRPr="007E4D82">
        <w:t>Insieme, questi principi formano il framework su cui si basano le strategie di difesa contro gli attacchi informatici, che puntano a violare queste fondamenta per infliggere danni o trarre vantaggi illeciti.</w:t>
      </w:r>
    </w:p>
    <w:p w14:paraId="7F05069C" w14:textId="77777777" w:rsidR="00F90065" w:rsidRPr="007E4D82" w:rsidRDefault="00F90065" w:rsidP="00F90065">
      <w:pPr>
        <w:pStyle w:val="Titolo2"/>
      </w:pPr>
      <w:bookmarkStart w:id="82" w:name="_Toc171611166"/>
      <w:r w:rsidRPr="007E4D82">
        <w:t xml:space="preserve">Cyber Kill Chain </w:t>
      </w:r>
      <w:bookmarkStart w:id="83" w:name="_Hlk162373592"/>
      <w:r w:rsidRPr="007E4D82">
        <w:t>–</w:t>
      </w:r>
      <w:bookmarkEnd w:id="83"/>
      <w:r w:rsidRPr="007E4D82">
        <w:t xml:space="preserve"> Cos’è e come usarla</w:t>
      </w:r>
      <w:bookmarkEnd w:id="82"/>
    </w:p>
    <w:p w14:paraId="7EDB9132" w14:textId="04F2171B" w:rsidR="00F90065" w:rsidRPr="007E4D82" w:rsidRDefault="00F90065" w:rsidP="00F9006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Pr>
          <w:b/>
          <w:bCs/>
        </w:rPr>
        <w:t xml:space="preserve"> </w:t>
      </w:r>
      <w:r>
        <w:t>(</w:t>
      </w:r>
      <w:r>
        <w:rPr>
          <w:b/>
          <w:bCs/>
        </w:rPr>
        <w:t>CKC</w:t>
      </w:r>
      <w:r>
        <w:t>)</w:t>
      </w:r>
      <w:r w:rsidRPr="007E4D82">
        <w:t xml:space="preserve"> [8]</w:t>
      </w:r>
      <w:r>
        <w:t xml:space="preserve"> (figura 1)</w:t>
      </w:r>
      <w:r w:rsidRPr="007E4D82">
        <w:t>.</w:t>
      </w:r>
    </w:p>
    <w:p w14:paraId="485E1530" w14:textId="40AE011E" w:rsidR="00F90065" w:rsidRPr="007E4D82" w:rsidRDefault="00F90065" w:rsidP="00F90065">
      <w:r w:rsidRPr="007E4D82">
        <w:t xml:space="preserve">È fondamentale analizzare e capire in dettaglio la </w:t>
      </w:r>
      <w:r>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w:t>
      </w:r>
      <w:r w:rsidR="00F6729B">
        <w:t>i quali</w:t>
      </w:r>
      <w:r w:rsidRPr="007E4D82">
        <w:t xml:space="preserve"> un aggressore pianifica e</w:t>
      </w:r>
      <w:r w:rsidR="00F6729B">
        <w:t>d</w:t>
      </w:r>
      <w:r w:rsidRPr="007E4D82">
        <w:t xml:space="preserve"> esegue un attacco. </w:t>
      </w:r>
    </w:p>
    <w:p w14:paraId="5C5FAD2D" w14:textId="77777777" w:rsidR="00F90065" w:rsidRPr="007E4D82" w:rsidRDefault="00F90065" w:rsidP="00F90065">
      <w:pPr>
        <w:jc w:val="center"/>
      </w:pPr>
      <w:r w:rsidRPr="007E4D82">
        <w:rPr>
          <w:noProof/>
        </w:rPr>
        <w:lastRenderedPageBreak/>
        <w:drawing>
          <wp:inline distT="0" distB="0" distL="0" distR="0" wp14:anchorId="4CB449FE" wp14:editId="3B877003">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5D836FE9" w14:textId="77777777" w:rsidR="00F90065" w:rsidRPr="00B75024" w:rsidRDefault="00F90065" w:rsidP="00F90065">
      <w:pPr>
        <w:jc w:val="center"/>
      </w:pPr>
      <w:r w:rsidRPr="00B75024">
        <w:t>Figura 1: Fasi della Cyber Kill Chain</w:t>
      </w:r>
    </w:p>
    <w:p w14:paraId="16693250" w14:textId="77777777" w:rsidR="00F90065" w:rsidRPr="007E4D82" w:rsidRDefault="00F90065" w:rsidP="00F90065">
      <w:r w:rsidRPr="007E4D82">
        <w:t xml:space="preserve">Le </w:t>
      </w:r>
      <w:r w:rsidRPr="0043302B">
        <w:t>fasi</w:t>
      </w:r>
      <w:r w:rsidRPr="007E4D82">
        <w:t xml:space="preserve"> di cui è composta la </w:t>
      </w:r>
      <w:r>
        <w:t>CKC</w:t>
      </w:r>
      <w:r w:rsidRPr="007E4D82">
        <w:t xml:space="preserve"> sono:</w:t>
      </w:r>
    </w:p>
    <w:p w14:paraId="5CBBD36B" w14:textId="7C5C658F" w:rsidR="00F90065" w:rsidRPr="007E4D82" w:rsidRDefault="00F90065" w:rsidP="00F90065">
      <w:pPr>
        <w:pStyle w:val="Paragrafoelenco"/>
        <w:numPr>
          <w:ilvl w:val="0"/>
          <w:numId w:val="13"/>
        </w:numPr>
        <w:rPr>
          <w:b/>
          <w:sz w:val="32"/>
          <w:szCs w:val="32"/>
        </w:rPr>
      </w:pPr>
      <w:r w:rsidRPr="007E4D82">
        <w:rPr>
          <w:b/>
        </w:rPr>
        <w:t>Reconaissance</w:t>
      </w:r>
      <w:r w:rsidRPr="007E4D82">
        <w:t>: volta a</w:t>
      </w:r>
      <w:r w:rsidR="00AB0CC1">
        <w:t>d</w:t>
      </w:r>
      <w:r w:rsidRPr="007E4D82">
        <w:t xml:space="preserve"> ottenere informazioni sulla vittima al fine di capire le modalità con cui agire successivamente. Può essere svolta in due modalità:</w:t>
      </w:r>
    </w:p>
    <w:p w14:paraId="2CAA9E18" w14:textId="77777777" w:rsidR="00F90065" w:rsidRPr="007E4D82" w:rsidRDefault="00F90065" w:rsidP="00F90065">
      <w:pPr>
        <w:pStyle w:val="Paragrafoelenco"/>
        <w:numPr>
          <w:ilvl w:val="1"/>
          <w:numId w:val="13"/>
        </w:numPr>
      </w:pPr>
      <w:r w:rsidRPr="007E4D82">
        <w:rPr>
          <w:b/>
          <w:i/>
          <w:iCs/>
        </w:rPr>
        <w:t>Passiva</w:t>
      </w:r>
      <w:r w:rsidRPr="007E4D82">
        <w:t xml:space="preserve">: utilizza metodi che non permettono all’individuo/organizzazione target di </w:t>
      </w:r>
      <w:r>
        <w:t>individuare le azioni di ricognizione in corso</w:t>
      </w:r>
      <w:r w:rsidRPr="007E4D82">
        <w:t xml:space="preserve"> (es. Domain Names, whois, Social Network).</w:t>
      </w:r>
    </w:p>
    <w:p w14:paraId="287FB99D" w14:textId="77777777" w:rsidR="00F90065" w:rsidRPr="007E4D82" w:rsidRDefault="00F90065" w:rsidP="00F90065">
      <w:pPr>
        <w:pStyle w:val="Paragrafoelenco"/>
        <w:numPr>
          <w:ilvl w:val="1"/>
          <w:numId w:val="13"/>
        </w:numPr>
      </w:pPr>
      <w:r w:rsidRPr="007E4D82">
        <w:rPr>
          <w:b/>
          <w:i/>
          <w:iCs/>
        </w:rPr>
        <w:t>Attiva</w:t>
      </w:r>
      <w:r w:rsidRPr="007E4D82">
        <w:t>: permette di ottenere un profilo del target più specifico ma potrebbe mettere in allerta la vittima (es. Port scanning and Services).</w:t>
      </w:r>
    </w:p>
    <w:p w14:paraId="47008D08" w14:textId="77777777" w:rsidR="00F90065" w:rsidRPr="007E4D82" w:rsidRDefault="00F90065" w:rsidP="00F90065">
      <w:pPr>
        <w:pStyle w:val="Paragrafoelenco"/>
        <w:numPr>
          <w:ilvl w:val="0"/>
          <w:numId w:val="13"/>
        </w:numPr>
        <w:rPr>
          <w:b/>
          <w:sz w:val="32"/>
          <w:szCs w:val="32"/>
        </w:rPr>
      </w:pPr>
      <w:r w:rsidRPr="00643E80">
        <w:rPr>
          <w:b/>
        </w:rPr>
        <w:t>Weaponization</w:t>
      </w:r>
      <w:r w:rsidRPr="007E4D82">
        <w:rPr>
          <w:sz w:val="32"/>
          <w:szCs w:val="32"/>
        </w:rPr>
        <w:t xml:space="preserve">: </w:t>
      </w:r>
      <w:r w:rsidRPr="007E4D82">
        <w:t>ha lo scopo di progettare il metodo con cui agire, tramite le informazioni ottenute precedentemente, progettando e sviluppando due componenti:</w:t>
      </w:r>
    </w:p>
    <w:p w14:paraId="7B2F534E" w14:textId="77777777" w:rsidR="00F90065" w:rsidRPr="007E4D82" w:rsidRDefault="00F90065" w:rsidP="00F9006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w:t>
      </w:r>
      <w:r>
        <w:rPr>
          <w:i/>
          <w:iCs/>
        </w:rPr>
        <w:t>s</w:t>
      </w:r>
      <w:r w:rsidRPr="007E4D82">
        <w:rPr>
          <w:i/>
          <w:iCs/>
        </w:rPr>
        <w:t>s Tool</w:t>
      </w:r>
      <w:r w:rsidRPr="007E4D82">
        <w:t xml:space="preserve">, la parte di software che permette di ottenere l’accesso quando viene eseguita sul sistema target, solitamente anche chiamata </w:t>
      </w:r>
      <w:r w:rsidRPr="007E4D82">
        <w:rPr>
          <w:i/>
          <w:iCs/>
        </w:rPr>
        <w:t>payload of cyber-weapon</w:t>
      </w:r>
      <w:r w:rsidRPr="007E4D82">
        <w:t>.</w:t>
      </w:r>
    </w:p>
    <w:p w14:paraId="619BCAA6" w14:textId="77777777" w:rsidR="00F90065" w:rsidRPr="007E4D82" w:rsidRDefault="00F90065" w:rsidP="00F90065">
      <w:pPr>
        <w:pStyle w:val="Paragrafoelenco"/>
        <w:numPr>
          <w:ilvl w:val="1"/>
          <w:numId w:val="13"/>
        </w:numPr>
        <w:rPr>
          <w:b/>
          <w:sz w:val="32"/>
          <w:szCs w:val="32"/>
        </w:rPr>
      </w:pPr>
      <w:r w:rsidRPr="007E4D82">
        <w:rPr>
          <w:b/>
          <w:i/>
          <w:iCs/>
        </w:rPr>
        <w:t>Exploit</w:t>
      </w:r>
      <w:r w:rsidRPr="007E4D82">
        <w:t xml:space="preserve">: lo script che permette di eseguire il RAT utilizzando vulnerabilità dei sistemi/software target, tramite l’utilizzo di </w:t>
      </w:r>
      <w:r w:rsidRPr="007E4D82">
        <w:rPr>
          <w:i/>
          <w:iCs/>
        </w:rPr>
        <w:t>CVE</w:t>
      </w:r>
      <w:r>
        <w:rPr>
          <w:rStyle w:val="Rimandonotaapidipagina"/>
          <w:i/>
          <w:iCs/>
        </w:rPr>
        <w:footnoteReference w:id="4"/>
      </w:r>
      <w:r w:rsidRPr="007E4D82">
        <w:t>.</w:t>
      </w:r>
    </w:p>
    <w:p w14:paraId="30BA3120" w14:textId="0140EC94" w:rsidR="00F90065" w:rsidRPr="007E4D82" w:rsidRDefault="00F90065" w:rsidP="00F90065">
      <w:pPr>
        <w:pStyle w:val="Paragrafoelenco"/>
        <w:numPr>
          <w:ilvl w:val="0"/>
          <w:numId w:val="13"/>
        </w:numPr>
        <w:rPr>
          <w:b/>
          <w:sz w:val="32"/>
          <w:szCs w:val="32"/>
        </w:rPr>
      </w:pPr>
      <w:r w:rsidRPr="007E4D82">
        <w:rPr>
          <w:b/>
        </w:rPr>
        <w:t>Delivery</w:t>
      </w:r>
      <w:r w:rsidRPr="007E4D82">
        <w:t xml:space="preserve">: </w:t>
      </w:r>
      <w:r>
        <w:t xml:space="preserve">è </w:t>
      </w:r>
      <w:r w:rsidRPr="007E4D82">
        <w:t>la parte critica della catena per un attacker</w:t>
      </w:r>
      <w:r w:rsidRPr="007E4D82">
        <w:rPr>
          <w:rStyle w:val="Rimandonotaapidipagina"/>
          <w:rFonts w:ascii="Arial" w:hAnsi="Arial" w:cs="Arial"/>
          <w:bCs/>
        </w:rPr>
        <w:footnoteReference w:id="5"/>
      </w:r>
      <w:r w:rsidR="00F6729B">
        <w:t>;</w:t>
      </w:r>
      <w:r w:rsidRPr="007E4D82">
        <w:t xml:space="preserve"> l’</w:t>
      </w:r>
      <w:r w:rsidRPr="007E4D82">
        <w:rPr>
          <w:i/>
          <w:iCs/>
        </w:rPr>
        <w:t xml:space="preserve">alto rischio </w:t>
      </w:r>
      <w:r w:rsidRPr="007E4D82">
        <w:t>è dovuto alle possibili tracce che vengono lasciate dal cyber criminale. Nessun metodo permette di ottenere il 100% di successo in questa fase, ma anche un tentativo andato male permette di ottenere rilevanti informazioni sul target.</w:t>
      </w:r>
    </w:p>
    <w:p w14:paraId="71FB64E6" w14:textId="50143EF5" w:rsidR="00F90065" w:rsidRPr="007E4D82" w:rsidRDefault="00F90065" w:rsidP="00F90065">
      <w:pPr>
        <w:pStyle w:val="Paragrafoelenco"/>
        <w:numPr>
          <w:ilvl w:val="0"/>
          <w:numId w:val="13"/>
        </w:numPr>
        <w:rPr>
          <w:b/>
          <w:sz w:val="32"/>
          <w:szCs w:val="32"/>
        </w:rPr>
      </w:pPr>
      <w:r w:rsidRPr="007E4D82">
        <w:rPr>
          <w:b/>
        </w:rPr>
        <w:t>Exploitation</w:t>
      </w:r>
      <w:r w:rsidRPr="007E4D82">
        <w:rPr>
          <w:sz w:val="32"/>
          <w:szCs w:val="32"/>
        </w:rPr>
        <w:t>:</w:t>
      </w:r>
      <w:r w:rsidRPr="007E4D82">
        <w:t xml:space="preserve"> fase in cui vengono sfruttate le CVE per eseguire lo script sviluppato precedentemente, molte volte non è sufficiente un solo </w:t>
      </w:r>
      <w:r w:rsidRPr="007E4D82">
        <w:rPr>
          <w:i/>
          <w:iCs/>
        </w:rPr>
        <w:t>exploit</w:t>
      </w:r>
      <w:r w:rsidRPr="007E4D82">
        <w:t xml:space="preserve"> bensì si utilizzano </w:t>
      </w:r>
      <w:r w:rsidRPr="007E4D82">
        <w:rPr>
          <w:i/>
          <w:iCs/>
        </w:rPr>
        <w:t>exploit kit</w:t>
      </w:r>
      <w:r w:rsidRPr="007E4D82">
        <w:rPr>
          <w:rStyle w:val="Rimandonotaapidipagina"/>
          <w:rFonts w:ascii="Arial" w:hAnsi="Arial" w:cs="Arial"/>
          <w:bCs/>
          <w:i/>
          <w:iCs/>
        </w:rPr>
        <w:footnoteReference w:id="6"/>
      </w:r>
      <w:r w:rsidRPr="007E4D82">
        <w:t>.</w:t>
      </w:r>
    </w:p>
    <w:p w14:paraId="545AC84F" w14:textId="77777777" w:rsidR="00F90065" w:rsidRPr="007E4D82" w:rsidRDefault="00F90065" w:rsidP="00F90065">
      <w:pPr>
        <w:pStyle w:val="Paragrafoelenco"/>
        <w:numPr>
          <w:ilvl w:val="0"/>
          <w:numId w:val="13"/>
        </w:numPr>
        <w:rPr>
          <w:b/>
          <w:sz w:val="32"/>
          <w:szCs w:val="32"/>
        </w:rPr>
      </w:pPr>
      <w:r w:rsidRPr="007E4D82">
        <w:rPr>
          <w:b/>
        </w:rPr>
        <w:t>Installation</w:t>
      </w:r>
      <w:r w:rsidRPr="007E4D82">
        <w:rPr>
          <w:sz w:val="32"/>
          <w:szCs w:val="32"/>
        </w:rPr>
        <w:t xml:space="preserve">: </w:t>
      </w:r>
      <w:r w:rsidRPr="007E4D82">
        <w:t xml:space="preserve">prevede l’istallazione del RAT eludendo tutti i sistemi di sicurezza della vittima (ad es. Anti-Virus, Anti-Debugger, Anti-Emulation), tramite l’utilizzo di </w:t>
      </w:r>
      <w:r w:rsidRPr="007E4D82">
        <w:rPr>
          <w:i/>
          <w:iCs/>
        </w:rPr>
        <w:t xml:space="preserve">Rootkit </w:t>
      </w:r>
      <w:r w:rsidRPr="007E4D82">
        <w:t xml:space="preserve">e </w:t>
      </w:r>
      <w:r w:rsidRPr="007E4D82">
        <w:rPr>
          <w:i/>
          <w:iCs/>
        </w:rPr>
        <w:t>Bootkit</w:t>
      </w:r>
      <w:r w:rsidRPr="007E4D82">
        <w:t>, rendendo l’accesso ai sistemi della vittima persistente.</w:t>
      </w:r>
    </w:p>
    <w:p w14:paraId="39C3692C" w14:textId="77BBE892" w:rsidR="00F90065" w:rsidRPr="007E4D82" w:rsidRDefault="00F90065" w:rsidP="00F90065">
      <w:pPr>
        <w:pStyle w:val="Paragrafoelenco"/>
        <w:numPr>
          <w:ilvl w:val="0"/>
          <w:numId w:val="13"/>
        </w:numPr>
        <w:rPr>
          <w:b/>
          <w:sz w:val="32"/>
          <w:szCs w:val="32"/>
        </w:rPr>
      </w:pPr>
      <w:r w:rsidRPr="007E4D82">
        <w:rPr>
          <w:b/>
        </w:rPr>
        <w:lastRenderedPageBreak/>
        <w:t>Command &amp; Controll (C2)</w:t>
      </w:r>
      <w:r w:rsidRPr="007E4D82">
        <w:rPr>
          <w:sz w:val="32"/>
          <w:szCs w:val="32"/>
        </w:rPr>
        <w:t xml:space="preserve">: </w:t>
      </w:r>
      <w:r w:rsidRPr="007E4D82">
        <w:t>in questa fase l’attacker riesce a comunicare con i sistemi infetti</w:t>
      </w:r>
      <w:r w:rsidR="00A54286">
        <w:t>.</w:t>
      </w:r>
      <w:r w:rsidRPr="007E4D82">
        <w:t xml:space="preserve"> </w:t>
      </w:r>
      <w:r w:rsidR="00A54286">
        <w:t>N</w:t>
      </w:r>
      <w:r w:rsidRPr="007E4D82">
        <w:t>egli anni sono nate differenti strutture per portare a termine questo step:</w:t>
      </w:r>
    </w:p>
    <w:p w14:paraId="18A69B19" w14:textId="77777777" w:rsidR="00F90065" w:rsidRPr="007E4D82" w:rsidRDefault="00F90065" w:rsidP="00F9006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Pr="007E4D82">
        <w:t>.</w:t>
      </w:r>
    </w:p>
    <w:p w14:paraId="4A98C6F4" w14:textId="77777777" w:rsidR="00F90065" w:rsidRPr="007E4D82" w:rsidRDefault="00F90065" w:rsidP="00F9006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peer-to-peer</w:t>
      </w:r>
      <w:r w:rsidRPr="007E4D82">
        <w:t>, la quale permette alta scalabilità e tolleranza verso gli errori di trasmissione.</w:t>
      </w:r>
    </w:p>
    <w:p w14:paraId="6215534F" w14:textId="77777777" w:rsidR="00F90065" w:rsidRPr="007E4D82" w:rsidRDefault="00F90065" w:rsidP="00F90065">
      <w:pPr>
        <w:pStyle w:val="Paragrafoelenco"/>
        <w:numPr>
          <w:ilvl w:val="1"/>
          <w:numId w:val="13"/>
        </w:numPr>
        <w:rPr>
          <w:b/>
          <w:sz w:val="32"/>
          <w:szCs w:val="32"/>
        </w:rPr>
      </w:pPr>
      <w:r w:rsidRPr="007E4D82">
        <w:rPr>
          <w:b/>
          <w:i/>
          <w:iCs/>
        </w:rPr>
        <w:t>Struttura basata sui Social Network</w:t>
      </w:r>
      <w:r w:rsidRPr="007E4D82">
        <w:t xml:space="preserve">: permette di passare le informazioni tramite l’utilizzo di social network (es. </w:t>
      </w:r>
      <w:r w:rsidRPr="007E4D82">
        <w:rPr>
          <w:i/>
          <w:iCs/>
        </w:rPr>
        <w:t>Taidoor</w:t>
      </w:r>
      <w:r w:rsidRPr="007E4D82">
        <w:t>)</w:t>
      </w:r>
      <w:r>
        <w:t>.</w:t>
      </w:r>
    </w:p>
    <w:p w14:paraId="6729E147" w14:textId="77777777" w:rsidR="00F90065" w:rsidRPr="005F13DC" w:rsidRDefault="00F90065" w:rsidP="00F90065">
      <w:pPr>
        <w:pStyle w:val="Paragrafoelenco"/>
        <w:numPr>
          <w:ilvl w:val="0"/>
          <w:numId w:val="13"/>
        </w:numPr>
      </w:pPr>
      <w:r w:rsidRPr="007E4D82">
        <w:rPr>
          <w:b/>
        </w:rPr>
        <w:t>Act on Objective</w:t>
      </w:r>
      <w:r w:rsidRPr="00E03D65">
        <w:t xml:space="preserve">: l'ultima fase della Cyber Kill Chain, implica </w:t>
      </w:r>
      <w:r w:rsidRPr="00E03D65">
        <w:rPr>
          <w:i/>
          <w:iCs/>
        </w:rPr>
        <w:t>il raggiungimento dell'obiettivo</w:t>
      </w:r>
      <w:r w:rsidRPr="00E03D65">
        <w:t xml:space="preserve"> </w:t>
      </w:r>
      <w:r w:rsidRPr="00E03D65">
        <w:rPr>
          <w:i/>
          <w:iCs/>
        </w:rPr>
        <w:t>prefissato</w:t>
      </w:r>
      <w:r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5E4241AB" w14:textId="77777777" w:rsidR="00F90065" w:rsidRPr="009E5951" w:rsidRDefault="00F90065" w:rsidP="00F90065">
      <w:pPr>
        <w:pStyle w:val="Titolo2"/>
      </w:pPr>
      <w:bookmarkStart w:id="84" w:name="_Toc171611167"/>
      <w:r w:rsidRPr="009E5951">
        <w:lastRenderedPageBreak/>
        <w:t>APT</w:t>
      </w:r>
      <w:r>
        <w:t xml:space="preserve"> e Indicatori</w:t>
      </w:r>
      <w:bookmarkEnd w:id="84"/>
    </w:p>
    <w:p w14:paraId="2EDE3888" w14:textId="77777777" w:rsidR="00F90065" w:rsidRDefault="00F90065" w:rsidP="00F90065">
      <w:r>
        <w:t xml:space="preserve">Per via dell’avanzamento delle tecnologie difensive del </w:t>
      </w:r>
      <w:r w:rsidRPr="009E5951">
        <w:rPr>
          <w:b/>
          <w:bCs/>
        </w:rPr>
        <w:t>blue team</w:t>
      </w:r>
      <w:r>
        <w:rPr>
          <w:rStyle w:val="Rimandonotaapidipagina"/>
          <w:b/>
          <w:bCs/>
        </w:rPr>
        <w:footnoteReference w:id="7"/>
      </w:r>
      <w:r>
        <w:t xml:space="preserve">, anche il </w:t>
      </w:r>
      <w:r>
        <w:rPr>
          <w:b/>
          <w:bCs/>
        </w:rPr>
        <w:t>red team</w:t>
      </w:r>
      <w:r>
        <w:rPr>
          <w:rStyle w:val="Rimandonotaapidipagina"/>
          <w:b/>
          <w:bCs/>
        </w:rPr>
        <w:footnoteReference w:id="8"/>
      </w:r>
      <w:r>
        <w:t xml:space="preserve"> si è evoluto dando via ad una nuova classe di minacce, denominate </w:t>
      </w:r>
      <w:r>
        <w:rPr>
          <w:b/>
          <w:bCs/>
        </w:rPr>
        <w:t xml:space="preserve">APT </w:t>
      </w:r>
      <w:r>
        <w:t>(</w:t>
      </w:r>
      <w:r>
        <w:rPr>
          <w:b/>
          <w:bCs/>
        </w:rPr>
        <w:t xml:space="preserve">Adavanced </w:t>
      </w:r>
      <w:r w:rsidRPr="00FF64B7">
        <w:rPr>
          <w:rFonts w:eastAsia="SimSun"/>
          <w:b/>
          <w:spacing w:val="0"/>
          <w:lang w:eastAsia="it-IT"/>
        </w:rPr>
        <w:t>Persistent</w:t>
      </w:r>
      <w:r>
        <w:rPr>
          <w:b/>
          <w:bCs/>
        </w:rPr>
        <w:t xml:space="preserve"> Threat</w:t>
      </w:r>
      <w:r>
        <w:t xml:space="preserve">) [9]. </w:t>
      </w:r>
    </w:p>
    <w:p w14:paraId="1E2B731A" w14:textId="77777777" w:rsidR="00F90065" w:rsidRDefault="00F90065" w:rsidP="00F9006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Pr>
          <w:b/>
          <w:bCs/>
        </w:rPr>
        <w:t>e</w:t>
      </w:r>
      <w:r>
        <w:t>.</w:t>
      </w:r>
    </w:p>
    <w:p w14:paraId="03EB810B" w14:textId="77777777" w:rsidR="00F90065" w:rsidRDefault="00F90065" w:rsidP="00F90065">
      <w:pPr>
        <w:rPr>
          <w:u w:val="single"/>
        </w:rPr>
      </w:pPr>
      <w:r>
        <w:t xml:space="preserve">L’unico modo per difendersi da questo tipo di minacce è utilizzare metodi di </w:t>
      </w:r>
      <w:r w:rsidRPr="008D67BA">
        <w:rPr>
          <w:b/>
          <w:bCs/>
          <w:i/>
          <w:iCs/>
        </w:rPr>
        <w:t>Intellience-driven Computer Network Defense</w:t>
      </w:r>
      <w:r>
        <w:t>, cioè un processo continuo basato su una strategia di gestione del rischio che mira a rilevare le minacce, includere le analisi sugli avversari, le loro capacità, obbiettivi e limitazioni.</w:t>
      </w:r>
    </w:p>
    <w:p w14:paraId="7CC2393E" w14:textId="77777777" w:rsidR="00F90065" w:rsidRDefault="00F90065" w:rsidP="00F90065">
      <w:r w:rsidRPr="00FF64B7">
        <w:t xml:space="preserve">Per </w:t>
      </w:r>
      <w:r>
        <w:t>utilizzare questo metodo di rilevazione degli</w:t>
      </w:r>
      <w:r w:rsidRPr="00FF64B7">
        <w:t xml:space="preserv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t xml:space="preserve"> [9] i quali possono essere suddivisi in tre categorie:</w:t>
      </w:r>
    </w:p>
    <w:p w14:paraId="421AECD8" w14:textId="7C5E7599" w:rsidR="00F90065" w:rsidRPr="00B75024" w:rsidRDefault="00F90065" w:rsidP="00F90065">
      <w:pPr>
        <w:pStyle w:val="Paragrafoelenco"/>
        <w:numPr>
          <w:ilvl w:val="0"/>
          <w:numId w:val="19"/>
        </w:numPr>
        <w:rPr>
          <w:u w:val="single"/>
        </w:rPr>
      </w:pPr>
      <w:r w:rsidRPr="00B75024">
        <w:rPr>
          <w:b/>
          <w:bCs/>
        </w:rPr>
        <w:t>Atomici</w:t>
      </w:r>
      <w:r w:rsidRPr="00B75024">
        <w:t>: non posso</w:t>
      </w:r>
      <w:r w:rsidR="00BB1E99">
        <w:t>no</w:t>
      </w:r>
      <w:r w:rsidRPr="00B75024">
        <w:t xml:space="preserve"> essere suddivisi in parti più piccole (come l’indirizzo IP)</w:t>
      </w:r>
      <w:r w:rsidR="00BB1E99">
        <w:t>.</w:t>
      </w:r>
    </w:p>
    <w:p w14:paraId="1DFCF4E9" w14:textId="4ED26318" w:rsidR="00F90065" w:rsidRPr="00B75024" w:rsidRDefault="00F90065" w:rsidP="00F90065">
      <w:pPr>
        <w:pStyle w:val="Paragrafoelenco"/>
        <w:numPr>
          <w:ilvl w:val="0"/>
          <w:numId w:val="19"/>
        </w:numPr>
        <w:rPr>
          <w:u w:val="single"/>
        </w:rPr>
      </w:pPr>
      <w:r w:rsidRPr="00B75024">
        <w:rPr>
          <w:b/>
          <w:bCs/>
        </w:rPr>
        <w:t>Calcolati</w:t>
      </w:r>
      <w:r w:rsidRPr="00B75024">
        <w:t>: derivano da dati coinvolti in un incidente (come i valori hash)</w:t>
      </w:r>
      <w:r w:rsidR="00BB1E99">
        <w:t>.</w:t>
      </w:r>
    </w:p>
    <w:p w14:paraId="0C4C4B57" w14:textId="77777777" w:rsidR="00F90065" w:rsidRPr="00B75024" w:rsidRDefault="00F90065" w:rsidP="00F90065">
      <w:pPr>
        <w:pStyle w:val="Paragrafoelenco"/>
        <w:numPr>
          <w:ilvl w:val="0"/>
          <w:numId w:val="19"/>
        </w:numPr>
        <w:rPr>
          <w:u w:val="single"/>
        </w:rPr>
      </w:pPr>
      <w:r w:rsidRPr="00B75024">
        <w:rPr>
          <w:b/>
          <w:bCs/>
        </w:rPr>
        <w:lastRenderedPageBreak/>
        <w:t>Comportamentali</w:t>
      </w:r>
      <w:r w:rsidRPr="00B75024">
        <w:t>: maggiormente utilizzati, sono collezione di indicatori atomici e calcolati in combinazione logica tra loro.</w:t>
      </w:r>
    </w:p>
    <w:p w14:paraId="54F47BE6" w14:textId="77777777" w:rsidR="00F90065" w:rsidRDefault="00F90065" w:rsidP="00F90065">
      <w:pPr>
        <w:pStyle w:val="Titolo2"/>
        <w:rPr>
          <w:lang w:val="en-US"/>
        </w:rPr>
      </w:pPr>
      <w:bookmarkStart w:id="85" w:name="_Toc171611168"/>
      <w:r>
        <w:rPr>
          <w:lang w:val="en-US"/>
        </w:rPr>
        <w:t xml:space="preserve">CPE </w:t>
      </w:r>
      <w:r w:rsidRPr="00655C8E">
        <w:rPr>
          <w:lang w:val="en-US"/>
        </w:rPr>
        <w:t>–</w:t>
      </w:r>
      <w:r>
        <w:rPr>
          <w:lang w:val="en-US"/>
        </w:rPr>
        <w:t xml:space="preserve"> </w:t>
      </w:r>
      <w:r w:rsidRPr="00C45558">
        <w:rPr>
          <w:lang w:val="en-US"/>
        </w:rPr>
        <w:t>CVE</w:t>
      </w:r>
      <w:r>
        <w:rPr>
          <w:lang w:val="en-US"/>
        </w:rPr>
        <w:t xml:space="preserve"> </w:t>
      </w:r>
      <w:r w:rsidRPr="00655C8E">
        <w:rPr>
          <w:lang w:val="en-US"/>
        </w:rPr>
        <w:t xml:space="preserve">– </w:t>
      </w:r>
      <w:r>
        <w:rPr>
          <w:lang w:val="en-US"/>
        </w:rPr>
        <w:t xml:space="preserve">CWE </w:t>
      </w:r>
      <w:r w:rsidRPr="00655C8E">
        <w:rPr>
          <w:lang w:val="en-US"/>
        </w:rPr>
        <w:t>–</w:t>
      </w:r>
      <w:r>
        <w:rPr>
          <w:lang w:val="en-US"/>
        </w:rPr>
        <w:t xml:space="preserve"> CAPEC </w:t>
      </w:r>
      <w:r w:rsidRPr="00655C8E">
        <w:rPr>
          <w:lang w:val="en-US"/>
        </w:rPr>
        <w:t>–</w:t>
      </w:r>
      <w:r>
        <w:rPr>
          <w:lang w:val="en-US"/>
        </w:rPr>
        <w:t xml:space="preserve"> ATT&amp;CK</w:t>
      </w:r>
      <w:bookmarkEnd w:id="85"/>
    </w:p>
    <w:p w14:paraId="42420C3C" w14:textId="77777777" w:rsidR="00F90065" w:rsidRPr="00563036" w:rsidRDefault="00F90065" w:rsidP="00F9006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w:t>
      </w:r>
      <w:r w:rsidRPr="00643E80">
        <w:rPr>
          <w:b/>
          <w:bCs/>
        </w:rPr>
        <w:t>MITRE Corporation</w:t>
      </w:r>
      <w:r w:rsidRPr="00563036">
        <w:t xml:space="preserve">, le CPE mirano a fornire un modo univoco e standardizzato per identificare e descrivere i prodotti in modo che sia possibile correlarli facilmente con le informazioni sulle </w:t>
      </w:r>
      <w:r w:rsidRPr="00563036">
        <w:rPr>
          <w:b/>
          <w:bCs/>
        </w:rPr>
        <w:t>CVE</w:t>
      </w:r>
      <w:r w:rsidRPr="00563036">
        <w:t>.</w:t>
      </w:r>
    </w:p>
    <w:p w14:paraId="7ADC1FED" w14:textId="2E913364" w:rsidR="00F90065" w:rsidRPr="00563036" w:rsidRDefault="00F90065" w:rsidP="00F90065">
      <w:r w:rsidRPr="00563036">
        <w:t xml:space="preserve">Le </w:t>
      </w:r>
      <w:r w:rsidRPr="00563036">
        <w:rPr>
          <w:b/>
          <w:bCs/>
        </w:rPr>
        <w:t>Common Vulnerabilities and Exposures</w:t>
      </w:r>
      <w:r w:rsidRPr="00563036">
        <w:t xml:space="preserve"> (</w:t>
      </w:r>
      <w:r w:rsidRPr="00563036">
        <w:rPr>
          <w:b/>
          <w:bCs/>
        </w:rPr>
        <w:t>CVE</w:t>
      </w:r>
      <w:r w:rsidRPr="00563036">
        <w:t>) [14] sono un catalogo pubblico di identificatori di vulnerabilità e falle di sicurezza, mantenut</w:t>
      </w:r>
      <w:r>
        <w:t>o anch’esso</w:t>
      </w:r>
      <w:r w:rsidRPr="00563036">
        <w:t xml:space="preserve"> dalla </w:t>
      </w:r>
      <w:r w:rsidRPr="00563036">
        <w:rPr>
          <w:b/>
          <w:bCs/>
        </w:rPr>
        <w:t>MITRE Coporation</w:t>
      </w:r>
      <w:r w:rsidRPr="00563036">
        <w:t>, ormai da anni queste sono uno dei principali metodi di identificazione univoco delle minacce</w:t>
      </w:r>
      <w:r>
        <w:t xml:space="preserve"> su software proprietario</w:t>
      </w:r>
      <w:r w:rsidRPr="00563036">
        <w:t xml:space="preserve">. </w:t>
      </w:r>
    </w:p>
    <w:p w14:paraId="69C1C7E6" w14:textId="77777777" w:rsidR="00F90065" w:rsidRPr="00563036" w:rsidRDefault="00F90065" w:rsidP="00F90065">
      <w:r w:rsidRPr="00563036">
        <w:t>La caratteristica distintiva delle CVE è l'assegnazione di un identificativo unico, o CVE</w:t>
      </w:r>
      <w:r>
        <w:t>-ID</w:t>
      </w:r>
      <w:r w:rsidRPr="00563036">
        <w:t xml:space="preserve">, ad ogni vulnerabilità registrata. Originariamente, dal loro inizio nel 1999, </w:t>
      </w:r>
      <w:r>
        <w:t>i</w:t>
      </w:r>
      <w:r w:rsidRPr="00563036">
        <w:t xml:space="preserve"> CVE</w:t>
      </w:r>
      <w:r>
        <w:t>-ID</w:t>
      </w:r>
      <w:r w:rsidRPr="00563036">
        <w:t xml:space="preser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4A1EA5AF" w14:textId="77777777" w:rsidR="00F90065" w:rsidRPr="00563036" w:rsidRDefault="00F90065" w:rsidP="00F9006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14C71054" w14:textId="6B6BAF41" w:rsidR="00F90065" w:rsidRPr="00563036" w:rsidRDefault="00F90065" w:rsidP="00F9006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w:t>
      </w:r>
      <w:r>
        <w:t xml:space="preserve"> specifiche</w:t>
      </w:r>
      <w:r w:rsidRPr="00563036">
        <w:t>. Mentre le CVE forniscono un catalogo di vulnerabilità specifiche e note, le CWE offrono una vista più astratta, categorizzando tipologie di debolezze che sono comunemente sfruttate dagli aggressori.</w:t>
      </w:r>
    </w:p>
    <w:p w14:paraId="33CA339E" w14:textId="77777777" w:rsidR="00F90065" w:rsidRPr="00563036" w:rsidRDefault="00F90065" w:rsidP="00F9006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6F2B0AB7" w14:textId="1D2F4428" w:rsidR="00F90065" w:rsidRPr="00563036" w:rsidRDefault="00F90065" w:rsidP="00F90065">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lastRenderedPageBreak/>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146F1E9" w14:textId="77777777" w:rsidR="00F90065" w:rsidRDefault="00F90065" w:rsidP="00F90065">
      <w:r>
        <w:t>Dalle CWE inoltre è possibile ricollegarsi ai</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quest’ultimo inoltre sono correlate al </w:t>
      </w:r>
      <w:r w:rsidRPr="00924DD2">
        <w:rPr>
          <w:b/>
          <w:bCs/>
        </w:rPr>
        <w:t>MITRE ATT&amp;CK Framework</w:t>
      </w:r>
      <w:r>
        <w:rPr>
          <w:b/>
          <w:bCs/>
        </w:rPr>
        <w:t xml:space="preserve"> </w:t>
      </w:r>
      <w:r>
        <w:t>(figura 2).</w:t>
      </w:r>
    </w:p>
    <w:p w14:paraId="79BB52FB" w14:textId="2EF646D5" w:rsidR="00084D82" w:rsidRDefault="00F90065" w:rsidP="00F90065">
      <w:pPr>
        <w:jc w:val="center"/>
      </w:pPr>
      <w:r>
        <w:rPr>
          <w:noProof/>
        </w:rPr>
        <w:drawing>
          <wp:inline distT="0" distB="0" distL="0" distR="0" wp14:anchorId="226B5122" wp14:editId="0A145933">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t>Correlazione tra CPE-CVE-CWE-CAPEC-ATT&amp;CK</w:t>
      </w:r>
      <w:r w:rsidRPr="00B75024">
        <w:t xml:space="preserve"> [16]</w:t>
      </w:r>
    </w:p>
    <w:p w14:paraId="0021E261" w14:textId="66A75F06" w:rsidR="00F90065" w:rsidRPr="00924DD2" w:rsidRDefault="00084D82" w:rsidP="00084D82">
      <w:pPr>
        <w:spacing w:before="0" w:after="0" w:line="240" w:lineRule="auto"/>
        <w:jc w:val="left"/>
      </w:pPr>
      <w:r>
        <w:br w:type="page"/>
      </w:r>
    </w:p>
    <w:p w14:paraId="5745DFAF" w14:textId="77777777" w:rsidR="00FA5DA4" w:rsidRPr="007E4D82" w:rsidRDefault="00FA5DA4" w:rsidP="00A329E5">
      <w:pPr>
        <w:pStyle w:val="Titolo1"/>
      </w:pPr>
      <w:bookmarkStart w:id="86" w:name="_Toc171611169"/>
      <w:r w:rsidRPr="007E4D82">
        <w:lastRenderedPageBreak/>
        <w:t xml:space="preserve">Capitolo </w:t>
      </w:r>
      <w:r w:rsidRPr="007D5DF3">
        <w:t>II</w:t>
      </w:r>
      <w:bookmarkStart w:id="87" w:name="_Hlk521509706"/>
      <w:bookmarkEnd w:id="77"/>
      <w:bookmarkEnd w:id="78"/>
      <w:bookmarkEnd w:id="79"/>
      <w:bookmarkEnd w:id="86"/>
    </w:p>
    <w:p w14:paraId="582C527A" w14:textId="6A259954" w:rsidR="00623EC8" w:rsidRDefault="00311F37" w:rsidP="00A329E5">
      <w:pPr>
        <w:pStyle w:val="Sottotitolo"/>
      </w:pPr>
      <w:bookmarkStart w:id="88" w:name="_Toc169085196"/>
      <w:bookmarkStart w:id="89" w:name="_Toc169965273"/>
      <w:bookmarkStart w:id="90" w:name="_Toc169965391"/>
      <w:bookmarkStart w:id="91" w:name="_Toc169972726"/>
      <w:bookmarkStart w:id="92" w:name="_Toc170556567"/>
      <w:bookmarkStart w:id="93" w:name="_Toc170556781"/>
      <w:bookmarkStart w:id="94" w:name="_Toc170556958"/>
      <w:bookmarkStart w:id="95" w:name="_Toc170557044"/>
      <w:bookmarkStart w:id="96" w:name="_Toc170557174"/>
      <w:bookmarkStart w:id="97" w:name="_Toc170557313"/>
      <w:bookmarkStart w:id="98" w:name="_Toc170557419"/>
      <w:bookmarkStart w:id="99" w:name="_Toc170557505"/>
      <w:bookmarkStart w:id="100" w:name="_Toc170557591"/>
      <w:bookmarkStart w:id="101" w:name="_Toc170557771"/>
      <w:bookmarkStart w:id="102" w:name="_Toc170752581"/>
      <w:bookmarkStart w:id="103" w:name="_Toc170752643"/>
      <w:bookmarkStart w:id="104" w:name="_Toc170752713"/>
      <w:bookmarkStart w:id="105" w:name="_Toc170753152"/>
      <w:bookmarkStart w:id="106" w:name="_Toc170753244"/>
      <w:bookmarkStart w:id="107" w:name="_Toc170753322"/>
      <w:bookmarkStart w:id="108" w:name="_Toc170753517"/>
      <w:bookmarkStart w:id="109" w:name="_Toc170753685"/>
      <w:bookmarkStart w:id="110" w:name="_Toc170754784"/>
      <w:bookmarkStart w:id="111" w:name="_Toc170754845"/>
      <w:bookmarkStart w:id="112" w:name="_Toc171611170"/>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Pr="00311F37">
        <w:t>Stato dell’Arte</w:t>
      </w:r>
      <w:bookmarkEnd w:id="112"/>
    </w:p>
    <w:p w14:paraId="3F68F1E0" w14:textId="77777777" w:rsidR="00F90065" w:rsidRPr="00F90065" w:rsidRDefault="00F90065" w:rsidP="00F90065">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13" w:name="_Toc170755065"/>
      <w:bookmarkStart w:id="114" w:name="_Toc170755459"/>
      <w:bookmarkStart w:id="115" w:name="_Toc170755519"/>
      <w:bookmarkStart w:id="116" w:name="_Toc170756399"/>
      <w:bookmarkStart w:id="117" w:name="_Toc170820288"/>
      <w:bookmarkStart w:id="118" w:name="_Toc170822256"/>
      <w:bookmarkStart w:id="119" w:name="_Toc170825460"/>
      <w:bookmarkStart w:id="120" w:name="_Toc170904507"/>
      <w:bookmarkStart w:id="121" w:name="_Toc170904568"/>
      <w:bookmarkStart w:id="122" w:name="_Toc171379811"/>
      <w:bookmarkStart w:id="123" w:name="_Toc171611078"/>
      <w:bookmarkStart w:id="124" w:name="_Toc171611171"/>
      <w:bookmarkEnd w:id="113"/>
      <w:bookmarkEnd w:id="114"/>
      <w:bookmarkEnd w:id="115"/>
      <w:bookmarkEnd w:id="116"/>
      <w:bookmarkEnd w:id="117"/>
      <w:bookmarkEnd w:id="118"/>
      <w:bookmarkEnd w:id="119"/>
      <w:bookmarkEnd w:id="120"/>
      <w:bookmarkEnd w:id="121"/>
      <w:bookmarkEnd w:id="122"/>
      <w:bookmarkEnd w:id="123"/>
      <w:bookmarkEnd w:id="124"/>
    </w:p>
    <w:p w14:paraId="0E65BCC7" w14:textId="428D3CF9" w:rsidR="00F90065" w:rsidRPr="007E4D82" w:rsidRDefault="00F90065" w:rsidP="00F90065">
      <w:pPr>
        <w:pStyle w:val="Titolo2"/>
      </w:pPr>
      <w:bookmarkStart w:id="125" w:name="_Toc171611172"/>
      <w:r w:rsidRPr="007E4D82">
        <w:t>MITRE ATT&amp;CK Framework</w:t>
      </w:r>
      <w:bookmarkEnd w:id="125"/>
    </w:p>
    <w:p w14:paraId="7007C81A" w14:textId="77777777" w:rsidR="00F90065" w:rsidRDefault="00F90065" w:rsidP="00F90065">
      <w:r w:rsidRPr="00F36A4D">
        <w:t xml:space="preserve">In questo scenario in continua evoluzione, il </w:t>
      </w:r>
      <w:r w:rsidRPr="00633B5A">
        <w:t>MITRE ATT&amp;CK Framework</w:t>
      </w:r>
      <w:r w:rsidRPr="00F36A4D">
        <w:t xml:space="preserve"> </w:t>
      </w:r>
      <w:r>
        <w:t xml:space="preserve">[10] </w:t>
      </w:r>
      <w:r w:rsidRPr="00F36A4D">
        <w:t xml:space="preserve">emerge come uno strumento cruciale per la comprensione e la difesa contro </w:t>
      </w:r>
      <w:r>
        <w:t>gli</w:t>
      </w:r>
      <w:r w:rsidRPr="00F36A4D">
        <w:t xml:space="preserv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t>:</w:t>
      </w:r>
    </w:p>
    <w:p w14:paraId="759474EB" w14:textId="77777777" w:rsidR="00F90065" w:rsidRPr="00B75024" w:rsidRDefault="00F90065" w:rsidP="00F90065">
      <w:pPr>
        <w:pStyle w:val="Paragrafoelenco"/>
        <w:numPr>
          <w:ilvl w:val="0"/>
          <w:numId w:val="20"/>
        </w:numPr>
      </w:pPr>
      <w:r w:rsidRPr="00B75024">
        <w:t xml:space="preserve">le </w:t>
      </w:r>
      <w:r w:rsidRPr="00B75024">
        <w:rPr>
          <w:i/>
          <w:iCs/>
        </w:rPr>
        <w:t>tattiche</w:t>
      </w:r>
      <w:r w:rsidRPr="00B75024">
        <w:t xml:space="preserve"> (</w:t>
      </w:r>
      <w:r w:rsidRPr="00B75024">
        <w:rPr>
          <w:b/>
          <w:bCs/>
        </w:rPr>
        <w:t>tactics</w:t>
      </w:r>
      <w:r w:rsidRPr="00B75024">
        <w:t xml:space="preserve">) e le </w:t>
      </w:r>
      <w:r w:rsidRPr="00B75024">
        <w:rPr>
          <w:i/>
          <w:iCs/>
        </w:rPr>
        <w:t xml:space="preserve">tecniche </w:t>
      </w:r>
      <w:r w:rsidRPr="00B75024">
        <w:t>(</w:t>
      </w:r>
      <w:r w:rsidRPr="00B75024">
        <w:rPr>
          <w:b/>
          <w:bCs/>
        </w:rPr>
        <w:t>attack patterns</w:t>
      </w:r>
      <w:r w:rsidRPr="00B75024">
        <w:t xml:space="preserve">) utilizzate dagli aggressori nelle loro campagne malevole, anche dette </w:t>
      </w:r>
      <w:r w:rsidRPr="00563036">
        <w:rPr>
          <w:b/>
          <w:bCs/>
        </w:rPr>
        <w:t>Tactics Techniques and Procedures</w:t>
      </w:r>
      <w:r w:rsidRPr="00B75024">
        <w:t xml:space="preserve"> (</w:t>
      </w:r>
      <w:r w:rsidRPr="00B75024">
        <w:rPr>
          <w:b/>
          <w:bCs/>
        </w:rPr>
        <w:t>TTPs</w:t>
      </w:r>
      <w:r w:rsidRPr="00B75024">
        <w:t>)</w:t>
      </w:r>
      <w:r>
        <w:t>;</w:t>
      </w:r>
    </w:p>
    <w:p w14:paraId="5B5655BA" w14:textId="77777777" w:rsidR="00F90065" w:rsidRPr="00B75024" w:rsidRDefault="00F90065" w:rsidP="00F9006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t>;</w:t>
      </w:r>
    </w:p>
    <w:p w14:paraId="1A23B23D" w14:textId="77777777" w:rsidR="00F90065" w:rsidRPr="00B75024" w:rsidRDefault="00F90065" w:rsidP="00F90065">
      <w:pPr>
        <w:pStyle w:val="Paragrafoelenco"/>
        <w:numPr>
          <w:ilvl w:val="0"/>
          <w:numId w:val="20"/>
        </w:numPr>
      </w:pPr>
      <w:r w:rsidRPr="00B75024">
        <w:t xml:space="preserve">metodi di </w:t>
      </w:r>
      <w:r w:rsidRPr="00B75024">
        <w:rPr>
          <w:i/>
          <w:iCs/>
        </w:rPr>
        <w:t>mitigazione</w:t>
      </w:r>
      <w:r w:rsidRPr="00B75024">
        <w:t xml:space="preserve"> (</w:t>
      </w:r>
      <w:r w:rsidRPr="00B75024">
        <w:rPr>
          <w:b/>
          <w:bCs/>
        </w:rPr>
        <w:t>course of action</w:t>
      </w:r>
      <w:r w:rsidRPr="00B75024">
        <w:t>)</w:t>
      </w:r>
      <w:r>
        <w:t>;</w:t>
      </w:r>
    </w:p>
    <w:p w14:paraId="667996B0" w14:textId="77777777" w:rsidR="00F90065" w:rsidRPr="00B75024" w:rsidRDefault="00F90065" w:rsidP="00F9006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t>;</w:t>
      </w:r>
    </w:p>
    <w:p w14:paraId="6196D78B" w14:textId="77777777" w:rsidR="00F90065" w:rsidRDefault="00F90065" w:rsidP="00F90065">
      <w:pPr>
        <w:pStyle w:val="Paragrafoelenco"/>
        <w:numPr>
          <w:ilvl w:val="0"/>
          <w:numId w:val="20"/>
        </w:numPr>
      </w:pPr>
      <w:r w:rsidRPr="00B75024">
        <w:t xml:space="preserve">dispositivi/sistemi comunemente presenti in ambienti industriali </w:t>
      </w:r>
      <w:r>
        <w:t xml:space="preserve">che possono soffrire in casi di attacchi informatici </w:t>
      </w:r>
      <w:r w:rsidRPr="00B75024">
        <w:t>(</w:t>
      </w:r>
      <w:r w:rsidRPr="00B75024">
        <w:rPr>
          <w:b/>
          <w:bCs/>
        </w:rPr>
        <w:t>asset</w:t>
      </w:r>
      <w:r w:rsidRPr="00B75024">
        <w:t>)</w:t>
      </w:r>
      <w:r>
        <w:t>;</w:t>
      </w:r>
    </w:p>
    <w:p w14:paraId="72D7E821" w14:textId="77777777" w:rsidR="00F90065" w:rsidRPr="00B75024" w:rsidRDefault="00F90065" w:rsidP="00F90065">
      <w:pPr>
        <w:pStyle w:val="Paragrafoelenco"/>
        <w:numPr>
          <w:ilvl w:val="0"/>
          <w:numId w:val="20"/>
        </w:numPr>
      </w:pPr>
      <w:r>
        <w:t>tool/malware frequentemente usati dal red team per compiere azioni malevole (</w:t>
      </w:r>
      <w:r>
        <w:rPr>
          <w:b/>
          <w:bCs/>
        </w:rPr>
        <w:t>software</w:t>
      </w:r>
      <w:r>
        <w:t>).</w:t>
      </w:r>
    </w:p>
    <w:p w14:paraId="5FF124C2" w14:textId="77777777" w:rsidR="00F90065" w:rsidRPr="00285B1B" w:rsidRDefault="00F90065" w:rsidP="00F90065">
      <w:pPr>
        <w:rPr>
          <w:u w:val="single"/>
        </w:rPr>
      </w:pPr>
      <w:r w:rsidRPr="00285B1B">
        <w:lastRenderedPageBreak/>
        <w:t>Il framework mette a disposizione 3 matrici in modo da suddividere l</w:t>
      </w:r>
      <w:r>
        <w:t>’ambiente in cui gli attacchi possano avvenire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11C2089" w14:textId="77777777" w:rsidR="00F90065" w:rsidRPr="00F20B85" w:rsidRDefault="00F90065" w:rsidP="00F90065">
      <w:pPr>
        <w:rPr>
          <w:u w:val="single"/>
        </w:rPr>
      </w:pPr>
      <w:r>
        <w:t xml:space="preserve">Le </w:t>
      </w:r>
      <w:r w:rsidRPr="00F20B85">
        <w:rPr>
          <w:i/>
          <w:iCs/>
        </w:rPr>
        <w:t>tattiche</w:t>
      </w:r>
      <w:r>
        <w:t xml:space="preserve"> descritte </w:t>
      </w:r>
      <w:r w:rsidRPr="00F20B85">
        <w:t>nel</w:t>
      </w:r>
      <w:r>
        <w:t xml:space="preserve"> framework, nonché le colonne della matrice, sono:</w:t>
      </w:r>
    </w:p>
    <w:p w14:paraId="6F18FD7C" w14:textId="2B68A174" w:rsidR="00F90065" w:rsidRPr="00633B5A" w:rsidRDefault="00F90065" w:rsidP="00F90065">
      <w:pPr>
        <w:pStyle w:val="Paragrafoelenco"/>
        <w:numPr>
          <w:ilvl w:val="0"/>
          <w:numId w:val="14"/>
        </w:numPr>
      </w:pPr>
      <w:r w:rsidRPr="00633B5A">
        <w:rPr>
          <w:b/>
          <w:bCs/>
        </w:rPr>
        <w:t>Reconnaissance</w:t>
      </w:r>
      <w:r w:rsidRPr="00633B5A">
        <w:t xml:space="preserve">: </w:t>
      </w:r>
      <w:r w:rsidR="00497D0B">
        <w:t>r</w:t>
      </w:r>
      <w:r w:rsidRPr="00633B5A">
        <w:t>accogliere informazioni che possono essere utilizzate per pianificare futuri attacchi.</w:t>
      </w:r>
    </w:p>
    <w:p w14:paraId="2CC17675" w14:textId="64D0C868" w:rsidR="00F90065" w:rsidRPr="00633B5A" w:rsidRDefault="00F90065" w:rsidP="00F90065">
      <w:pPr>
        <w:pStyle w:val="Paragrafoelenco"/>
        <w:numPr>
          <w:ilvl w:val="0"/>
          <w:numId w:val="14"/>
        </w:numPr>
      </w:pPr>
      <w:r w:rsidRPr="00633B5A">
        <w:rPr>
          <w:b/>
          <w:bCs/>
        </w:rPr>
        <w:t>Resource</w:t>
      </w:r>
      <w:r w:rsidRPr="00633B5A">
        <w:t xml:space="preserve"> </w:t>
      </w:r>
      <w:r w:rsidRPr="00633B5A">
        <w:rPr>
          <w:b/>
          <w:bCs/>
        </w:rPr>
        <w:t>Development</w:t>
      </w:r>
      <w:r w:rsidRPr="00633B5A">
        <w:t xml:space="preserve">: </w:t>
      </w:r>
      <w:r w:rsidR="00497D0B">
        <w:t>c</w:t>
      </w:r>
      <w:r w:rsidRPr="00633B5A">
        <w:t>reare e gestire risorse utilizzate per supportare le operazioni offensive.</w:t>
      </w:r>
    </w:p>
    <w:p w14:paraId="14EA3C73" w14:textId="32202E12" w:rsidR="00F90065" w:rsidRPr="00633B5A" w:rsidRDefault="00F90065" w:rsidP="00F90065">
      <w:pPr>
        <w:pStyle w:val="Paragrafoelenco"/>
        <w:numPr>
          <w:ilvl w:val="0"/>
          <w:numId w:val="14"/>
        </w:numPr>
      </w:pPr>
      <w:r w:rsidRPr="00633B5A">
        <w:rPr>
          <w:b/>
          <w:bCs/>
        </w:rPr>
        <w:t>Initial</w:t>
      </w:r>
      <w:r w:rsidRPr="00633B5A">
        <w:t xml:space="preserve"> </w:t>
      </w:r>
      <w:r w:rsidRPr="00633B5A">
        <w:rPr>
          <w:b/>
          <w:bCs/>
        </w:rPr>
        <w:t>Access</w:t>
      </w:r>
      <w:r w:rsidRPr="00633B5A">
        <w:t xml:space="preserve">: </w:t>
      </w:r>
      <w:r w:rsidR="00497D0B">
        <w:t>g</w:t>
      </w:r>
      <w:r w:rsidRPr="00633B5A">
        <w:t>uadagnare l'ingresso nel network o nel sistema della vittima.</w:t>
      </w:r>
    </w:p>
    <w:p w14:paraId="791DC85D" w14:textId="2C3C6680" w:rsidR="00F90065" w:rsidRPr="00633B5A" w:rsidRDefault="00F90065" w:rsidP="00F90065">
      <w:pPr>
        <w:pStyle w:val="Paragrafoelenco"/>
        <w:numPr>
          <w:ilvl w:val="0"/>
          <w:numId w:val="14"/>
        </w:numPr>
      </w:pPr>
      <w:r w:rsidRPr="00F20B85">
        <w:rPr>
          <w:b/>
          <w:bCs/>
        </w:rPr>
        <w:t>Execution</w:t>
      </w:r>
      <w:r w:rsidRPr="00633B5A">
        <w:t xml:space="preserve">: </w:t>
      </w:r>
      <w:r w:rsidR="00497D0B">
        <w:t>e</w:t>
      </w:r>
      <w:r w:rsidRPr="00633B5A">
        <w:t>seguire codice malevolo sul sistema della vittima per portare avanti l'attacco.</w:t>
      </w:r>
    </w:p>
    <w:p w14:paraId="069C87A8" w14:textId="2156B3EC" w:rsidR="00F90065" w:rsidRPr="00633B5A" w:rsidRDefault="00F90065" w:rsidP="00F90065">
      <w:pPr>
        <w:pStyle w:val="Paragrafoelenco"/>
        <w:numPr>
          <w:ilvl w:val="0"/>
          <w:numId w:val="14"/>
        </w:numPr>
      </w:pPr>
      <w:r w:rsidRPr="00F20B85">
        <w:rPr>
          <w:b/>
          <w:bCs/>
        </w:rPr>
        <w:t>Persistence</w:t>
      </w:r>
      <w:r w:rsidRPr="00633B5A">
        <w:t xml:space="preserve">: </w:t>
      </w:r>
      <w:r w:rsidR="00497D0B">
        <w:t>m</w:t>
      </w:r>
      <w:r w:rsidRPr="00633B5A">
        <w:t>antenere l'accesso a lungo termine ai sistemi compromessi attraverso vari metodi, nonostante i riavvii e i cambiamenti di credenziali.</w:t>
      </w:r>
    </w:p>
    <w:p w14:paraId="3E0CF2DA" w14:textId="5AF71987" w:rsidR="00F90065" w:rsidRPr="00633B5A" w:rsidRDefault="00F90065" w:rsidP="00F90065">
      <w:pPr>
        <w:pStyle w:val="Paragrafoelenco"/>
        <w:numPr>
          <w:ilvl w:val="0"/>
          <w:numId w:val="14"/>
        </w:numPr>
      </w:pPr>
      <w:r w:rsidRPr="00F20B85">
        <w:rPr>
          <w:b/>
          <w:bCs/>
        </w:rPr>
        <w:t>Privilege</w:t>
      </w:r>
      <w:r w:rsidRPr="00633B5A">
        <w:t xml:space="preserve"> </w:t>
      </w:r>
      <w:r w:rsidRPr="00F20B85">
        <w:rPr>
          <w:b/>
          <w:bCs/>
        </w:rPr>
        <w:t>Escalation</w:t>
      </w:r>
      <w:r w:rsidRPr="00633B5A">
        <w:t xml:space="preserve">: </w:t>
      </w:r>
      <w:r w:rsidR="00497D0B">
        <w:t>o</w:t>
      </w:r>
      <w:r w:rsidRPr="00633B5A">
        <w:t>ttenere livelli di accesso superiori sul sistema o network compromesso, spesso ottenendo privilegi di amministrazione.</w:t>
      </w:r>
    </w:p>
    <w:p w14:paraId="11CD5F3A" w14:textId="62C1B0D2" w:rsidR="00F90065" w:rsidRPr="00633B5A" w:rsidRDefault="00F90065" w:rsidP="00F90065">
      <w:pPr>
        <w:pStyle w:val="Paragrafoelenco"/>
        <w:numPr>
          <w:ilvl w:val="0"/>
          <w:numId w:val="14"/>
        </w:numPr>
      </w:pPr>
      <w:r w:rsidRPr="00F20B85">
        <w:rPr>
          <w:b/>
          <w:bCs/>
        </w:rPr>
        <w:t>Defense</w:t>
      </w:r>
      <w:r w:rsidRPr="00633B5A">
        <w:t xml:space="preserve"> </w:t>
      </w:r>
      <w:r w:rsidRPr="00F20B85">
        <w:rPr>
          <w:b/>
          <w:bCs/>
        </w:rPr>
        <w:t>Evasion</w:t>
      </w:r>
      <w:r w:rsidRPr="00633B5A">
        <w:t xml:space="preserve">: </w:t>
      </w:r>
      <w:r w:rsidR="00497D0B">
        <w:t>e</w:t>
      </w:r>
      <w:r w:rsidRPr="00633B5A">
        <w:t>vitare il rilevamento attraverso diversi mezzi, includendo la modifica del codice malevolo e l'abuso di strumenti legittimi.</w:t>
      </w:r>
    </w:p>
    <w:p w14:paraId="0ECAF93C" w14:textId="6812B562" w:rsidR="00F90065" w:rsidRPr="00633B5A" w:rsidRDefault="00F90065" w:rsidP="00F90065">
      <w:pPr>
        <w:pStyle w:val="Paragrafoelenco"/>
        <w:numPr>
          <w:ilvl w:val="0"/>
          <w:numId w:val="14"/>
        </w:numPr>
      </w:pPr>
      <w:r w:rsidRPr="00F20B85">
        <w:rPr>
          <w:b/>
          <w:bCs/>
        </w:rPr>
        <w:t>Credential</w:t>
      </w:r>
      <w:r w:rsidRPr="00633B5A">
        <w:t xml:space="preserve"> </w:t>
      </w:r>
      <w:r w:rsidRPr="00F20B85">
        <w:rPr>
          <w:b/>
          <w:bCs/>
        </w:rPr>
        <w:t>Access</w:t>
      </w:r>
      <w:r w:rsidRPr="00633B5A">
        <w:t xml:space="preserve">: </w:t>
      </w:r>
      <w:r w:rsidR="00497D0B">
        <w:t>r</w:t>
      </w:r>
      <w:r w:rsidRPr="00633B5A">
        <w:t>ubare credenziali come nomi utente e password per ottenere ulteriore accesso all'interno dell'ambiente della vittima.</w:t>
      </w:r>
    </w:p>
    <w:p w14:paraId="1BC81903" w14:textId="1C6C5B39" w:rsidR="00F90065" w:rsidRPr="00633B5A" w:rsidRDefault="00F90065" w:rsidP="00F90065">
      <w:pPr>
        <w:pStyle w:val="Paragrafoelenco"/>
        <w:numPr>
          <w:ilvl w:val="0"/>
          <w:numId w:val="14"/>
        </w:numPr>
      </w:pPr>
      <w:r w:rsidRPr="00F20B85">
        <w:rPr>
          <w:b/>
          <w:bCs/>
        </w:rPr>
        <w:lastRenderedPageBreak/>
        <w:t>Discovery</w:t>
      </w:r>
      <w:r w:rsidRPr="00633B5A">
        <w:t xml:space="preserve">: </w:t>
      </w:r>
      <w:r w:rsidR="00497D0B">
        <w:t>r</w:t>
      </w:r>
      <w:r w:rsidRPr="00633B5A">
        <w:t>accogliere informazioni sull'ambiente interno per orientare gli attacchi successivi.</w:t>
      </w:r>
    </w:p>
    <w:p w14:paraId="667453FD" w14:textId="529D2391" w:rsidR="00F90065" w:rsidRPr="00633B5A" w:rsidRDefault="00F90065" w:rsidP="00F90065">
      <w:pPr>
        <w:pStyle w:val="Paragrafoelenco"/>
        <w:numPr>
          <w:ilvl w:val="0"/>
          <w:numId w:val="14"/>
        </w:numPr>
      </w:pPr>
      <w:r w:rsidRPr="00F20B85">
        <w:rPr>
          <w:b/>
          <w:bCs/>
        </w:rPr>
        <w:t>Lateral</w:t>
      </w:r>
      <w:r w:rsidRPr="00633B5A">
        <w:t xml:space="preserve"> </w:t>
      </w:r>
      <w:r w:rsidRPr="00F20B85">
        <w:rPr>
          <w:b/>
          <w:bCs/>
        </w:rPr>
        <w:t>Movement</w:t>
      </w:r>
      <w:r w:rsidRPr="00633B5A">
        <w:t xml:space="preserve">: </w:t>
      </w:r>
      <w:r w:rsidR="00497D0B">
        <w:t>m</w:t>
      </w:r>
      <w:r w:rsidRPr="00633B5A">
        <w:t>uoversi attraverso la rete per accedere a ulteriori sistemi e informazioni.</w:t>
      </w:r>
    </w:p>
    <w:p w14:paraId="17C71131" w14:textId="17A60432" w:rsidR="00F90065" w:rsidRPr="00633B5A" w:rsidRDefault="00F90065" w:rsidP="00F90065">
      <w:pPr>
        <w:pStyle w:val="Paragrafoelenco"/>
        <w:numPr>
          <w:ilvl w:val="0"/>
          <w:numId w:val="14"/>
        </w:numPr>
      </w:pPr>
      <w:r w:rsidRPr="00F20B85">
        <w:rPr>
          <w:b/>
          <w:bCs/>
        </w:rPr>
        <w:t>Collection</w:t>
      </w:r>
      <w:r w:rsidRPr="00633B5A">
        <w:t xml:space="preserve">: </w:t>
      </w:r>
      <w:r w:rsidR="00497D0B">
        <w:t>r</w:t>
      </w:r>
      <w:r w:rsidRPr="00633B5A">
        <w:t>accogliere dati di valore dall'ambiente della vittima.</w:t>
      </w:r>
    </w:p>
    <w:p w14:paraId="4AEB3714" w14:textId="0F255538" w:rsidR="00F90065" w:rsidRPr="00633B5A" w:rsidRDefault="00F90065" w:rsidP="00F90065">
      <w:pPr>
        <w:pStyle w:val="Paragrafoelenco"/>
        <w:numPr>
          <w:ilvl w:val="0"/>
          <w:numId w:val="14"/>
        </w:numPr>
      </w:pPr>
      <w:r w:rsidRPr="00F20B85">
        <w:rPr>
          <w:b/>
          <w:bCs/>
        </w:rPr>
        <w:t>Command</w:t>
      </w:r>
      <w:r w:rsidRPr="00633B5A">
        <w:t xml:space="preserve"> </w:t>
      </w:r>
      <w:r w:rsidRPr="00F20B85">
        <w:rPr>
          <w:b/>
          <w:bCs/>
        </w:rPr>
        <w:t>and</w:t>
      </w:r>
      <w:r w:rsidRPr="00633B5A">
        <w:t xml:space="preserve"> </w:t>
      </w:r>
      <w:r w:rsidRPr="00F20B85">
        <w:rPr>
          <w:b/>
          <w:bCs/>
        </w:rPr>
        <w:t>Control</w:t>
      </w:r>
      <w:r w:rsidRPr="00633B5A">
        <w:t xml:space="preserve"> (C2): </w:t>
      </w:r>
      <w:r w:rsidR="00497D0B">
        <w:t>c</w:t>
      </w:r>
      <w:r w:rsidRPr="00633B5A">
        <w:t>omunicare con i sistemi compromessi per controllarli a distanza.</w:t>
      </w:r>
    </w:p>
    <w:p w14:paraId="3CACCF89" w14:textId="730E196C" w:rsidR="00F90065" w:rsidRDefault="00F90065" w:rsidP="00F90065">
      <w:pPr>
        <w:pStyle w:val="Paragrafoelenco"/>
        <w:numPr>
          <w:ilvl w:val="0"/>
          <w:numId w:val="14"/>
        </w:numPr>
      </w:pPr>
      <w:r w:rsidRPr="00F20B85">
        <w:rPr>
          <w:b/>
          <w:bCs/>
        </w:rPr>
        <w:t>Exfiltration</w:t>
      </w:r>
      <w:r w:rsidRPr="00633B5A">
        <w:t xml:space="preserve">: </w:t>
      </w:r>
      <w:r w:rsidR="00497D0B">
        <w:t>t</w:t>
      </w:r>
      <w:r w:rsidRPr="00633B5A">
        <w:t>rasferire dati da un computer o rete compromessi a un luogo controllato dall'aggressore.</w:t>
      </w:r>
    </w:p>
    <w:p w14:paraId="4CA2895E" w14:textId="2EA2D529" w:rsidR="00F90065" w:rsidRDefault="00F90065" w:rsidP="00F90065">
      <w:pPr>
        <w:pStyle w:val="Paragrafoelenco"/>
        <w:numPr>
          <w:ilvl w:val="0"/>
          <w:numId w:val="14"/>
        </w:numPr>
      </w:pPr>
      <w:r w:rsidRPr="00AF51D6">
        <w:rPr>
          <w:b/>
          <w:bCs/>
        </w:rPr>
        <w:t>Impair Process Control</w:t>
      </w:r>
      <w:r>
        <w:t xml:space="preserve">: </w:t>
      </w:r>
      <w:r w:rsidR="00497D0B">
        <w:t>t</w:t>
      </w:r>
      <w:r>
        <w:t xml:space="preserve">ecniche che portano a manipolare, danneggiare e/o disabilitare processi di controllo fisici. </w:t>
      </w:r>
    </w:p>
    <w:p w14:paraId="127CC9BF" w14:textId="00647AEB" w:rsidR="00F90065" w:rsidRPr="00AF51D6" w:rsidRDefault="00F90065" w:rsidP="00F90065">
      <w:pPr>
        <w:pStyle w:val="Paragrafoelenco"/>
        <w:numPr>
          <w:ilvl w:val="0"/>
          <w:numId w:val="14"/>
        </w:numPr>
        <w:rPr>
          <w:b/>
          <w:bCs/>
        </w:rPr>
      </w:pPr>
      <w:r w:rsidRPr="00AF51D6">
        <w:rPr>
          <w:b/>
          <w:bCs/>
        </w:rPr>
        <w:t>Inhibit Response Function</w:t>
      </w:r>
      <w:r>
        <w:t xml:space="preserve">: </w:t>
      </w:r>
      <w:r w:rsidR="00497D0B">
        <w:t>i</w:t>
      </w:r>
      <w:r w:rsidRPr="00AF51D6">
        <w:t>mpedire che le funzioni di sicurezza, protezione, garanzia della qualità e intervento dell'operatore rispondano a un guasto, a</w:t>
      </w:r>
      <w:r w:rsidR="00084391">
        <w:t>d</w:t>
      </w:r>
      <w:r w:rsidRPr="00AF51D6">
        <w:t xml:space="preserve"> un pericolo o a</w:t>
      </w:r>
      <w:r w:rsidR="00084391">
        <w:t>d</w:t>
      </w:r>
      <w:r w:rsidRPr="00AF51D6">
        <w:t xml:space="preserve"> uno stato pericoloso</w:t>
      </w:r>
      <w:r>
        <w:t xml:space="preserve"> non fermino le azioni malevole.</w:t>
      </w:r>
    </w:p>
    <w:p w14:paraId="58545BC2" w14:textId="172F2122" w:rsidR="00F90065" w:rsidRDefault="00F90065" w:rsidP="00F90065">
      <w:pPr>
        <w:pStyle w:val="Paragrafoelenco"/>
        <w:numPr>
          <w:ilvl w:val="0"/>
          <w:numId w:val="14"/>
        </w:numPr>
      </w:pPr>
      <w:r w:rsidRPr="00F20B85">
        <w:rPr>
          <w:b/>
          <w:bCs/>
        </w:rPr>
        <w:t>Impact</w:t>
      </w:r>
      <w:r w:rsidRPr="00633B5A">
        <w:t xml:space="preserve">: </w:t>
      </w:r>
      <w:r w:rsidR="00497D0B">
        <w:t>o</w:t>
      </w:r>
      <w:r w:rsidRPr="00633B5A">
        <w:t>perazioni mirate a distruggere, interrompere o compromettere in modo significativo le risorse della vittima.</w:t>
      </w:r>
    </w:p>
    <w:p w14:paraId="3751043C" w14:textId="77777777" w:rsidR="00F90065" w:rsidRDefault="00F90065" w:rsidP="00F90065">
      <w:r>
        <w:t>Nella documentazione del framework in questione sono disponibili vari tool, tra cui:</w:t>
      </w:r>
    </w:p>
    <w:p w14:paraId="3A1C34B5" w14:textId="77777777" w:rsidR="00F90065" w:rsidRPr="002D424F" w:rsidRDefault="00F90065" w:rsidP="00F9006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671EE575" w14:textId="7121D8A2" w:rsidR="00F90065" w:rsidRPr="002D424F" w:rsidRDefault="00F90065" w:rsidP="00F90065">
      <w:pPr>
        <w:pStyle w:val="Paragrafoelenco"/>
        <w:numPr>
          <w:ilvl w:val="0"/>
          <w:numId w:val="16"/>
        </w:numPr>
        <w:rPr>
          <w:u w:val="single"/>
        </w:rPr>
      </w:pPr>
      <w:r w:rsidRPr="002D424F">
        <w:rPr>
          <w:b/>
          <w:bCs/>
        </w:rPr>
        <w:lastRenderedPageBreak/>
        <w:t>Python Utilities</w:t>
      </w:r>
      <w:r w:rsidRPr="002D424F">
        <w:t>: prevede una l</w:t>
      </w:r>
      <w:r>
        <w:t>ibreria python scaricabile da poter utilizzare per manipolare e</w:t>
      </w:r>
      <w:r w:rsidR="003D2B12">
        <w:t>d</w:t>
      </w:r>
      <w:r>
        <w:t xml:space="preserv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t xml:space="preserve"> </w:t>
      </w:r>
    </w:p>
    <w:p w14:paraId="3A884FD1" w14:textId="77777777" w:rsidR="00BB1E99" w:rsidRDefault="00F90065" w:rsidP="00F90065">
      <w:pPr>
        <w:pStyle w:val="Paragrafoelenco"/>
        <w:numPr>
          <w:ilvl w:val="0"/>
          <w:numId w:val="16"/>
        </w:numPr>
      </w:pPr>
      <w:r w:rsidRPr="004B56F5">
        <w:rPr>
          <w:b/>
          <w:bCs/>
        </w:rPr>
        <w:t>ATT&amp;CK Navigator</w:t>
      </w:r>
      <w:r w:rsidRPr="004B56F5">
        <w:t xml:space="preserve">: </w:t>
      </w:r>
      <w:r>
        <w:t>u</w:t>
      </w:r>
      <w:r w:rsidRPr="004B56F5">
        <w:t>n tool web-based progettato specificamente per esplorare la matrice del MITRE ATT&amp;CK, consentendo agli utenti di annotare possibili combinazioni di tecniche per orchestrare un attacco o per ricostruire il percorso seguito dal red team. Questo strumento offre una piattaforma interattiva e facilmente navigabile che permette agli analisti di sicurezza, ai ricercatori e</w:t>
      </w:r>
      <w:r w:rsidR="003D2B12">
        <w:t>d</w:t>
      </w:r>
      <w:r w:rsidRPr="004B56F5">
        <w:t xml:space="preserve"> ai membri dei red team di visualizzare le tattiche e le tecniche descritte nel framework ATT&amp;CK.</w:t>
      </w:r>
    </w:p>
    <w:p w14:paraId="2755B450" w14:textId="0C808C05" w:rsidR="00F90065" w:rsidRPr="004B56F5" w:rsidRDefault="00F90065" w:rsidP="00BB1E99">
      <w:pPr>
        <w:pStyle w:val="Paragrafoelenco"/>
      </w:pPr>
      <w:r w:rsidRPr="004B56F5">
        <w:t>Con il MITRE ATT&amp;CK Navigator, gli utenti possono creare "</w:t>
      </w:r>
      <w:r w:rsidRPr="007D63D0">
        <w:rPr>
          <w:b/>
          <w:bCs/>
        </w:rPr>
        <w:t>layer</w:t>
      </w:r>
      <w:r w:rsidRPr="004B56F5">
        <w:t xml:space="preserve">" personalizzati che evidenziano specifici insiemi di tecniche utilizzate in scenari di attacco noti o ipotetici </w:t>
      </w:r>
      <w:r w:rsidRPr="007D63D0">
        <w:rPr>
          <w:b/>
          <w:bCs/>
        </w:rPr>
        <w:t xml:space="preserve">facilitando l'analisi delle minacce </w:t>
      </w:r>
      <w:r w:rsidRPr="004B56F5">
        <w:t xml:space="preserve">e la </w:t>
      </w:r>
      <w:r w:rsidRPr="007D63D0">
        <w:rPr>
          <w:b/>
          <w:bCs/>
        </w:rPr>
        <w:t>pianificazione della difesa</w:t>
      </w:r>
      <w:r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w:t>
      </w:r>
      <w:r w:rsidR="003D2B12">
        <w:t xml:space="preserve"> I</w:t>
      </w:r>
      <w:r w:rsidRPr="004B56F5">
        <w:t>l Navigator</w:t>
      </w:r>
      <w:r w:rsidR="003D2B12">
        <w:t>, inoltre,</w:t>
      </w:r>
      <w:r w:rsidRPr="004B56F5">
        <w:t xml:space="preserve"> consente la condivisione e la collaborazione tra i team rendendo più semplice la disseminazione delle informazioni sulle minacce e l'aggiornamento delle conoscenze sulla sicurezza informatica</w:t>
      </w:r>
      <w:r>
        <w:t xml:space="preserve"> (figura 3)</w:t>
      </w:r>
      <w:r w:rsidRPr="004B56F5">
        <w:t>.</w:t>
      </w:r>
    </w:p>
    <w:p w14:paraId="1DF32FBD" w14:textId="77777777" w:rsidR="00F90065" w:rsidRDefault="00F90065" w:rsidP="00F90065">
      <w:pPr>
        <w:jc w:val="center"/>
      </w:pPr>
      <w:r w:rsidRPr="00224F25">
        <w:rPr>
          <w:noProof/>
        </w:rPr>
        <w:lastRenderedPageBreak/>
        <w:drawing>
          <wp:inline distT="0" distB="0" distL="0" distR="0" wp14:anchorId="32A7B58A" wp14:editId="66EC2BE6">
            <wp:extent cx="5002876" cy="23993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13211" cy="2452302"/>
                    </a:xfrm>
                    <a:prstGeom prst="rect">
                      <a:avLst/>
                    </a:prstGeom>
                    <a:ln>
                      <a:noFill/>
                    </a:ln>
                    <a:extLst>
                      <a:ext uri="{53640926-AAD7-44D8-BBD7-CCE9431645EC}">
                        <a14:shadowObscured xmlns:a14="http://schemas.microsoft.com/office/drawing/2010/main"/>
                      </a:ext>
                    </a:extLst>
                  </pic:spPr>
                </pic:pic>
              </a:graphicData>
            </a:graphic>
          </wp:inline>
        </w:drawing>
      </w:r>
    </w:p>
    <w:p w14:paraId="157B34DD" w14:textId="77777777" w:rsidR="00F90065" w:rsidRPr="00B75024" w:rsidRDefault="00F90065" w:rsidP="00F90065">
      <w:pPr>
        <w:jc w:val="center"/>
        <w:rPr>
          <w:color w:val="C00000"/>
        </w:rPr>
      </w:pPr>
      <w:r w:rsidRPr="00B75024">
        <w:t>Figura 3: Esempio di utilizzo del MITRE ATT&amp;CK Navigator</w:t>
      </w:r>
      <w:r w:rsidRPr="00B75024">
        <w:br/>
        <w:t xml:space="preserve">studio dell’unione </w:t>
      </w:r>
      <w:r>
        <w:t xml:space="preserve">di </w:t>
      </w:r>
      <w:r w:rsidRPr="00B75024">
        <w:rPr>
          <w:color w:val="92D050"/>
        </w:rPr>
        <w:t>APT3</w:t>
      </w:r>
      <w:r w:rsidRPr="00B75024">
        <w:t xml:space="preserve">, </w:t>
      </w:r>
      <w:r w:rsidRPr="00B75024">
        <w:rPr>
          <w:color w:val="BF8F00" w:themeColor="accent4" w:themeShade="BF"/>
        </w:rPr>
        <w:t>APT29</w:t>
      </w:r>
      <w:r w:rsidRPr="00B75024">
        <w:t xml:space="preserve">, </w:t>
      </w:r>
      <w:r w:rsidRPr="00B75024">
        <w:rPr>
          <w:color w:val="C00000"/>
        </w:rPr>
        <w:t>APT3+APT29</w:t>
      </w:r>
    </w:p>
    <w:p w14:paraId="5611970C" w14:textId="77777777" w:rsidR="00F90065" w:rsidRDefault="00F90065" w:rsidP="00F90065">
      <w:pPr>
        <w:pStyle w:val="Titolo2"/>
      </w:pPr>
      <w:bookmarkStart w:id="126" w:name="_Toc171611173"/>
      <w:r w:rsidRPr="009E5951">
        <w:t>MITRE ATLAS – Nuove tecnologie e nuove minacce</w:t>
      </w:r>
      <w:bookmarkEnd w:id="126"/>
    </w:p>
    <w:p w14:paraId="7BDC9B0C" w14:textId="5F093E5E" w:rsidR="00F90065" w:rsidRDefault="00F90065" w:rsidP="00F90065">
      <w:r w:rsidRPr="00B9533E">
        <w:t>Con l'ascesa e l'espansione delle tecnologie d</w:t>
      </w:r>
      <w:r w:rsidR="00BF79BD">
        <w:t>ell’</w:t>
      </w:r>
      <w:r w:rsidRPr="00B9533E">
        <w:t>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59350695" w14:textId="00AA8428" w:rsidR="00F90065" w:rsidRPr="00AF51D6" w:rsidRDefault="00F90065" w:rsidP="00F90065">
      <w:r>
        <w:t xml:space="preserve">Con lo scopo di colmare il divario di conoscenza tra il red team e il blu team è nato il nuovo framework </w:t>
      </w:r>
      <w:r w:rsidRPr="00B9533E">
        <w:rPr>
          <w:b/>
          <w:bCs/>
        </w:rPr>
        <w:t>Mitre</w:t>
      </w:r>
      <w:r>
        <w:rPr>
          <w:b/>
          <w:bCs/>
        </w:rPr>
        <w:t xml:space="preserve"> ATLAS </w:t>
      </w:r>
      <w:r>
        <w:t>(</w:t>
      </w:r>
      <w:r w:rsidRPr="00484A22">
        <w:rPr>
          <w:b/>
          <w:bCs/>
          <w:i/>
          <w:iCs/>
        </w:rPr>
        <w:t>Adversarial Threat Landscape for Artificial-Intelligence Systems</w:t>
      </w:r>
      <w:r>
        <w:t>) [11], complementare al precedente Mitre ATT&amp;CK.</w:t>
      </w:r>
    </w:p>
    <w:p w14:paraId="624A5945" w14:textId="77777777" w:rsidR="00F90065" w:rsidRDefault="00F90065" w:rsidP="00F90065">
      <w:r w:rsidRPr="00AF51D6">
        <w:t xml:space="preserve">La maggiore differenza tra il MITRE ATT&amp;CK Framework e ATLAS risiede principalmente nel modo in cui entrambi approcciano la categorizzazione e la rappresentazione delle tattiche utilizzate </w:t>
      </w:r>
      <w:r w:rsidRPr="00AF51D6">
        <w:lastRenderedPageBreak/>
        <w:t>dagli aggressori nel corso di un attacco informatico.</w:t>
      </w:r>
      <w:r>
        <w:t xml:space="preserve"> Nel secondo le tattiche utilizzate dagli attacker sono:</w:t>
      </w:r>
    </w:p>
    <w:p w14:paraId="594F8F6C" w14:textId="77777777" w:rsidR="00F90065" w:rsidRPr="00AF51D6" w:rsidRDefault="00F90065" w:rsidP="00F90065">
      <w:pPr>
        <w:pStyle w:val="Paragrafoelenco"/>
        <w:numPr>
          <w:ilvl w:val="0"/>
          <w:numId w:val="15"/>
        </w:numPr>
      </w:pPr>
      <w:r w:rsidRPr="00AF51D6">
        <w:t>Reconnaissance</w:t>
      </w:r>
    </w:p>
    <w:p w14:paraId="5C3DF687" w14:textId="77777777" w:rsidR="00F90065" w:rsidRPr="00AF51D6" w:rsidRDefault="00F90065" w:rsidP="00F90065">
      <w:pPr>
        <w:pStyle w:val="Paragrafoelenco"/>
        <w:numPr>
          <w:ilvl w:val="0"/>
          <w:numId w:val="15"/>
        </w:numPr>
      </w:pPr>
      <w:r w:rsidRPr="00AF51D6">
        <w:t>Resource Development</w:t>
      </w:r>
    </w:p>
    <w:p w14:paraId="50278025" w14:textId="77777777" w:rsidR="00F90065" w:rsidRPr="00AF51D6" w:rsidRDefault="00F90065" w:rsidP="00F90065">
      <w:pPr>
        <w:pStyle w:val="Paragrafoelenco"/>
        <w:numPr>
          <w:ilvl w:val="0"/>
          <w:numId w:val="15"/>
        </w:numPr>
      </w:pPr>
      <w:r w:rsidRPr="00AF51D6">
        <w:t>Initial Access</w:t>
      </w:r>
    </w:p>
    <w:p w14:paraId="166BE2E3" w14:textId="75531EEE" w:rsidR="00F90065" w:rsidRPr="00AF51D6" w:rsidRDefault="00F90065" w:rsidP="00F90065">
      <w:pPr>
        <w:pStyle w:val="Paragrafoelenco"/>
        <w:numPr>
          <w:ilvl w:val="0"/>
          <w:numId w:val="15"/>
        </w:numPr>
        <w:rPr>
          <w:b/>
          <w:bCs/>
        </w:rPr>
      </w:pPr>
      <w:r w:rsidRPr="00AF51D6">
        <w:rPr>
          <w:b/>
          <w:bCs/>
        </w:rPr>
        <w:t>ML Model Access</w:t>
      </w:r>
      <w:r>
        <w:t xml:space="preserve">: </w:t>
      </w:r>
      <w:r w:rsidR="00084391">
        <w:t>g</w:t>
      </w:r>
      <w:r>
        <w:t>li avversari cercano di ottenere certi livelli di accesso ad un modello di  machine learning.</w:t>
      </w:r>
    </w:p>
    <w:p w14:paraId="43EBD0F7" w14:textId="77777777" w:rsidR="00F90065" w:rsidRPr="00AF51D6" w:rsidRDefault="00F90065" w:rsidP="00F90065">
      <w:pPr>
        <w:pStyle w:val="Paragrafoelenco"/>
        <w:numPr>
          <w:ilvl w:val="0"/>
          <w:numId w:val="15"/>
        </w:numPr>
      </w:pPr>
      <w:r w:rsidRPr="00AF51D6">
        <w:t>Execution</w:t>
      </w:r>
    </w:p>
    <w:p w14:paraId="48BC7DE7" w14:textId="77777777" w:rsidR="00F90065" w:rsidRPr="00AF51D6" w:rsidRDefault="00F90065" w:rsidP="00F90065">
      <w:pPr>
        <w:pStyle w:val="Paragrafoelenco"/>
        <w:numPr>
          <w:ilvl w:val="0"/>
          <w:numId w:val="15"/>
        </w:numPr>
      </w:pPr>
      <w:r w:rsidRPr="00AF51D6">
        <w:t>Persistence</w:t>
      </w:r>
    </w:p>
    <w:p w14:paraId="0236EF86" w14:textId="77777777" w:rsidR="00F90065" w:rsidRPr="00AF51D6" w:rsidRDefault="00F90065" w:rsidP="00F90065">
      <w:pPr>
        <w:pStyle w:val="Paragrafoelenco"/>
        <w:numPr>
          <w:ilvl w:val="0"/>
          <w:numId w:val="15"/>
        </w:numPr>
      </w:pPr>
      <w:r w:rsidRPr="00AF51D6">
        <w:t>Privilege Escalation</w:t>
      </w:r>
    </w:p>
    <w:p w14:paraId="108F8AAD" w14:textId="77777777" w:rsidR="00F90065" w:rsidRPr="00AF51D6" w:rsidRDefault="00F90065" w:rsidP="00F90065">
      <w:pPr>
        <w:pStyle w:val="Paragrafoelenco"/>
        <w:numPr>
          <w:ilvl w:val="0"/>
          <w:numId w:val="15"/>
        </w:numPr>
      </w:pPr>
      <w:r w:rsidRPr="00AF51D6">
        <w:t>Defense Evasion</w:t>
      </w:r>
    </w:p>
    <w:p w14:paraId="6DC7BBA8" w14:textId="77777777" w:rsidR="00F90065" w:rsidRPr="00AF51D6" w:rsidRDefault="00F90065" w:rsidP="00F90065">
      <w:pPr>
        <w:pStyle w:val="Paragrafoelenco"/>
        <w:numPr>
          <w:ilvl w:val="0"/>
          <w:numId w:val="15"/>
        </w:numPr>
      </w:pPr>
      <w:r w:rsidRPr="00AF51D6">
        <w:t>Credential Access</w:t>
      </w:r>
    </w:p>
    <w:p w14:paraId="2276FE57" w14:textId="77777777" w:rsidR="00F90065" w:rsidRPr="00AF51D6" w:rsidRDefault="00F90065" w:rsidP="00F90065">
      <w:pPr>
        <w:pStyle w:val="Paragrafoelenco"/>
        <w:numPr>
          <w:ilvl w:val="0"/>
          <w:numId w:val="15"/>
        </w:numPr>
      </w:pPr>
      <w:r w:rsidRPr="00AF51D6">
        <w:t>Discovery</w:t>
      </w:r>
    </w:p>
    <w:p w14:paraId="4A080F12" w14:textId="77777777" w:rsidR="00F90065" w:rsidRPr="00AF51D6" w:rsidRDefault="00F90065" w:rsidP="00F90065">
      <w:pPr>
        <w:pStyle w:val="Paragrafoelenco"/>
        <w:numPr>
          <w:ilvl w:val="0"/>
          <w:numId w:val="15"/>
        </w:numPr>
      </w:pPr>
      <w:r w:rsidRPr="00AF51D6">
        <w:t>Collection</w:t>
      </w:r>
    </w:p>
    <w:p w14:paraId="3236F99C" w14:textId="332A0E57" w:rsidR="00F90065" w:rsidRPr="00AF51D6" w:rsidRDefault="00F90065" w:rsidP="00F90065">
      <w:pPr>
        <w:pStyle w:val="Paragrafoelenco"/>
        <w:numPr>
          <w:ilvl w:val="0"/>
          <w:numId w:val="15"/>
        </w:numPr>
        <w:rPr>
          <w:b/>
          <w:bCs/>
        </w:rPr>
      </w:pPr>
      <w:r w:rsidRPr="00AF51D6">
        <w:rPr>
          <w:b/>
          <w:bCs/>
        </w:rPr>
        <w:t>ML Attack Staging</w:t>
      </w:r>
      <w:r>
        <w:t xml:space="preserve">: </w:t>
      </w:r>
      <w:r w:rsidR="00084391">
        <w:t>i</w:t>
      </w:r>
      <w:r>
        <w:t xml:space="preserve">l red team utilizza le conoscenze </w:t>
      </w:r>
      <w:r w:rsidRPr="00CC5CC1">
        <w:rPr>
          <w:i/>
          <w:iCs/>
        </w:rPr>
        <w:t>white box</w:t>
      </w:r>
      <w:r>
        <w:rPr>
          <w:rStyle w:val="Rimandonotaapidipagina"/>
          <w:rFonts w:ascii="Arial" w:hAnsi="Arial" w:cs="Arial"/>
        </w:rPr>
        <w:footnoteReference w:id="9"/>
      </w:r>
      <w:r>
        <w:t xml:space="preserve"> del sistema target per personalizzare l’attacco.</w:t>
      </w:r>
    </w:p>
    <w:p w14:paraId="0212A7DF" w14:textId="77777777" w:rsidR="00F90065" w:rsidRPr="00AF51D6" w:rsidRDefault="00F90065" w:rsidP="00F90065">
      <w:pPr>
        <w:pStyle w:val="Paragrafoelenco"/>
        <w:numPr>
          <w:ilvl w:val="0"/>
          <w:numId w:val="15"/>
        </w:numPr>
      </w:pPr>
      <w:r w:rsidRPr="00AF51D6">
        <w:t>Exfiltration</w:t>
      </w:r>
    </w:p>
    <w:p w14:paraId="20BED375" w14:textId="77777777" w:rsidR="00F90065" w:rsidRDefault="00F90065" w:rsidP="00F90065">
      <w:pPr>
        <w:pStyle w:val="Paragrafoelenco"/>
        <w:numPr>
          <w:ilvl w:val="0"/>
          <w:numId w:val="15"/>
        </w:numPr>
      </w:pPr>
      <w:r w:rsidRPr="00AF51D6">
        <w:t>Impact</w:t>
      </w:r>
    </w:p>
    <w:p w14:paraId="53C2E0E2" w14:textId="77777777" w:rsidR="00F90065" w:rsidRPr="00DE45D9" w:rsidRDefault="00F90065" w:rsidP="00F90065">
      <w:r w:rsidRPr="00DE45D9">
        <w:br w:type="page"/>
      </w:r>
    </w:p>
    <w:p w14:paraId="07C45FEF" w14:textId="53533E35" w:rsidR="002A4CA3" w:rsidRDefault="002A4CA3" w:rsidP="00A329E5">
      <w:pPr>
        <w:pStyle w:val="Titolo2"/>
      </w:pPr>
      <w:bookmarkStart w:id="127" w:name="_Toc171611174"/>
      <w:r>
        <w:lastRenderedPageBreak/>
        <w:t xml:space="preserve">Mappatura Vulnerabilità </w:t>
      </w:r>
      <w:r w:rsidRPr="009E5951">
        <w:t>–</w:t>
      </w:r>
      <w:r>
        <w:t xml:space="preserve"> </w:t>
      </w:r>
      <w:r w:rsidR="00D54445">
        <w:t xml:space="preserve">MITRE </w:t>
      </w:r>
      <w:r>
        <w:t>TTPs</w:t>
      </w:r>
      <w:bookmarkEnd w:id="127"/>
    </w:p>
    <w:p w14:paraId="6E7A5AB3" w14:textId="1AF89F28" w:rsidR="00B86D72" w:rsidRPr="00B86D72" w:rsidRDefault="00CE743F" w:rsidP="00CE743F">
      <w:r>
        <w:t>Al fine di raggiungere l’obiettivo del presente studio bisogna trovare un approccio per</w:t>
      </w:r>
      <w:r w:rsidR="00B86D72">
        <w:t xml:space="preserve"> ottenere la relazione tra</w:t>
      </w:r>
      <w:r>
        <w:t xml:space="preserve"> le</w:t>
      </w:r>
      <w:r w:rsidR="00B86D72">
        <w:t xml:space="preserve"> MITRE TTPs e </w:t>
      </w:r>
      <w:r>
        <w:t xml:space="preserve">le possibili </w:t>
      </w:r>
      <w:r w:rsidR="00B86D72">
        <w:t>vulnerabilità</w:t>
      </w:r>
      <w:r>
        <w:t>, in modo da approfondire e analizzare l’impatto di ogni vulnerabilità nel proprio ambiente di sviluppo tramite un’analisi quantitativa</w:t>
      </w:r>
      <w:r w:rsidR="00B86D72">
        <w:t>.</w:t>
      </w:r>
    </w:p>
    <w:p w14:paraId="13A0FF6F" w14:textId="6FB6D5B5" w:rsidR="002A4CA3" w:rsidRPr="006A2FFF" w:rsidRDefault="002A4CA3" w:rsidP="00A329E5">
      <w:pPr>
        <w:pStyle w:val="Titolo3"/>
      </w:pPr>
      <w:bookmarkStart w:id="128" w:name="_Toc171611175"/>
      <w:r>
        <w:t>Mappings</w:t>
      </w:r>
      <w:r w:rsidR="00B2067B">
        <w:t xml:space="preserve"> </w:t>
      </w:r>
      <w:r>
        <w:t>Explorer</w:t>
      </w:r>
      <w:bookmarkEnd w:id="128"/>
    </w:p>
    <w:p w14:paraId="2274143A" w14:textId="2550FFF9" w:rsidR="002A4CA3" w:rsidRDefault="002A4CA3" w:rsidP="00A329E5">
      <w:r>
        <w:t>Per approfondire lo studio sugli impatti che ogni vulnerabilità, identificata tramite u</w:t>
      </w:r>
      <w:r w:rsidR="00CE743F">
        <w:t>na CVE</w:t>
      </w:r>
      <w:r>
        <w:t>,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10"/>
      </w:r>
      <w:r>
        <w:t xml:space="preserve"> che facilita la correlazione tra le CVE conosciute e le tecniche descritte nel framework ATT&amp;CK, anche se al tempo di scrittura di questo studio il framework </w:t>
      </w:r>
      <w:r w:rsidR="00FC4272">
        <w:t>MAPPING</w:t>
      </w:r>
      <w:r w:rsidR="00B2067B">
        <w:t>S</w:t>
      </w:r>
      <w:r w:rsidR="00FC4272">
        <w:t xml:space="preserve">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lastRenderedPageBreak/>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t>Secondary Impact</w:t>
      </w:r>
      <w:r w:rsidRPr="00A73DAE">
        <w:t>:</w:t>
      </w:r>
      <w:r>
        <w:t xml:space="preserve"> una lista di tecniche che descrivono cosa l’avversario può fare se ottiene il beneficio dell’impatto primario;</w:t>
      </w:r>
    </w:p>
    <w:p w14:paraId="5978A84C" w14:textId="5AD01632" w:rsidR="002A4CA3" w:rsidRPr="006A2FFF"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r w:rsidR="00CE743F">
        <w:t xml:space="preserve"> o non è possibile delinearlo</w:t>
      </w:r>
      <w:r>
        <w:t>.</w:t>
      </w:r>
    </w:p>
    <w:p w14:paraId="39353D89" w14:textId="79A611EE" w:rsidR="002A4CA3" w:rsidRDefault="002A4CA3" w:rsidP="00D54445">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4A8685F6" w14:textId="33F07A90" w:rsidR="002A4CA3" w:rsidRDefault="002A4CA3" w:rsidP="00A329E5">
      <w:r>
        <w:t>Sebbene questo framework offra un'analisi comprensiva, la correlazione tra le CVE e le TTPs del MITRE ATT&amp;CK che mette a disposizione è aggiornata soltanto fino al</w:t>
      </w:r>
      <w:r w:rsidR="00CE743F">
        <w:t>l’anno</w:t>
      </w:r>
      <w:r>
        <w:t xml:space="preserve"> 2021, risultando quindi tre anni indietro rispetto alla data di redazione di questo studio.</w:t>
      </w:r>
      <w:r w:rsidRPr="00C45558">
        <w:t xml:space="preserve"> </w:t>
      </w:r>
      <w:r>
        <w:t xml:space="preserve">Al fine di ampliare il dataset di mappatura tra CVE e ATT&amp;CK </w:t>
      </w:r>
      <w:r w:rsidR="00CE743F">
        <w:t xml:space="preserve">verranno </w:t>
      </w:r>
      <w:r w:rsidR="00FC4272">
        <w:t>impiegate</w:t>
      </w:r>
      <w:r>
        <w:t xml:space="preserve"> anche </w:t>
      </w:r>
      <w:r w:rsidR="00FC4272">
        <w:t xml:space="preserve">altre tecniche per ottenere la medesima </w:t>
      </w:r>
      <w:r w:rsidR="00CE743F">
        <w:t>relazione</w:t>
      </w:r>
      <w:r w:rsidR="00FC4272">
        <w:t xml:space="preserve"> tra vulnerabilità e attack patterns </w:t>
      </w:r>
      <w:r w:rsidR="00CE743F">
        <w:t>MITRE</w:t>
      </w:r>
      <w:r>
        <w:t>.</w:t>
      </w:r>
    </w:p>
    <w:p w14:paraId="25CE1C5D" w14:textId="434B64C6" w:rsidR="002A4CA3" w:rsidRDefault="002955F9" w:rsidP="00A329E5">
      <w:pPr>
        <w:pStyle w:val="Titolo3"/>
      </w:pPr>
      <w:bookmarkStart w:id="129" w:name="_Toc171611176"/>
      <w:r>
        <w:lastRenderedPageBreak/>
        <w:t>Altri metodi di relazione tra Vulnerabilità e TTPs</w:t>
      </w:r>
      <w:bookmarkEnd w:id="129"/>
    </w:p>
    <w:p w14:paraId="2B40D3CA" w14:textId="5343716F" w:rsidR="002955F9" w:rsidRDefault="002955F9" w:rsidP="00A329E5">
      <w:r>
        <w:t>Molteplici sono gli studi che hanno cercato di trovare una soluzione nel colmare il divario tra l’ambito delle TTPs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379AD00A"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attack patterns del framework ATT&amp;CK si basa sulla natura relazionale che vi è tra queste informazioni. </w:t>
      </w:r>
    </w:p>
    <w:p w14:paraId="1132B81E" w14:textId="5BAB9FE4" w:rsidR="004A1431" w:rsidRDefault="004A1431" w:rsidP="00A85B6B">
      <w:r>
        <w:t>Come descritto precedentemente</w:t>
      </w:r>
      <w:r w:rsidR="00113C5F">
        <w:t>,</w:t>
      </w:r>
      <w:r>
        <w:t xml:space="preserve"> una CVE è correlata a zero, una o più CWEs, a sua volta correlata a zero, uno o più CAPECs, a sua volta correlata a zero, uno o più attack patterns </w:t>
      </w:r>
      <w:r w:rsidR="00CE743F">
        <w:t xml:space="preserve">del framework </w:t>
      </w:r>
      <w:r>
        <w:t>ATT&amp;CK. Ripercorrendo questa catena di relazioni è possibile quindi, data una determinata vulnerabilità CVE o CWE, ottenere la relazione di essa con il framework MITRE ATT&amp;CK (figura 2).</w:t>
      </w:r>
    </w:p>
    <w:p w14:paraId="0620C40C" w14:textId="3CA561AA" w:rsidR="00A145FF" w:rsidRPr="00A85B6B" w:rsidRDefault="00CE743F" w:rsidP="00A85B6B">
      <w:r>
        <w:t>Considera</w:t>
      </w:r>
      <w:r w:rsidR="00113C5F">
        <w:t>ndo</w:t>
      </w:r>
      <w:r>
        <w:t xml:space="preserve"> che ATT&amp;CK si evolve molte velocemente ed</w:t>
      </w:r>
      <w:r w:rsidR="007E21BD">
        <w:t xml:space="preserve"> è nato</w:t>
      </w:r>
      <w:r>
        <w:t xml:space="preserve"> </w:t>
      </w:r>
      <w:r w:rsidR="007E21BD">
        <w:t xml:space="preserve">5 anni dopo il </w:t>
      </w:r>
      <w:r w:rsidR="00E02750">
        <w:t>catalogo</w:t>
      </w:r>
      <w:r w:rsidR="007E21BD">
        <w:t xml:space="preserve"> CAPEC, debuttato a sua volta anni dopo la nascita </w:t>
      </w:r>
      <w:r w:rsidR="00E02750">
        <w:t>del sistema delle</w:t>
      </w:r>
      <w:r w:rsidR="007E21BD">
        <w:t xml:space="preserve"> CWE, l</w:t>
      </w:r>
      <w:r w:rsidR="00A145FF">
        <w:t xml:space="preserve">o </w:t>
      </w:r>
      <w:r w:rsidR="00A145FF" w:rsidRPr="00A145FF">
        <w:rPr>
          <w:b/>
          <w:bCs/>
        </w:rPr>
        <w:t>svantaggio</w:t>
      </w:r>
      <w:r w:rsidR="00A145FF">
        <w:t xml:space="preserve"> del</w:t>
      </w:r>
      <w:r w:rsidR="007E21BD">
        <w:t>l’</w:t>
      </w:r>
      <w:r w:rsidR="00A145FF">
        <w:t xml:space="preserve">approccio </w:t>
      </w:r>
      <w:r w:rsidR="007E21BD">
        <w:t xml:space="preserve">presentato </w:t>
      </w:r>
      <w:r w:rsidR="00A145FF">
        <w:t>sta nel fatto che non sempre vi sono relazioni tra CVE e CWE</w:t>
      </w:r>
      <w:r w:rsidR="00514486">
        <w:t>s</w:t>
      </w:r>
      <w:r w:rsidR="00A145FF">
        <w:t>,</w:t>
      </w:r>
      <w:r w:rsidR="007E21BD">
        <w:t xml:space="preserve"> tra</w:t>
      </w:r>
      <w:r w:rsidR="00A145FF">
        <w:t xml:space="preserve"> CWE e CAPEC</w:t>
      </w:r>
      <w:r w:rsidR="00514486">
        <w:t>s</w:t>
      </w:r>
      <w:r w:rsidR="00A145FF">
        <w:t xml:space="preserve"> o tra CAPEC e MITRE TTPs, quindi non è </w:t>
      </w:r>
      <w:r w:rsidR="00A145FF">
        <w:lastRenderedPageBreak/>
        <w:t>sempre possibile ottenere la relazione finale tra vulnerabilità e MITRE TTPs.</w:t>
      </w:r>
    </w:p>
    <w:p w14:paraId="4CE94CD1" w14:textId="5BB17D41" w:rsidR="005A31C0" w:rsidRPr="00213643" w:rsidRDefault="005A31C0" w:rsidP="00A329E5">
      <w:pPr>
        <w:pStyle w:val="Titolo4"/>
        <w:rPr>
          <w:lang w:val="en-US"/>
        </w:rPr>
      </w:pPr>
      <w:r w:rsidRPr="00213643">
        <w:rPr>
          <w:lang w:val="en-US"/>
        </w:rPr>
        <w:t>SMET - Semantic Mapping of CVE to ATT&amp;CK and its Application to Cyber Security</w:t>
      </w:r>
    </w:p>
    <w:p w14:paraId="30F7E0BA" w14:textId="2FA08C7A"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1"/>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28C29712" w:rsidR="00A539FA" w:rsidRDefault="00A539FA" w:rsidP="00A329E5">
      <w:r w:rsidRPr="000B5CA8">
        <w:t xml:space="preserve">I vettori </w:t>
      </w:r>
      <w:r w:rsidRPr="000B5CA8">
        <w:rPr>
          <w:b/>
          <w:bCs/>
        </w:rPr>
        <w:t>embedding</w:t>
      </w:r>
      <w:r>
        <w:rPr>
          <w:b/>
          <w:bCs/>
        </w:rPr>
        <w:t xml:space="preserve"> </w:t>
      </w:r>
      <w:r>
        <w:t>[21]</w:t>
      </w:r>
      <w:r w:rsidRPr="000B5CA8">
        <w:t xml:space="preserve"> sono rappresentazioni numeriche ad alta dimensionalità di frasi o parole</w:t>
      </w:r>
      <w:r>
        <w:t>,</w:t>
      </w:r>
      <w:r w:rsidRPr="000B5CA8">
        <w:t xml:space="preserve"> catturano il contesto e il significato semantico delle entità linguistiche trasformando il testo in un </w:t>
      </w:r>
      <w:r w:rsidRPr="000B5CA8">
        <w:lastRenderedPageBreak/>
        <w:t xml:space="preserve">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2"/>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02B8014B" w:rsidR="00A539FA" w:rsidRPr="00FB5EFD" w:rsidRDefault="00A539FA" w:rsidP="00A329E5">
      <w:pPr>
        <w:pStyle w:val="Paragrafoelenco"/>
        <w:numPr>
          <w:ilvl w:val="0"/>
          <w:numId w:val="15"/>
        </w:numPr>
      </w:pPr>
      <w:r w:rsidRPr="00FB5EFD">
        <w:t xml:space="preserve">1 indica che </w:t>
      </w:r>
      <w:r w:rsidR="00514486">
        <w:t xml:space="preserve"> </w:t>
      </w:r>
      <w:r w:rsidRPr="00FB5EFD">
        <w:t>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lastRenderedPageBreak/>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E02750">
      <w:pPr>
        <w:jc w:val="center"/>
      </w:pPr>
      <w:r>
        <w:rPr>
          <w:noProof/>
        </w:rPr>
        <w:drawing>
          <wp:inline distT="0" distB="0" distL="0" distR="0" wp14:anchorId="61C29205" wp14:editId="73633003">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E02750">
      <w:pPr>
        <w:jc w:val="center"/>
      </w:pPr>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10C451D0" w:rsidR="00A539FA" w:rsidRDefault="00A539FA" w:rsidP="00A329E5">
      <w:r>
        <w:t xml:space="preserve">Il modello in questione però è addestrato solo su un </w:t>
      </w:r>
      <w:r w:rsidRPr="00B86D72">
        <w:rPr>
          <w:b/>
          <w:bCs/>
        </w:rPr>
        <w:t>dataset</w:t>
      </w:r>
      <w:r>
        <w:t xml:space="preserve"> </w:t>
      </w:r>
      <w:r w:rsidRPr="00B86D72">
        <w:rPr>
          <w:b/>
          <w:bCs/>
        </w:rPr>
        <w:t>ridotto</w:t>
      </w:r>
      <w:r>
        <w:t xml:space="preserve"> di TTPs del framework </w:t>
      </w:r>
      <w:r w:rsidRPr="00B86D72">
        <w:rPr>
          <w:b/>
          <w:bCs/>
        </w:rPr>
        <w:t>ATT&amp;CK</w:t>
      </w:r>
      <w:r>
        <w:t xml:space="preserve"> e nessuna del framework ATLAS</w:t>
      </w:r>
      <w:r w:rsidR="00660B7C">
        <w:t>;</w:t>
      </w:r>
      <w:r w:rsidR="00B86D72">
        <w:t xml:space="preserve"> inoltre vari test di studi</w:t>
      </w:r>
      <w:r w:rsidR="00E02750">
        <w:t xml:space="preserve"> [30]</w:t>
      </w:r>
      <w:r w:rsidR="00B86D72">
        <w:t xml:space="preserve"> differenti dimostrano come questo LLM sia particolarmente </w:t>
      </w:r>
      <w:r w:rsidR="00E02750">
        <w:t>impreciso</w:t>
      </w:r>
      <w:r w:rsidR="00B86D72">
        <w:t xml:space="preserve"> quando </w:t>
      </w:r>
      <w:r w:rsidR="00B204D2">
        <w:t>gli si danno in input descrizioni come quelle dei noti APT,</w:t>
      </w:r>
      <w:r w:rsidR="007E3098">
        <w:t xml:space="preserve"> </w:t>
      </w:r>
      <w:r>
        <w:t>essendo così limitato non può essere utilizzato nello sviluppo di questo applicativo.</w:t>
      </w:r>
    </w:p>
    <w:p w14:paraId="116C93E1" w14:textId="55114F12" w:rsidR="00D2551D" w:rsidRPr="00213643" w:rsidRDefault="005B2D81" w:rsidP="00A329E5">
      <w:pPr>
        <w:pStyle w:val="Titolo4"/>
        <w:rPr>
          <w:lang w:val="en-US"/>
        </w:rPr>
      </w:pPr>
      <w:r w:rsidRPr="00213643">
        <w:rPr>
          <w:lang w:val="en-US"/>
        </w:rPr>
        <w:t>TRAM - Threat Report ATT&amp;CK Mapper</w:t>
      </w:r>
    </w:p>
    <w:p w14:paraId="429C66E5" w14:textId="3C21EB60" w:rsidR="00D2551D" w:rsidRPr="00D2551D" w:rsidRDefault="00D2551D" w:rsidP="00A329E5">
      <w:pPr>
        <w:rPr>
          <w:b/>
          <w:spacing w:val="0"/>
        </w:rPr>
      </w:pPr>
      <w:r w:rsidRPr="00D905EE">
        <w:rPr>
          <w:b/>
          <w:bCs/>
          <w:lang w:val="en-US"/>
        </w:rPr>
        <w:t>TRAM</w:t>
      </w:r>
      <w:r w:rsidRPr="00D905EE">
        <w:rPr>
          <w:lang w:val="en-US"/>
        </w:rPr>
        <w:t xml:space="preserve"> (Threat Report ATT&amp;CK Mapper)</w:t>
      </w:r>
      <w:r w:rsidR="00BF0DB8" w:rsidRPr="00D905EE">
        <w:rPr>
          <w:lang w:val="en-US"/>
        </w:rPr>
        <w:t xml:space="preserve"> [25]</w:t>
      </w:r>
      <w:r w:rsidRPr="00D905EE">
        <w:rPr>
          <w:lang w:val="en-US"/>
        </w:rPr>
        <w:t>, sviluppato da MITRE Engenuity, è uno strumento che mira a</w:t>
      </w:r>
      <w:r w:rsidR="00660B7C">
        <w:rPr>
          <w:lang w:val="en-US"/>
        </w:rPr>
        <w:t>d</w:t>
      </w:r>
      <w:r w:rsidRPr="00D905EE">
        <w:rPr>
          <w:lang w:val="en-US"/>
        </w:rPr>
        <w:t xml:space="preserve"> individuare le relazioni tra </w:t>
      </w:r>
      <w:r w:rsidRPr="00D905EE">
        <w:rPr>
          <w:lang w:val="en-US"/>
        </w:rPr>
        <w:lastRenderedPageBreak/>
        <w:t>un report testuale proveniente dalla community CTI e le TTPs (Tactics, Techniques, and Procedures) del framework MITRE ATT&amp;CK</w:t>
      </w:r>
      <w:r w:rsidR="00660B7C">
        <w:rPr>
          <w:lang w:val="en-US"/>
        </w:rPr>
        <w:t xml:space="preserve"> u</w:t>
      </w:r>
      <w:r w:rsidRPr="00D2551D">
        <w:t xml:space="preserve">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3"/>
      </w:r>
      <w:r w:rsidRPr="00D2551D">
        <w:t>. Tuttavia, sebbene lo strumento sembri essere pratico, attualmente non offre un'API pronta per la produzione limitando la sua integrazione diretta con altri sistemi machine-to-machine. Anche se è possibile bypassare questa limitazione utilizzando tecniche di web scraping</w:t>
      </w:r>
      <w:r w:rsidR="00E02750">
        <w:t xml:space="preserve"> o ricreazione dei metodi di accesso alle informazioni finali</w:t>
      </w:r>
      <w:r w:rsidRPr="00D2551D">
        <w:t>, va notato che TRAM si basa su modelli di machine learning addestrati su</w:t>
      </w:r>
      <w:r>
        <w:t xml:space="preserve"> report</w:t>
      </w:r>
      <w:r w:rsidRPr="00D2551D">
        <w:t xml:space="preserve"> provenienti esclusivamente dalla</w:t>
      </w:r>
      <w:r w:rsidR="00B204D2">
        <w:t xml:space="preserve"> </w:t>
      </w:r>
      <w:r w:rsidR="00B204D2" w:rsidRPr="00D2551D">
        <w:t>CTI</w:t>
      </w:r>
      <w:r w:rsidRPr="00D2551D">
        <w:t xml:space="preserve"> community</w:t>
      </w:r>
      <w:r w:rsidR="00B204D2">
        <w:t>, d</w:t>
      </w:r>
      <w:r w:rsidRPr="00D2551D">
        <w:t xml:space="preserve">i conseguenza, non è in grado di </w:t>
      </w:r>
      <w:r>
        <w:t>analizzare</w:t>
      </w:r>
      <w:r w:rsidRPr="00D2551D">
        <w:t xml:space="preserve"> descrizioni relative a CVE</w:t>
      </w:r>
      <w:r w:rsidR="00B86D72">
        <w:t xml:space="preserve"> che risultano molto specifiche al software a cui si rivolgono</w:t>
      </w:r>
      <w:r w:rsidRPr="00D2551D">
        <w:t>, come invece richiesto nello studio in questione.</w:t>
      </w:r>
    </w:p>
    <w:p w14:paraId="59D7680C" w14:textId="783A75F5" w:rsidR="001B7EEE" w:rsidRPr="00213643" w:rsidRDefault="001B7EEE" w:rsidP="00A329E5">
      <w:pPr>
        <w:pStyle w:val="Titolo4"/>
        <w:rPr>
          <w:lang w:val="en-US"/>
        </w:rPr>
      </w:pPr>
      <w:r w:rsidRPr="00213643">
        <w:rPr>
          <w:lang w:val="en-US"/>
        </w:rPr>
        <w:t>Threat action extraction using information retrieval</w:t>
      </w:r>
    </w:p>
    <w:p w14:paraId="019F15F1" w14:textId="4F7B33CF"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w:t>
      </w:r>
      <w:r w:rsidR="00E02750">
        <w:t>o</w:t>
      </w:r>
      <w:r w:rsidR="008D1ED7">
        <w:t xml:space="preserve"> </w:t>
      </w:r>
      <w:r w:rsidR="008D1ED7" w:rsidRPr="00E02750">
        <w:rPr>
          <w:b/>
          <w:bCs/>
        </w:rPr>
        <w:t>SecureBERT</w:t>
      </w:r>
      <w:r w:rsidR="001B7EEE">
        <w:t xml:space="preserve"> per estrarre azioni di minaccia utilizzando tecniche di </w:t>
      </w:r>
      <w:r w:rsidR="001B7EEE">
        <w:lastRenderedPageBreak/>
        <w:t>recupero delle informazioni. Per catturare le azioni di minaccia, questo studio utilizza vettori di parole, algoritmi di tagging e di filtraggio. La soluzione proposta genera automaticamente una lista di azioni di minaccia come base dell'ontologia</w:t>
      </w:r>
      <w:r w:rsidR="00E10D51">
        <w:t>;</w:t>
      </w:r>
      <w:r w:rsidR="001B7EEE">
        <w:t xml:space="preserve"> impiega una tecnica di estrazione</w:t>
      </w:r>
      <w:r w:rsidR="00B35329">
        <w:t xml:space="preserve"> delle minacce</w:t>
      </w:r>
      <w:r w:rsidR="001B7EEE">
        <w:t xml:space="preserve"> in due fasi e utilizza modelli di vettori di parole per l'estrazione di queste azioni.</w:t>
      </w:r>
      <w:r w:rsidR="00B35329">
        <w:t xml:space="preserve"> Tuttavia, q</w:t>
      </w:r>
      <w:r w:rsidR="001B7EEE">
        <w:t>uesto lavoro etichetta i token in una frase con le loro categorie grammaticali utilizzando il part-of-speech tagging, ma non mantiene i legami grammaticali tra di essi, risultando</w:t>
      </w:r>
      <w:r w:rsidR="00B204D2">
        <w:t xml:space="preserve"> quindi una</w:t>
      </w:r>
      <w:r w:rsidR="001B7EEE">
        <w:t xml:space="preserve"> semantica limitata </w:t>
      </w:r>
      <w:r w:rsidR="008D1ED7">
        <w:t>e</w:t>
      </w:r>
      <w:r w:rsidR="001B7EEE">
        <w:t xml:space="preserve"> poco utile per collegare i testi di cybersicurezza</w:t>
      </w:r>
      <w:r w:rsidR="00B204D2">
        <w:t xml:space="preserve"> molto complessi e prolissi</w:t>
      </w:r>
      <w:r w:rsidR="001B7EEE">
        <w:t>.</w:t>
      </w:r>
    </w:p>
    <w:p w14:paraId="0D33B655" w14:textId="47D6A80B" w:rsidR="00B204D2" w:rsidRPr="00213643" w:rsidRDefault="00B204D2" w:rsidP="00B204D2">
      <w:pPr>
        <w:pStyle w:val="Titolo4"/>
        <w:rPr>
          <w:lang w:val="en-US"/>
        </w:rPr>
      </w:pPr>
      <w:r w:rsidRPr="00213643">
        <w:rPr>
          <w:bCs/>
          <w:lang w:val="en-US"/>
        </w:rPr>
        <w:t>TTPpredictor</w:t>
      </w:r>
      <w:r w:rsidRPr="00213643">
        <w:rPr>
          <w:lang w:val="en-US"/>
        </w:rPr>
        <w:t xml:space="preserve"> - CVE-driven attack technique prediction with semantic information extraction and a domain-specific language model</w:t>
      </w:r>
    </w:p>
    <w:p w14:paraId="13E6848B" w14:textId="0D9A073E" w:rsidR="00B204D2" w:rsidRDefault="00B204D2" w:rsidP="00B204D2">
      <w:r>
        <w:t xml:space="preserve">Nello studio in quesitone </w:t>
      </w:r>
      <w:r w:rsidRPr="001B7EEE">
        <w:t>[2</w:t>
      </w:r>
      <w:r>
        <w:t>6</w:t>
      </w:r>
      <w:r w:rsidRPr="001B7EEE">
        <w:t>]</w:t>
      </w:r>
      <w:r>
        <w:t xml:space="preserve"> è stato migliorato il modello</w:t>
      </w:r>
      <w:r w:rsidR="00E02750">
        <w:t xml:space="preserve"> </w:t>
      </w:r>
      <w:r>
        <w:t>precedentemente creato dai medesimi autori denominato SecureBERT (modello basato su BERT che utilizza il SRL</w:t>
      </w:r>
      <w:r>
        <w:rPr>
          <w:rStyle w:val="Rimandonotaapidipagina"/>
          <w:bCs/>
        </w:rPr>
        <w:footnoteReference w:id="14"/>
      </w:r>
      <w:r>
        <w:t xml:space="preserve">) [27], con il nuovo nome di </w:t>
      </w:r>
      <w:r w:rsidRPr="007E3098">
        <w:rPr>
          <w:b/>
        </w:rPr>
        <w:t>TTPpredictor</w:t>
      </w:r>
      <w:r>
        <w:t xml:space="preserve">. </w:t>
      </w:r>
    </w:p>
    <w:p w14:paraId="0D777BAD" w14:textId="77777777" w:rsidR="00B204D2" w:rsidRDefault="00B204D2" w:rsidP="00B204D2">
      <w:r>
        <w:lastRenderedPageBreak/>
        <w:t>Gli autori affermano di aver ottenuto un’accurancy</w:t>
      </w:r>
      <w:r>
        <w:rPr>
          <w:rStyle w:val="Rimandonotaapidipagina"/>
          <w:bCs/>
        </w:rPr>
        <w:footnoteReference w:id="15"/>
      </w:r>
      <w:r>
        <w:t xml:space="preserve"> di circa il 98% e un F1-score tra il 95% e 98%.</w:t>
      </w:r>
    </w:p>
    <w:p w14:paraId="240ED36C" w14:textId="26D4E298" w:rsidR="00B204D2" w:rsidRDefault="00B204D2" w:rsidP="00A329E5">
      <w:r w:rsidRPr="007E3098">
        <w:t xml:space="preserve">Tuttavia, nonostante l'efficacia di TTPpredictor, questo strumento </w:t>
      </w:r>
      <w:r>
        <w:t xml:space="preserve">non può essere utilizzato </w:t>
      </w:r>
      <w:r w:rsidRPr="007E3098">
        <w:t>per lo studio in questione poiché non considera le CWE e le TTP</w:t>
      </w:r>
      <w:r>
        <w:t>s</w:t>
      </w:r>
      <w:r w:rsidRPr="007E3098">
        <w:t xml:space="preserve"> della matrice ATLAS</w:t>
      </w:r>
      <w:r>
        <w:t>, tantomeno potrà essere testato visto che non sembra essere</w:t>
      </w:r>
      <w:r>
        <w:rPr>
          <w:rStyle w:val="Rimandonotaapidipagina"/>
          <w:bCs/>
        </w:rPr>
        <w:footnoteReference w:id="16"/>
      </w:r>
      <w:r>
        <w:t xml:space="preserve"> di pubblico dominio</w:t>
      </w:r>
      <w:r w:rsidRPr="007E3098">
        <w:t>.</w:t>
      </w:r>
    </w:p>
    <w:p w14:paraId="4F1961B1" w14:textId="7B26553E" w:rsidR="001B7EEE" w:rsidRPr="00213643" w:rsidRDefault="004972D0" w:rsidP="00A329E5">
      <w:pPr>
        <w:pStyle w:val="Titolo4"/>
        <w:rPr>
          <w:lang w:val="en-US"/>
        </w:rPr>
      </w:pPr>
      <w:r w:rsidRPr="00213643">
        <w:rPr>
          <w:lang w:val="en-US"/>
        </w:rPr>
        <w:t xml:space="preserve">ExAction: </w:t>
      </w:r>
      <w:r w:rsidR="001B7EEE" w:rsidRPr="00213643">
        <w:rPr>
          <w:lang w:val="en-US"/>
        </w:rPr>
        <w:t>Automatically extracting threat actions from cyber threat intelligence report based on multimodal learning</w:t>
      </w:r>
    </w:p>
    <w:p w14:paraId="1BC5A469" w14:textId="19FE81AB"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w:t>
      </w:r>
      <w:r w:rsidR="00B204D2">
        <w:t>s</w:t>
      </w:r>
      <w:r w:rsidR="001B7EEE">
        <w:t>.</w:t>
      </w:r>
      <w:r w:rsidR="00E02750">
        <w:t xml:space="preserve"> Vengono estratte le azioni di minaccia</w:t>
      </w:r>
      <w:r w:rsidR="001B7EEE">
        <w:t xml:space="preserve"> dai rapporti APT utilizzando un estrattore basato su BERT-BiLSTM-CRF</w:t>
      </w:r>
      <w:r w:rsidR="00B204D2">
        <w:t>.</w:t>
      </w:r>
      <w:r w:rsidR="001B7EEE">
        <w:t xml:space="preserve"> </w:t>
      </w:r>
      <w:r w:rsidR="00B204D2">
        <w:t xml:space="preserve">Viene </w:t>
      </w:r>
      <w:r w:rsidR="00E02750">
        <w:t>usata</w:t>
      </w:r>
      <w:r w:rsidR="00B204D2">
        <w:t xml:space="preserve"> </w:t>
      </w:r>
      <w:r w:rsidR="001B7EEE">
        <w:t>una tecnica per estrarre relazioni tra entità collegando le entità in modo contestuale e semantico</w:t>
      </w:r>
      <w:r w:rsidR="00B84AE2">
        <w:t>. Q</w:t>
      </w:r>
      <w:r w:rsidR="001B7EEE">
        <w:t>uesto approccio</w:t>
      </w:r>
      <w:r w:rsidR="00E02750">
        <w:t xml:space="preserve"> però</w:t>
      </w:r>
      <w:r w:rsidR="001B7EEE">
        <w:t xml:space="preserve"> ha capacità limitate di estrazione delle azioni a causa della sua eccessiva dipendenza dall'analisi semantica e del part-of-speech </w:t>
      </w:r>
      <w:r w:rsidR="001B7EEE">
        <w:lastRenderedPageBreak/>
        <w:t xml:space="preserve">che non riesce a identificare </w:t>
      </w:r>
      <w:r w:rsidR="00B204D2">
        <w:t xml:space="preserve">correttamente i riferimenti </w:t>
      </w:r>
      <w:r w:rsidR="001B7EEE">
        <w:t>dei pronomi. Inoltre</w:t>
      </w:r>
      <w:r w:rsidR="00B204D2">
        <w:t xml:space="preserve"> questo studio </w:t>
      </w:r>
      <w:r w:rsidR="001B7EEE">
        <w:t>non si estende al collegamento delle informazioni sulle vulnerabilità e sulle minacce</w:t>
      </w:r>
      <w:r w:rsidR="00B204D2">
        <w:t>, risultando così inutilizzabile per la risoluzione dell’obiettivo posto</w:t>
      </w:r>
      <w:r w:rsidR="001B7EEE">
        <w:t>.</w:t>
      </w:r>
    </w:p>
    <w:p w14:paraId="08411EAC" w14:textId="04F56701" w:rsidR="001B7EEE" w:rsidRPr="00213643" w:rsidRDefault="001B7EEE" w:rsidP="00A329E5">
      <w:pPr>
        <w:pStyle w:val="Titolo4"/>
        <w:rPr>
          <w:lang w:val="en-US"/>
        </w:rPr>
      </w:pPr>
      <w:r w:rsidRPr="00213643">
        <w:rPr>
          <w:lang w:val="en-US"/>
        </w:rPr>
        <w:t>Automated threat report classification over multi-source data</w:t>
      </w:r>
    </w:p>
    <w:p w14:paraId="45426DBF" w14:textId="4CA72D71" w:rsidR="001B7EEE" w:rsidRDefault="000E0DCA" w:rsidP="00A329E5">
      <w:r>
        <w:t>Altri ricercatori</w:t>
      </w:r>
      <w:r w:rsidR="001B7EEE">
        <w:t xml:space="preserve"> [</w:t>
      </w:r>
      <w:r w:rsidR="007A54C8">
        <w:t>30</w:t>
      </w:r>
      <w:r w:rsidR="001B7EEE">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w:t>
      </w:r>
      <w:r w:rsidR="00BE6699">
        <w:t xml:space="preserve"> dove</w:t>
      </w:r>
      <w:r w:rsidR="001B7EEE">
        <w:t xml:space="preserve"> le descrizioni testuali dei </w:t>
      </w:r>
      <w:r w:rsidR="008D1ED7">
        <w:t>report vengono</w:t>
      </w:r>
      <w:r w:rsidR="001B7EEE">
        <w:t xml:space="preserve"> tokenizzate, </w:t>
      </w:r>
      <w:r w:rsidR="008D1ED7">
        <w:t xml:space="preserve">viene calcolato </w:t>
      </w:r>
      <w:r w:rsidR="001B7EEE">
        <w:t>il punteggio TF-IDF per ogni parola e vengono applicati diversi meccanismi di correzione dei bias per superare i formati non standard.</w:t>
      </w:r>
      <w:r w:rsidR="008D1ED7">
        <w:t xml:space="preserve"> Tuttavia</w:t>
      </w:r>
      <w:r w:rsidR="0093549D">
        <w:t>,</w:t>
      </w:r>
      <w:r w:rsidR="001B7EEE">
        <w:t xml:space="preserve"> </w:t>
      </w:r>
      <w:r w:rsidR="008D1ED7">
        <w:t>c</w:t>
      </w:r>
      <w:r w:rsidR="001B7EEE">
        <w:t>ome riportato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023952F7" w:rsidR="001B7EEE" w:rsidRDefault="001B7EEE" w:rsidP="00A329E5">
      <w:pPr>
        <w:pStyle w:val="Titolo4"/>
      </w:pPr>
      <w:r>
        <w:lastRenderedPageBreak/>
        <w:t>BRON</w:t>
      </w:r>
    </w:p>
    <w:p w14:paraId="60F09EE7" w14:textId="33A9ED73" w:rsidR="001B7EEE" w:rsidRDefault="001B7EEE" w:rsidP="00A329E5">
      <w:r>
        <w:t>BRON [</w:t>
      </w:r>
      <w:r w:rsidR="004972D0">
        <w:t>3</w:t>
      </w:r>
      <w:r w:rsidR="007A54C8">
        <w:t>1</w:t>
      </w:r>
      <w:r>
        <w:t xml:space="preserve">] è un framework completo che combina più fonti pubbliche di informazioni su minacce e vulnerabilità informatiche ovvero MITRE's ATT&amp;CK MATRIX, CWE, CVE e CAPEC. BRON mantiene tutte le voci e le relazioni, facilitando il tracciamento bidirezionale del percorso. </w:t>
      </w:r>
      <w:r w:rsidR="00A06EBF">
        <w:t>Esso u</w:t>
      </w:r>
      <w:r>
        <w:t>tilizza modelli di attacco per stabilire connessioni tra obiettivi di attacco, mezzi, vulnerabilità e configurazioni software e hardware mirate. Nonostante il grande database di informazioni sulle minacce raccolte in questo studio, questo dataset è inutilizzabile per addestrare modelli di classificazione CVE</w:t>
      </w:r>
      <w:r w:rsidR="00290826">
        <w:t xml:space="preserve"> to TTPs </w:t>
      </w:r>
      <w:r>
        <w:t>perché l'etichettatura è troppo generale/astratta e non si orienta verso le specifiche CVE/CWE e tecniche MITRE.</w:t>
      </w:r>
    </w:p>
    <w:p w14:paraId="0A0CF0B8" w14:textId="1F138508" w:rsidR="001B7EEE" w:rsidRPr="00213643" w:rsidRDefault="001B7EEE" w:rsidP="00A329E5">
      <w:pPr>
        <w:pStyle w:val="Titolo4"/>
        <w:rPr>
          <w:lang w:val="en-US"/>
        </w:rPr>
      </w:pPr>
      <w:r w:rsidRPr="00213643">
        <w:rPr>
          <w:lang w:val="en-US"/>
        </w:rPr>
        <w:t xml:space="preserve">Linking </w:t>
      </w:r>
      <w:r w:rsidR="00D2551D" w:rsidRPr="00213643">
        <w:rPr>
          <w:lang w:val="en-US"/>
        </w:rPr>
        <w:t>CVE</w:t>
      </w:r>
      <w:r w:rsidRPr="00213643">
        <w:rPr>
          <w:lang w:val="en-US"/>
        </w:rPr>
        <w:t>s to mitre att&amp;ck techniques</w:t>
      </w:r>
    </w:p>
    <w:p w14:paraId="2D7B6C6E" w14:textId="1801AAF9"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w:t>
      </w:r>
      <w:r w:rsidR="00290826">
        <w:t>I</w:t>
      </w:r>
      <w:r w:rsidR="00EA44D2">
        <w:t>n</w:t>
      </w:r>
      <w:r w:rsidR="00290826">
        <w:t xml:space="preserve"> questo studio </w:t>
      </w:r>
      <w:r w:rsidR="00A06EBF">
        <w:t>si afferma</w:t>
      </w:r>
      <w:r w:rsidR="00290826">
        <w:t xml:space="preserve"> che a</w:t>
      </w:r>
      <w:r w:rsidR="001B7EEE">
        <w:t>rricchire le CVE con una base di conoscenza di strategie di mitigazione e scenari di attacco migliora</w:t>
      </w:r>
      <w:r w:rsidR="00290826">
        <w:t xml:space="preserve"> il modello nel</w:t>
      </w:r>
      <w:r w:rsidR="001B7EEE">
        <w:t>la comprensione. La valutazione mostra la mappatura di molte CVE alle tecniche ATT&amp;CK, ma le limitazioni, tra cui una copertura limitata di sole 17 tecniche e una piccola base di conoscenza, rendono la soluzione poco pratica.</w:t>
      </w:r>
    </w:p>
    <w:p w14:paraId="72FB8A87" w14:textId="63AAA7EB" w:rsidR="001B7EEE" w:rsidRPr="00213643" w:rsidRDefault="00B72E27" w:rsidP="00A329E5">
      <w:pPr>
        <w:pStyle w:val="Titolo4"/>
        <w:rPr>
          <w:lang w:val="en-US"/>
        </w:rPr>
      </w:pPr>
      <w:r w:rsidRPr="00213643">
        <w:rPr>
          <w:lang w:val="en-US"/>
        </w:rPr>
        <w:lastRenderedPageBreak/>
        <w:t>Cve2att&amp;ck: Bert-based mapping of CVEs to mitre ATT&amp;CK techniques</w:t>
      </w:r>
    </w:p>
    <w:p w14:paraId="36FE63B1" w14:textId="701DA049" w:rsidR="001B7EEE" w:rsidRDefault="00EE0628" w:rsidP="00A329E5">
      <w:r>
        <w:t>In questo studio</w:t>
      </w:r>
      <w:r w:rsidR="001B7EEE">
        <w:t xml:space="preserve"> [</w:t>
      </w:r>
      <w:r w:rsidR="004972D0">
        <w:t>3</w:t>
      </w:r>
      <w:r w:rsidR="007A54C8">
        <w:t>3</w:t>
      </w:r>
      <w:r w:rsidR="001B7EEE">
        <w:t xml:space="preserve">] </w:t>
      </w:r>
      <w:r w:rsidR="00A06EBF">
        <w:t>si affronta</w:t>
      </w:r>
      <w:r w:rsidR="001B7EEE">
        <w:t xml:space="preserve"> un database di conoscenze sulla sicurezza informatica standardizzato annotando un dataset di CVE con tecniche MITRE ATT&amp;CK. </w:t>
      </w:r>
      <w:r w:rsidR="00A06EBF">
        <w:t>Lo studio in questione</w:t>
      </w:r>
      <w:r w:rsidR="001B7EEE">
        <w:t xml:space="preserve"> presenta modelli per collegare automaticamente le CVE alle tecniche utilizzando la descrizione testuale dai metadati CVE. </w:t>
      </w:r>
      <w:r w:rsidR="00032524">
        <w:t>Vengono utilizzati</w:t>
      </w:r>
      <w:r w:rsidR="001B7EEE">
        <w:t xml:space="preserve"> modelli di machine learning classici e modelli di linguaggio basati su BERT</w:t>
      </w:r>
      <w:r w:rsidR="00756E72">
        <w:t>;</w:t>
      </w:r>
      <w:r w:rsidR="001B7EEE">
        <w:t xml:space="preserve"> </w:t>
      </w:r>
      <w:r w:rsidR="00311DF0">
        <w:t>tuttavia</w:t>
      </w:r>
      <w:r w:rsidR="00756E72">
        <w:t>,</w:t>
      </w:r>
      <w:r w:rsidR="00311DF0">
        <w:t xml:space="preserve"> vengono usati </w:t>
      </w:r>
      <w:r w:rsidR="001B7EEE">
        <w:t>set di addestramento sbilanciati</w:t>
      </w:r>
      <w:r w:rsidR="00311DF0">
        <w:t xml:space="preserve"> e solo 1813 CVE e 31 tecniche MITRE, il</w:t>
      </w:r>
      <w:r w:rsidR="001B7EEE">
        <w:t xml:space="preserve"> miglior modello</w:t>
      </w:r>
      <w:r w:rsidR="00311DF0">
        <w:t xml:space="preserve"> infatti</w:t>
      </w:r>
      <w:r w:rsidR="001B7EEE">
        <w:t xml:space="preserve"> ha ottenuto un F1-score</w:t>
      </w:r>
      <w:r w:rsidR="00C328AF">
        <w:rPr>
          <w:rStyle w:val="Rimandonotaapidipagina"/>
        </w:rPr>
        <w:footnoteReference w:id="17"/>
      </w:r>
      <w:r w:rsidR="001B7EEE">
        <w:t xml:space="preserve"> del 47,84%</w:t>
      </w:r>
      <w:r w:rsidR="00311DF0">
        <w:t xml:space="preserve">, </w:t>
      </w:r>
      <w:r w:rsidR="001B7EEE">
        <w:t>indicando una mancanza di generalizzazione</w:t>
      </w:r>
      <w:r w:rsidR="00290826">
        <w:t xml:space="preserve"> in fase di addestramento</w:t>
      </w:r>
      <w:r w:rsidR="001B7EEE">
        <w:t>.</w:t>
      </w:r>
    </w:p>
    <w:p w14:paraId="58434083" w14:textId="1FBDDEF1" w:rsidR="001B7EEE" w:rsidRPr="00213643" w:rsidRDefault="00B72E27" w:rsidP="00A329E5">
      <w:pPr>
        <w:pStyle w:val="Titolo4"/>
        <w:rPr>
          <w:lang w:val="en-US"/>
        </w:rPr>
      </w:pPr>
      <w:r w:rsidRPr="00213643">
        <w:rPr>
          <w:lang w:val="en-US"/>
        </w:rPr>
        <w:t>Linking common vulnerabilities and exposures to the mitre att&amp;ck framework: A self-distillation approach</w:t>
      </w:r>
    </w:p>
    <w:p w14:paraId="3B34C1D8" w14:textId="7B18011C" w:rsidR="002955F9" w:rsidRDefault="00EE0628" w:rsidP="00A329E5">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w:t>
      </w:r>
      <w:r w:rsidR="00290826">
        <w:lastRenderedPageBreak/>
        <w:t>Viene proposto</w:t>
      </w:r>
      <w:r w:rsidR="001B7EEE">
        <w:t xml:space="preserve"> il modello CVE Transformer (</w:t>
      </w:r>
      <w:r w:rsidR="001B7EEE" w:rsidRPr="00290826">
        <w:rPr>
          <w:b/>
          <w:bCs/>
        </w:rPr>
        <w:t>CVET</w:t>
      </w:r>
      <w:r w:rsidR="001B7EEE">
        <w:t xml:space="preserve">) per etichettare le CVE con </w:t>
      </w:r>
      <w:r w:rsidR="00311DF0">
        <w:t>10</w:t>
      </w:r>
      <w:r w:rsidR="001B7EEE">
        <w:t xml:space="preserve"> </w:t>
      </w:r>
      <w:r w:rsidR="00EA44D2">
        <w:t>tecniche del framework</w:t>
      </w:r>
      <w:r w:rsidR="001B7EEE">
        <w:t xml:space="preserve"> ATT&amp;CK. Il modello utilizza il fine-tuning e la distillazione della conoscenza con RoBERTa, raggiungendo un F1-score del 76,1% nell'etichettare le CVE. Lo studio utilizza un dataset CVE da BRON [</w:t>
      </w:r>
      <w:r w:rsidR="00D2551D">
        <w:t>31</w:t>
      </w:r>
      <w:r w:rsidR="001B7EEE">
        <w:t>] che fornisce classificazioni in astrazioni di alto livello, comprese le tecniche e tattiche MITRE ATT&amp;CK. Tuttavia,</w:t>
      </w:r>
      <w:r w:rsidR="00311DF0">
        <w:t xml:space="preserve"> </w:t>
      </w:r>
      <w:r w:rsidR="0048380B">
        <w:t xml:space="preserve">il modello di cui </w:t>
      </w:r>
      <w:r w:rsidR="00032524">
        <w:t>si parla</w:t>
      </w:r>
      <w:r w:rsidR="0048380B">
        <w:t xml:space="preserve"> in questo studio non sembra essere di pubblico dominio, anche se lo fosse la sua percentuale di accuratezza circa sull’80% non viene considerata abbastanza sufficiente per il raggiungimento dell’obiettivo presentato, </w:t>
      </w:r>
      <w:r w:rsidR="006C0544">
        <w:t>non tenendo conto comunque che</w:t>
      </w:r>
      <w:r w:rsidR="00EA44D2">
        <w:t xml:space="preserve"> </w:t>
      </w:r>
      <w:r w:rsidR="006C0544">
        <w:t>non è sufficientemente addestrato per effettuare predizioni sul dominio della</w:t>
      </w:r>
      <w:r w:rsidR="0048380B">
        <w:t xml:space="preserve"> matrice ATLAS o sulle descrizioni delle CWE</w:t>
      </w:r>
      <w:r w:rsidR="001B7EEE">
        <w:t>.</w:t>
      </w:r>
    </w:p>
    <w:p w14:paraId="39C24AE2" w14:textId="641F9998" w:rsidR="00186AE9" w:rsidRDefault="00186AE9" w:rsidP="00A329E5">
      <w:pPr>
        <w:pStyle w:val="Titolo4"/>
      </w:pPr>
      <w:r>
        <w:t>Conclusione</w:t>
      </w:r>
    </w:p>
    <w:p w14:paraId="0AC370B2" w14:textId="2A0D9D21" w:rsidR="007E6762" w:rsidRDefault="00186AE9" w:rsidP="00A329E5">
      <w:r>
        <w:t>Tra tutti gli studi precedentemente riportati,</w:t>
      </w:r>
      <w:r w:rsidR="007E6762">
        <w:t xml:space="preserve"> i </w:t>
      </w:r>
      <w:r w:rsidR="007E6762" w:rsidRPr="006C0544">
        <w:rPr>
          <w:b/>
          <w:bCs/>
        </w:rPr>
        <w:t>principali problemi</w:t>
      </w:r>
      <w:r w:rsidR="007E6762">
        <w:t xml:space="preserve"> che limitano l’utilizzo di ciascun modello di mappatura tra vulnerabilità e TTPs sono</w:t>
      </w:r>
      <w:r w:rsidR="00215FFA">
        <w:t xml:space="preserve"> i seguenti</w:t>
      </w:r>
      <w:r w:rsidR="007E6762">
        <w:t>:</w:t>
      </w:r>
    </w:p>
    <w:p w14:paraId="643F2DFD" w14:textId="1B906F98" w:rsidR="007E6762" w:rsidRDefault="007E6762" w:rsidP="00A329E5">
      <w:pPr>
        <w:pStyle w:val="Paragrafoelenco"/>
        <w:numPr>
          <w:ilvl w:val="0"/>
          <w:numId w:val="34"/>
        </w:numPr>
      </w:pPr>
      <w:r w:rsidRPr="006C0544">
        <w:rPr>
          <w:b/>
          <w:bCs/>
        </w:rPr>
        <w:t>nessuno</w:t>
      </w:r>
      <w:r w:rsidRPr="007E6762">
        <w:t xml:space="preserve"> riesce a offrire una mappatura </w:t>
      </w:r>
      <w:r w:rsidRPr="006C0544">
        <w:rPr>
          <w:b/>
          <w:bCs/>
        </w:rPr>
        <w:t>sufficientemente</w:t>
      </w:r>
      <w:r w:rsidRPr="007E6762">
        <w:t xml:space="preserve"> </w:t>
      </w:r>
      <w:r w:rsidRPr="006C0544">
        <w:rPr>
          <w:b/>
          <w:bCs/>
        </w:rPr>
        <w:t>precisa</w:t>
      </w:r>
      <w:r w:rsidRPr="007E6762">
        <w:t xml:space="preserve"> tra CVE</w:t>
      </w:r>
      <w:r w:rsidR="0048380B">
        <w:t>/CWE</w:t>
      </w:r>
      <w:r w:rsidRPr="007E6762">
        <w:t xml:space="preserve"> e TTPs del contesto di ATT&amp;CK</w:t>
      </w:r>
      <w:r>
        <w:t>;</w:t>
      </w:r>
    </w:p>
    <w:p w14:paraId="082EAD31" w14:textId="77CA396E" w:rsidR="007E6762" w:rsidRDefault="007E6762" w:rsidP="00A329E5">
      <w:pPr>
        <w:pStyle w:val="Paragrafoelenco"/>
        <w:numPr>
          <w:ilvl w:val="0"/>
          <w:numId w:val="34"/>
        </w:numPr>
      </w:pPr>
      <w:r w:rsidRPr="006C0544">
        <w:rPr>
          <w:b/>
          <w:bCs/>
        </w:rPr>
        <w:t>neanche</w:t>
      </w:r>
      <w:r>
        <w:t xml:space="preserve"> </w:t>
      </w:r>
      <w:r w:rsidRPr="006C0544">
        <w:rPr>
          <w:b/>
          <w:bCs/>
        </w:rPr>
        <w:t>uno</w:t>
      </w:r>
      <w:r>
        <w:t xml:space="preserve"> tra i recenti studi tratta della </w:t>
      </w:r>
      <w:r w:rsidRPr="006C0544">
        <w:rPr>
          <w:b/>
          <w:bCs/>
        </w:rPr>
        <w:t>matrice</w:t>
      </w:r>
      <w:r>
        <w:t xml:space="preserve"> </w:t>
      </w:r>
      <w:r w:rsidRPr="006C0544">
        <w:rPr>
          <w:b/>
          <w:bCs/>
        </w:rPr>
        <w:t>ATLAS</w:t>
      </w:r>
      <w:r>
        <w:t>;</w:t>
      </w:r>
    </w:p>
    <w:p w14:paraId="240A17D7" w14:textId="275FF511" w:rsidR="007E6762" w:rsidRPr="007E6762" w:rsidRDefault="00582471" w:rsidP="00A329E5">
      <w:pPr>
        <w:pStyle w:val="Paragrafoelenco"/>
        <w:numPr>
          <w:ilvl w:val="0"/>
          <w:numId w:val="34"/>
        </w:numPr>
      </w:pPr>
      <w:r>
        <w:t xml:space="preserve">gli studi che trattano anche CWE sono </w:t>
      </w:r>
      <w:r w:rsidRPr="006C0544">
        <w:rPr>
          <w:b/>
          <w:bCs/>
        </w:rPr>
        <w:t>troppo</w:t>
      </w:r>
      <w:r>
        <w:t xml:space="preserve"> </w:t>
      </w:r>
      <w:r w:rsidRPr="006C0544">
        <w:rPr>
          <w:b/>
          <w:bCs/>
        </w:rPr>
        <w:t>generali</w:t>
      </w:r>
      <w:r>
        <w:t xml:space="preserve"> e non si rifanno in maniera precisa a TTPs dei framworks MITRE.</w:t>
      </w:r>
    </w:p>
    <w:p w14:paraId="283F19B5" w14:textId="1C3CEE19" w:rsidR="00186AE9" w:rsidRDefault="00186AE9" w:rsidP="00A329E5">
      <w:r>
        <w:t xml:space="preserve">Questo crea una lacuna significativa nella capacità di correlare accuratamente le vulnerabilità con le tecniche di attacco specifiche, </w:t>
      </w:r>
      <w:r>
        <w:lastRenderedPageBreak/>
        <w:t>limitando così l'efficacia delle difese informatiche che si basano su queste correlazioni.</w:t>
      </w:r>
    </w:p>
    <w:p w14:paraId="2146EFC6" w14:textId="3D0BA199"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r w:rsidR="0048380B">
        <w:t xml:space="preserve"> MITRE</w:t>
      </w:r>
      <w:r>
        <w:t>.</w:t>
      </w:r>
    </w:p>
    <w:p w14:paraId="11E3084C" w14:textId="30C27891" w:rsidR="00623EC8" w:rsidRDefault="00623EC8" w:rsidP="00A329E5">
      <w:pPr>
        <w:pStyle w:val="Titolo2"/>
      </w:pPr>
      <w:bookmarkStart w:id="130" w:name="_Toc171611177"/>
      <w:r>
        <w:t xml:space="preserve">Analisi di un reale attacco </w:t>
      </w:r>
      <w:r w:rsidR="006C0544">
        <w:t>utilizzando il framework</w:t>
      </w:r>
      <w:r w:rsidR="00C36056">
        <w:t xml:space="preserve"> MITRE ATT&amp;CK</w:t>
      </w:r>
      <w:bookmarkEnd w:id="130"/>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049DCE8" w14:textId="77777777" w:rsidR="006C054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6C0544">
        <w:t>.</w:t>
      </w:r>
      <w:r w:rsidR="00B357C6">
        <w:t xml:space="preserve">, la quale appoggia una parte dei sui servizi su quelli offerti da </w:t>
      </w:r>
      <w:r w:rsidR="00B357C6" w:rsidRPr="00B357C6">
        <w:rPr>
          <w:b/>
          <w:bCs/>
        </w:rPr>
        <w:t>Skylogic</w:t>
      </w:r>
      <w:r w:rsidR="00B357C6">
        <w:t xml:space="preserve">, una </w:t>
      </w:r>
      <w:r w:rsidR="00B357C6" w:rsidRPr="00B357C6">
        <w:t xml:space="preserve">società specializzata in servizi di comunicazione satellitare a banda larga per </w:t>
      </w:r>
      <w:r w:rsidR="006C0544">
        <w:t xml:space="preserve">il </w:t>
      </w:r>
      <w:r w:rsidR="006C0544" w:rsidRPr="00B357C6">
        <w:t>pubblico</w:t>
      </w:r>
      <w:r w:rsidR="006C0544">
        <w:t>,</w:t>
      </w:r>
      <w:r w:rsidR="00B357C6" w:rsidRPr="00B357C6">
        <w:t xml:space="preserve"> piccole e medie imprese</w:t>
      </w:r>
      <w:r w:rsidR="006C0544">
        <w:t xml:space="preserve"> e </w:t>
      </w:r>
      <w:r w:rsidR="00B357C6" w:rsidRPr="00B357C6">
        <w:t>conglomerati industriali</w:t>
      </w:r>
      <w:r w:rsidRPr="005D5C84">
        <w:t xml:space="preserve">. </w:t>
      </w:r>
    </w:p>
    <w:p w14:paraId="68FACEBC" w14:textId="44872E07" w:rsidR="005D5C84" w:rsidRDefault="005D5C84" w:rsidP="00A329E5">
      <w:r w:rsidRPr="005D5C84">
        <w:t>L'effetto immediato</w:t>
      </w:r>
      <w:r w:rsidR="006C0544">
        <w:t xml:space="preserve"> di tale attacco </w:t>
      </w:r>
      <w:r w:rsidRPr="005D5C84">
        <w:t xml:space="preserve">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7639AF25" w14:textId="77777777" w:rsidR="006C0544" w:rsidRDefault="005D6AF6" w:rsidP="00A329E5">
      <w:r w:rsidRPr="005D6AF6">
        <w:lastRenderedPageBreak/>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w:t>
      </w:r>
    </w:p>
    <w:p w14:paraId="2DC0700D" w14:textId="2DD8EE46" w:rsidR="005D6AF6" w:rsidRDefault="005D6AF6" w:rsidP="00A329E5">
      <w:r w:rsidRPr="005D6AF6">
        <w:t>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09E9758A" w:rsidR="00542670" w:rsidRDefault="00542670" w:rsidP="00A329E5">
      <w:r>
        <w:t>Premettendo che quest</w:t>
      </w:r>
      <w:r w:rsidR="006C0544">
        <w:t>a</w:t>
      </w:r>
      <w:r>
        <w:t xml:space="preserve">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243BF8D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r w:rsidR="006C0544" w:rsidRPr="00563036">
        <w:rPr>
          <w:rFonts w:eastAsia="SimSun"/>
          <w:shd w:val="clear" w:color="auto" w:fill="FFFFFF"/>
          <w:lang w:eastAsia="it-IT"/>
        </w:rPr>
        <w:t>possibile</w:t>
      </w:r>
      <w:r w:rsidR="005D6AF6" w:rsidRPr="00563036">
        <w:rPr>
          <w:rFonts w:eastAsia="SimSun"/>
          <w:shd w:val="clear" w:color="auto" w:fill="FFFFFF"/>
          <w:lang w:eastAsia="it-IT"/>
        </w:rPr>
        <w:t xml:space="preserve"> creare una mappatura tra le TTPs del framework MITRE ATT&amp;CK e l’attacco precedentemente descritto.</w:t>
      </w:r>
    </w:p>
    <w:p w14:paraId="00D57A6E" w14:textId="588E2E64" w:rsidR="00D638AA" w:rsidRPr="00D638AA" w:rsidRDefault="00D638AA" w:rsidP="00A329E5">
      <w:pPr>
        <w:pStyle w:val="Titolo3"/>
      </w:pPr>
      <w:bookmarkStart w:id="131" w:name="_Toc171611178"/>
      <w:r w:rsidRPr="00D638AA">
        <w:t>Reconaissance</w:t>
      </w:r>
      <w:bookmarkEnd w:id="131"/>
    </w:p>
    <w:p w14:paraId="22BCD5FF" w14:textId="4DCD1CAC"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w:t>
      </w:r>
      <w:r w:rsidRPr="00DB6A2B">
        <w:rPr>
          <w:b/>
          <w:bCs/>
        </w:rPr>
        <w:t>CVE-2018-13379</w:t>
      </w:r>
      <w:r>
        <w:t xml:space="preserve"> </w:t>
      </w:r>
      <w:r w:rsidR="00DB6A2B">
        <w:lastRenderedPageBreak/>
        <w:t>pubblicata</w:t>
      </w:r>
      <w:r>
        <w:t xml:space="preserve"> dal 2019. Tramite questa il gruppo di hacker russi noti con il denominativo </w:t>
      </w:r>
      <w:r w:rsidRPr="00DB6A2B">
        <w:rPr>
          <w:b/>
          <w:b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D905EE"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D905EE"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D905EE"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00694165" w:rsidR="00D638AA" w:rsidRDefault="005546FF" w:rsidP="00A329E5">
      <w:pPr>
        <w:pStyle w:val="Titolo3"/>
        <w:rPr>
          <w:lang w:val="en-US"/>
        </w:rPr>
      </w:pPr>
      <w:bookmarkStart w:id="132" w:name="_Toc171611179"/>
      <w:r>
        <w:rPr>
          <w:lang w:val="en-US"/>
        </w:rPr>
        <w:t>Initial Acces</w:t>
      </w:r>
      <w:r w:rsidR="00CE47BA">
        <w:rPr>
          <w:lang w:val="en-US"/>
        </w:rPr>
        <w:t>s</w:t>
      </w:r>
      <w:bookmarkEnd w:id="132"/>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D905EE"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905EE" w:rsidRDefault="00D638AA" w:rsidP="00A329E5">
            <w:pPr>
              <w:rPr>
                <w:lang w:val="fr-FR"/>
              </w:rPr>
            </w:pPr>
            <w:r w:rsidRPr="00D905EE">
              <w:rPr>
                <w:lang w:val="fr-FR"/>
              </w:rPr>
              <w:t>[T1190] Exploit Public-Facing Application</w:t>
            </w:r>
          </w:p>
        </w:tc>
      </w:tr>
      <w:tr w:rsidR="00D638AA" w:rsidRPr="00D638AA" w14:paraId="5610E9A7" w14:textId="77777777" w:rsidTr="00AC370B">
        <w:tc>
          <w:tcPr>
            <w:tcW w:w="1681" w:type="dxa"/>
            <w:vMerge/>
          </w:tcPr>
          <w:p w14:paraId="2B19A1A1" w14:textId="77777777" w:rsidR="00D638AA" w:rsidRPr="00D905EE" w:rsidRDefault="00D638AA" w:rsidP="00A329E5">
            <w:pPr>
              <w:rPr>
                <w:lang w:val="fr-FR"/>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68289FAB" w:rsidR="009E52B2" w:rsidRPr="008675A2" w:rsidRDefault="005546FF" w:rsidP="00A329E5">
      <w:pPr>
        <w:pStyle w:val="Titolo3"/>
        <w:rPr>
          <w:lang w:val="en-US"/>
        </w:rPr>
      </w:pPr>
      <w:bookmarkStart w:id="133" w:name="_Toc171611180"/>
      <w:r>
        <w:rPr>
          <w:lang w:val="en-US"/>
        </w:rPr>
        <w:t>Exploitation</w:t>
      </w:r>
      <w:bookmarkEnd w:id="133"/>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D905EE"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D905EE" w:rsidRDefault="009E52B2" w:rsidP="00A329E5">
            <w:pPr>
              <w:rPr>
                <w:lang w:val="fr-FR"/>
              </w:rPr>
            </w:pPr>
            <w:r w:rsidRPr="00D905EE">
              <w:rPr>
                <w:lang w:val="fr-FR"/>
              </w:rPr>
              <w:t>[T1068] Exploitation for Privilege Escalation</w:t>
            </w:r>
          </w:p>
        </w:tc>
      </w:tr>
      <w:tr w:rsidR="009E52B2" w:rsidRPr="00D905EE"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3D5EBC1A" w:rsidR="008675A2" w:rsidRDefault="008675A2" w:rsidP="00A329E5">
      <w:pPr>
        <w:pStyle w:val="Titolo3"/>
      </w:pPr>
      <w:bookmarkStart w:id="134" w:name="_Toc171611181"/>
      <w:r>
        <w:t>Lateral movement</w:t>
      </w:r>
      <w:bookmarkEnd w:id="134"/>
    </w:p>
    <w:p w14:paraId="76B25027" w14:textId="7FB12225" w:rsidR="008675A2" w:rsidRDefault="008675A2" w:rsidP="00A329E5">
      <w:r>
        <w:t>Dopo aver ottenuto l'accesso iniziale attraverso le VPN non aggiornate, l'aggressore ha eseguito un</w:t>
      </w:r>
      <w:r w:rsidR="00DB6A2B">
        <w:t xml:space="preserve"> lateral mov</w:t>
      </w:r>
      <w:r w:rsidR="00AB0CC1">
        <w:t>e</w:t>
      </w:r>
      <w:r w:rsidR="00DB6A2B">
        <w:t xml:space="preserve">ment </w:t>
      </w:r>
      <w:r>
        <w:lastRenderedPageBreak/>
        <w:t xml:space="preserve">all'interno della rete di gestione fiduciaria dirigendosi verso un segmento di rete specificamente designato per il controllo e la gestione della rete. Attraverso questo accesso avanzato, o </w:t>
      </w:r>
      <w:r w:rsidR="00DB6A2B">
        <w:t xml:space="preserve">privilage </w:t>
      </w:r>
      <w:r>
        <w:t>escalation, l'aggressore è stato in grado di oltrepassare la Demilitarized Zone (DMZ) e infiltrarsi nella rete intranet satellitare,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D905EE"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1E1FD905" w:rsidR="00240C95" w:rsidRDefault="00240C95" w:rsidP="00A329E5">
      <w:pPr>
        <w:pStyle w:val="Titolo3"/>
      </w:pPr>
      <w:bookmarkStart w:id="135" w:name="_Toc171611182"/>
      <w:r>
        <w:t>Discovery</w:t>
      </w:r>
      <w:bookmarkEnd w:id="135"/>
    </w:p>
    <w:p w14:paraId="7655DD6A" w14:textId="32047BD1" w:rsidR="00240C95" w:rsidRPr="00240C95" w:rsidRDefault="00240C95" w:rsidP="00A329E5">
      <w:r>
        <w:t xml:space="preserve">L'attacco mirato non ha colpito uniformemente tutti i modem </w:t>
      </w:r>
      <w:r w:rsidR="00E34921">
        <w:t>Viasat</w:t>
      </w:r>
      <w:r w:rsidR="007B22E5">
        <w:t>, infatti,</w:t>
      </w:r>
      <w:r>
        <w:t xml:space="preserve">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w:t>
      </w:r>
      <w:r w:rsidR="00DB6A2B">
        <w:t>Ciò</w:t>
      </w:r>
      <w:r>
        <w:t xml:space="preserve"> significa che l'aggressore aveva la possibilità di determinare quali specifiche aree geografiche (e di conseguenza i modem corrispondenti situati in quelle aree) fossero </w:t>
      </w:r>
      <w:r>
        <w:lastRenderedPageBreak/>
        <w:t>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r w:rsidR="0093549D">
        <w:t>.</w:t>
      </w:r>
    </w:p>
    <w:tbl>
      <w:tblPr>
        <w:tblStyle w:val="Grigliatabella"/>
        <w:tblW w:w="0" w:type="auto"/>
        <w:tblLook w:val="04A0" w:firstRow="1" w:lastRow="0" w:firstColumn="1" w:lastColumn="0" w:noHBand="0" w:noVBand="1"/>
      </w:tblPr>
      <w:tblGrid>
        <w:gridCol w:w="1425"/>
        <w:gridCol w:w="6367"/>
      </w:tblGrid>
      <w:tr w:rsidR="00240C95" w14:paraId="6A3F13F7" w14:textId="77777777" w:rsidTr="0093549D">
        <w:tc>
          <w:tcPr>
            <w:tcW w:w="1425" w:type="dxa"/>
          </w:tcPr>
          <w:p w14:paraId="4E291B36" w14:textId="7C13704E" w:rsidR="00240C95" w:rsidRPr="00240C95" w:rsidRDefault="00240C95" w:rsidP="00A329E5">
            <w:r>
              <w:t>Tattiche</w:t>
            </w:r>
          </w:p>
        </w:tc>
        <w:tc>
          <w:tcPr>
            <w:tcW w:w="6367" w:type="dxa"/>
          </w:tcPr>
          <w:p w14:paraId="1A05C40E" w14:textId="4CC2B2B4" w:rsidR="00240C95" w:rsidRPr="00240C95" w:rsidRDefault="00240C95" w:rsidP="00A329E5">
            <w:r>
              <w:t>Tecniche</w:t>
            </w:r>
          </w:p>
        </w:tc>
      </w:tr>
      <w:tr w:rsidR="00240C95" w:rsidRPr="00D905EE" w14:paraId="2EBDE2EE" w14:textId="77777777" w:rsidTr="0093549D">
        <w:tc>
          <w:tcPr>
            <w:tcW w:w="1425" w:type="dxa"/>
            <w:vMerge w:val="restart"/>
          </w:tcPr>
          <w:p w14:paraId="10EDE47E" w14:textId="327C24E1" w:rsidR="00240C95" w:rsidRDefault="00240C95" w:rsidP="00A329E5">
            <w:r>
              <w:t>Discovery</w:t>
            </w:r>
          </w:p>
        </w:tc>
        <w:tc>
          <w:tcPr>
            <w:tcW w:w="6367"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93549D">
        <w:tc>
          <w:tcPr>
            <w:tcW w:w="1425" w:type="dxa"/>
            <w:vMerge/>
          </w:tcPr>
          <w:p w14:paraId="45B798D5" w14:textId="77777777" w:rsidR="00240C95" w:rsidRPr="00563036" w:rsidRDefault="00240C95" w:rsidP="00A329E5">
            <w:pPr>
              <w:rPr>
                <w:lang w:val="en-US"/>
              </w:rPr>
            </w:pPr>
          </w:p>
        </w:tc>
        <w:tc>
          <w:tcPr>
            <w:tcW w:w="6367" w:type="dxa"/>
          </w:tcPr>
          <w:p w14:paraId="2F6EEB16" w14:textId="79416CF0" w:rsidR="00240C95" w:rsidRDefault="00240C95" w:rsidP="00A329E5">
            <w:r w:rsidRPr="00240C95">
              <w:t>[T1082] System Information Discovery</w:t>
            </w:r>
          </w:p>
        </w:tc>
      </w:tr>
    </w:tbl>
    <w:p w14:paraId="08095D9E" w14:textId="2DF44C6C" w:rsidR="00240C95" w:rsidRDefault="00240C95" w:rsidP="00A329E5">
      <w:pPr>
        <w:pStyle w:val="Titolo3"/>
      </w:pPr>
      <w:bookmarkStart w:id="136" w:name="_Toc171611183"/>
      <w:r>
        <w:t xml:space="preserve">Defense evasion &amp; </w:t>
      </w:r>
      <w:r w:rsidRPr="00240C95">
        <w:t>Privilege Escalation</w:t>
      </w:r>
      <w:bookmarkEnd w:id="136"/>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D905EE"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D905EE"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D905EE" w:rsidRDefault="00240C95" w:rsidP="00A329E5">
            <w:pPr>
              <w:rPr>
                <w:lang w:val="fr-FR"/>
              </w:rPr>
            </w:pPr>
            <w:r w:rsidRPr="00D905EE">
              <w:rPr>
                <w:lang w:val="fr-FR"/>
              </w:rPr>
              <w:t>[T1068] Exploitation for Privilege Escalation</w:t>
            </w:r>
          </w:p>
        </w:tc>
      </w:tr>
    </w:tbl>
    <w:p w14:paraId="7BAF1285" w14:textId="7D5DE319" w:rsidR="007A0EBC" w:rsidRDefault="00240C95" w:rsidP="00A329E5">
      <w:pPr>
        <w:pStyle w:val="Titolo3"/>
      </w:pPr>
      <w:bookmarkStart w:id="137" w:name="_Toc171611184"/>
      <w:r>
        <w:t>Execution</w:t>
      </w:r>
      <w:bookmarkEnd w:id="137"/>
    </w:p>
    <w:p w14:paraId="300FD45B" w14:textId="5AFFCB1A"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 xml:space="preserve">Executable and Linkable </w:t>
      </w:r>
      <w:r w:rsidRPr="00B262A3">
        <w:rPr>
          <w:i/>
          <w:iCs/>
        </w:rPr>
        <w:lastRenderedPageBreak/>
        <w:t>Format</w:t>
      </w:r>
      <w:r>
        <w:t>)</w:t>
      </w:r>
      <w:r w:rsidR="004A5798">
        <w:t>,</w:t>
      </w:r>
      <w:r>
        <w:t xml:space="preserve">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CE47BA"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CE47BA"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0726DECD" w:rsidR="005D6AF6" w:rsidRDefault="005D6AF6" w:rsidP="00A329E5">
      <w:pPr>
        <w:pStyle w:val="Titolo3"/>
      </w:pPr>
      <w:bookmarkStart w:id="138" w:name="_Toc171611185"/>
      <w:r>
        <w:t>Impact</w:t>
      </w:r>
      <w:bookmarkEnd w:id="138"/>
    </w:p>
    <w:p w14:paraId="71CB7AF9" w14:textId="618A6DCF" w:rsidR="005D6AF6" w:rsidRDefault="005D6AF6" w:rsidP="00A329E5">
      <w:r>
        <w:t xml:space="preserve">In questa fase vengono </w:t>
      </w:r>
      <w:r w:rsidR="00DB6A2B">
        <w:t>presentate</w:t>
      </w:r>
      <w:r>
        <w:t xml:space="preserve"> le ultime tecniche utilizzate per ottener</w:t>
      </w:r>
      <w:r w:rsidR="00DB6A2B">
        <w:t xml:space="preserve">e </w:t>
      </w:r>
      <w:r>
        <w:t>gli obbiettivi prefissati.</w:t>
      </w:r>
    </w:p>
    <w:tbl>
      <w:tblPr>
        <w:tblStyle w:val="Grigliatabella"/>
        <w:tblW w:w="0" w:type="auto"/>
        <w:tblLook w:val="04A0" w:firstRow="1" w:lastRow="0" w:firstColumn="1" w:lastColumn="0" w:noHBand="0" w:noVBand="1"/>
      </w:tblPr>
      <w:tblGrid>
        <w:gridCol w:w="1290"/>
        <w:gridCol w:w="6076"/>
      </w:tblGrid>
      <w:tr w:rsidR="00E34921" w14:paraId="5F2F7020" w14:textId="77777777" w:rsidTr="0093549D">
        <w:tc>
          <w:tcPr>
            <w:tcW w:w="1290" w:type="dxa"/>
          </w:tcPr>
          <w:p w14:paraId="699D7DE1" w14:textId="66CB5325" w:rsidR="00E34921" w:rsidRPr="00E34921" w:rsidRDefault="00E34921" w:rsidP="00A329E5">
            <w:r w:rsidRPr="00E34921">
              <w:t>Tattiche</w:t>
            </w:r>
          </w:p>
        </w:tc>
        <w:tc>
          <w:tcPr>
            <w:tcW w:w="6076" w:type="dxa"/>
          </w:tcPr>
          <w:p w14:paraId="59F3206A" w14:textId="0E9BDA7D" w:rsidR="00E34921" w:rsidRPr="00E34921" w:rsidRDefault="00E34921" w:rsidP="00A329E5">
            <w:r>
              <w:t>Tecniche</w:t>
            </w:r>
          </w:p>
        </w:tc>
      </w:tr>
      <w:tr w:rsidR="00E34921" w14:paraId="624D46DE" w14:textId="77777777" w:rsidTr="0093549D">
        <w:tc>
          <w:tcPr>
            <w:tcW w:w="1290" w:type="dxa"/>
            <w:vMerge w:val="restart"/>
          </w:tcPr>
          <w:p w14:paraId="39ED71DD" w14:textId="6EA88355" w:rsidR="00E34921" w:rsidRDefault="00E34921" w:rsidP="00A329E5">
            <w:r w:rsidRPr="00E34921">
              <w:t>Impact</w:t>
            </w:r>
          </w:p>
        </w:tc>
        <w:tc>
          <w:tcPr>
            <w:tcW w:w="6076" w:type="dxa"/>
          </w:tcPr>
          <w:p w14:paraId="6535F6E3" w14:textId="5A5B8586" w:rsidR="00E34921" w:rsidRDefault="00E34921" w:rsidP="00A329E5">
            <w:r w:rsidRPr="00E34921">
              <w:t>[T1529] System Shutdown/Reboot</w:t>
            </w:r>
          </w:p>
        </w:tc>
      </w:tr>
      <w:tr w:rsidR="00E34921" w14:paraId="461E85B7" w14:textId="77777777" w:rsidTr="0093549D">
        <w:tc>
          <w:tcPr>
            <w:tcW w:w="1290" w:type="dxa"/>
            <w:vMerge/>
          </w:tcPr>
          <w:p w14:paraId="49A49BC6" w14:textId="77777777" w:rsidR="00E34921" w:rsidRDefault="00E34921" w:rsidP="00A329E5"/>
        </w:tc>
        <w:tc>
          <w:tcPr>
            <w:tcW w:w="6076" w:type="dxa"/>
          </w:tcPr>
          <w:p w14:paraId="4AF8CEB3" w14:textId="4971C30F" w:rsidR="00E34921" w:rsidRDefault="00E34921" w:rsidP="00A329E5">
            <w:r w:rsidRPr="00E34921">
              <w:t>[T1485] Data Destruction</w:t>
            </w:r>
          </w:p>
        </w:tc>
      </w:tr>
      <w:tr w:rsidR="00E34921" w14:paraId="4D5121A4" w14:textId="77777777" w:rsidTr="0093549D">
        <w:tc>
          <w:tcPr>
            <w:tcW w:w="1290" w:type="dxa"/>
            <w:vMerge/>
          </w:tcPr>
          <w:p w14:paraId="1BFC8B69" w14:textId="77777777" w:rsidR="00E34921" w:rsidRDefault="00E34921" w:rsidP="00A329E5"/>
        </w:tc>
        <w:tc>
          <w:tcPr>
            <w:tcW w:w="6076" w:type="dxa"/>
          </w:tcPr>
          <w:p w14:paraId="427CEB06" w14:textId="19038806" w:rsidR="00E34921" w:rsidRDefault="00E34921" w:rsidP="00A329E5">
            <w:r w:rsidRPr="00E34921">
              <w:t>[T1495] Firmware Corruption</w:t>
            </w:r>
          </w:p>
        </w:tc>
      </w:tr>
      <w:tr w:rsidR="00E34921" w14:paraId="798CB5CB" w14:textId="77777777" w:rsidTr="0093549D">
        <w:tc>
          <w:tcPr>
            <w:tcW w:w="1290" w:type="dxa"/>
            <w:vMerge/>
          </w:tcPr>
          <w:p w14:paraId="3C846FF6" w14:textId="77777777" w:rsidR="00E34921" w:rsidRDefault="00E34921" w:rsidP="00A329E5"/>
        </w:tc>
        <w:tc>
          <w:tcPr>
            <w:tcW w:w="6076" w:type="dxa"/>
          </w:tcPr>
          <w:p w14:paraId="3FC812F9" w14:textId="004104E2" w:rsidR="00E34921" w:rsidRDefault="00E34921" w:rsidP="00A329E5">
            <w:r w:rsidRPr="00E34921">
              <w:t>[T1561] Disk Wipe</w:t>
            </w:r>
          </w:p>
        </w:tc>
      </w:tr>
      <w:tr w:rsidR="00E34921" w14:paraId="0F6824E2" w14:textId="77777777" w:rsidTr="0093549D">
        <w:tc>
          <w:tcPr>
            <w:tcW w:w="1290" w:type="dxa"/>
            <w:vMerge/>
          </w:tcPr>
          <w:p w14:paraId="262716B2" w14:textId="77777777" w:rsidR="00E34921" w:rsidRDefault="00E34921" w:rsidP="00A329E5"/>
        </w:tc>
        <w:tc>
          <w:tcPr>
            <w:tcW w:w="6076" w:type="dxa"/>
          </w:tcPr>
          <w:p w14:paraId="449E7E82" w14:textId="4AE7EEB1" w:rsidR="00E34921" w:rsidRDefault="00E34921" w:rsidP="00A329E5">
            <w:r w:rsidRPr="00E34921">
              <w:t>[T1529] System Shutdown/Reboot</w:t>
            </w:r>
          </w:p>
        </w:tc>
      </w:tr>
      <w:tr w:rsidR="00E34921" w14:paraId="436B157F" w14:textId="77777777" w:rsidTr="0093549D">
        <w:tc>
          <w:tcPr>
            <w:tcW w:w="1290" w:type="dxa"/>
            <w:vMerge/>
          </w:tcPr>
          <w:p w14:paraId="295BBBE8" w14:textId="77777777" w:rsidR="00E34921" w:rsidRDefault="00E34921" w:rsidP="00A329E5"/>
        </w:tc>
        <w:tc>
          <w:tcPr>
            <w:tcW w:w="6076" w:type="dxa"/>
          </w:tcPr>
          <w:p w14:paraId="3F4489E6" w14:textId="7409A0B7" w:rsidR="00E34921" w:rsidRDefault="00E34921" w:rsidP="00A329E5">
            <w:r w:rsidRPr="00E34921">
              <w:t>[T1485] Data Destruction</w:t>
            </w:r>
          </w:p>
        </w:tc>
      </w:tr>
      <w:tr w:rsidR="00E34921" w14:paraId="5A6ED137" w14:textId="77777777" w:rsidTr="0093549D">
        <w:tc>
          <w:tcPr>
            <w:tcW w:w="1290" w:type="dxa"/>
            <w:vMerge/>
          </w:tcPr>
          <w:p w14:paraId="7E2473E9" w14:textId="77777777" w:rsidR="00E34921" w:rsidRDefault="00E34921" w:rsidP="00A329E5"/>
        </w:tc>
        <w:tc>
          <w:tcPr>
            <w:tcW w:w="6076" w:type="dxa"/>
          </w:tcPr>
          <w:p w14:paraId="577FBC7C" w14:textId="32D4D2A4" w:rsidR="00E34921" w:rsidRDefault="00E34921" w:rsidP="00A329E5">
            <w:r w:rsidRPr="00E34921">
              <w:t>[T1495] Firmware Corruption</w:t>
            </w:r>
          </w:p>
        </w:tc>
      </w:tr>
      <w:tr w:rsidR="00E34921" w14:paraId="20469676" w14:textId="77777777" w:rsidTr="0093549D">
        <w:tc>
          <w:tcPr>
            <w:tcW w:w="1290" w:type="dxa"/>
            <w:vMerge/>
          </w:tcPr>
          <w:p w14:paraId="685D0198" w14:textId="77777777" w:rsidR="00E34921" w:rsidRDefault="00E34921" w:rsidP="00A329E5"/>
        </w:tc>
        <w:tc>
          <w:tcPr>
            <w:tcW w:w="6076" w:type="dxa"/>
          </w:tcPr>
          <w:p w14:paraId="53132385" w14:textId="43A6A665" w:rsidR="00E34921" w:rsidRDefault="00E34921" w:rsidP="00A329E5">
            <w:r w:rsidRPr="00E34921">
              <w:t>[T1561] Disk Wipe</w:t>
            </w:r>
          </w:p>
        </w:tc>
      </w:tr>
      <w:tr w:rsidR="00E34921" w:rsidRPr="00CE47BA" w14:paraId="3A926671" w14:textId="77777777" w:rsidTr="0093549D">
        <w:tc>
          <w:tcPr>
            <w:tcW w:w="1290" w:type="dxa"/>
            <w:vMerge/>
          </w:tcPr>
          <w:p w14:paraId="4F06EAFB" w14:textId="77777777" w:rsidR="00E34921" w:rsidRDefault="00E34921" w:rsidP="00A329E5"/>
        </w:tc>
        <w:tc>
          <w:tcPr>
            <w:tcW w:w="6076"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93549D">
        <w:tc>
          <w:tcPr>
            <w:tcW w:w="1290" w:type="dxa"/>
            <w:vMerge/>
          </w:tcPr>
          <w:p w14:paraId="1D70DA1D" w14:textId="77777777" w:rsidR="00E34921" w:rsidRPr="00563036" w:rsidRDefault="00E34921" w:rsidP="00A329E5">
            <w:pPr>
              <w:rPr>
                <w:lang w:val="en-US"/>
              </w:rPr>
            </w:pPr>
          </w:p>
        </w:tc>
        <w:tc>
          <w:tcPr>
            <w:tcW w:w="6076" w:type="dxa"/>
          </w:tcPr>
          <w:p w14:paraId="0D6C54F1" w14:textId="535BC368" w:rsidR="00E34921" w:rsidRDefault="00E34921" w:rsidP="00A329E5">
            <w:r w:rsidRPr="00E34921">
              <w:t>[T1561.002] Disk Structure Wipe</w:t>
            </w:r>
          </w:p>
        </w:tc>
      </w:tr>
      <w:tr w:rsidR="00E34921" w14:paraId="18C79336" w14:textId="77777777" w:rsidTr="0093549D">
        <w:tc>
          <w:tcPr>
            <w:tcW w:w="1290" w:type="dxa"/>
            <w:vMerge/>
          </w:tcPr>
          <w:p w14:paraId="6D0106C5" w14:textId="77777777" w:rsidR="00E34921" w:rsidRDefault="00E34921" w:rsidP="00A329E5"/>
        </w:tc>
        <w:tc>
          <w:tcPr>
            <w:tcW w:w="6076" w:type="dxa"/>
          </w:tcPr>
          <w:p w14:paraId="5B6DA7B4" w14:textId="3F8C60F8" w:rsidR="00E34921" w:rsidRDefault="00E34921" w:rsidP="00A329E5">
            <w:r w:rsidRPr="00E34921">
              <w:t>[T1531] Account Access Removal</w:t>
            </w:r>
          </w:p>
        </w:tc>
      </w:tr>
      <w:tr w:rsidR="00E34921" w:rsidRPr="00D905EE" w14:paraId="16C98388" w14:textId="77777777" w:rsidTr="0093549D">
        <w:tc>
          <w:tcPr>
            <w:tcW w:w="1290" w:type="dxa"/>
            <w:vMerge/>
          </w:tcPr>
          <w:p w14:paraId="3B674AE5" w14:textId="77777777" w:rsidR="00E34921" w:rsidRDefault="00E34921" w:rsidP="00A329E5"/>
        </w:tc>
        <w:tc>
          <w:tcPr>
            <w:tcW w:w="6076"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93549D">
        <w:tc>
          <w:tcPr>
            <w:tcW w:w="1290" w:type="dxa"/>
            <w:vMerge/>
          </w:tcPr>
          <w:p w14:paraId="4BC7A92F" w14:textId="77777777" w:rsidR="00E34921" w:rsidRPr="00563036" w:rsidRDefault="00E34921" w:rsidP="00A329E5">
            <w:pPr>
              <w:rPr>
                <w:lang w:val="en-US"/>
              </w:rPr>
            </w:pPr>
          </w:p>
        </w:tc>
        <w:tc>
          <w:tcPr>
            <w:tcW w:w="6076" w:type="dxa"/>
          </w:tcPr>
          <w:p w14:paraId="45B2536E" w14:textId="7C1C29A1" w:rsidR="00E34921" w:rsidRDefault="00E34921" w:rsidP="00A329E5">
            <w:r w:rsidRPr="00E34921">
              <w:t>[T1489] Service Stop</w:t>
            </w:r>
          </w:p>
        </w:tc>
      </w:tr>
    </w:tbl>
    <w:p w14:paraId="05A87720" w14:textId="522ED3E9" w:rsidR="00311F37" w:rsidRDefault="00311F37" w:rsidP="00A329E5">
      <w:pPr>
        <w:pStyle w:val="Titolo2"/>
      </w:pPr>
      <w:bookmarkStart w:id="139" w:name="_Toc171611186"/>
      <w:r w:rsidRPr="007E4D82">
        <w:t>Attacchi Cyber – Analisi delle tendenze</w:t>
      </w:r>
      <w:bookmarkEnd w:id="139"/>
    </w:p>
    <w:p w14:paraId="3BB6A68E" w14:textId="221F7FA3"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6AF96280" w:rsidR="002B66CD" w:rsidRPr="002B66CD" w:rsidRDefault="002B66CD" w:rsidP="00A329E5">
      <w:pPr>
        <w:pStyle w:val="Titolo3"/>
      </w:pPr>
      <w:bookmarkStart w:id="140" w:name="_Toc171611187"/>
      <w:r>
        <w:lastRenderedPageBreak/>
        <w:t>Q2 2022 vs Q</w:t>
      </w:r>
      <w:r w:rsidR="00722F5E">
        <w:t>2</w:t>
      </w:r>
      <w:r>
        <w:t xml:space="preserve"> 2023</w:t>
      </w:r>
      <w:bookmarkEnd w:id="140"/>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722F5E">
      <w:pPr>
        <w:jc w:val="center"/>
      </w:pPr>
      <w:r w:rsidRPr="007E4D82">
        <w:rPr>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4977E7BE" w:rsidR="00246A72" w:rsidRPr="005D6A9B" w:rsidRDefault="00311F37" w:rsidP="00A329E5">
      <w:r w:rsidRPr="005D6A9B">
        <w:t xml:space="preserve">I dati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w:t>
      </w:r>
      <w:r w:rsidRPr="005D6A9B">
        <w:lastRenderedPageBreak/>
        <w:t xml:space="preserve">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w:t>
      </w:r>
      <w:r w:rsidR="008F3AD1">
        <w:t xml:space="preserve"> e prevenzione</w:t>
      </w:r>
      <w:r w:rsidRPr="005D6A9B">
        <w:t xml:space="preserve"> avanzate per salvaguardare dati di vitale importanza.</w:t>
      </w:r>
    </w:p>
    <w:p w14:paraId="43579485" w14:textId="0AD143A5" w:rsidR="002B66CD" w:rsidRDefault="002B66CD" w:rsidP="00A329E5">
      <w:pPr>
        <w:pStyle w:val="Titolo3"/>
      </w:pPr>
      <w:bookmarkStart w:id="141" w:name="_Toc171611188"/>
      <w:r>
        <w:t>Provenienza delle cyber minacce</w:t>
      </w:r>
      <w:bookmarkEnd w:id="141"/>
    </w:p>
    <w:p w14:paraId="146F2B9F" w14:textId="50A92DFC" w:rsidR="00311F37" w:rsidRPr="007E4D82" w:rsidRDefault="00311F37" w:rsidP="00A329E5">
      <w:r w:rsidRPr="007E4D82">
        <w:t>Un altro grande dilemma è dovuto alla provenienza di questi attacchi. Uno studio [5] in cui sono coinvolte la Cybersecurity and Infrastructure Security Agency (</w:t>
      </w:r>
      <w:r w:rsidRPr="007E4D82">
        <w:rPr>
          <w:b/>
          <w:bCs/>
        </w:rPr>
        <w:t>CISA</w:t>
      </w:r>
      <w:r w:rsidRPr="007E4D82">
        <w:t>), la National Security Agency (</w:t>
      </w:r>
      <w:r w:rsidRPr="007E4D82">
        <w:rPr>
          <w:b/>
          <w:bCs/>
        </w:rPr>
        <w:t>NSA</w:t>
      </w:r>
      <w:r w:rsidRPr="007E4D82">
        <w:t xml:space="preserve">) e </w:t>
      </w:r>
      <w:r w:rsidR="004A5798">
        <w:t xml:space="preserve">la </w:t>
      </w:r>
      <w:r w:rsidRPr="007E4D82">
        <w:t>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w:t>
      </w:r>
      <w:r w:rsidR="0093549D">
        <w:t>;</w:t>
      </w:r>
      <w:r w:rsidRPr="007E4D82">
        <w:t xml:space="preserve"> perciò</w:t>
      </w:r>
      <w:r w:rsidR="0093549D">
        <w:t>,</w:t>
      </w:r>
      <w:r w:rsidRPr="007E4D82">
        <w:t xml:space="preserve">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6F603E9B" w:rsidR="00311F37" w:rsidRPr="00B75024" w:rsidRDefault="00311F37" w:rsidP="008F3AD1">
      <w:pPr>
        <w:jc w:val="center"/>
      </w:pPr>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xml:space="preserve">: </w:t>
      </w:r>
      <w:r w:rsidR="004A5798">
        <w:t>Provenienza de</w:t>
      </w:r>
      <w:r w:rsidR="00B357C6" w:rsidRPr="00B75024">
        <w:t>i cyber attacchi</w:t>
      </w:r>
    </w:p>
    <w:p w14:paraId="063912DA" w14:textId="7FB341C1" w:rsidR="002B66CD" w:rsidRPr="007E4D82" w:rsidRDefault="002B66CD" w:rsidP="00A329E5">
      <w:pPr>
        <w:pStyle w:val="Titolo3"/>
      </w:pPr>
      <w:bookmarkStart w:id="142" w:name="_Toc171611189"/>
      <w:r>
        <w:lastRenderedPageBreak/>
        <w:t>Stime dei costi futuri</w:t>
      </w:r>
      <w:bookmarkEnd w:id="142"/>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8F3AD1">
      <w:pPr>
        <w:jc w:val="center"/>
      </w:pPr>
      <w:r w:rsidRPr="00B75024">
        <w:rPr>
          <w:noProof/>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311753CD" w:rsidR="00311F37" w:rsidRPr="007E4D82" w:rsidRDefault="00311F37" w:rsidP="00A329E5">
      <w:pPr>
        <w:pStyle w:val="Titolo2"/>
      </w:pPr>
      <w:bookmarkStart w:id="143" w:name="_Toc171611190"/>
      <w:r w:rsidRPr="007E4D82">
        <w:t>NIS2 – L’ultima normativa nel mondo cyber</w:t>
      </w:r>
      <w:bookmarkEnd w:id="143"/>
    </w:p>
    <w:p w14:paraId="5F02C0FE" w14:textId="5B083E87" w:rsidR="00311F37" w:rsidRPr="007E4D82" w:rsidRDefault="00311F37" w:rsidP="00A329E5">
      <w:r w:rsidRPr="007E4D82">
        <w:t>Il mondo ha iniziato a mobilitarsi per rispondere alle minacce derivanti dalla evolutiva sfera informatica, molt</w:t>
      </w:r>
      <w:r w:rsidR="008F3AD1">
        <w:t>e</w:t>
      </w:r>
      <w:r w:rsidRPr="007E4D82">
        <w:t xml:space="preserve"> sono state le normative che hanno coinvolto questo dominio di conoscenza.</w:t>
      </w:r>
    </w:p>
    <w:p w14:paraId="07B2BAFA" w14:textId="358BF0DC" w:rsidR="00311F37" w:rsidRPr="007E4D82" w:rsidRDefault="00311F37" w:rsidP="00A329E5">
      <w:r w:rsidRPr="007E4D82">
        <w:lastRenderedPageBreak/>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w:t>
      </w:r>
      <w:r w:rsidR="004A5798">
        <w:t>.</w:t>
      </w:r>
      <w:r w:rsidRPr="007E4D82">
        <w:t xml:space="preserve"> </w:t>
      </w:r>
      <w:r w:rsidR="004A5798">
        <w:t xml:space="preserve">Essa </w:t>
      </w:r>
      <w:r w:rsidRPr="007E4D82">
        <w:t>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w:t>
      </w:r>
      <w:r w:rsidR="00FD5073">
        <w:t>O</w:t>
      </w:r>
      <w:r w:rsidRPr="007E4D82">
        <w:t xml:space="preserve">ttobre 2024. Questa nuova direttiva si propone di aggiornare e ampliare l'ambito di applicazione della antesignana direttiva </w:t>
      </w:r>
      <w:r w:rsidRPr="007E4D82">
        <w:rPr>
          <w:b/>
          <w:bCs/>
        </w:rPr>
        <w:t>NIS1</w:t>
      </w:r>
      <w:r w:rsidRPr="007E4D82">
        <w:t xml:space="preserve">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lastRenderedPageBreak/>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5D6663AE" w:rsidR="00084D82"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44" w:name="_Toc162107985"/>
      <w:bookmarkStart w:id="145" w:name="_Toc162181709"/>
      <w:bookmarkStart w:id="146" w:name="_Toc162344551"/>
      <w:bookmarkStart w:id="147" w:name="_Toc162345071"/>
      <w:bookmarkStart w:id="148" w:name="_Toc162345109"/>
      <w:bookmarkStart w:id="149" w:name="_Toc162372862"/>
      <w:bookmarkStart w:id="150" w:name="_Toc162388788"/>
      <w:bookmarkStart w:id="151" w:name="_Toc162426561"/>
      <w:bookmarkStart w:id="152" w:name="_Toc162426697"/>
      <w:bookmarkStart w:id="153" w:name="_Toc162432916"/>
      <w:bookmarkStart w:id="154" w:name="_Toc162433098"/>
      <w:bookmarkStart w:id="155" w:name="_Toc162433181"/>
      <w:bookmarkStart w:id="156" w:name="_Toc162949542"/>
      <w:bookmarkStart w:id="157" w:name="_Toc163234292"/>
      <w:bookmarkStart w:id="158" w:name="_Toc163248376"/>
      <w:bookmarkStart w:id="159" w:name="_Toc163248422"/>
      <w:bookmarkStart w:id="160" w:name="_Toc163382042"/>
      <w:bookmarkStart w:id="161" w:name="_Toc163382203"/>
      <w:bookmarkStart w:id="162" w:name="_Toc163382284"/>
      <w:bookmarkStart w:id="163" w:name="_Toc163392002"/>
      <w:bookmarkStart w:id="164" w:name="_Toc163994667"/>
      <w:bookmarkStart w:id="165" w:name="_Toc16710986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2BCC730C" w14:textId="79C139C3" w:rsidR="001F58C6" w:rsidRPr="007D5DF3" w:rsidRDefault="00084D82" w:rsidP="00084D82">
      <w:pPr>
        <w:spacing w:before="0" w:after="0" w:line="240" w:lineRule="auto"/>
        <w:jc w:val="left"/>
      </w:pPr>
      <w:r>
        <w:br w:type="page"/>
      </w:r>
    </w:p>
    <w:p w14:paraId="573145C8" w14:textId="56C672B1" w:rsidR="007D5DF3" w:rsidRPr="007E4D82" w:rsidRDefault="007D5DF3" w:rsidP="00A329E5">
      <w:pPr>
        <w:pStyle w:val="Titolo1"/>
      </w:pPr>
      <w:bookmarkStart w:id="166" w:name="_Toc171611191"/>
      <w:r w:rsidRPr="007E4D82">
        <w:lastRenderedPageBreak/>
        <w:t>Capitolo II</w:t>
      </w:r>
      <w:r>
        <w:t>I</w:t>
      </w:r>
      <w:bookmarkEnd w:id="166"/>
    </w:p>
    <w:p w14:paraId="184EE034" w14:textId="6CBEF587" w:rsidR="007D5DF3" w:rsidRPr="00BE6CA0" w:rsidRDefault="00BB2D61" w:rsidP="00A329E5">
      <w:pPr>
        <w:pStyle w:val="Sottotitolo"/>
      </w:pPr>
      <w:bookmarkStart w:id="167" w:name="_Toc171611192"/>
      <w:r w:rsidRPr="00BE6CA0">
        <w:t>Sperimentazione</w:t>
      </w:r>
      <w:bookmarkEnd w:id="167"/>
    </w:p>
    <w:p w14:paraId="090B579D" w14:textId="62F3C456" w:rsidR="00BC5810" w:rsidRDefault="0015006D" w:rsidP="00A329E5">
      <w:r>
        <w:t>L'obiettivo principale dello studio</w:t>
      </w:r>
      <w:r w:rsidR="00FD5073">
        <w:t xml:space="preserve"> di tesi, come detto</w:t>
      </w:r>
      <w:r w:rsidR="004A5798">
        <w:t xml:space="preserve"> precedentemente</w:t>
      </w:r>
      <w:r w:rsidR="00FD5073">
        <w:t>,</w:t>
      </w:r>
      <w:r>
        <w:t xml:space="preserve">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rsidR="004A3E81" w:rsidRPr="00D91205">
        <w:rPr>
          <w:rStyle w:val="Rimandonotaapidipagina"/>
        </w:rPr>
        <w:footnoteReference w:id="20"/>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68" w:name="_Toc169965314"/>
      <w:bookmarkStart w:id="169" w:name="_Toc169965432"/>
      <w:bookmarkStart w:id="170" w:name="_Toc169972767"/>
      <w:bookmarkStart w:id="171" w:name="_Toc170556608"/>
      <w:bookmarkStart w:id="172" w:name="_Toc170556822"/>
      <w:bookmarkStart w:id="173" w:name="_Toc170556999"/>
      <w:bookmarkStart w:id="174" w:name="_Toc170557085"/>
      <w:bookmarkStart w:id="175" w:name="_Toc170557215"/>
      <w:bookmarkStart w:id="176" w:name="_Toc170557354"/>
      <w:bookmarkStart w:id="177" w:name="_Toc170557460"/>
      <w:bookmarkStart w:id="178" w:name="_Toc170557546"/>
      <w:bookmarkStart w:id="179" w:name="_Toc170557632"/>
      <w:bookmarkStart w:id="180" w:name="_Toc170557800"/>
      <w:bookmarkStart w:id="181" w:name="_Toc170752610"/>
      <w:bookmarkStart w:id="182" w:name="_Toc170752672"/>
      <w:bookmarkStart w:id="183" w:name="_Toc170752742"/>
      <w:bookmarkStart w:id="184" w:name="_Toc170753181"/>
      <w:bookmarkStart w:id="185" w:name="_Toc170753273"/>
      <w:bookmarkStart w:id="186" w:name="_Toc170753351"/>
      <w:bookmarkStart w:id="187" w:name="_Toc170753546"/>
      <w:bookmarkStart w:id="188" w:name="_Toc170753714"/>
      <w:bookmarkStart w:id="189" w:name="_Toc170754808"/>
      <w:bookmarkStart w:id="190" w:name="_Toc170754869"/>
      <w:bookmarkStart w:id="191" w:name="_Toc170755087"/>
      <w:bookmarkStart w:id="192" w:name="_Toc170755481"/>
      <w:bookmarkStart w:id="193" w:name="_Toc170755541"/>
      <w:bookmarkStart w:id="194" w:name="_Toc170756421"/>
      <w:bookmarkStart w:id="195" w:name="_Toc170820310"/>
      <w:bookmarkStart w:id="196" w:name="_Toc170822278"/>
      <w:bookmarkStart w:id="197" w:name="_Toc170825482"/>
      <w:bookmarkStart w:id="198" w:name="_Toc170904529"/>
      <w:bookmarkStart w:id="199" w:name="_Toc170904590"/>
      <w:bookmarkStart w:id="200" w:name="_Toc171379833"/>
      <w:bookmarkStart w:id="201" w:name="_Toc171611100"/>
      <w:bookmarkStart w:id="202" w:name="_Toc171611193"/>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69D50B8E" w14:textId="15E7B2ED" w:rsidR="007D7E88" w:rsidRDefault="007D7E88" w:rsidP="007D7E88">
      <w:pPr>
        <w:pStyle w:val="Titolo2"/>
      </w:pPr>
      <w:bookmarkStart w:id="203" w:name="_Toc171611194"/>
      <w:r>
        <w:t>Funzionalità di DetectiveAttacks</w:t>
      </w:r>
      <w:bookmarkEnd w:id="203"/>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43E7096F"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w:t>
      </w:r>
      <w:r w:rsidR="0073507F">
        <w:t>i</w:t>
      </w:r>
      <w:r>
        <w:t xml:space="preserv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E67D909" w:rsidR="00D241E8" w:rsidRDefault="00D241E8" w:rsidP="007003D4">
      <w:pPr>
        <w:pStyle w:val="Paragrafoelenco"/>
        <w:numPr>
          <w:ilvl w:val="0"/>
          <w:numId w:val="36"/>
        </w:numPr>
      </w:pPr>
      <w:r>
        <w:lastRenderedPageBreak/>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r w:rsidR="00FD5073">
        <w:rPr>
          <w:rStyle w:val="Rimandonotaapidipagina"/>
        </w:rPr>
        <w:footnoteReference w:id="21"/>
      </w:r>
      <w:r>
        <w:t>;</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3DC23BA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D5073">
        <w:t>, in modo da assicurare e prevenire la sicurezza nella propria organizzazione</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5D9FA869" w:rsidR="0043592C" w:rsidRPr="0043592C" w:rsidRDefault="00255D24" w:rsidP="0043592C">
      <w:pPr>
        <w:pStyle w:val="Titolo2"/>
      </w:pPr>
      <w:bookmarkStart w:id="204" w:name="_Toc169085236"/>
      <w:bookmarkStart w:id="205" w:name="_Toc171611195"/>
      <w:bookmarkEnd w:id="204"/>
      <w:r>
        <w:t xml:space="preserve">Tecnologie </w:t>
      </w:r>
      <w:r w:rsidR="007D7E88">
        <w:t>utilizzate</w:t>
      </w:r>
      <w:bookmarkEnd w:id="205"/>
    </w:p>
    <w:p w14:paraId="7C3D63FC" w14:textId="717594CA" w:rsidR="00CE67A9" w:rsidRDefault="00BC5810" w:rsidP="00A329E5">
      <w:r w:rsidRPr="00BC5810">
        <w:t xml:space="preserve">Durante la </w:t>
      </w:r>
      <w:r w:rsidRPr="00234E19">
        <w:rPr>
          <w:b/>
          <w:bCs/>
        </w:rPr>
        <w:t>fase iniziale</w:t>
      </w:r>
      <w:r w:rsidRPr="00BC5810">
        <w:t xml:space="preserve"> dello sviluppo è stato intrapreso il processo di </w:t>
      </w:r>
      <w:r w:rsidR="00317F3F">
        <w:t>identificazione</w:t>
      </w:r>
      <w:r w:rsidRPr="00BC5810">
        <w:t xml:space="preserve"> delle </w:t>
      </w:r>
      <w:r w:rsidRPr="00FD5073">
        <w:rPr>
          <w:b/>
          <w:bCs/>
        </w:rPr>
        <w:t xml:space="preserve">aree chiave </w:t>
      </w:r>
      <w:r w:rsidRPr="00FD5073">
        <w:t>di</w:t>
      </w:r>
      <w:r w:rsidRPr="00FD5073">
        <w:rPr>
          <w:b/>
          <w:bCs/>
        </w:rPr>
        <w:t xml:space="preserve"> </w:t>
      </w:r>
      <w:r w:rsidRPr="00FD5073">
        <w:t>interesse</w:t>
      </w:r>
      <w:r w:rsidRPr="00BC5810">
        <w:t>, l'</w:t>
      </w:r>
      <w:r w:rsidRPr="00FD5073">
        <w:rPr>
          <w:b/>
          <w:bCs/>
        </w:rPr>
        <w:t>analisi</w:t>
      </w:r>
      <w:r w:rsidRPr="00BC5810">
        <w:t xml:space="preserve"> </w:t>
      </w:r>
      <w:r w:rsidRPr="00FD5073">
        <w:rPr>
          <w:b/>
          <w:bCs/>
        </w:rPr>
        <w:t>delle</w:t>
      </w:r>
      <w:r w:rsidRPr="00BC5810">
        <w:t xml:space="preserve"> </w:t>
      </w:r>
      <w:r w:rsidRPr="00FD5073">
        <w:rPr>
          <w:b/>
          <w:bCs/>
        </w:rPr>
        <w:t>esigenze</w:t>
      </w:r>
      <w:r w:rsidRPr="00BC5810">
        <w:t xml:space="preserve"> </w:t>
      </w:r>
      <w:r w:rsidRPr="00357E65">
        <w:t>specifiche</w:t>
      </w:r>
      <w:r w:rsidRPr="00BC5810">
        <w:t xml:space="preserve"> e la </w:t>
      </w:r>
      <w:r w:rsidRPr="00FD5073">
        <w:rPr>
          <w:b/>
          <w:bCs/>
        </w:rPr>
        <w:t>mappatura</w:t>
      </w:r>
      <w:r w:rsidRPr="00BC5810">
        <w:t xml:space="preserve"> </w:t>
      </w:r>
      <w:r w:rsidRPr="00FD5073">
        <w:rPr>
          <w:b/>
          <w:bCs/>
        </w:rPr>
        <w:t>delle</w:t>
      </w:r>
      <w:r w:rsidRPr="00BC5810">
        <w:t xml:space="preserve"> </w:t>
      </w:r>
      <w:r w:rsidRPr="00FD5073">
        <w:rPr>
          <w:b/>
          <w:bCs/>
        </w:rPr>
        <w:t>relazioni</w:t>
      </w:r>
      <w:r w:rsidRPr="00BC5810">
        <w:t xml:space="preserve">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w:t>
      </w:r>
      <w:r>
        <w:lastRenderedPageBreak/>
        <w:t xml:space="preserve">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1B0B778" w:rsidR="001E1D1C" w:rsidRDefault="001E1D1C" w:rsidP="00A329E5">
      <w:pPr>
        <w:pStyle w:val="Titolo3"/>
      </w:pPr>
      <w:bookmarkStart w:id="206" w:name="_Toc171611196"/>
      <w:r>
        <w:t>Framework</w:t>
      </w:r>
      <w:r w:rsidR="00E32B04">
        <w:t xml:space="preserve">, librerie e </w:t>
      </w:r>
      <w:r w:rsidR="00426FFD">
        <w:t>LLM</w:t>
      </w:r>
      <w:r>
        <w:t xml:space="preserve"> utilizzati</w:t>
      </w:r>
      <w:bookmarkEnd w:id="206"/>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5BD919F6"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w:t>
      </w:r>
      <w:r w:rsidR="00756E72">
        <w:t>. P</w:t>
      </w:r>
      <w:r w:rsidR="00357E65" w:rsidRPr="00A329E5">
        <w:t>ertanto</w:t>
      </w:r>
      <w:r w:rsidR="00756E72">
        <w:t>,</w:t>
      </w:r>
      <w:r w:rsidR="00357E65" w:rsidRPr="00A329E5">
        <w:t xml:space="preserve"> verrà sviluppata autonomamente nell'ambito di questa tesi.</w:t>
      </w:r>
    </w:p>
    <w:p w14:paraId="6908F7AD" w14:textId="1E80399E"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2"/>
      </w:r>
      <w:r w:rsidR="008E07BE" w:rsidRPr="00A329E5">
        <w:t xml:space="preserve"> mette a disposizione le API di OpenAI per interrogare determinate versioni di modelli di </w:t>
      </w:r>
      <w:r w:rsidR="008E07BE" w:rsidRPr="00A329E5">
        <w:lastRenderedPageBreak/>
        <w:t xml:space="preserve">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460CC34" w:rsidR="00AD463F" w:rsidRPr="00426FFD"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w:t>
      </w:r>
      <w:r w:rsidR="00426FFD">
        <w:t>s</w:t>
      </w:r>
      <w:r w:rsidR="00213643" w:rsidRPr="00A329E5">
        <w:t xml:space="preserve"> e aggiunge API per ottenere informazioni sulle CWE</w:t>
      </w:r>
      <w:r w:rsidR="00426FFD">
        <w:t>s</w:t>
      </w:r>
      <w:r w:rsidR="00213643" w:rsidRPr="00A329E5">
        <w:t>.</w:t>
      </w:r>
    </w:p>
    <w:p w14:paraId="3A9F0219" w14:textId="1F3CFB5B" w:rsidR="00426FFD" w:rsidRPr="00426FFD" w:rsidRDefault="00426FFD" w:rsidP="00A329E5">
      <w:pPr>
        <w:pStyle w:val="Paragrafoelenco"/>
        <w:numPr>
          <w:ilvl w:val="0"/>
          <w:numId w:val="21"/>
        </w:numPr>
      </w:pPr>
      <w:r>
        <w:rPr>
          <w:b/>
          <w:bCs/>
        </w:rPr>
        <w:t>capeclib</w:t>
      </w:r>
      <w:r w:rsidRPr="00426FFD">
        <w:t xml:space="preserve">: creata durante lo sviluppo del </w:t>
      </w:r>
      <w:r w:rsidR="00FD5073" w:rsidRPr="00426FFD">
        <w:t>medesimo</w:t>
      </w:r>
      <w:r w:rsidRPr="00426FFD">
        <w:t xml:space="preserve"> sistema</w:t>
      </w:r>
      <w:r>
        <w:t>, fornisce le API per il ritrovamento delle informazioni relative ai CAPECs</w:t>
      </w:r>
      <w:r w:rsidR="00FD5073">
        <w:t xml:space="preserve"> tramite il proprio identificativo</w:t>
      </w:r>
      <w:r>
        <w:t>.</w:t>
      </w:r>
    </w:p>
    <w:p w14:paraId="73855738" w14:textId="607189BC" w:rsidR="0089123C" w:rsidRDefault="0089123C" w:rsidP="00A329E5">
      <w:pPr>
        <w:pStyle w:val="Titolo3"/>
      </w:pPr>
      <w:bookmarkStart w:id="207" w:name="_Toc171611197"/>
      <w:r>
        <w:t xml:space="preserve">Tipo di dati manipolato </w:t>
      </w:r>
      <w:r w:rsidRPr="007E4D82">
        <w:t>–</w:t>
      </w:r>
      <w:r>
        <w:t xml:space="preserve"> STIX Object</w:t>
      </w:r>
      <w:r w:rsidR="009B26F3">
        <w:t xml:space="preserve"> e</w:t>
      </w:r>
      <w:r w:rsidR="00F36661">
        <w:t xml:space="preserve"> dict</w:t>
      </w:r>
      <w:bookmarkEnd w:id="207"/>
    </w:p>
    <w:p w14:paraId="1EBB3B7A" w14:textId="16D27F54"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w:t>
      </w:r>
      <w:r w:rsidR="00FD5073">
        <w:t>MAPPING</w:t>
      </w:r>
      <w:r w:rsidR="00B2067B">
        <w:t>S</w:t>
      </w:r>
      <w:r w:rsidR="00FD5073">
        <w:t xml:space="preserve"> EXPLORER</w:t>
      </w:r>
      <w:r w:rsidRPr="00A329E5">
        <w:t xml:space="preserve">. Gli oggetti forniti dal framework ATT&amp;CK sono degli oggetti </w:t>
      </w:r>
      <w:r w:rsidRPr="00A329E5">
        <w:rPr>
          <w:b/>
          <w:bCs/>
        </w:rPr>
        <w:t>STIX</w:t>
      </w:r>
      <w:r w:rsidRPr="00A329E5">
        <w:t xml:space="preserve"> (Structured Threat Information eXpression), </w:t>
      </w:r>
      <w:r w:rsidR="00FF1E95">
        <w:t>i quali</w:t>
      </w:r>
      <w:r w:rsidRPr="00A329E5">
        <w:t xml:space="preserve"> rappresentano un modo standardizzato per esprimere informazioni di intelligence sulle minacce informatiche. Gli oggetti STIX, espansi con altri attributi, che permettono di descrivere dettagliatamente e in maniera strutturata le informazioni su minacce</w:t>
      </w:r>
      <w:r w:rsidR="00FD5073">
        <w:t xml:space="preserve"> e </w:t>
      </w:r>
      <w:r w:rsidRPr="00A329E5">
        <w:t>TTP</w:t>
      </w:r>
      <w:r w:rsidR="00FD5073">
        <w:t>s</w:t>
      </w:r>
      <w:r w:rsidRPr="00A329E5">
        <w:t>, facilitando così lo scambio di informazioni di sicurezza tra sistemi e tra esperti del settore.</w:t>
      </w:r>
    </w:p>
    <w:p w14:paraId="2052193E" w14:textId="79CDD14F" w:rsidR="00501418" w:rsidRDefault="009012C1" w:rsidP="00A329E5">
      <w:r w:rsidRPr="009012C1">
        <w:t xml:space="preserve">D'altro canto, i dati ottenuti dai file JSON relativi alla matrice ATLAS e al </w:t>
      </w:r>
      <w:r w:rsidR="00505743">
        <w:t>MAPPING</w:t>
      </w:r>
      <w:r w:rsidR="00B2067B">
        <w:t>S</w:t>
      </w:r>
      <w:r w:rsidR="00505743">
        <w:t xml:space="preserve"> EXPLORER </w:t>
      </w:r>
      <w:r w:rsidRPr="009012C1">
        <w:t xml:space="preserve">sono rappresentati sotto forma di semplici </w:t>
      </w:r>
      <w:r w:rsidRPr="009012C1">
        <w:rPr>
          <w:b/>
          <w:bCs/>
        </w:rPr>
        <w:t>dizionari</w:t>
      </w:r>
      <w:r w:rsidRPr="009012C1">
        <w:t xml:space="preserve"> Python. Questi dizionari offrono una struttura flessibile </w:t>
      </w:r>
      <w:r w:rsidRPr="009012C1">
        <w:lastRenderedPageBreak/>
        <w:t>per memorizzare e organizzare dati sotto forma di coppie chiave-valore, ma senza aderire a uno schema di rappresentazione standardizzato come nel caso degli oggetti STIX.</w:t>
      </w:r>
    </w:p>
    <w:p w14:paraId="52D503BA" w14:textId="45EF4023"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w:t>
      </w:r>
      <w:r w:rsidR="00FD5073">
        <w:t xml:space="preserve">s, </w:t>
      </w:r>
      <w:r w:rsidR="00AD463F">
        <w:t>CWE</w:t>
      </w:r>
      <w:r w:rsidR="00FD5073">
        <w:t>s e CAPECs</w:t>
      </w:r>
      <w:r>
        <w:t xml:space="preserve"> come dizionari a causa del loro grande volume</w:t>
      </w:r>
      <w:r w:rsidR="009012C1">
        <w:t>.</w:t>
      </w:r>
    </w:p>
    <w:p w14:paraId="15605382" w14:textId="322002FF" w:rsidR="00521C6E" w:rsidRDefault="00521C6E" w:rsidP="00521C6E">
      <w:pPr>
        <w:pStyle w:val="Titolo2"/>
      </w:pPr>
      <w:bookmarkStart w:id="208" w:name="_Toc171611198"/>
      <w:r>
        <w:t>Architettura</w:t>
      </w:r>
      <w:bookmarkEnd w:id="208"/>
    </w:p>
    <w:p w14:paraId="2B7051A8" w14:textId="358B7D29" w:rsidR="00521C6E" w:rsidRDefault="00521C6E" w:rsidP="00521C6E">
      <w:r>
        <w:t>L'architettura scelta per lo sviluppo dell'applicativo DetectiveAttack</w:t>
      </w:r>
      <w:r w:rsidR="00F870E2">
        <w:t>s</w:t>
      </w:r>
      <w:r>
        <w:t xml:space="preserve"> è un'architettura a </w:t>
      </w:r>
      <w:r w:rsidRPr="00374B4F">
        <w:rPr>
          <w:b/>
          <w:bCs/>
        </w:rPr>
        <w:t>microservizi</w:t>
      </w:r>
      <w:r w:rsidR="00D620F7">
        <w:rPr>
          <w:b/>
          <w:bCs/>
        </w:rPr>
        <w:t xml:space="preserve"> </w:t>
      </w:r>
      <w:r w:rsidR="008F76DC">
        <w:t>(figura 9)</w:t>
      </w:r>
      <w:r>
        <w:t>. Questa scelta è stata fatta per diversi motivi:</w:t>
      </w:r>
    </w:p>
    <w:p w14:paraId="0EF9730D" w14:textId="1434C965" w:rsidR="00521C6E" w:rsidRDefault="00521C6E" w:rsidP="00521C6E">
      <w:pPr>
        <w:pStyle w:val="Paragrafoelenco"/>
        <w:numPr>
          <w:ilvl w:val="0"/>
          <w:numId w:val="37"/>
        </w:numPr>
      </w:pPr>
      <w:r w:rsidRPr="00374B4F">
        <w:rPr>
          <w:b/>
          <w:bCs/>
        </w:rPr>
        <w:t>Scalabilità</w:t>
      </w:r>
      <w:r>
        <w:t>:</w:t>
      </w:r>
      <w:r w:rsidR="00FF1E95">
        <w:t xml:space="preserve"> l</w:t>
      </w:r>
      <w:r>
        <w:t>'architettura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6354CC15" w:rsidR="00521C6E" w:rsidRDefault="00521C6E" w:rsidP="00521C6E">
      <w:pPr>
        <w:pStyle w:val="Paragrafoelenco"/>
        <w:numPr>
          <w:ilvl w:val="0"/>
          <w:numId w:val="37"/>
        </w:numPr>
      </w:pPr>
      <w:r w:rsidRPr="00374B4F">
        <w:rPr>
          <w:b/>
          <w:bCs/>
        </w:rPr>
        <w:t>Manutenibilità</w:t>
      </w:r>
      <w:r>
        <w:t xml:space="preserve">: </w:t>
      </w:r>
      <w:r w:rsidR="00FF1E95">
        <w:t>o</w:t>
      </w:r>
      <w:r>
        <w:t>gni microservizio è indipendente e isolato, il che rende il codice più gestibile e più facile da mantenere.</w:t>
      </w:r>
    </w:p>
    <w:p w14:paraId="53969D2A" w14:textId="20C1252D"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xml:space="preserve">: </w:t>
      </w:r>
      <w:r w:rsidR="00FF1E95">
        <w:t>i</w:t>
      </w:r>
      <w:r>
        <w:t xml:space="preserve"> microservizi possono essere sviluppati utilizzando tecnologie diverse, a seconda delle necessità di ciascun servizio. Questo permette di utilizzare gli strumenti e i linguaggi di programmazione più adatti per ogni specifico compito.</w:t>
      </w:r>
    </w:p>
    <w:p w14:paraId="541844B9" w14:textId="4046FB53" w:rsidR="00521C6E" w:rsidRDefault="00521C6E" w:rsidP="00521C6E">
      <w:pPr>
        <w:pStyle w:val="Paragrafoelenco"/>
        <w:numPr>
          <w:ilvl w:val="0"/>
          <w:numId w:val="37"/>
        </w:numPr>
      </w:pPr>
      <w:r w:rsidRPr="00374B4F">
        <w:rPr>
          <w:b/>
          <w:bCs/>
        </w:rPr>
        <w:lastRenderedPageBreak/>
        <w:t>Risoluzione</w:t>
      </w:r>
      <w:r>
        <w:t xml:space="preserve"> </w:t>
      </w:r>
      <w:r w:rsidRPr="00374B4F">
        <w:rPr>
          <w:b/>
          <w:bCs/>
        </w:rPr>
        <w:t>dei</w:t>
      </w:r>
      <w:r>
        <w:t xml:space="preserve"> </w:t>
      </w:r>
      <w:r w:rsidRPr="00374B4F">
        <w:rPr>
          <w:b/>
          <w:bCs/>
        </w:rPr>
        <w:t>problemi</w:t>
      </w:r>
      <w:r>
        <w:t xml:space="preserve">: </w:t>
      </w:r>
      <w:r w:rsidR="00FF1E95">
        <w:t>l</w:t>
      </w:r>
      <w:r>
        <w:t>'isolamento dei microservizi facilita l'individuazione e la risoluzione dei problemi. Se un microservizio ha un problema, è possibile intervenire direttamente su di esso senza impattare sugli altri componenti dell'applicazione.</w:t>
      </w:r>
    </w:p>
    <w:p w14:paraId="42115FB3" w14:textId="37F340CC" w:rsidR="00521C6E" w:rsidRDefault="00521C6E" w:rsidP="00521C6E">
      <w:pPr>
        <w:pStyle w:val="Paragrafoelenco"/>
        <w:numPr>
          <w:ilvl w:val="0"/>
          <w:numId w:val="37"/>
        </w:numPr>
      </w:pPr>
      <w:r w:rsidRPr="00374B4F">
        <w:rPr>
          <w:b/>
          <w:bCs/>
        </w:rPr>
        <w:t>Resilienza</w:t>
      </w:r>
      <w:r>
        <w:t xml:space="preserve">: </w:t>
      </w:r>
      <w:r w:rsidR="00FF1E95">
        <w:t>i</w:t>
      </w:r>
      <w:r>
        <w:t xml:space="preserve"> microservizi possono essere progettati per essere più resilienti, in quanto l'isolamento dei servizi riduce il rischio che un guasto in un componente comprometta l'intera applicazione. In caso di errore in un microservizio, gli altri possono continuare a funzionare normalmente, anche se in certi casi con funzionalità limitate, a meno di duplicazione di essi</w:t>
      </w:r>
      <w:r w:rsidR="00FF1E95">
        <w:t>.</w:t>
      </w:r>
    </w:p>
    <w:p w14:paraId="2F911E7C" w14:textId="4EA0377E"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w:t>
      </w:r>
      <w:r w:rsidR="00FF1E95">
        <w:t>q</w:t>
      </w:r>
      <w:r>
        <w:t>uesto tipo di architettura permette anche di creare un’applicazione dove le varie parti di essa possano essere anche su macchine differenti.</w:t>
      </w:r>
    </w:p>
    <w:p w14:paraId="12B7E188" w14:textId="280A65AC" w:rsidR="00FF1E95" w:rsidRDefault="00521C6E" w:rsidP="00521C6E">
      <w:r>
        <w:t>Questi vantaggi rendono l'architettura a microservizi una scelta ideale per lo sviluppo di applicazioni complesse e che manipolano dati continuamente aggiornati, come DetectiveAttack</w:t>
      </w:r>
      <w:r w:rsidR="00F870E2">
        <w:t>s</w:t>
      </w:r>
      <w:r>
        <w:t xml:space="preserve">, garantendo una maggiore efficienza, flessibilità e robustezza in casi in cui vengano inserite nuove sorgenti di dati della CTI o nuovi framework possibilmente utili che estendano le funzionalità del sistema. </w:t>
      </w:r>
      <w:r>
        <w:lastRenderedPageBreak/>
        <w:t xml:space="preserve">L’architettura descritta verrà implementata tramite l’utilizzo di </w:t>
      </w:r>
      <w:r w:rsidRPr="00B730C4">
        <w:rPr>
          <w:b/>
          <w:bCs/>
        </w:rPr>
        <w:t>container</w:t>
      </w:r>
      <w:r>
        <w:rPr>
          <w:rStyle w:val="Rimandonotaapidipagina"/>
          <w:b/>
          <w:bCs/>
        </w:rPr>
        <w:footnoteReference w:id="23"/>
      </w:r>
      <w:r>
        <w:t xml:space="preserve"> e della piattaforma </w:t>
      </w:r>
      <w:r w:rsidRPr="00B730C4">
        <w:rPr>
          <w:b/>
          <w:bCs/>
        </w:rPr>
        <w:t>Docker</w:t>
      </w:r>
      <w:r>
        <w:rPr>
          <w:rStyle w:val="Rimandonotaapidipagina"/>
          <w:b/>
          <w:bCs/>
        </w:rPr>
        <w:footnoteReference w:id="24"/>
      </w:r>
      <w:r>
        <w:t>.</w:t>
      </w:r>
    </w:p>
    <w:p w14:paraId="7DC049B7" w14:textId="7003AD91" w:rsidR="00D620F7" w:rsidRDefault="00681606" w:rsidP="00D620F7">
      <w:pPr>
        <w:jc w:val="center"/>
      </w:pPr>
      <w:r>
        <w:rPr>
          <w:noProof/>
        </w:rPr>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0B4FB68" w:rsidR="00521C6E" w:rsidRDefault="00521C6E" w:rsidP="00521C6E">
      <w:pPr>
        <w:pStyle w:val="Titolo3"/>
      </w:pPr>
      <w:bookmarkStart w:id="209" w:name="_Toc171611199"/>
      <w:r>
        <w:t>Componenti dell’architettura</w:t>
      </w:r>
      <w:bookmarkEnd w:id="209"/>
    </w:p>
    <w:p w14:paraId="191E6748" w14:textId="000F46A6" w:rsidR="00521C6E" w:rsidRDefault="00521C6E" w:rsidP="00521C6E">
      <w:r>
        <w:t>Le componenti presenti nel sistema attualmente sono 5:</w:t>
      </w:r>
    </w:p>
    <w:p w14:paraId="6515FA6F" w14:textId="2900CCD4" w:rsidR="00F870E2" w:rsidRPr="00F870E2" w:rsidRDefault="00F870E2" w:rsidP="00521C6E">
      <w:pPr>
        <w:pStyle w:val="Paragrafoelenco"/>
        <w:numPr>
          <w:ilvl w:val="0"/>
          <w:numId w:val="38"/>
        </w:numPr>
        <w:rPr>
          <w:b/>
          <w:bCs/>
        </w:rPr>
      </w:pPr>
      <w:r w:rsidRPr="00160BFC">
        <w:rPr>
          <w:b/>
          <w:bCs/>
        </w:rPr>
        <w:t xml:space="preserve">nginx: </w:t>
      </w:r>
      <w:r w:rsidR="00FF1E95">
        <w:t>u</w:t>
      </w:r>
      <w:r w:rsidRPr="00160BFC">
        <w:t>n web server utilizz</w:t>
      </w:r>
      <w:r>
        <w:t>ato nel sistema come reverse proxy al fine di ridirezionare tutto il traffico generato, mettendo a disposizione tutte le componenti tramite un’unica porta.</w:t>
      </w:r>
    </w:p>
    <w:p w14:paraId="3E6CF4FF" w14:textId="20AC908D" w:rsidR="00521C6E" w:rsidRPr="00B730C4" w:rsidRDefault="00521C6E" w:rsidP="00521C6E">
      <w:pPr>
        <w:pStyle w:val="Paragrafoelenco"/>
        <w:numPr>
          <w:ilvl w:val="0"/>
          <w:numId w:val="38"/>
        </w:numPr>
      </w:pPr>
      <w:r>
        <w:rPr>
          <w:b/>
          <w:bCs/>
        </w:rPr>
        <w:lastRenderedPageBreak/>
        <w:t xml:space="preserve">stix&amp;vulnerability: </w:t>
      </w:r>
      <w:r w:rsidR="00FF1E95">
        <w:t>f</w:t>
      </w:r>
      <w:r>
        <w:t>ornisce e manipola i dati relativi agli STIX object</w:t>
      </w:r>
      <w:r w:rsidR="00F870E2">
        <w:t>s</w:t>
      </w:r>
      <w:r>
        <w:t xml:space="preserve"> e le loro relazioni conosciute con le Vulnerabilità</w:t>
      </w:r>
      <w:r w:rsidR="00F870E2">
        <w:t>,</w:t>
      </w:r>
      <w:r w:rsidR="00B734C5">
        <w:t xml:space="preserve"> in questo container vi è anche l’interfaccia</w:t>
      </w:r>
      <w:r w:rsidR="007F4E4F">
        <w:t xml:space="preserve"> che gestisce l’</w:t>
      </w:r>
      <w:r w:rsidR="00B734C5">
        <w:t xml:space="preserve">accesso </w:t>
      </w:r>
      <w:r w:rsidR="007F4E4F">
        <w:t>alle API di</w:t>
      </w:r>
      <w:r w:rsidR="00B734C5">
        <w:t xml:space="preserve"> </w:t>
      </w:r>
      <w:r w:rsidR="007F4E4F" w:rsidRPr="007F4E4F">
        <w:rPr>
          <w:b/>
          <w:bCs/>
        </w:rPr>
        <w:t>GPT4o</w:t>
      </w:r>
      <w:r w:rsidR="00B734C5">
        <w:t xml:space="preserve">. </w:t>
      </w:r>
      <w:r w:rsidR="00FF1E95">
        <w:t>t</w:t>
      </w:r>
      <w:r w:rsidR="00B734C5">
        <w:t>uttavia, quest'ultima non verrà implementata come un server Flask collegato a</w:t>
      </w:r>
      <w:r w:rsidR="00F870E2">
        <w:t>l</w:t>
      </w:r>
      <w:r w:rsidR="00B734C5">
        <w:t xml:space="preserve"> proxy</w:t>
      </w:r>
      <w:r w:rsidR="00F870E2">
        <w:t xml:space="preserve"> server</w:t>
      </w:r>
      <w:r w:rsidR="00B734C5">
        <w:t xml:space="preserve"> Nginx, poiché le tecnologie che permettono di mettere in comunicazione una componente con un server Python sono limitate dal massimo di 2048 caratteri per l'URL. Al contrario, GPT accetta fino</w:t>
      </w:r>
      <w:r w:rsidR="0065461B">
        <w:t xml:space="preserve"> a 50000 token</w:t>
      </w:r>
      <w:r w:rsidR="0065461B">
        <w:rPr>
          <w:rStyle w:val="Rimandonotaapidipagina"/>
        </w:rPr>
        <w:footnoteReference w:id="25"/>
      </w:r>
      <w:r w:rsidR="0065461B">
        <w:t xml:space="preserve"> per i limiti</w:t>
      </w:r>
      <w:r w:rsidR="00F870E2">
        <w:t xml:space="preserve"> concessi e</w:t>
      </w:r>
      <w:r w:rsidR="0065461B">
        <w:t xml:space="preserve">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7EA1C00D" w:rsidR="00521C6E" w:rsidRDefault="00521C6E" w:rsidP="00521C6E">
      <w:pPr>
        <w:pStyle w:val="Paragrafoelenco"/>
        <w:numPr>
          <w:ilvl w:val="0"/>
          <w:numId w:val="38"/>
        </w:numPr>
      </w:pPr>
      <w:r>
        <w:rPr>
          <w:b/>
          <w:bCs/>
        </w:rPr>
        <w:t>cvwelib:</w:t>
      </w:r>
      <w:r w:rsidR="00681606">
        <w:rPr>
          <w:b/>
          <w:bCs/>
        </w:rPr>
        <w:t xml:space="preserve"> </w:t>
      </w:r>
      <w:r w:rsidR="00FF1E95">
        <w:t>c</w:t>
      </w:r>
      <w:r w:rsidR="00681606">
        <w:t>ontainer</w:t>
      </w:r>
      <w:r>
        <w:rPr>
          <w:b/>
          <w:bCs/>
        </w:rPr>
        <w:t xml:space="preserve"> </w:t>
      </w:r>
      <w:r w:rsidR="00681606">
        <w:t>che ospita la l</w:t>
      </w:r>
      <w:r>
        <w:t>ibreria che permette di cercare ed ottenere le informazioni sulle CVE</w:t>
      </w:r>
      <w:r w:rsidR="00426FFD">
        <w:t>s</w:t>
      </w:r>
      <w:r>
        <w:t>, CWE</w:t>
      </w:r>
      <w:r w:rsidR="00426FFD">
        <w:t>s</w:t>
      </w:r>
      <w:r>
        <w:t xml:space="preserve"> e relazioni tra loro, in base a chiavi di ricerca</w:t>
      </w:r>
      <w:r w:rsidR="00B734C5">
        <w:t>.</w:t>
      </w:r>
    </w:p>
    <w:p w14:paraId="1625080F" w14:textId="3EEE03FC" w:rsidR="00681606" w:rsidRDefault="00681606" w:rsidP="00521C6E">
      <w:pPr>
        <w:pStyle w:val="Paragrafoelenco"/>
        <w:numPr>
          <w:ilvl w:val="0"/>
          <w:numId w:val="38"/>
        </w:numPr>
      </w:pPr>
      <w:r>
        <w:rPr>
          <w:b/>
          <w:bCs/>
        </w:rPr>
        <w:t>capeclib:</w:t>
      </w:r>
      <w:r>
        <w:t xml:space="preserve"> </w:t>
      </w:r>
      <w:r w:rsidR="00FF1E95">
        <w:t>c</w:t>
      </w:r>
      <w:r>
        <w:t>ontainer che permette di ottenere le informazioni riguardanti i CAPEC</w:t>
      </w:r>
      <w:r w:rsidR="00F870E2">
        <w:t>s</w:t>
      </w:r>
      <w:r>
        <w:t xml:space="preserve"> e relazioni con CVE</w:t>
      </w:r>
      <w:r w:rsidR="00426FFD">
        <w:t>s</w:t>
      </w:r>
      <w:r>
        <w:t>, CWE</w:t>
      </w:r>
      <w:r w:rsidR="00426FFD">
        <w:t>s</w:t>
      </w:r>
      <w:r>
        <w:t xml:space="preserve"> e tecniche MITRE. </w:t>
      </w:r>
    </w:p>
    <w:p w14:paraId="0F570E08" w14:textId="5BA245A1" w:rsidR="00521C6E" w:rsidRPr="00B730C4" w:rsidRDefault="00521C6E" w:rsidP="00521C6E">
      <w:pPr>
        <w:pStyle w:val="Paragrafoelenco"/>
        <w:numPr>
          <w:ilvl w:val="0"/>
          <w:numId w:val="38"/>
        </w:numPr>
      </w:pPr>
      <w:r>
        <w:rPr>
          <w:b/>
          <w:bCs/>
        </w:rPr>
        <w:t>webInterface</w:t>
      </w:r>
      <w:r>
        <w:t xml:space="preserve">: </w:t>
      </w:r>
      <w:r w:rsidR="00FF1E95">
        <w:t>è</w:t>
      </w:r>
      <w:r>
        <w:t xml:space="preserve"> il container si occupa di fornire l’interfaccia web dell’applicazione, sviluppato in </w:t>
      </w:r>
      <w:r>
        <w:rPr>
          <w:b/>
          <w:bCs/>
        </w:rPr>
        <w:t>react</w:t>
      </w:r>
      <w:r>
        <w:t xml:space="preserve"> </w:t>
      </w:r>
      <w:r>
        <w:rPr>
          <w:b/>
          <w:bCs/>
        </w:rPr>
        <w:t xml:space="preserve">js </w:t>
      </w:r>
      <w:r>
        <w:t xml:space="preserve">con l’ausilio dei framework </w:t>
      </w:r>
      <w:r w:rsidRPr="00681606">
        <w:rPr>
          <w:b/>
          <w:bCs/>
        </w:rPr>
        <w:t>bootstrap</w:t>
      </w:r>
      <w:r>
        <w:t xml:space="preserve">, </w:t>
      </w:r>
      <w:r w:rsidRPr="00681606">
        <w:rPr>
          <w:b/>
          <w:bCs/>
        </w:rPr>
        <w:t>react-bootstrap</w:t>
      </w:r>
      <w:r>
        <w:t xml:space="preserve"> e </w:t>
      </w:r>
      <w:r w:rsidRPr="00681606">
        <w:rPr>
          <w:b/>
          <w:bCs/>
        </w:rPr>
        <w:t>MUI Core</w:t>
      </w:r>
      <w:r w:rsidR="00B734C5">
        <w:t>.</w:t>
      </w:r>
    </w:p>
    <w:p w14:paraId="7721BFDC" w14:textId="4628068D" w:rsidR="001D69CC" w:rsidRDefault="001D69CC" w:rsidP="001D69CC">
      <w:pPr>
        <w:pStyle w:val="Titolo2"/>
      </w:pPr>
      <w:bookmarkStart w:id="210" w:name="_Toc171611200"/>
      <w:r>
        <w:lastRenderedPageBreak/>
        <w:t>stix&amp;vulnerability</w:t>
      </w:r>
      <w:bookmarkEnd w:id="210"/>
    </w:p>
    <w:p w14:paraId="3E0E82EA" w14:textId="7F3F63FA" w:rsidR="001D69CC" w:rsidRDefault="001D69CC" w:rsidP="001D69CC">
      <w:r w:rsidRPr="001D69CC">
        <w:t>Fornisce e manipola i dati relativi agli oggetti STIX e alle loro relazioni conosciute con le vulnerabilità. Questa attività include la raccolta, l'analisi</w:t>
      </w:r>
      <w:r>
        <w:t>,</w:t>
      </w:r>
      <w:r w:rsidRPr="001D69CC">
        <w:t xml:space="preserve"> l'organizzazione di informazioni dettagliate sugli oggetti STIX</w:t>
      </w:r>
      <w:r>
        <w:t xml:space="preserve"> e</w:t>
      </w:r>
      <w:r w:rsidR="007F4E4F">
        <w:t xml:space="preserve"> </w:t>
      </w:r>
      <w:r>
        <w:t>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64EA2C61" w:rsidR="00FD05A5" w:rsidRDefault="00FD05A5" w:rsidP="00FD05A5">
      <w:pPr>
        <w:pStyle w:val="Paragrafoelenco"/>
        <w:numPr>
          <w:ilvl w:val="0"/>
          <w:numId w:val="41"/>
        </w:numPr>
      </w:pPr>
      <w:r>
        <w:rPr>
          <w:b/>
          <w:bCs/>
        </w:rPr>
        <w:t>dataProvider</w:t>
      </w:r>
      <w:r>
        <w:t>: che definisce le classi, i dati che verranno utilizzati</w:t>
      </w:r>
      <w:r w:rsidR="00316E5A">
        <w:t>,</w:t>
      </w:r>
      <w:r>
        <w:t xml:space="preserve"> i metodi di </w:t>
      </w:r>
      <w:r w:rsidR="00316E5A">
        <w:t>elaborazione</w:t>
      </w:r>
      <w:r>
        <w:t xml:space="preserve"> e quelli per il recupero delle informazioni dalla macchina;</w:t>
      </w:r>
    </w:p>
    <w:p w14:paraId="0DFC135D" w14:textId="2F465094" w:rsidR="00FD05A5" w:rsidRDefault="00FD05A5" w:rsidP="00FD05A5">
      <w:pPr>
        <w:pStyle w:val="Paragrafoelenco"/>
        <w:numPr>
          <w:ilvl w:val="0"/>
          <w:numId w:val="41"/>
        </w:numPr>
      </w:pPr>
      <w:r>
        <w:rPr>
          <w:b/>
          <w:bCs/>
        </w:rPr>
        <w:t>dataAccesAPI</w:t>
      </w:r>
      <w:r>
        <w:t xml:space="preserve">: che definisce il formato di condivisione dei dati ottenibili dal server </w:t>
      </w:r>
      <w:r w:rsidR="006B4432">
        <w:t>F</w:t>
      </w:r>
      <w:r>
        <w:t>lask.</w:t>
      </w:r>
    </w:p>
    <w:p w14:paraId="5F015BD0" w14:textId="11EC7304" w:rsidR="00FD05A5" w:rsidRDefault="00FD05A5" w:rsidP="00FD05A5">
      <w:pPr>
        <w:pStyle w:val="Titolo3"/>
      </w:pPr>
      <w:bookmarkStart w:id="211" w:name="_Toc171611201"/>
      <w:r>
        <w:t>Data Provider</w:t>
      </w:r>
      <w:bookmarkEnd w:id="211"/>
    </w:p>
    <w:p w14:paraId="28647A99" w14:textId="538B28D8" w:rsidR="00FD05A5" w:rsidRDefault="00FD05A5" w:rsidP="00FD05A5">
      <w:r>
        <w:t xml:space="preserve">Di seguito viene illustrato il funzionamento del modulo </w:t>
      </w:r>
      <w:r w:rsidRPr="00FD05A5">
        <w:rPr>
          <w:b/>
          <w:bCs/>
        </w:rPr>
        <w:t>dataProvider</w:t>
      </w:r>
      <w:r w:rsidR="00681606">
        <w:rPr>
          <w:b/>
          <w:bCs/>
        </w:rPr>
        <w:t xml:space="preserve"> </w:t>
      </w:r>
      <w:r w:rsidR="00681606">
        <w:t>(</w:t>
      </w:r>
      <w:r w:rsidR="00316E5A">
        <w:t>figura</w:t>
      </w:r>
      <w:r w:rsidR="00681606">
        <w:t xml:space="preserve"> 10)</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5D9C99E0" w14:textId="202C4373" w:rsidR="00681606" w:rsidRPr="006C1A0C" w:rsidRDefault="00681606" w:rsidP="006C1A0C">
      <w:pPr>
        <w:jc w:val="center"/>
        <w:rPr>
          <w:i/>
          <w:iCs/>
        </w:rPr>
      </w:pPr>
      <w:r w:rsidRPr="00681606">
        <w:rPr>
          <w:noProof/>
        </w:rPr>
        <w:lastRenderedPageBreak/>
        <w:drawing>
          <wp:inline distT="0" distB="0" distL="0" distR="0" wp14:anchorId="1B684319" wp14:editId="30738B96">
            <wp:extent cx="2584544" cy="17333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2593816" cy="173960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/stix&amp;vulnerability</w:t>
      </w:r>
      <w:r w:rsidRPr="00B574B1">
        <w:rPr>
          <w:i/>
          <w:iCs/>
        </w:rPr>
        <w:t>/src/</w:t>
      </w:r>
      <w:r>
        <w:rPr>
          <w:i/>
          <w:iCs/>
        </w:rPr>
        <w:t>dataProvider</w:t>
      </w:r>
    </w:p>
    <w:p w14:paraId="355BE823" w14:textId="528DF7A9" w:rsidR="0089123C" w:rsidRDefault="0089123C" w:rsidP="00FD05A5">
      <w:pPr>
        <w:pStyle w:val="Titolo4"/>
      </w:pPr>
      <w:r>
        <w:t>Singleton</w:t>
      </w:r>
    </w:p>
    <w:p w14:paraId="0D509E11" w14:textId="7B562194"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455E1130"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w:t>
      </w:r>
      <w:r w:rsidR="00FF1E95">
        <w:t>’</w:t>
      </w:r>
      <w:r w:rsidRPr="00FC52E2">
        <w:t>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lastRenderedPageBreak/>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0434B029" w:rsidR="00B75024" w:rsidRPr="00DF697F" w:rsidRDefault="00B75024" w:rsidP="00FD05A5">
      <w:pPr>
        <w:pStyle w:val="Titolo4"/>
      </w:pPr>
      <w:r>
        <w:t xml:space="preserve">Interfaccia per </w:t>
      </w:r>
      <w:r w:rsidR="005338D5">
        <w:t>CTI</w:t>
      </w:r>
      <w:r>
        <w:t xml:space="preserve"> data</w:t>
      </w:r>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rPr>
          <w:noProof/>
        </w:rPr>
        <w:drawing>
          <wp:inline distT="0" distB="0" distL="0" distR="0" wp14:anchorId="698A24D8" wp14:editId="1D979F65">
            <wp:extent cx="2480807" cy="1610469"/>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494252" cy="1619197"/>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w:t>
      </w:r>
      <w:r w:rsidR="00064160">
        <w:rPr>
          <w:i/>
          <w:iCs/>
        </w:rPr>
        <w:t>CTI</w:t>
      </w:r>
    </w:p>
    <w:p w14:paraId="67CC2467" w14:textId="23729DAD" w:rsidR="00D030DD" w:rsidRDefault="00064160" w:rsidP="00FD05A5">
      <w:pPr>
        <w:pStyle w:val="Titolo5"/>
      </w:pPr>
      <w:r>
        <w:lastRenderedPageBreak/>
        <w:t>Files</w:t>
      </w:r>
    </w:p>
    <w:p w14:paraId="712047C7" w14:textId="44C628B1" w:rsidR="00B05E5D" w:rsidRDefault="00B05E5D" w:rsidP="00B05E5D">
      <w:r w:rsidRPr="00B05E5D">
        <w:t>Il package files contiene l’intero database utilizzato per ottenere gli STIX objects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rPr>
          <w:noProof/>
        </w:rPr>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w:t>
      </w:r>
      <w:r w:rsidR="00064160">
        <w:rPr>
          <w:i/>
          <w:iCs/>
        </w:rPr>
        <w:t>CTI</w:t>
      </w:r>
      <w:r w:rsidR="00780237">
        <w:rPr>
          <w:i/>
          <w:iCs/>
        </w:rPr>
        <w:t>/</w:t>
      </w:r>
      <w:r w:rsidR="00064160">
        <w:rPr>
          <w:i/>
          <w:iCs/>
        </w:rPr>
        <w:t>files</w:t>
      </w:r>
    </w:p>
    <w:p w14:paraId="47A03B23" w14:textId="2E476178" w:rsidR="00797862" w:rsidRPr="00E9364E" w:rsidRDefault="00B75024" w:rsidP="00B05E5D">
      <w:pPr>
        <w:pStyle w:val="Titolo5"/>
      </w:pPr>
      <w:r w:rsidRPr="00E9364E">
        <w:t>Fetch Data</w:t>
      </w:r>
    </w:p>
    <w:p w14:paraId="475500B2" w14:textId="74F3182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00316E5A">
        <w:rPr>
          <w:i/>
          <w:iCs/>
        </w:rPr>
        <w:t>.json</w:t>
      </w:r>
      <w:r w:rsidRPr="00797862">
        <w:t>, per ogni sorgente di dati.</w:t>
      </w:r>
    </w:p>
    <w:p w14:paraId="4EDCC498" w14:textId="549DF796" w:rsidR="00797862" w:rsidRDefault="00797862" w:rsidP="00A329E5">
      <w:r w:rsidRPr="00797862">
        <w:lastRenderedPageBreak/>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r>
        <w:rPr>
          <w:i/>
          <w:iCs/>
        </w:rPr>
        <w:t xml:space="preserve">mitreAtlasData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lastRenderedPageBreak/>
        <w:drawing>
          <wp:inline distT="0" distB="0" distL="0" distR="0" wp14:anchorId="08069F8A" wp14:editId="4F89A636">
            <wp:extent cx="2807855" cy="1828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820387" cy="1836962"/>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93549D">
        <w:rPr>
          <w:i/>
          <w:iCs/>
          <w:sz w:val="21"/>
          <w:szCs w:val="21"/>
        </w:rPr>
        <w:t>/stix&amp;vulnerability/src/</w:t>
      </w:r>
      <w:r w:rsidR="00FD05A5" w:rsidRPr="0093549D">
        <w:rPr>
          <w:i/>
          <w:iCs/>
          <w:sz w:val="21"/>
          <w:szCs w:val="21"/>
        </w:rPr>
        <w:t>dataProvider</w:t>
      </w:r>
      <w:r w:rsidR="00B574B1" w:rsidRPr="0093549D">
        <w:rPr>
          <w:i/>
          <w:iCs/>
          <w:sz w:val="21"/>
          <w:szCs w:val="21"/>
        </w:rPr>
        <w:t>/</w:t>
      </w:r>
      <w:r w:rsidR="00B05E5D" w:rsidRPr="0093549D">
        <w:rPr>
          <w:i/>
          <w:iCs/>
          <w:sz w:val="21"/>
          <w:szCs w:val="21"/>
        </w:rPr>
        <w:t>interfaceToCTI</w:t>
      </w:r>
      <w:r w:rsidR="00B574B1" w:rsidRPr="0093549D">
        <w:rPr>
          <w:i/>
          <w:iCs/>
          <w:sz w:val="21"/>
          <w:szCs w:val="21"/>
        </w:rPr>
        <w:t>/</w:t>
      </w:r>
      <w:r w:rsidR="006B2D65" w:rsidRPr="0093549D">
        <w:rPr>
          <w:i/>
          <w:iCs/>
          <w:sz w:val="21"/>
          <w:szCs w:val="21"/>
        </w:rPr>
        <w:t>mitreAtlasData</w:t>
      </w:r>
    </w:p>
    <w:p w14:paraId="2A9E2C1C" w14:textId="67E3C0E7" w:rsidR="00843C1C" w:rsidRDefault="00843C1C" w:rsidP="00843C1C">
      <w:pPr>
        <w:pStyle w:val="Titolo5"/>
      </w:pPr>
      <w:r>
        <w:t>MAPPING</w:t>
      </w:r>
      <w:r w:rsidR="00B2067B">
        <w:t>S</w:t>
      </w:r>
      <w:r>
        <w:t xml:space="preserve"> EXPLORER Data</w:t>
      </w:r>
    </w:p>
    <w:p w14:paraId="1E06DF82" w14:textId="00A63C7E" w:rsidR="0032246D" w:rsidRPr="0032246D" w:rsidRDefault="0032246D" w:rsidP="0032246D">
      <w:r>
        <w:t xml:space="preserve">La classe nel package </w:t>
      </w:r>
      <w:r>
        <w:rPr>
          <w:i/>
          <w:iCs/>
        </w:rPr>
        <w:t>mapping</w:t>
      </w:r>
      <w:r w:rsidR="00B2067B">
        <w:rPr>
          <w:i/>
          <w:iCs/>
        </w:rPr>
        <w:t>s</w:t>
      </w:r>
      <w:r>
        <w:rPr>
          <w:i/>
          <w:iCs/>
        </w:rPr>
        <w:t>ExplorerData</w:t>
      </w:r>
      <w:r>
        <w:t xml:space="preserve"> permette di recuperare </w:t>
      </w:r>
      <w:r w:rsidR="00593812">
        <w:t>le informazioni fornite dal framework MAPPING</w:t>
      </w:r>
      <w:r w:rsidR="00B2067B">
        <w:t>S</w:t>
      </w:r>
      <w:r w:rsidR="00593812">
        <w:t xml:space="preserve"> EXPLORER,</w:t>
      </w:r>
      <w:r w:rsidR="00757586">
        <w:t xml:space="preserve"> incapsulando il suo </w:t>
      </w:r>
      <w:r w:rsidR="00316E5A">
        <w:t>funzionamento</w:t>
      </w:r>
      <w:r w:rsidR="00757586">
        <w:t xml:space="preserve"> in un unico modulo,</w:t>
      </w:r>
      <w:r w:rsidR="00593812">
        <w:t xml:space="preserve"> al fine di integrare questa </w:t>
      </w:r>
      <w:r w:rsidR="00316E5A">
        <w:t>funzionalità</w:t>
      </w:r>
      <w:r w:rsidR="00593812">
        <w:t xml:space="preserve"> con le altre per riuscire ad ottenere l</w:t>
      </w:r>
      <w:r w:rsidR="00757586">
        <w:t>a relazione diretta tra CVE e attack patterns MITRE</w:t>
      </w:r>
      <w:r w:rsidR="00593812">
        <w:t>.</w:t>
      </w:r>
    </w:p>
    <w:p w14:paraId="0488646E" w14:textId="4A9B7EA9" w:rsidR="00EC0718" w:rsidRPr="00EC0718" w:rsidRDefault="00B2067B" w:rsidP="00EC0718">
      <w:pPr>
        <w:jc w:val="center"/>
        <w:rPr>
          <w:i/>
          <w:iCs/>
        </w:rPr>
      </w:pPr>
      <w:r w:rsidRPr="00B2067B">
        <w:rPr>
          <w:noProof/>
        </w:rPr>
        <w:drawing>
          <wp:inline distT="0" distB="0" distL="0" distR="0" wp14:anchorId="26873A6A" wp14:editId="2F40236B">
            <wp:extent cx="2610214" cy="4382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610214" cy="438211"/>
                    </a:xfrm>
                    <a:prstGeom prst="rect">
                      <a:avLst/>
                    </a:prstGeom>
                  </pic:spPr>
                </pic:pic>
              </a:graphicData>
            </a:graphic>
          </wp:inline>
        </w:drawing>
      </w:r>
      <w:r w:rsidR="00EC0718" w:rsidRPr="0048782A">
        <w:br/>
        <w:t xml:space="preserve">Figura </w:t>
      </w:r>
      <w:r w:rsidR="00EC0718">
        <w:t>14</w:t>
      </w:r>
      <w:r w:rsidR="00EC0718" w:rsidRPr="0048782A">
        <w:t xml:space="preserve">: Struttura del package </w:t>
      </w:r>
      <w:r w:rsidR="00EC0718" w:rsidRPr="0093549D">
        <w:rPr>
          <w:i/>
          <w:iCs/>
          <w:sz w:val="18"/>
          <w:szCs w:val="18"/>
        </w:rPr>
        <w:t>/stix&amp;vulnerability/src/dataProvider/InterfaceToCTI/mapping</w:t>
      </w:r>
      <w:r w:rsidRPr="0093549D">
        <w:rPr>
          <w:i/>
          <w:iCs/>
          <w:sz w:val="18"/>
          <w:szCs w:val="18"/>
        </w:rPr>
        <w:t>s</w:t>
      </w:r>
      <w:r w:rsidR="00EC0718" w:rsidRPr="0093549D">
        <w:rPr>
          <w:i/>
          <w:iCs/>
          <w:sz w:val="18"/>
          <w:szCs w:val="18"/>
        </w:rPr>
        <w:t>ExplorerData</w:t>
      </w:r>
    </w:p>
    <w:p w14:paraId="607A8186" w14:textId="04298624" w:rsidR="0048782A" w:rsidRDefault="00237C22" w:rsidP="00E9364E">
      <w:pPr>
        <w:pStyle w:val="Titolo5"/>
      </w:pPr>
      <w:r>
        <w:t>STIX d</w:t>
      </w:r>
      <w:r w:rsidR="00B05E5D">
        <w:t>ata</w:t>
      </w:r>
    </w:p>
    <w:p w14:paraId="399DFA53" w14:textId="39B4144C"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in modo da gestire e modificare il formato dei “dati raw”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w:t>
      </w:r>
      <w:r w:rsidR="00903540" w:rsidRPr="00903540">
        <w:lastRenderedPageBreak/>
        <w:t xml:space="preserve">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 xml:space="preserve">struttura </w:t>
      </w:r>
      <w:r w:rsidR="00903540" w:rsidRPr="00903540">
        <w:t>più diretta e accessibile dei dati contribuisce a ridurre gli errori e a facilitare le future estensioni e modifiche del codice</w:t>
      </w:r>
      <w:r>
        <w:t xml:space="preserve">. </w:t>
      </w:r>
    </w:p>
    <w:p w14:paraId="1C0C494E" w14:textId="17978340" w:rsidR="0048782A" w:rsidRDefault="00F163A0" w:rsidP="000C44F4">
      <w:pPr>
        <w:jc w:val="center"/>
      </w:pPr>
      <w:r w:rsidRPr="00F163A0">
        <w:rPr>
          <w:noProof/>
        </w:rPr>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sidR="00B05E5D">
        <w:rPr>
          <w:i/>
          <w:iCs/>
        </w:rPr>
        <w:t>CTI</w:t>
      </w:r>
      <w:r w:rsidR="000C44F4" w:rsidRPr="00BF74C8">
        <w:rPr>
          <w:i/>
          <w:iCs/>
        </w:rPr>
        <w:t>/</w:t>
      </w:r>
      <w:r w:rsidR="00B05E5D">
        <w:t>stixData</w:t>
      </w:r>
    </w:p>
    <w:p w14:paraId="16486A2B" w14:textId="480D0341" w:rsidR="00DF258E" w:rsidRDefault="00237C22" w:rsidP="00E9364E">
      <w:pPr>
        <w:pStyle w:val="Titolo6"/>
      </w:pPr>
      <w:r>
        <w:t>STIX retriever</w:t>
      </w:r>
    </w:p>
    <w:p w14:paraId="56BD9A6A" w14:textId="4651DFBC" w:rsidR="00DF258E"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w:t>
      </w:r>
      <w:r w:rsidR="006818F2">
        <w:lastRenderedPageBreak/>
        <w:t>c</w:t>
      </w:r>
      <w:r>
        <w:t xml:space="preserve">orrelazione tra gli oggetti </w:t>
      </w:r>
      <w:r w:rsidRPr="0077174B">
        <w:rPr>
          <w:b/>
          <w:bCs/>
        </w:rPr>
        <w:t>AttackPattern</w:t>
      </w:r>
      <w:r>
        <w:rPr>
          <w:rStyle w:val="Rimandonotaapidipagina"/>
          <w:rFonts w:cs="Arial"/>
        </w:rPr>
        <w:footnoteReference w:id="26"/>
      </w:r>
      <w:r>
        <w:t xml:space="preserve">, </w:t>
      </w:r>
      <w:r w:rsidRPr="0077174B">
        <w:rPr>
          <w:b/>
          <w:bCs/>
        </w:rPr>
        <w:t>Campaign</w:t>
      </w:r>
      <w:r>
        <w:rPr>
          <w:rStyle w:val="Rimandonotaapidipagina"/>
          <w:rFonts w:cs="Arial"/>
        </w:rPr>
        <w:footnoteReference w:id="27"/>
      </w:r>
      <w:r>
        <w:t xml:space="preserve">, </w:t>
      </w:r>
      <w:r w:rsidRPr="0077174B">
        <w:rPr>
          <w:b/>
          <w:bCs/>
        </w:rPr>
        <w:t>CourseOfAction</w:t>
      </w:r>
      <w:r>
        <w:rPr>
          <w:rStyle w:val="Rimandonotaapidipagina"/>
          <w:rFonts w:cs="Arial"/>
        </w:rPr>
        <w:footnoteReference w:id="28"/>
      </w:r>
      <w:r w:rsidR="00FC585D">
        <w:t>,</w:t>
      </w:r>
      <w:r>
        <w:t xml:space="preserve"> </w:t>
      </w:r>
      <w:r w:rsidR="005E441E">
        <w:rPr>
          <w:b/>
          <w:bCs/>
        </w:rPr>
        <w:t>Tool</w:t>
      </w:r>
      <w:r>
        <w:rPr>
          <w:rStyle w:val="Rimandonotaapidipagina"/>
          <w:rFonts w:cs="Arial"/>
        </w:rPr>
        <w:footnoteReference w:id="29"/>
      </w:r>
      <w:r w:rsidR="00FC585D">
        <w:t>,</w:t>
      </w:r>
      <w:r w:rsidR="00FC585D">
        <w:rPr>
          <w:b/>
          <w:bCs/>
        </w:rPr>
        <w:t xml:space="preserve"> </w:t>
      </w:r>
      <w:r w:rsidR="005E441E">
        <w:rPr>
          <w:b/>
          <w:bCs/>
        </w:rPr>
        <w:t>Malware</w:t>
      </w:r>
      <w:r w:rsidR="005E441E" w:rsidRPr="000D363A">
        <w:rPr>
          <w:rStyle w:val="Rimandonotaapidipagina"/>
          <w:rFonts w:cs="Arial"/>
        </w:rPr>
        <w:footnoteReference w:id="30"/>
      </w:r>
      <w:r w:rsidR="00FC585D">
        <w:t xml:space="preserve">, </w:t>
      </w:r>
      <w:r w:rsidR="00FC585D">
        <w:rPr>
          <w:b/>
          <w:bCs/>
        </w:rPr>
        <w:t>Asset</w:t>
      </w:r>
      <w:r w:rsidR="00FC585D" w:rsidRPr="00FC585D">
        <w:rPr>
          <w:rStyle w:val="Rimandonotaapidipagina"/>
        </w:rPr>
        <w:footnoteReference w:id="31"/>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sidRPr="0062770A">
        <w:t>)</w:t>
      </w:r>
      <w:r w:rsidR="00FC585D">
        <w:t xml:space="preserve"> e </w:t>
      </w:r>
      <w:r w:rsidR="00FC585D">
        <w:rPr>
          <w:b/>
          <w:bCs/>
        </w:rPr>
        <w:t>IntrusionSet</w:t>
      </w:r>
      <w:r w:rsidR="00FC585D" w:rsidRPr="00FC585D">
        <w:rPr>
          <w:rStyle w:val="Rimandonotaapidipagina"/>
        </w:rPr>
        <w:footnoteReference w:id="32"/>
      </w:r>
      <w:r>
        <w:t>, senza dover effettuare molteplici ricerche per ottenere la relazione tra essi.</w:t>
      </w:r>
    </w:p>
    <w:p w14:paraId="2B9809C8" w14:textId="77777777" w:rsidR="00DF1C2F" w:rsidRDefault="00DF1C2F" w:rsidP="00DF1C2F">
      <w:pPr>
        <w:pStyle w:val="Titolo5"/>
      </w:pPr>
      <w:r>
        <w:t>CTI Data</w:t>
      </w:r>
    </w:p>
    <w:p w14:paraId="02BC0AB0" w14:textId="7A2FEEB1" w:rsidR="00DF1C2F" w:rsidRDefault="00DF1C2F" w:rsidP="00DF1C2F">
      <w:pPr>
        <w:rPr>
          <w:b/>
        </w:rPr>
      </w:pPr>
      <w:r w:rsidRPr="00367AEA">
        <w:t>Si tratta di un componente del software</w:t>
      </w:r>
      <w:r>
        <w:t xml:space="preserve"> che svolge il ruolo di </w:t>
      </w:r>
      <w:r w:rsidRPr="008100FB">
        <w:rPr>
          <w:b/>
          <w:bCs/>
        </w:rPr>
        <w:t>interfaccia</w:t>
      </w:r>
      <w:r>
        <w:t xml:space="preserve"> ai “</w:t>
      </w:r>
      <w:r w:rsidRPr="008100FB">
        <w:rPr>
          <w:b/>
          <w:bCs/>
        </w:rPr>
        <w:t>dati</w:t>
      </w:r>
      <w:r>
        <w:t xml:space="preserve"> </w:t>
      </w:r>
      <w:r w:rsidRPr="008100FB">
        <w:rPr>
          <w:b/>
          <w:bCs/>
        </w:rPr>
        <w:t>raw</w:t>
      </w:r>
      <w:r w:rsidRPr="00DF1C2F">
        <w:t>”</w:t>
      </w:r>
      <w:r>
        <w:t xml:space="preserve"> (figura 1</w:t>
      </w:r>
      <w:r>
        <w:rPr>
          <w:spacing w:val="0"/>
        </w:rPr>
        <w:t>6</w:t>
      </w:r>
      <w:r>
        <w:t xml:space="preserve">) provenienti dai file </w:t>
      </w:r>
      <w:r w:rsidRPr="00367AEA">
        <w:t>JSON</w:t>
      </w:r>
      <w:r>
        <w:t>. M</w:t>
      </w:r>
      <w:r w:rsidRPr="00367AEA">
        <w:t xml:space="preserve">ette a disposizione quattro variabili statiche </w:t>
      </w:r>
      <w:r>
        <w:t>che</w:t>
      </w:r>
      <w:r w:rsidRPr="00367AEA">
        <w:t xml:space="preserve"> rappresentano i diversi dataset </w:t>
      </w:r>
      <w:r>
        <w:t xml:space="preserve">utilizzati </w:t>
      </w:r>
      <w:r w:rsidRPr="00367AEA">
        <w:t>relativi al dominio della sicurezza informatica, come specificato di seguito:</w:t>
      </w:r>
    </w:p>
    <w:p w14:paraId="02F2AAED" w14:textId="77777777" w:rsidR="00DF1C2F" w:rsidRPr="00A329E5" w:rsidRDefault="00DF1C2F" w:rsidP="00DF1C2F">
      <w:pPr>
        <w:pStyle w:val="Paragrafoelenco"/>
        <w:numPr>
          <w:ilvl w:val="0"/>
          <w:numId w:val="25"/>
        </w:numPr>
      </w:pPr>
      <w:r w:rsidRPr="00A329E5">
        <w:rPr>
          <w:b/>
          <w:bCs/>
        </w:rPr>
        <w:t>MITRE_ATTACK_ENTERPRISE_DATA</w:t>
      </w:r>
      <w:r w:rsidRPr="00A329E5">
        <w:t>: carica i dati d</w:t>
      </w:r>
      <w:r>
        <w:t xml:space="preserve">i </w:t>
      </w:r>
      <w:r w:rsidRPr="00A329E5">
        <w:t>ATT&amp;CK Enterprise da file JSON.</w:t>
      </w:r>
    </w:p>
    <w:p w14:paraId="3294074A" w14:textId="77777777" w:rsidR="00DF1C2F" w:rsidRPr="00A329E5" w:rsidRDefault="00DF1C2F" w:rsidP="00DF1C2F">
      <w:pPr>
        <w:pStyle w:val="Paragrafoelenco"/>
        <w:numPr>
          <w:ilvl w:val="0"/>
          <w:numId w:val="25"/>
        </w:numPr>
      </w:pPr>
      <w:r w:rsidRPr="00A329E5">
        <w:rPr>
          <w:b/>
          <w:bCs/>
        </w:rPr>
        <w:t>MITRE_ATTACK_MOBILE_DATA</w:t>
      </w:r>
      <w:r w:rsidRPr="00A329E5">
        <w:t>: fornisce l'accesso ai dati d</w:t>
      </w:r>
      <w:r>
        <w:t>i A</w:t>
      </w:r>
      <w:r w:rsidRPr="00A329E5">
        <w:t>TT&amp;CK per il contesto mobile.</w:t>
      </w:r>
    </w:p>
    <w:p w14:paraId="73E86D67" w14:textId="77777777" w:rsidR="00DF1C2F" w:rsidRPr="00A329E5" w:rsidRDefault="00DF1C2F" w:rsidP="00DF1C2F">
      <w:pPr>
        <w:pStyle w:val="Paragrafoelenco"/>
        <w:numPr>
          <w:ilvl w:val="0"/>
          <w:numId w:val="25"/>
        </w:numPr>
      </w:pPr>
      <w:r w:rsidRPr="00A329E5">
        <w:rPr>
          <w:b/>
          <w:bCs/>
        </w:rPr>
        <w:lastRenderedPageBreak/>
        <w:t>MITRE_ATTACK_ICS_DATA</w:t>
      </w:r>
      <w:r w:rsidRPr="00A329E5">
        <w:t>: rende disponibili i dati d</w:t>
      </w:r>
      <w:r>
        <w:t xml:space="preserve">i </w:t>
      </w:r>
      <w:r w:rsidRPr="00A329E5">
        <w:t>ATT&amp;CK per i sistemi di controllo industriale (ICS).</w:t>
      </w:r>
    </w:p>
    <w:p w14:paraId="36BA0493" w14:textId="77777777" w:rsidR="00DF1C2F" w:rsidRPr="00A329E5" w:rsidRDefault="00DF1C2F" w:rsidP="00DF1C2F">
      <w:pPr>
        <w:pStyle w:val="Paragrafoelenco"/>
        <w:numPr>
          <w:ilvl w:val="0"/>
          <w:numId w:val="25"/>
        </w:numPr>
      </w:pPr>
      <w:r w:rsidRPr="00A329E5">
        <w:rPr>
          <w:b/>
          <w:bCs/>
        </w:rPr>
        <w:t>MITRE_ATLAS_DATA</w:t>
      </w:r>
      <w:r w:rsidRPr="00A329E5">
        <w:t>: fornisce i dati della matrice ATLAS per sistemi in cui è presente una componente di AI.</w:t>
      </w:r>
    </w:p>
    <w:p w14:paraId="194E547F" w14:textId="05FA483F" w:rsidR="00DF1C2F" w:rsidRPr="00A329E5" w:rsidRDefault="00DF1C2F" w:rsidP="00DF1C2F">
      <w:pPr>
        <w:pStyle w:val="Paragrafoelenco"/>
        <w:numPr>
          <w:ilvl w:val="0"/>
          <w:numId w:val="25"/>
        </w:numPr>
      </w:pPr>
      <w:r>
        <w:rPr>
          <w:b/>
          <w:bCs/>
        </w:rPr>
        <w:t>MAPPING</w:t>
      </w:r>
      <w:r w:rsidR="00B2067B">
        <w:rPr>
          <w:b/>
          <w:bCs/>
        </w:rPr>
        <w:t>S</w:t>
      </w:r>
      <w:r>
        <w:rPr>
          <w:b/>
          <w:bCs/>
        </w:rPr>
        <w:t>_EXPLORER_DATA</w:t>
      </w:r>
      <w:r>
        <w:t>: rende disponibili le relazioni tra CVEs e attack patterns del framework MAPPING</w:t>
      </w:r>
      <w:r w:rsidR="00B2067B">
        <w:t>S</w:t>
      </w:r>
      <w:r>
        <w:t xml:space="preserve"> EXPLORER.</w:t>
      </w:r>
    </w:p>
    <w:p w14:paraId="4E010D08" w14:textId="464DCC97" w:rsidR="00DF1C2F" w:rsidRPr="0077174B" w:rsidRDefault="009737BC" w:rsidP="00DF1C2F">
      <w:pPr>
        <w:jc w:val="center"/>
      </w:pPr>
      <w:r w:rsidRPr="009737BC">
        <w:rPr>
          <w:noProof/>
          <w:spacing w:val="0"/>
        </w:rPr>
        <w:drawing>
          <wp:inline distT="0" distB="0" distL="0" distR="0" wp14:anchorId="31AE98CB" wp14:editId="0756825B">
            <wp:extent cx="5040630" cy="688340"/>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688340"/>
                    </a:xfrm>
                    <a:prstGeom prst="rect">
                      <a:avLst/>
                    </a:prstGeom>
                  </pic:spPr>
                </pic:pic>
              </a:graphicData>
            </a:graphic>
          </wp:inline>
        </w:drawing>
      </w:r>
      <w:r w:rsidR="00DF1C2F" w:rsidRPr="000C44F4">
        <w:rPr>
          <w:noProof/>
          <w:spacing w:val="0"/>
        </w:rPr>
        <w:t xml:space="preserve"> </w:t>
      </w:r>
      <w:r w:rsidR="00DF1C2F">
        <w:rPr>
          <w:noProof/>
          <w:spacing w:val="0"/>
        </w:rPr>
        <w:br/>
      </w:r>
      <w:r w:rsidR="00DF1C2F" w:rsidRPr="0048782A">
        <w:rPr>
          <w:spacing w:val="0"/>
        </w:rPr>
        <w:t>Figura 1</w:t>
      </w:r>
      <w:r w:rsidR="00DF1C2F">
        <w:rPr>
          <w:spacing w:val="0"/>
        </w:rPr>
        <w:t>6:</w:t>
      </w:r>
      <w:r w:rsidR="00DF1C2F" w:rsidRPr="0048782A">
        <w:t xml:space="preserve"> Contenuto del modulo</w:t>
      </w:r>
      <w:r w:rsidR="00DF1C2F" w:rsidRPr="0048782A">
        <w:rPr>
          <w:spacing w:val="0"/>
        </w:rPr>
        <w:t xml:space="preserve"> </w:t>
      </w:r>
      <w:r w:rsidR="00DF1C2F" w:rsidRPr="00780237">
        <w:rPr>
          <w:i/>
          <w:iCs/>
        </w:rPr>
        <w:t>/stix&amp;vulnerability</w:t>
      </w:r>
      <w:r w:rsidR="00DF1C2F" w:rsidRPr="00B574B1">
        <w:rPr>
          <w:i/>
          <w:iCs/>
        </w:rPr>
        <w:t>/src/</w:t>
      </w:r>
      <w:r w:rsidR="00DF1C2F">
        <w:rPr>
          <w:i/>
          <w:iCs/>
        </w:rPr>
        <w:t>dataProvider</w:t>
      </w:r>
      <w:r w:rsidR="00DF1C2F" w:rsidRPr="00BF74C8">
        <w:rPr>
          <w:i/>
          <w:iCs/>
        </w:rPr>
        <w:t>/InterfaceTo</w:t>
      </w:r>
      <w:r w:rsidR="00DF1C2F">
        <w:rPr>
          <w:i/>
          <w:iCs/>
        </w:rPr>
        <w:t>CTI</w:t>
      </w:r>
      <w:r w:rsidR="00DF1C2F" w:rsidRPr="00BF74C8">
        <w:rPr>
          <w:i/>
          <w:iCs/>
        </w:rPr>
        <w:t>/</w:t>
      </w:r>
      <w:r w:rsidR="00DF1C2F">
        <w:rPr>
          <w:i/>
          <w:iCs/>
        </w:rPr>
        <w:t>CTIdata</w:t>
      </w:r>
    </w:p>
    <w:p w14:paraId="2610D304" w14:textId="3CBADFDD" w:rsidR="0089123C" w:rsidRDefault="00FC585D" w:rsidP="00E9364E">
      <w:pPr>
        <w:pStyle w:val="Titolo4"/>
      </w:pPr>
      <w:r>
        <w:t>Domain</w:t>
      </w:r>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package dataProvider n</w:t>
      </w:r>
      <w:r w:rsidR="00FC585D">
        <w:t xml:space="preserve">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r>
        <w:t>MySTIXObject</w:t>
      </w:r>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w:t>
      </w:r>
      <w:r w:rsidRPr="00BA57A1">
        <w:lastRenderedPageBreak/>
        <w:t>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drawing>
          <wp:inline distT="0" distB="0" distL="0" distR="0" wp14:anchorId="27F53C48" wp14:editId="3773D9D5">
            <wp:extent cx="4179449" cy="2480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90" cy="2493534"/>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04ED1C4E"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w:t>
      </w:r>
      <w:r w:rsidR="00597A20">
        <w:t xml:space="preserve">Quest’ultime </w:t>
      </w:r>
      <w:r>
        <w:t xml:space="preserve">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w:t>
      </w:r>
      <w:r w:rsidR="00C14D69">
        <w:t>. Questi sono</w:t>
      </w:r>
      <w:r>
        <w:t xml:space="preserve"> aspetti fondamentali in contesti dove il volume di dati è elevato e le performance sono critiche.</w:t>
      </w:r>
    </w:p>
    <w:p w14:paraId="36313237" w14:textId="5E81F52B" w:rsidR="00B16255" w:rsidRDefault="00B16255" w:rsidP="00E9364E">
      <w:pPr>
        <w:pStyle w:val="Titolo5"/>
      </w:pPr>
      <w:r>
        <w:lastRenderedPageBreak/>
        <w:t>Attack Phase</w:t>
      </w:r>
    </w:p>
    <w:p w14:paraId="560F6304" w14:textId="77777777" w:rsidR="00136045" w:rsidRDefault="004F267B" w:rsidP="00A329E5">
      <w:r>
        <w:t xml:space="preserve">Si tratta di un'enumerazione progettata per amalgamare e stabilire </w:t>
      </w:r>
      <w:r w:rsidR="00136045">
        <w:t>la</w:t>
      </w:r>
      <w:r>
        <w:t xml:space="preserve"> sequenza di esecuzione per le tattiche delineate nei framework ATT&amp;CK e ATLAS. L'obiettivo è di delineare una successione logica nell'esecuzione degli attacchi, basandosi sul</w:t>
      </w:r>
      <w:r w:rsidR="00136045">
        <w:t xml:space="preserve">la </w:t>
      </w:r>
      <w:r w:rsidR="00DF1C2F">
        <w:t>C</w:t>
      </w:r>
      <w:r>
        <w:t xml:space="preserve">yber </w:t>
      </w:r>
      <w:r w:rsidR="00DF1C2F">
        <w:t>K</w:t>
      </w:r>
      <w:r>
        <w:t xml:space="preserve">ill </w:t>
      </w:r>
      <w:r w:rsidR="00136045">
        <w:t>C</w:t>
      </w:r>
      <w:r>
        <w:t xml:space="preserve">hain. Attraverso l'analisi dell'ordine in cui le tattiche si manifestano nei suddetti framework, è stata ricreata la </w:t>
      </w:r>
      <w:r w:rsidR="00136045">
        <w:t>CKC</w:t>
      </w:r>
      <w:r>
        <w:t>, riflettendo così una strutturazione meticolosa delle fasi dell'attacco in relazione alle metodologie cyber</w:t>
      </w:r>
      <w:r w:rsidR="00136045">
        <w:t>.</w:t>
      </w:r>
    </w:p>
    <w:p w14:paraId="3AA76CD4" w14:textId="101A9EDC" w:rsidR="00B16255" w:rsidRDefault="00136045" w:rsidP="00A329E5">
      <w:r>
        <w:t>Di seguito è riportata la successione cronologia delle tattiche riportate nei 2 framework riorganizzate secondo la CKC</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D905EE" w:rsidRDefault="00B16255" w:rsidP="00A329E5">
      <w:pPr>
        <w:pStyle w:val="Paragrafoelenco"/>
        <w:numPr>
          <w:ilvl w:val="1"/>
          <w:numId w:val="28"/>
        </w:numPr>
        <w:rPr>
          <w:lang w:val="fr-FR"/>
        </w:rPr>
      </w:pPr>
      <w:r w:rsidRPr="00D905EE">
        <w:rPr>
          <w:lang w:val="fr-FR"/>
        </w:rPr>
        <w:t>Persistence</w:t>
      </w:r>
      <w:r w:rsidR="001E7612" w:rsidRPr="00D905EE">
        <w:rPr>
          <w:lang w:val="fr-FR"/>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lastRenderedPageBreak/>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F193044" w:rsidR="0089123C" w:rsidRDefault="0089123C" w:rsidP="00974B29">
      <w:pPr>
        <w:pStyle w:val="Titolo4"/>
      </w:pPr>
      <w:r w:rsidRPr="00CD4C02">
        <w:t>Container</w:t>
      </w:r>
    </w:p>
    <w:p w14:paraId="43672728" w14:textId="7D46FBA4"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774E0E">
        <w:t>vulnerabilità</w:t>
      </w:r>
      <w:r w:rsidR="00F14A5E">
        <w:t xml:space="preserve"> e gli oggetti MyAttackPattern.</w:t>
      </w:r>
    </w:p>
    <w:p w14:paraId="2FA5BF8E" w14:textId="41484439" w:rsidR="00EE1586" w:rsidRDefault="00F14A5E" w:rsidP="00E9364E">
      <w:pPr>
        <w:pStyle w:val="Titolo5"/>
      </w:pPr>
      <w:r>
        <w:lastRenderedPageBreak/>
        <w:t>My STIX Container</w:t>
      </w:r>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Queste classi giocano un ruolo fondamentale nell'organizzazione e nella gestione delle informazioni derivate dai framework ATT&amp;CK e ATLAS, attraverso l'implementazione di meccanismi specifici:</w:t>
      </w:r>
    </w:p>
    <w:p w14:paraId="4EC5E452" w14:textId="631ABE84" w:rsidR="00EE1586" w:rsidRPr="00A329E5" w:rsidRDefault="00EE1586" w:rsidP="00A329E5">
      <w:pPr>
        <w:pStyle w:val="Paragrafoelenco"/>
        <w:numPr>
          <w:ilvl w:val="0"/>
          <w:numId w:val="30"/>
        </w:numPr>
      </w:pPr>
      <w:r w:rsidRPr="00A329E5">
        <w:rPr>
          <w:b/>
          <w:bCs/>
        </w:rPr>
        <w:t>Ricerca degli Oggetti</w:t>
      </w:r>
      <w:r w:rsidRPr="00A329E5">
        <w:t xml:space="preserve">: </w:t>
      </w:r>
      <w:r w:rsidR="00C14D69">
        <w:t>l</w:t>
      </w:r>
      <w:r w:rsidRPr="00A329E5">
        <w:t>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774E0E">
        <w:t xml:space="preserve"> o non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1FC07672" w:rsidR="00EE1586" w:rsidRPr="00A329E5" w:rsidRDefault="00EE1586" w:rsidP="00A329E5">
      <w:pPr>
        <w:pStyle w:val="Paragrafoelenco"/>
        <w:numPr>
          <w:ilvl w:val="0"/>
          <w:numId w:val="30"/>
        </w:numPr>
      </w:pPr>
      <w:r w:rsidRPr="00A329E5">
        <w:rPr>
          <w:b/>
          <w:bCs/>
        </w:rPr>
        <w:t>Esplorazione delle Relazioni</w:t>
      </w:r>
      <w:r w:rsidRPr="00A329E5">
        <w:t xml:space="preserve">: </w:t>
      </w:r>
      <w:r w:rsidR="00C14D69">
        <w:t>è</w:t>
      </w:r>
      <w:r w:rsidRPr="00A329E5">
        <w:t xml:space="preserve">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77EA8D96" w:rsidR="00EE1586" w:rsidRPr="00A329E5" w:rsidRDefault="0066111F" w:rsidP="00A329E5">
      <w:pPr>
        <w:pStyle w:val="Paragrafoelenco"/>
      </w:pPr>
      <w:r w:rsidRPr="00A329E5">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xml:space="preserve">), a seguito dell'attacco specifico oggetto di indagine. Questa distinzione tra attacchi </w:t>
      </w:r>
      <w:r w:rsidR="00B62052">
        <w:t xml:space="preserve">potenzialmente </w:t>
      </w:r>
      <w:r w:rsidRPr="00A329E5">
        <w:t>futuri e passati permette di adottare un approccio proattivo nella difesa, anticipando le mosse degli avversari, e al contempo</w:t>
      </w:r>
      <w:r w:rsidR="00A7181F">
        <w:t xml:space="preserve"> permette</w:t>
      </w:r>
      <w:r w:rsidRPr="00A329E5">
        <w:t xml:space="preserve">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5489AC50">
            <wp:extent cx="4249125" cy="20911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2780" cy="2122521"/>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r>
        <w:lastRenderedPageBreak/>
        <w:t>Mitre to V</w:t>
      </w:r>
      <w:r w:rsidR="00A9659F">
        <w:t>ulnerability Container</w:t>
      </w:r>
    </w:p>
    <w:p w14:paraId="7353E5DF" w14:textId="042E9496" w:rsidR="00CB2598" w:rsidRDefault="00CB2598" w:rsidP="00A329E5">
      <w:r>
        <w:t xml:space="preserve">Questo package (figura </w:t>
      </w:r>
      <w:r w:rsidR="004F26E2">
        <w:t>20</w:t>
      </w:r>
      <w:r>
        <w:t xml:space="preserve">) contiene </w:t>
      </w:r>
      <w:r w:rsidR="0062770A">
        <w:t xml:space="preserve">la classe </w:t>
      </w:r>
      <w:r w:rsidR="0062770A" w:rsidRPr="0062770A">
        <w:rPr>
          <w:b/>
          <w:bCs/>
        </w:rPr>
        <w:t>MitreToVulnerabiltyContainer</w:t>
      </w:r>
      <w:r w:rsidR="0062770A">
        <w:t>, la quale ha il compito di recuperare il mapping tra la vulnerabilità e i MITRE</w:t>
      </w:r>
      <w:r w:rsidR="00A517CF">
        <w:t xml:space="preserve"> </w:t>
      </w:r>
      <w:r w:rsidR="0062770A">
        <w:t>attack patterns.</w:t>
      </w:r>
    </w:p>
    <w:p w14:paraId="0A06FBF0" w14:textId="5912E372" w:rsidR="0062770A" w:rsidRDefault="0062770A" w:rsidP="00A329E5">
      <w:r>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r w:rsidR="0048380B">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58CA910" w:rsidR="00130BC0" w:rsidRDefault="00582412" w:rsidP="00582412">
      <w:pPr>
        <w:pStyle w:val="Paragrafoelenco"/>
        <w:numPr>
          <w:ilvl w:val="0"/>
          <w:numId w:val="43"/>
        </w:numPr>
      </w:pPr>
      <w:r>
        <w:t xml:space="preserve">viene verificata la presenza della mappatura all’interno del file </w:t>
      </w:r>
      <w:r w:rsidRPr="00C40508">
        <w:rPr>
          <w:b/>
          <w:bCs/>
          <w:i/>
          <w:iCs/>
        </w:rPr>
        <w:t>mapped-cwe.json</w:t>
      </w:r>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69429B">
      <w:pPr>
        <w:pStyle w:val="Paragrafoelenco"/>
        <w:ind w:left="804"/>
      </w:pPr>
      <w:r>
        <w:t xml:space="preserve">altrimenti si cercano i </w:t>
      </w:r>
      <w:r w:rsidRPr="00C40508">
        <w:rPr>
          <w:b/>
          <w:bCs/>
        </w:rPr>
        <w:t>CAPEC ids</w:t>
      </w:r>
      <w:r>
        <w:t xml:space="preserve"> relativi alla CWE:</w:t>
      </w:r>
    </w:p>
    <w:p w14:paraId="4CA61DF6" w14:textId="2086570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CAPEC ids</w:t>
      </w:r>
      <w:r w:rsidR="00582412">
        <w:t xml:space="preserve"> relativi alla CWE viene cercata la </w:t>
      </w:r>
      <w:r w:rsidR="00582412" w:rsidRPr="00C40508">
        <w:rPr>
          <w:b/>
          <w:bCs/>
        </w:rPr>
        <w:t>relazione</w:t>
      </w:r>
      <w:r w:rsidR="00582412">
        <w:t xml:space="preserve"> tra questi e gli attack patterns del </w:t>
      </w:r>
      <w:r w:rsidR="00582412" w:rsidRPr="00C40508">
        <w:rPr>
          <w:b/>
          <w:bCs/>
        </w:rPr>
        <w:t>framework ATT&amp;CK</w:t>
      </w:r>
      <w:r w:rsidR="00774E0E">
        <w:rPr>
          <w:b/>
          <w:bCs/>
        </w:rPr>
        <w:t xml:space="preserve"> </w:t>
      </w:r>
      <w:r w:rsidR="00774E0E">
        <w:t xml:space="preserve">all’interno del file </w:t>
      </w:r>
      <w:r w:rsidR="00774E0E" w:rsidRPr="00774E0E">
        <w:rPr>
          <w:i/>
          <w:iCs/>
        </w:rPr>
        <w:t>mapped-capec.json</w:t>
      </w:r>
      <w:r w:rsidR="00774E0E">
        <w:t xml:space="preserve"> (figura 13) e </w:t>
      </w:r>
      <w:r w:rsidR="00476E7B">
        <w:t xml:space="preserve">la libreria capeclib e </w:t>
      </w:r>
      <w:r w:rsidR="00774E0E">
        <w:t>restituita se trovata</w:t>
      </w:r>
      <w:r w:rsidR="002452C2">
        <w:t>.</w:t>
      </w:r>
    </w:p>
    <w:p w14:paraId="63A51DD3" w14:textId="0553393E" w:rsidR="00582412" w:rsidRDefault="002452C2" w:rsidP="002452C2">
      <w:pPr>
        <w:pStyle w:val="Paragrafoelenco"/>
        <w:numPr>
          <w:ilvl w:val="1"/>
          <w:numId w:val="43"/>
        </w:numPr>
      </w:pPr>
      <w:r>
        <w:t>S</w:t>
      </w:r>
      <w:r w:rsidR="00582412">
        <w:t xml:space="preserve">e </w:t>
      </w:r>
      <w:r w:rsidRPr="002452C2">
        <w:rPr>
          <w:b/>
          <w:bCs/>
        </w:rPr>
        <w:t>esistono i CAPEC ids</w:t>
      </w:r>
      <w:r>
        <w:t xml:space="preserve"> ma </w:t>
      </w:r>
      <w:r w:rsidRPr="002452C2">
        <w:rPr>
          <w:b/>
          <w:bCs/>
        </w:rPr>
        <w:t>nessuno</w:t>
      </w:r>
      <w:r>
        <w:t xml:space="preserve"> di essi ha una </w:t>
      </w:r>
      <w:r w:rsidRPr="002452C2">
        <w:rPr>
          <w:b/>
          <w:bCs/>
        </w:rPr>
        <w:t>relazione</w:t>
      </w:r>
      <w:r>
        <w:t xml:space="preserve"> con gli attack patterns MITRE</w:t>
      </w:r>
      <w:r w:rsidR="00C40508">
        <w:t>,</w:t>
      </w:r>
      <w:r>
        <w:t xml:space="preserve"> </w:t>
      </w:r>
      <w:r w:rsidR="00582412">
        <w:t xml:space="preserve">viene effettua una </w:t>
      </w:r>
      <w:r w:rsidR="00582412" w:rsidRPr="002452C2">
        <w:rPr>
          <w:b/>
          <w:bCs/>
        </w:rPr>
        <w:t>query</w:t>
      </w:r>
      <w:r w:rsidR="00582412">
        <w:t xml:space="preserve"> </w:t>
      </w:r>
      <w:r w:rsidR="00B8518B" w:rsidRPr="002452C2">
        <w:rPr>
          <w:b/>
          <w:bCs/>
        </w:rPr>
        <w:t>ad un LLM</w:t>
      </w:r>
      <w:r w:rsidR="00C40508">
        <w:t>,</w:t>
      </w:r>
      <w:r w:rsidR="00582412">
        <w:t xml:space="preserve"> per</w:t>
      </w:r>
      <w:r>
        <w:t xml:space="preserve"> ogni CAPEC al fine di</w:t>
      </w:r>
      <w:r w:rsidR="00582412">
        <w:t xml:space="preserve"> creare il mapping</w:t>
      </w:r>
      <w:r w:rsidR="00C40508">
        <w:t xml:space="preserve"> </w:t>
      </w:r>
      <w:r w:rsidR="00582412">
        <w:t xml:space="preserve">e salvarlo in </w:t>
      </w:r>
      <w:r w:rsidR="00582412" w:rsidRPr="002452C2">
        <w:rPr>
          <w:i/>
          <w:iCs/>
        </w:rPr>
        <w:t xml:space="preserve">mapped-capec.json </w:t>
      </w:r>
      <w:r w:rsidR="00582412">
        <w:t>(figura 1</w:t>
      </w:r>
      <w:r w:rsidR="00681606">
        <w:t>3</w:t>
      </w:r>
      <w:r w:rsidR="00582412">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vi sono CAPEC ids</w:t>
      </w:r>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w:t>
      </w:r>
      <w:r>
        <w:lastRenderedPageBreak/>
        <w:t xml:space="preserve">relazione tra la CWE e gli attack patterns MITRE, successivamente salvata nel file </w:t>
      </w:r>
      <w:r w:rsidRPr="00C40508">
        <w:rPr>
          <w:i/>
          <w:iCs/>
        </w:rPr>
        <w:t>mapped-cwe.json</w:t>
      </w:r>
      <w:r w:rsidR="00BB5FD5">
        <w:rPr>
          <w:i/>
          <w:iCs/>
        </w:rPr>
        <w:t xml:space="preserve"> </w:t>
      </w:r>
      <w:r w:rsidR="00BB5FD5">
        <w:t>(figura 1</w:t>
      </w:r>
      <w:r w:rsidR="00681606">
        <w:t>3</w:t>
      </w:r>
      <w:r w:rsidR="00BB5FD5">
        <w:t>)</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06C5D45F" w:rsidR="00BB5FD5" w:rsidRDefault="00BB5FD5" w:rsidP="00BB5FD5">
      <w:pPr>
        <w:pStyle w:val="Paragrafoelenco"/>
        <w:numPr>
          <w:ilvl w:val="0"/>
          <w:numId w:val="44"/>
        </w:numPr>
      </w:pPr>
      <w:r>
        <w:t xml:space="preserve">Viene verificata la presenza </w:t>
      </w:r>
      <w:r w:rsidR="007B521D">
        <w:t>della</w:t>
      </w:r>
      <w:r w:rsidR="00D511AF">
        <w:t xml:space="preserve"> mappatura </w:t>
      </w:r>
      <w:r>
        <w:t xml:space="preserve">all’interno del file </w:t>
      </w:r>
      <w:r w:rsidRPr="00BB5FD5">
        <w:rPr>
          <w:b/>
          <w:bCs/>
          <w:i/>
          <w:iCs/>
        </w:rPr>
        <w:t>mapped-cve.json</w:t>
      </w:r>
      <w:r>
        <w:rPr>
          <w:i/>
          <w:iCs/>
        </w:rPr>
        <w:t xml:space="preserve"> </w:t>
      </w:r>
      <w:r>
        <w:t>(figura 1</w:t>
      </w:r>
      <w:r w:rsidR="00681606">
        <w:t>3</w:t>
      </w:r>
      <w:r>
        <w:t xml:space="preserve">), in cui vengono salvate le relazioni </w:t>
      </w:r>
      <w:r w:rsidR="007F4FDC">
        <w:t>precedentemente</w:t>
      </w:r>
      <w:r>
        <w:t xml:space="preserve"> cercate</w:t>
      </w:r>
      <w:r w:rsidR="00D511AF">
        <w:t>,</w:t>
      </w:r>
      <w:r>
        <w:t xml:space="preserve"> </w:t>
      </w:r>
      <w:r w:rsidR="00D511AF">
        <w:t xml:space="preserve">relative alle CVE, </w:t>
      </w:r>
      <w:r>
        <w:t>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1CD3812D"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rsidR="009737BC">
        <w:rPr>
          <w:b/>
          <w:bCs/>
        </w:rPr>
        <w:t>S</w:t>
      </w:r>
      <w:r>
        <w:t xml:space="preserve"> </w:t>
      </w:r>
      <w:r w:rsidRPr="00B8518B">
        <w:rPr>
          <w:b/>
          <w:bCs/>
        </w:rPr>
        <w:t>EXPLORER</w:t>
      </w:r>
      <w:r>
        <w:t>.</w:t>
      </w:r>
    </w:p>
    <w:p w14:paraId="574E35E6" w14:textId="159E89D2" w:rsidR="00BB5FD5" w:rsidRDefault="00AA1837" w:rsidP="00BB5FD5">
      <w:pPr>
        <w:pStyle w:val="Paragrafoelenco"/>
        <w:numPr>
          <w:ilvl w:val="1"/>
          <w:numId w:val="44"/>
        </w:numPr>
      </w:pPr>
      <w:r>
        <w:t>Qualora</w:t>
      </w:r>
      <w:r w:rsidR="00BB5FD5">
        <w:t xml:space="preserve"> la relazione sia </w:t>
      </w:r>
      <w:r w:rsidR="00BB5FD5" w:rsidRPr="00B8518B">
        <w:rPr>
          <w:b/>
          <w:bCs/>
        </w:rPr>
        <w:t>presente</w:t>
      </w:r>
      <w:r w:rsidR="00BB5FD5">
        <w:t xml:space="preserve"> all’interno del framework, viene </w:t>
      </w:r>
      <w:r w:rsidR="00BB4FAA">
        <w:t xml:space="preserve">salvata nel file </w:t>
      </w:r>
      <w:r w:rsidR="00BB4FAA">
        <w:rPr>
          <w:i/>
          <w:iCs/>
        </w:rPr>
        <w:t xml:space="preserve">mapped-cve.json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69429B">
      <w:pPr>
        <w:pStyle w:val="Paragrafoelenco"/>
        <w:ind w:left="1440"/>
      </w:pPr>
      <w:r>
        <w:t>a</w:t>
      </w:r>
      <w:r w:rsidR="00BB5FD5">
        <w:t xml:space="preserve">ltrimenti vengono </w:t>
      </w:r>
      <w:r w:rsidR="00BB5FD5" w:rsidRPr="00B8518B">
        <w:rPr>
          <w:b/>
          <w:bCs/>
        </w:rPr>
        <w:t>cercate</w:t>
      </w:r>
      <w:r w:rsidR="00BB5FD5">
        <w:t xml:space="preserve"> le </w:t>
      </w:r>
      <w:r w:rsidR="00BB5FD5" w:rsidRPr="00B8518B">
        <w:rPr>
          <w:b/>
          <w:bCs/>
        </w:rPr>
        <w:t>CWEs</w:t>
      </w:r>
      <w:r w:rsidR="00BB5FD5">
        <w:t xml:space="preserve"> relative alla CVE</w:t>
      </w:r>
      <w:r>
        <w:t>.</w:t>
      </w:r>
    </w:p>
    <w:p w14:paraId="3FA9CF98" w14:textId="3E1C9EED"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r>
        <w:rPr>
          <w:i/>
          <w:iCs/>
        </w:rPr>
        <w:t>mapped-cve.json</w:t>
      </w:r>
      <w:r>
        <w:t xml:space="preserve"> (figura 1</w:t>
      </w:r>
      <w:r w:rsidR="00681606">
        <w:t>3</w:t>
      </w:r>
      <w:r>
        <w:t>).</w:t>
      </w:r>
    </w:p>
    <w:p w14:paraId="1F50A642" w14:textId="33B6B41E" w:rsidR="00BB4FAA" w:rsidRDefault="00BB4FAA" w:rsidP="00BB4FAA">
      <w:pPr>
        <w:pStyle w:val="Paragrafoelenco"/>
        <w:numPr>
          <w:ilvl w:val="1"/>
          <w:numId w:val="44"/>
        </w:numPr>
        <w:jc w:val="left"/>
      </w:pPr>
      <w:r>
        <w:t xml:space="preserve">Tuttavia </w:t>
      </w:r>
      <w:r w:rsidRPr="00B8518B">
        <w:rPr>
          <w:b/>
          <w:bCs/>
        </w:rPr>
        <w:t>se non vi sono CWEs</w:t>
      </w:r>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w:t>
      </w:r>
      <w:r w:rsidR="00774E0E">
        <w:t>ottenendo</w:t>
      </w:r>
      <w:r>
        <w:t xml:space="preserve"> gli attack patterns MITRE relativi alla vulnerabilità in questione, </w:t>
      </w:r>
      <w:r>
        <w:lastRenderedPageBreak/>
        <w:t xml:space="preserve">salvando il mapping in </w:t>
      </w:r>
      <w:r>
        <w:rPr>
          <w:i/>
          <w:iCs/>
        </w:rPr>
        <w:t xml:space="preserve">mapped-cve.json </w:t>
      </w:r>
      <w:r>
        <w:t>(figura 1</w:t>
      </w:r>
      <w:r w:rsidR="00681606">
        <w:t>3</w:t>
      </w:r>
      <w:r>
        <w:t xml:space="preserve">) </w:t>
      </w:r>
      <w:r w:rsidR="00774E0E">
        <w:t xml:space="preserve">e </w:t>
      </w:r>
      <w:r w:rsidR="00F663FE">
        <w:t>successivamente</w:t>
      </w:r>
      <w:r>
        <w:t xml:space="preserve"> restituito.</w:t>
      </w:r>
    </w:p>
    <w:p w14:paraId="3EE03777" w14:textId="2BFA21BE" w:rsidR="00BB5FD5" w:rsidRDefault="00BB4FAA" w:rsidP="00BB5FD5">
      <w:r>
        <w:t>Riassumendo, viene effettuata prima la ricerca negli appositi file di history</w:t>
      </w:r>
      <w:r w:rsidR="00774E0E">
        <w:t xml:space="preserve"> (figura 13)</w:t>
      </w:r>
      <w:r>
        <w:t xml:space="preserve">, </w:t>
      </w:r>
      <w:r w:rsidR="007F4FDC">
        <w:t>qualora</w:t>
      </w:r>
      <w:r>
        <w:t xml:space="preserve"> la relazione non fosse presente vengono verificate le relazioni tra le vulnerabilità e TTPs precedentemente mappate dalla CTI, salvate e restituite. Inoltre</w:t>
      </w:r>
      <w:r w:rsidR="0093549D">
        <w:t>,</w:t>
      </w:r>
      <w:r>
        <w:t xml:space="preserv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CAPECs, sia la </w:t>
      </w:r>
      <w:r>
        <w:t xml:space="preserve">stessa </w:t>
      </w:r>
      <w:r w:rsidR="00BB5FD5">
        <w:t xml:space="preserve">relazione </w:t>
      </w:r>
      <w:r w:rsidR="00774E0E">
        <w:t>iniziale</w:t>
      </w:r>
      <w:r w:rsidR="00BB5FD5">
        <w:t xml:space="preserve"> cercata.</w:t>
      </w:r>
      <w:r>
        <w:t xml:space="preserve"> </w:t>
      </w:r>
    </w:p>
    <w:p w14:paraId="7D989F82" w14:textId="790F63F3" w:rsidR="000001EB" w:rsidRDefault="00BB4FAA" w:rsidP="00BB5FD5">
      <w:r>
        <w:t>Le relazioni tra CVE/CWE</w:t>
      </w:r>
      <w:r w:rsidR="005B5186">
        <w:t>/CAPEC</w:t>
      </w:r>
      <w:r>
        <w:t xml:space="preserve"> con le TTPs di ATT&amp;CK e ATLAS</w:t>
      </w:r>
      <w:r w:rsidR="000001EB">
        <w:t xml:space="preserve"> vengono salvate seguendo lo stesso approccio del framework MAPPING</w:t>
      </w:r>
      <w:r w:rsidR="009737BC">
        <w:t>S</w:t>
      </w:r>
      <w:r w:rsidR="000001EB">
        <w:t xml:space="preserve"> EXPLORER ma inserendo le tecniche</w:t>
      </w:r>
      <w:r w:rsidR="00426FFD">
        <w:t xml:space="preserve"> sempre</w:t>
      </w:r>
      <w:r w:rsidR="000001EB">
        <w:t xml:space="preserve"> nella classe “</w:t>
      </w:r>
      <w:r w:rsidR="000001EB">
        <w:rPr>
          <w:i/>
          <w:iCs/>
        </w:rPr>
        <w:t>uncategorized”</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37650E9A" w:rsidR="000001EB" w:rsidRDefault="000001EB" w:rsidP="000001EB">
      <w:pPr>
        <w:pStyle w:val="Paragrafoelenco"/>
        <w:numPr>
          <w:ilvl w:val="0"/>
          <w:numId w:val="45"/>
        </w:numPr>
      </w:pPr>
      <w:r w:rsidRPr="000001EB">
        <w:rPr>
          <w:b/>
          <w:bCs/>
        </w:rPr>
        <w:t>MAPPING</w:t>
      </w:r>
      <w:r w:rsidR="009737BC">
        <w:rPr>
          <w:b/>
          <w:bCs/>
        </w:rPr>
        <w:t>S</w:t>
      </w:r>
      <w:r w:rsidRPr="000001EB">
        <w:rPr>
          <w:b/>
          <w:bCs/>
        </w:rPr>
        <w:t>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45785264" w:rsidR="000001EB" w:rsidRDefault="000001EB" w:rsidP="000001EB">
      <w:pPr>
        <w:pStyle w:val="Paragrafoelenco"/>
        <w:numPr>
          <w:ilvl w:val="0"/>
          <w:numId w:val="45"/>
        </w:numPr>
      </w:pPr>
      <w:r w:rsidRPr="000001EB">
        <w:rPr>
          <w:b/>
          <w:bCs/>
        </w:rPr>
        <w:t>REQUEST_CAPEC</w:t>
      </w:r>
      <w:r>
        <w:t xml:space="preserve">, </w:t>
      </w:r>
      <w:r w:rsidR="007F4FDC">
        <w:t>qualora</w:t>
      </w:r>
      <w:r>
        <w:t xml:space="preserve"> la relazione sia ottenuta tramite la richiesta </w:t>
      </w:r>
      <w:r w:rsidR="00B8518B">
        <w:t>ad un LLM</w:t>
      </w:r>
      <w:r>
        <w:t xml:space="preserve"> delle TTPs relative ad un CAPEC;</w:t>
      </w:r>
    </w:p>
    <w:p w14:paraId="39009CDD" w14:textId="33FD9EAB" w:rsidR="000001EB" w:rsidRDefault="000001EB" w:rsidP="000001EB">
      <w:pPr>
        <w:pStyle w:val="Paragrafoelenco"/>
        <w:numPr>
          <w:ilvl w:val="0"/>
          <w:numId w:val="45"/>
        </w:numPr>
      </w:pPr>
      <w:r w:rsidRPr="000001EB">
        <w:rPr>
          <w:b/>
          <w:bCs/>
        </w:rPr>
        <w:t>REQUEST_CWE</w:t>
      </w:r>
      <w:r>
        <w:t xml:space="preserve">, </w:t>
      </w:r>
      <w:r w:rsidR="007F4FDC">
        <w:t>qualora</w:t>
      </w:r>
      <w:r>
        <w:t xml:space="preserve"> la relazione sia ottenuta tramite la richiesta </w:t>
      </w:r>
      <w:r w:rsidR="00B8518B">
        <w:t>ad un LLM</w:t>
      </w:r>
      <w:r>
        <w:t xml:space="preserve"> delle TTPs relative ad una CWE;</w:t>
      </w:r>
    </w:p>
    <w:p w14:paraId="5B459F6C" w14:textId="23BCE5E2" w:rsidR="00CF1D88" w:rsidRDefault="000001EB" w:rsidP="00CF1D88">
      <w:pPr>
        <w:pStyle w:val="Paragrafoelenco"/>
        <w:numPr>
          <w:ilvl w:val="0"/>
          <w:numId w:val="45"/>
        </w:numPr>
      </w:pPr>
      <w:r w:rsidRPr="000001EB">
        <w:rPr>
          <w:b/>
          <w:bCs/>
        </w:rPr>
        <w:lastRenderedPageBreak/>
        <w:t>REQUEST_CVE</w:t>
      </w:r>
      <w:r>
        <w:t xml:space="preserve">, </w:t>
      </w:r>
      <w:r w:rsidR="007F4FDC">
        <w:t>qualora</w:t>
      </w:r>
      <w:r>
        <w:t xml:space="preserve"> la relazione sia ottenuta tramite la richiesta </w:t>
      </w:r>
      <w:r w:rsidR="00B8518B">
        <w:t xml:space="preserve">ad un LLM </w:t>
      </w:r>
      <w:r>
        <w:t>delle TTPs relative ad una CVE.</w:t>
      </w:r>
    </w:p>
    <w:p w14:paraId="0A28FB37" w14:textId="7F286EF0" w:rsidR="00FD64A4" w:rsidRDefault="00FD64A4" w:rsidP="00FD64A4">
      <w:pPr>
        <w:pStyle w:val="Paragrafoelenco"/>
        <w:jc w:val="center"/>
      </w:pPr>
      <w:r w:rsidRPr="0062770A">
        <w:rPr>
          <w:noProof/>
        </w:rPr>
        <w:drawing>
          <wp:inline distT="0" distB="0" distL="0" distR="0" wp14:anchorId="67683D06" wp14:editId="56F42EED">
            <wp:extent cx="2713939" cy="387706"/>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871864" cy="410267"/>
                    </a:xfrm>
                    <a:prstGeom prst="rect">
                      <a:avLst/>
                    </a:prstGeom>
                  </pic:spPr>
                </pic:pic>
              </a:graphicData>
            </a:graphic>
          </wp:inline>
        </w:drawing>
      </w:r>
      <w:r>
        <w:br/>
        <w:t xml:space="preserve">Figura 20: </w:t>
      </w:r>
      <w:r w:rsidRPr="0048782A">
        <w:t>Struttura del package</w:t>
      </w:r>
      <w:r w:rsidRPr="0048782A">
        <w:br/>
      </w:r>
      <w:r w:rsidRPr="0093549D">
        <w:rPr>
          <w:i/>
          <w:iCs/>
          <w:sz w:val="18"/>
          <w:szCs w:val="18"/>
        </w:rPr>
        <w:t>/stix&amp;vulnerability/src/dataProvider/container/mitreToVulnerabilityContainer</w:t>
      </w:r>
    </w:p>
    <w:p w14:paraId="69EFE055" w14:textId="6EFBAC3D" w:rsidR="00E73A85" w:rsidRDefault="009737BC" w:rsidP="00531F81">
      <w:pPr>
        <w:jc w:val="center"/>
      </w:pPr>
      <w:r>
        <w:rPr>
          <w:noProof/>
        </w:rPr>
        <w:drawing>
          <wp:inline distT="0" distB="0" distL="0" distR="0" wp14:anchorId="02B098D1" wp14:editId="129A4021">
            <wp:extent cx="4993206" cy="3364992"/>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128" r="8426"/>
                    <a:stretch/>
                  </pic:blipFill>
                  <pic:spPr bwMode="auto">
                    <a:xfrm>
                      <a:off x="0" y="0"/>
                      <a:ext cx="5041408" cy="3397476"/>
                    </a:xfrm>
                    <a:prstGeom prst="rect">
                      <a:avLst/>
                    </a:prstGeom>
                    <a:noFill/>
                    <a:ln>
                      <a:noFill/>
                    </a:ln>
                    <a:extLst>
                      <a:ext uri="{53640926-AAD7-44D8-BBD7-CCE9431645EC}">
                        <a14:shadowObscured xmlns:a14="http://schemas.microsoft.com/office/drawing/2010/main"/>
                      </a:ext>
                    </a:extLst>
                  </pic:spPr>
                </pic:pic>
              </a:graphicData>
            </a:graphic>
          </wp:inline>
        </w:drawing>
      </w:r>
    </w:p>
    <w:p w14:paraId="19B10B68" w14:textId="7ACD9EB1" w:rsidR="00075848" w:rsidRDefault="00E73A85" w:rsidP="006C1A0C">
      <w:pPr>
        <w:jc w:val="center"/>
      </w:pPr>
      <w:r>
        <w:t>Figura 2</w:t>
      </w:r>
      <w:r w:rsidR="00FD64A4">
        <w:t>1</w:t>
      </w:r>
      <w:r>
        <w:t xml:space="preserve">: </w:t>
      </w:r>
      <w:r w:rsidR="00075848">
        <w:t>Approccio condizionale per il recupero della relazione tra vulnerabilità e MITRE TTPs</w:t>
      </w:r>
    </w:p>
    <w:p w14:paraId="67E414A5" w14:textId="759FE106" w:rsidR="006C1A0C" w:rsidRDefault="005B4546" w:rsidP="006C1A0C">
      <w:pPr>
        <w:jc w:val="center"/>
      </w:pPr>
      <w:r w:rsidRPr="005B4546">
        <w:rPr>
          <w:noProof/>
        </w:rPr>
        <w:lastRenderedPageBreak/>
        <w:drawing>
          <wp:inline distT="0" distB="0" distL="0" distR="0" wp14:anchorId="4FE5C8A6" wp14:editId="730BDCFA">
            <wp:extent cx="3227283" cy="18383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1530" cy="1846440"/>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2DE28CB3" w:rsidR="00130BC0" w:rsidRDefault="00130BC0" w:rsidP="00876EDC">
      <w:pPr>
        <w:pStyle w:val="Titolo6"/>
      </w:pPr>
      <w:r>
        <w:t>Prima strada intrapresa –</w:t>
      </w:r>
      <w:r w:rsidR="002D32C5">
        <w:t xml:space="preserve"> Modelli preaddestrati</w:t>
      </w:r>
    </w:p>
    <w:p w14:paraId="4A548ADF" w14:textId="5892C076" w:rsidR="008D1ED7" w:rsidRDefault="00130BC0" w:rsidP="00CB2598">
      <w:r>
        <w:t xml:space="preserve">La prima strada intrapresa è stata quella di </w:t>
      </w:r>
      <w:r w:rsidR="0048380B">
        <w:t>testare</w:t>
      </w:r>
      <w:r>
        <w:t xml:space="preserve"> </w:t>
      </w:r>
      <w:r w:rsidR="00B8518B">
        <w:t>come LLM</w:t>
      </w:r>
      <w:r w:rsidR="00A7181F">
        <w:t xml:space="preserve"> potenzialmente utilizzabili</w:t>
      </w:r>
      <w:r w:rsidR="00B8518B">
        <w:t xml:space="preserve"> </w:t>
      </w:r>
      <w:r>
        <w:t>i modelli di machine learning descritti a stato dell’arte.</w:t>
      </w:r>
      <w:r w:rsidR="00CB2598" w:rsidRPr="006E13B2">
        <w:t xml:space="preserve"> </w:t>
      </w:r>
    </w:p>
    <w:p w14:paraId="0F46216A" w14:textId="011D0950" w:rsidR="00CB2598" w:rsidRDefault="00130BC0" w:rsidP="00CB2598">
      <w:r>
        <w:t>Tuttavia,</w:t>
      </w:r>
      <w:r w:rsidR="00CB2598">
        <w:t xml:space="preserve"> come precedentemente spiegato</w:t>
      </w:r>
      <w:r w:rsidR="00F42646">
        <w:t>,</w:t>
      </w:r>
      <w:r w:rsidR="00CB2598">
        <w:t xml:space="preserve"> le loro limitazioni non permettono il </w:t>
      </w:r>
      <w:r w:rsidR="00F163A0">
        <w:t>medesimo</w:t>
      </w:r>
      <w:r w:rsidR="00CB2598">
        <w:t xml:space="preserve"> utilizzo nello sviluppo di questo applicativo. Infatti</w:t>
      </w:r>
      <w:r w:rsidR="00A143F3">
        <w:t>,</w:t>
      </w:r>
      <w:r w:rsidR="00CB2598">
        <w:t xml:space="preserve"> </w:t>
      </w:r>
      <w:r w:rsidR="001C3AB2">
        <w:t>in fase di testing,</w:t>
      </w:r>
      <w:r w:rsidR="00055890">
        <w:t xml:space="preserve"> ad una singola </w:t>
      </w:r>
      <w:r w:rsidR="00A7181F">
        <w:t>vulnerabilità</w:t>
      </w:r>
      <w:r w:rsidR="00055890">
        <w:t xml:space="preserve"> veniva</w:t>
      </w:r>
      <w:r w:rsidR="00F163A0">
        <w:t>no</w:t>
      </w:r>
      <w:r w:rsidR="00055890">
        <w:t xml:space="preserve"> correlat</w:t>
      </w:r>
      <w:r w:rsidR="00F163A0">
        <w:t>e</w:t>
      </w:r>
      <w:r w:rsidR="00055890">
        <w:t xml:space="preserve"> un numero troppo elevato di tecniche MITRE</w:t>
      </w:r>
      <w:r w:rsidR="00D44EC2">
        <w:t>, confermando gli svantaggi presentati</w:t>
      </w:r>
      <w:r w:rsidR="00CB2598">
        <w:t>.</w:t>
      </w:r>
    </w:p>
    <w:p w14:paraId="68D669E7" w14:textId="4F2C89C5" w:rsidR="001C3AB2" w:rsidRDefault="001C3AB2" w:rsidP="00CB2598">
      <w:r>
        <w:t>Il problema principale nell’utilizzo di questi LLM è che sono addestrati su dataset ridott</w:t>
      </w:r>
      <w:r w:rsidR="0048380B">
        <w:t>i</w:t>
      </w:r>
      <w:r>
        <w:t xml:space="preserve">, vista la grande </w:t>
      </w:r>
      <w:r w:rsidR="00D44EC2">
        <w:t>vastità</w:t>
      </w:r>
      <w:r>
        <w:t xml:space="preserve"> di dati dell</w:t>
      </w:r>
      <w:r w:rsidR="00F163A0">
        <w:t>e informazioni riguardanti la</w:t>
      </w:r>
      <w:r>
        <w:t xml:space="preserve"> CTI</w:t>
      </w:r>
      <w:r w:rsidR="00F163A0">
        <w:t xml:space="preserve"> e i termini specifici</w:t>
      </w:r>
      <w:r>
        <w:t>, il che li rende inutilizzabili poiché incapaci di generalizzare correttamente sui dati di apprendimento. Inoltre</w:t>
      </w:r>
      <w:r w:rsidR="0093549D">
        <w:t>,</w:t>
      </w:r>
      <w:r>
        <w:t xml:space="preserve"> il framework ATT&amp;CK come ATLAS sono in continua evoluzione e questo rende i modelli in quesitone </w:t>
      </w:r>
      <w:r>
        <w:lastRenderedPageBreak/>
        <w:t>obsoleti già in poco tempo, senza un corretto e continuo aggiornamento.</w:t>
      </w:r>
    </w:p>
    <w:p w14:paraId="05A9F74A" w14:textId="44BDB062" w:rsidR="001C3AB2" w:rsidRDefault="000A68DF" w:rsidP="00CB2598">
      <w:r>
        <w:t xml:space="preserve">Per ovviare a queste problematiche </w:t>
      </w:r>
      <w:r w:rsidR="0048380B">
        <w:t>si è pensato di utilizzare un</w:t>
      </w:r>
      <w:r w:rsidR="00050CB1">
        <w:t xml:space="preserve">a </w:t>
      </w:r>
      <w:r>
        <w:t>IA generativa</w:t>
      </w:r>
      <w:r w:rsidR="00F163A0">
        <w:t xml:space="preserve"> </w:t>
      </w:r>
      <w:r>
        <w:t>in grado di elaborare e apprendere perfettamente qualsiasi tipo di testo. Questa funzionalità è cruciale, in quanto</w:t>
      </w:r>
      <w:r w:rsidR="00F163A0">
        <w:t>, ricevendo tramite prompt le TT</w:t>
      </w:r>
      <w:r w:rsidR="0048380B">
        <w:t>P</w:t>
      </w:r>
      <w:r w:rsidR="00F163A0">
        <w:t>s più recenti dei framework ATT&amp;CK e ATLAS,</w:t>
      </w:r>
      <w:r>
        <w:t xml:space="preserve"> permette al modello di rimanere aggiornato</w:t>
      </w:r>
      <w:r w:rsidR="00D44EC2">
        <w:t>. In questo modo</w:t>
      </w:r>
      <w:r>
        <w:t xml:space="preserve"> </w:t>
      </w:r>
      <w:r w:rsidR="00050CB1">
        <w:t>si possono ottenere</w:t>
      </w:r>
      <w:r>
        <w:t xml:space="preserve"> risposte attuali e precise</w:t>
      </w:r>
      <w:r w:rsidR="00D44EC2">
        <w:t xml:space="preserve"> e</w:t>
      </w:r>
      <w:r w:rsidR="00F163A0">
        <w:t xml:space="preserve"> si </w:t>
      </w:r>
      <w:r>
        <w:t>riesce a gestire efficacemente le informazioni del dominio della CTI, superando il problema dei dati obsoleti e garantendo un'accurata interpretazione e correlazione dei dati.</w:t>
      </w:r>
    </w:p>
    <w:p w14:paraId="29B5EACF" w14:textId="023E38B4" w:rsidR="00130BC0" w:rsidRDefault="00130BC0" w:rsidP="00876EDC">
      <w:pPr>
        <w:pStyle w:val="Titolo6"/>
      </w:pPr>
      <w:r>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3"/>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TTPs e CVE/CWE per ogni </w:t>
      </w:r>
      <w:r w:rsidR="00AA1837">
        <w:t>mappatura</w:t>
      </w:r>
      <w:r>
        <w:t xml:space="preserve"> vengono effettuate 2 richieste a</w:t>
      </w:r>
      <w:r w:rsidR="00B8518B">
        <w:t>ll’IA generativa</w:t>
      </w:r>
      <w:r>
        <w:t>:</w:t>
      </w:r>
    </w:p>
    <w:p w14:paraId="69120BF0" w14:textId="797D879E" w:rsidR="00182917" w:rsidRDefault="00182917" w:rsidP="00182917">
      <w:pPr>
        <w:pStyle w:val="Paragrafoelenco"/>
        <w:numPr>
          <w:ilvl w:val="0"/>
          <w:numId w:val="39"/>
        </w:numPr>
      </w:pPr>
      <w:r>
        <w:t xml:space="preserve">La </w:t>
      </w:r>
      <w:r w:rsidRPr="00854E32">
        <w:rPr>
          <w:b/>
          <w:bCs/>
        </w:rPr>
        <w:t>prima</w:t>
      </w:r>
      <w:r w:rsidR="002A1A7B">
        <w:rPr>
          <w:b/>
          <w:bCs/>
        </w:rPr>
        <w:t xml:space="preserve"> richiesta</w:t>
      </w:r>
      <w:r>
        <w:t xml:space="preserve"> permette di determinare il dominio a cui la </w:t>
      </w:r>
      <w:r w:rsidR="00AA1837">
        <w:t>vulnerabilità</w:t>
      </w:r>
      <w:r>
        <w:t xml:space="preserve"> si riferisce tra i seguenti: </w:t>
      </w:r>
      <w:r w:rsidRPr="00D44EC2">
        <w:rPr>
          <w:b/>
          <w:bCs/>
        </w:rPr>
        <w:t>Enterprise</w:t>
      </w:r>
      <w:r>
        <w:t xml:space="preserve">, </w:t>
      </w:r>
      <w:r w:rsidRPr="00D44EC2">
        <w:rPr>
          <w:b/>
          <w:bCs/>
        </w:rPr>
        <w:t>ICS</w:t>
      </w:r>
      <w:r>
        <w:t xml:space="preserve">, </w:t>
      </w:r>
      <w:r w:rsidRPr="00D44EC2">
        <w:rPr>
          <w:b/>
          <w:bCs/>
        </w:rPr>
        <w:t>Mobile</w:t>
      </w:r>
      <w:r>
        <w:t xml:space="preserve"> e </w:t>
      </w:r>
      <w:r w:rsidR="00F163A0" w:rsidRPr="00D44EC2">
        <w:rPr>
          <w:b/>
          <w:bCs/>
        </w:rPr>
        <w:t>Artifical</w:t>
      </w:r>
      <w:r w:rsidR="00F163A0">
        <w:t xml:space="preserve"> </w:t>
      </w:r>
      <w:r w:rsidR="00F163A0" w:rsidRPr="00D44EC2">
        <w:rPr>
          <w:b/>
          <w:bCs/>
        </w:rPr>
        <w:t>Intelligence</w:t>
      </w:r>
      <w:r w:rsidR="000A68DF">
        <w:t xml:space="preserve">, in modo da definire quali sono le TTPs su cui il </w:t>
      </w:r>
      <w:r w:rsidR="000A68DF">
        <w:lastRenderedPageBreak/>
        <w:t xml:space="preserve">modello dovrà ragionare per prendere la decisione </w:t>
      </w:r>
      <w:r w:rsidR="00D44EC2">
        <w:t>successivamente</w:t>
      </w:r>
      <w:r w:rsidR="000A68DF">
        <w:t xml:space="preserve"> richiesta</w:t>
      </w:r>
      <w:r w:rsidR="00EA090F">
        <w:t>.</w:t>
      </w:r>
    </w:p>
    <w:p w14:paraId="48718CB7" w14:textId="6E841A9E" w:rsidR="00066D7B" w:rsidRDefault="00066D7B" w:rsidP="00066D7B">
      <w:pPr>
        <w:pStyle w:val="Paragrafoelenco"/>
        <w:numPr>
          <w:ilvl w:val="0"/>
          <w:numId w:val="39"/>
        </w:numPr>
      </w:pPr>
      <w:r>
        <w:t xml:space="preserve">La </w:t>
      </w:r>
      <w:r w:rsidRPr="00854E32">
        <w:rPr>
          <w:b/>
          <w:bCs/>
        </w:rPr>
        <w:t>seconda</w:t>
      </w:r>
      <w:r>
        <w:t xml:space="preserve"> </w:t>
      </w:r>
      <w:r w:rsidRPr="002A1A7B">
        <w:rPr>
          <w:b/>
          <w:bCs/>
        </w:rPr>
        <w:t>richiesta</w:t>
      </w:r>
      <w:r>
        <w:t xml:space="preserve"> utilizza la risposta ottenuta dal primo prompt per definire quale query effettuare. In base al dominio ottenuto precedentemente, viene fornito al modello un prompt che, </w:t>
      </w:r>
      <w:r w:rsidR="00B8518B">
        <w:t>tramite il ruolo di</w:t>
      </w:r>
      <w:r>
        <w:t xml:space="preserve"> "system", include tutt</w:t>
      </w:r>
      <w:r w:rsidR="00D44EC2">
        <w:t>e</w:t>
      </w:r>
      <w:r>
        <w:t xml:space="preserve"> </w:t>
      </w:r>
      <w:r w:rsidR="00E34040">
        <w:t>le tecniche parent</w:t>
      </w:r>
      <w:r w:rsidR="00E34040">
        <w:rPr>
          <w:rStyle w:val="Rimandonotaapidipagina"/>
        </w:rPr>
        <w:footnoteReference w:id="34"/>
      </w:r>
      <w:r>
        <w:t xml:space="preserve"> conosciut</w:t>
      </w:r>
      <w:r w:rsidR="00E34040">
        <w:t>e</w:t>
      </w:r>
      <w:r>
        <w:t xml:space="preserve"> 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w:t>
      </w:r>
      <w:r w:rsidR="005250A8">
        <w:t xml:space="preserve"> lista dei MITRE ID</w:t>
      </w:r>
      <w:r w:rsidR="000A68DF">
        <w:t xml:space="preserve"> degli</w:t>
      </w:r>
      <w:r>
        <w:t xml:space="preserve"> attack-patterns correlati.</w:t>
      </w:r>
    </w:p>
    <w:p w14:paraId="0309770A" w14:textId="2D61110C" w:rsidR="003B5406" w:rsidRDefault="00066D7B" w:rsidP="00CB2598">
      <w:r>
        <w:t>Utilizzando quindi questi prompts</w:t>
      </w:r>
      <w:r w:rsidR="00737B3D">
        <w:t>,</w:t>
      </w:r>
      <w:r w:rsidR="00050CB1">
        <w:t xml:space="preserve"> dalla dimensione totale di circa 18000 token</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 xml:space="preserve">meno computazionalmente </w:t>
      </w:r>
      <w:r w:rsidR="002A1A7B">
        <w:t>onerose</w:t>
      </w:r>
      <w:r w:rsidR="00CB2598" w:rsidRPr="006E13B2">
        <w:t>, grazie alla disponibilità immediata della correlazione precedentemente determinata.</w:t>
      </w:r>
    </w:p>
    <w:p w14:paraId="3510C48E" w14:textId="67EB1A5C" w:rsidR="00066D7B" w:rsidRDefault="00066D7B" w:rsidP="00E9364E">
      <w:pPr>
        <w:pStyle w:val="Titolo4"/>
      </w:pPr>
      <w:r>
        <w:lastRenderedPageBreak/>
        <w:t>gptAPI</w:t>
      </w:r>
    </w:p>
    <w:p w14:paraId="6253370B" w14:textId="6522644A" w:rsidR="00ED4284" w:rsidRDefault="00ED4284" w:rsidP="00ED4284">
      <w:r>
        <w:t xml:space="preserve">Per ottenere una nuova relazione, come precedentemente descritto, viene utilizzato il modulo </w:t>
      </w:r>
      <w:r w:rsidRPr="00050CB1">
        <w:rPr>
          <w:b/>
          <w:bCs/>
        </w:rPr>
        <w:t>gptAPI</w:t>
      </w:r>
      <w:r>
        <w:t xml:space="preserve">. </w:t>
      </w:r>
      <w:r w:rsidR="00050CB1">
        <w:t>Il presente modulo c</w:t>
      </w:r>
      <w:r>
        <w:t>onsente di comunicare con il modello distribuito tramite Microsoft Azure</w:t>
      </w:r>
      <w:r w:rsidR="00050CB1">
        <w:t xml:space="preserve">, attraverso la classe </w:t>
      </w:r>
      <w:r w:rsidRPr="00ED4284">
        <w:rPr>
          <w:b/>
          <w:bCs/>
        </w:rPr>
        <w:t>GPT_API</w:t>
      </w:r>
      <w:r w:rsidR="00050CB1">
        <w:t>, la quale</w:t>
      </w:r>
      <w:r>
        <w:t xml:space="preserve"> </w:t>
      </w:r>
      <w:r w:rsidR="00050CB1">
        <w:t>fornisce</w:t>
      </w:r>
      <w:r>
        <w:t xml:space="preserve"> le funzioni per effettuare </w:t>
      </w:r>
      <w:r w:rsidR="00050CB1">
        <w:t>richiesta</w:t>
      </w:r>
      <w:r>
        <w:t xml:space="preserve"> delle due query descritte in precedenza.</w:t>
      </w:r>
    </w:p>
    <w:p w14:paraId="4EA44E29" w14:textId="14CE0A74" w:rsidR="00C77CF1" w:rsidRDefault="00C77CF1" w:rsidP="00E9364E">
      <w:pPr>
        <w:pStyle w:val="Titolo4"/>
      </w:pPr>
      <w:r>
        <w:t xml:space="preserve">PDF </w:t>
      </w:r>
      <w:r w:rsidR="00AE24D3">
        <w:t>Utility</w:t>
      </w:r>
    </w:p>
    <w:p w14:paraId="0E81D0D0" w14:textId="1BFF1A1A" w:rsidR="00AE24D3" w:rsidRDefault="00C77CF1" w:rsidP="00C77CF1">
      <w:r>
        <w:t xml:space="preserve">Nel container </w:t>
      </w:r>
      <w:r w:rsidR="004B0234">
        <w:t>stix&amp;vulnerability</w:t>
      </w:r>
      <w:r>
        <w:t xml:space="preserv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58196F66"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r w:rsidR="00C77CF1" w:rsidRPr="00C77CF1">
        <w:rPr>
          <w:b/>
          <w:bCs/>
        </w:rPr>
        <w:t>pdfkit</w:t>
      </w:r>
      <w:r w:rsidR="00C77CF1">
        <w:t>,</w:t>
      </w:r>
      <w:r w:rsidR="00AE24D3">
        <w:t xml:space="preserve"> </w:t>
      </w:r>
      <w:r w:rsidR="00C77CF1">
        <w:t>la quale</w:t>
      </w:r>
      <w:r>
        <w:t>,</w:t>
      </w:r>
      <w:r w:rsidR="00C77CF1">
        <w:t xml:space="preserve"> tramite l’utilizzo del package </w:t>
      </w:r>
      <w:r w:rsidR="00C77CF1" w:rsidRPr="00C77CF1">
        <w:rPr>
          <w:b/>
          <w:bCs/>
        </w:rPr>
        <w:t>wkhtmltopd</w:t>
      </w:r>
      <w:r>
        <w:rPr>
          <w:b/>
          <w:bCs/>
        </w:rPr>
        <w:t>f</w:t>
      </w:r>
      <w:r>
        <w:t>, permette</w:t>
      </w:r>
      <w:r w:rsidRPr="00062C24">
        <w:t xml:space="preserve"> </w:t>
      </w:r>
      <w:r w:rsidR="00C77CF1">
        <w:t xml:space="preserve">di generare un file in formato .pdf partendo dal formato HTML. Questa funzionalità viene utilizzata per andare a generare un report che dato </w:t>
      </w:r>
      <w:r w:rsidR="004B0234">
        <w:t>un insieme</w:t>
      </w:r>
      <w:r w:rsidR="00C77CF1">
        <w:t xml:space="preserve"> di attack-patterns riscontrati, </w:t>
      </w:r>
      <w:r w:rsidR="004B0234">
        <w:t>fornisce</w:t>
      </w:r>
      <w:r w:rsidR="00C77CF1">
        <w:t xml:space="preserve"> la probabilità con cui si sta subendo un attacco informatico da parte degli Instrusion Set conosciuti.</w:t>
      </w:r>
    </w:p>
    <w:p w14:paraId="57D61CEE" w14:textId="6BD9A237" w:rsidR="00062C24" w:rsidRDefault="00062C24" w:rsidP="00062C24">
      <w:pPr>
        <w:pStyle w:val="Titolo5"/>
      </w:pPr>
      <w:r>
        <w:t>PDF Extraction</w:t>
      </w:r>
    </w:p>
    <w:p w14:paraId="1730FD83" w14:textId="388C31EA" w:rsidR="00062C24" w:rsidRPr="00367BEA" w:rsidRDefault="00367BEA" w:rsidP="00062C24">
      <w:r>
        <w:rPr>
          <w:b/>
          <w:bCs/>
        </w:rPr>
        <w:t xml:space="preserve">PDF Extraction </w:t>
      </w:r>
      <w:r>
        <w:t xml:space="preserve">integra il comportamento della libreria </w:t>
      </w:r>
      <w:r>
        <w:rPr>
          <w:b/>
          <w:bCs/>
        </w:rPr>
        <w:t>pypdf</w:t>
      </w:r>
      <w:r>
        <w:t xml:space="preserve">. La libreria in </w:t>
      </w:r>
      <w:r w:rsidR="004B0234">
        <w:t>questione</w:t>
      </w:r>
      <w:r>
        <w:t xml:space="preserve"> viene utilizzata per andare a estrarre il testo da un file in formato PDF. Questa funzionalità permette di andare </w:t>
      </w:r>
      <w:r>
        <w:lastRenderedPageBreak/>
        <w:t>ad implementare la funzione</w:t>
      </w:r>
      <w:r w:rsidR="004B0234">
        <w:t xml:space="preserve"> di</w:t>
      </w:r>
      <w:r>
        <w:t xml:space="preserve"> lettura di un CTI report ed estrazione delle vulnerabilità in esso</w:t>
      </w:r>
      <w:r w:rsidR="004B0234">
        <w:t xml:space="preserve"> presenti</w:t>
      </w:r>
      <w:r>
        <w:t>.</w:t>
      </w:r>
    </w:p>
    <w:p w14:paraId="6A6F15EF" w14:textId="608C98E1" w:rsidR="00876EDC" w:rsidRDefault="00876EDC" w:rsidP="00876EDC">
      <w:pPr>
        <w:pStyle w:val="Titolo4"/>
      </w:pPr>
      <w:r>
        <w:t>Interfaccia per cvwelib</w:t>
      </w:r>
    </w:p>
    <w:p w14:paraId="7183E086" w14:textId="6280F003" w:rsidR="00876EDC" w:rsidRPr="00876EDC" w:rsidRDefault="00876EDC" w:rsidP="00876EDC">
      <w:r>
        <w:t>All’interno di stix&amp;vulnerability è presente anche un modulo che ha il compito di fornire un’interfaccia per effettuare le query ed ottenere le vulnerabilità</w:t>
      </w:r>
      <w:r w:rsidR="004B0234">
        <w:t xml:space="preserve"> dal container che distribuisce la</w:t>
      </w:r>
      <w:r>
        <w:t xml:space="preserve"> libreria cvwelib</w:t>
      </w:r>
      <w:r w:rsidR="006A2741">
        <w:t xml:space="preserve"> (figura 2</w:t>
      </w:r>
      <w:r w:rsidR="00FD64A4">
        <w:t>3</w:t>
      </w:r>
      <w:r w:rsidR="006A2741">
        <w:t>)</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w:t>
      </w:r>
      <w:r w:rsidR="004B0234">
        <w:t>ò</w:t>
      </w:r>
      <w:r w:rsidR="00210C96">
        <w:t xml:space="preserve"> è</w:t>
      </w:r>
      <w:r w:rsidRPr="00876EDC">
        <w:t xml:space="preserve"> </w:t>
      </w:r>
      <w:r w:rsidR="004B0234">
        <w:t>facile effettuare</w:t>
      </w:r>
      <w:r w:rsidRPr="00876EDC">
        <w:t xml:space="preserve"> query specifiche senza dover comprendere la complessità interna del</w:t>
      </w:r>
      <w:r w:rsidR="004B0234">
        <w:t xml:space="preserve">la libreria </w:t>
      </w:r>
      <w:r w:rsidRPr="00876EDC">
        <w:t>cvwelib.</w:t>
      </w:r>
      <w:r w:rsidR="000743B3">
        <w:t xml:space="preserve"> </w:t>
      </w:r>
      <w:r w:rsidR="00737B3D">
        <w:t>In secondo luogo</w:t>
      </w:r>
      <w:r w:rsidRPr="00876EDC">
        <w:t>, quest</w:t>
      </w:r>
      <w:r w:rsidR="004B0234">
        <w:t xml:space="preserve">a </w:t>
      </w:r>
      <w:r w:rsidRPr="00876EDC">
        <w:t>interfaccia permette una maggiore flessibilità nell'aggiornamento e nella manutenzione del sistema. Qualsiasi cambiamento nella struttura dei dati o nelle fonti di aggiornamento può essere gestito all'interno del modulo cvwelib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145DBC72" w:rsidR="00876EDC" w:rsidRDefault="00876EDC" w:rsidP="00876EDC">
      <w:r>
        <w:lastRenderedPageBreak/>
        <w:t>Pertanto</w:t>
      </w:r>
      <w:r w:rsidR="0093549D">
        <w:t>,</w:t>
      </w:r>
      <w:r>
        <w:t xml:space="preserve"> questa organizzazione modulare migliora la scalabilità e la robustezza del sistema, consentendo di effettuare test e debug in modo più efficace.</w:t>
      </w:r>
    </w:p>
    <w:p w14:paraId="41A03629" w14:textId="5610C6B8" w:rsidR="00681606" w:rsidRDefault="00681606" w:rsidP="00681606">
      <w:pPr>
        <w:pStyle w:val="Titolo4"/>
      </w:pPr>
      <w:r>
        <w:t>Interfaccia per capeclib</w:t>
      </w:r>
    </w:p>
    <w:p w14:paraId="3E9FA264" w14:textId="6B131E07" w:rsidR="00210C96" w:rsidRDefault="00210C96" w:rsidP="00210C96">
      <w:r>
        <w:t>Il modulo</w:t>
      </w:r>
      <w:r w:rsidRPr="00210C96">
        <w:rPr>
          <w:i/>
          <w:iCs/>
        </w:rPr>
        <w:t xml:space="preserve"> interfaceToCAPEC</w:t>
      </w:r>
      <w:r>
        <w:t xml:space="preserve"> ha il compito di comunicare con il continer </w:t>
      </w:r>
      <w:r>
        <w:rPr>
          <w:i/>
          <w:iCs/>
        </w:rPr>
        <w:t>capeclib</w:t>
      </w:r>
      <w:r>
        <w:t xml:space="preserve">, tramite </w:t>
      </w:r>
      <w:r w:rsidRPr="00210C96">
        <w:rPr>
          <w:b/>
          <w:bCs/>
        </w:rPr>
        <w:t>CAPEC.py</w:t>
      </w:r>
      <w:r>
        <w:t xml:space="preserve">, al fine di ottenere le informazioni </w:t>
      </w:r>
      <w:r w:rsidR="004C52A5">
        <w:t>necessarie</w:t>
      </w:r>
      <w:r>
        <w:t xml:space="preserve"> per effettuare il mapping tra vulnerabilità e tecniche di attacco. </w:t>
      </w:r>
    </w:p>
    <w:p w14:paraId="1ADA4239" w14:textId="18B3AB42" w:rsidR="00210C96" w:rsidRPr="00210C96" w:rsidRDefault="00210C96" w:rsidP="00210C96">
      <w:r>
        <w:t xml:space="preserve">I vantaggi, nell’utilizzo di un’interfaccia per contenere la comunicazione con il container esterno in questione, sono i medesimi spiegati al punto precedente per </w:t>
      </w:r>
      <w:r>
        <w:rPr>
          <w:i/>
          <w:iCs/>
        </w:rPr>
        <w:t>cvwelib</w:t>
      </w:r>
      <w:r>
        <w:t>.</w:t>
      </w:r>
    </w:p>
    <w:p w14:paraId="2E89D464" w14:textId="21B765B4" w:rsidR="00E9364E" w:rsidRDefault="00E9364E" w:rsidP="00E9364E">
      <w:pPr>
        <w:pStyle w:val="Titolo3"/>
      </w:pPr>
      <w:bookmarkStart w:id="212" w:name="_Toc171611202"/>
      <w:r>
        <w:t>Data Acces API</w:t>
      </w:r>
      <w:bookmarkEnd w:id="212"/>
    </w:p>
    <w:p w14:paraId="21D30A80" w14:textId="0AC910A2" w:rsidR="00A10688" w:rsidRPr="00A10688" w:rsidRDefault="00A10688" w:rsidP="008B2DF8">
      <w:r>
        <w:t xml:space="preserve">La struttura del package </w:t>
      </w:r>
      <w:r w:rsidRPr="008B2DF8">
        <w:rPr>
          <w:b/>
          <w:bCs/>
        </w:rPr>
        <w:t>dataAccessAPI</w:t>
      </w:r>
      <w:r>
        <w:t xml:space="preserve"> </w:t>
      </w:r>
      <w:r w:rsidR="00790E6F">
        <w:t>è organizzata</w:t>
      </w:r>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lastRenderedPageBreak/>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/stix&amp;vulnerability</w:t>
      </w:r>
      <w:r w:rsidRPr="00B574B1">
        <w:rPr>
          <w:i/>
          <w:iCs/>
        </w:rPr>
        <w:t>/src/</w:t>
      </w:r>
      <w:r>
        <w:rPr>
          <w:i/>
          <w:iCs/>
        </w:rPr>
        <w:t>dataAccesAPI/</w:t>
      </w:r>
    </w:p>
    <w:p w14:paraId="255279F9" w14:textId="39364716" w:rsidR="001E3861" w:rsidRDefault="001E3861" w:rsidP="00E9364E">
      <w:pPr>
        <w:pStyle w:val="Titolo2"/>
      </w:pPr>
      <w:bookmarkStart w:id="213" w:name="_Toc171611203"/>
      <w:r>
        <w:t>c</w:t>
      </w:r>
      <w:r w:rsidR="00ED4284">
        <w:t>vwelib</w:t>
      </w:r>
      <w:bookmarkEnd w:id="213"/>
    </w:p>
    <w:p w14:paraId="237042D8" w14:textId="245CB8CA" w:rsidR="00066D7B" w:rsidRDefault="00255D24" w:rsidP="00255D24">
      <w:r>
        <w:t xml:space="preserve">Questo container fornisce le API per ottenere le informazioni delle vulnerabilità (CVE e CWE). Il container include un server </w:t>
      </w:r>
      <w:r w:rsidR="004C52A5">
        <w:t>F</w:t>
      </w:r>
      <w:r>
        <w:t xml:space="preserve">lask che mette a disposizione la libreria </w:t>
      </w:r>
      <w:r w:rsidRPr="00255D24">
        <w:rPr>
          <w:b/>
          <w:bCs/>
        </w:rPr>
        <w:t>cvwelib</w:t>
      </w:r>
      <w:r>
        <w:rPr>
          <w:b/>
          <w:bCs/>
        </w:rPr>
        <w:t xml:space="preserve"> </w:t>
      </w:r>
      <w:r>
        <w:t>[</w:t>
      </w:r>
      <w:r w:rsidRPr="00213643">
        <w:t>35</w:t>
      </w:r>
      <w:r>
        <w:t>]. La libreria in quest</w:t>
      </w:r>
      <w:r w:rsidR="00A143F3">
        <w:t>i</w:t>
      </w:r>
      <w:r>
        <w:t xml:space="preserve">one, verifica </w:t>
      </w:r>
      <w:r w:rsidR="00496220">
        <w:t>ogni giorno all’orario 00:30</w:t>
      </w:r>
      <w:r>
        <w:t xml:space="preserve"> la presenza di </w:t>
      </w:r>
      <w:r w:rsidR="004C52A5">
        <w:t>aggiornamenti</w:t>
      </w:r>
      <w:r>
        <w:t xml:space="preserve">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35ECEF7A" w:rsidR="009F0546" w:rsidRDefault="009F0546" w:rsidP="00E9364E">
      <w:pPr>
        <w:pStyle w:val="Titolo3"/>
      </w:pPr>
      <w:bookmarkStart w:id="214" w:name="_Toc171611204"/>
      <w:r>
        <w:lastRenderedPageBreak/>
        <w:t>Struttura della libreria</w:t>
      </w:r>
      <w:bookmarkEnd w:id="214"/>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773F0B9"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2B181C57" w:rsidR="00A44E59" w:rsidRPr="00A44E59" w:rsidRDefault="00A44E59" w:rsidP="00A44E59">
      <w:pPr>
        <w:numPr>
          <w:ilvl w:val="0"/>
          <w:numId w:val="40"/>
        </w:numPr>
      </w:pPr>
      <w:r>
        <w:t>Infine</w:t>
      </w:r>
      <w:r w:rsidR="00453B32">
        <w:t>,</w:t>
      </w:r>
      <w:r>
        <w:t xml:space="preserve"> il modulo </w:t>
      </w:r>
      <w:r w:rsidRPr="009F0546">
        <w:rPr>
          <w:b/>
          <w:bCs/>
        </w:rPr>
        <w:t>cvwelib.py</w:t>
      </w:r>
      <w:r>
        <w:t xml:space="preserve"> definisce le funzioni che svolgono il ruolo di interfaccia di accesso per effettuare le query al server </w:t>
      </w:r>
      <w:r w:rsidR="006F39E8">
        <w:t>F</w:t>
      </w:r>
      <w:r>
        <w:t>lask.</w:t>
      </w:r>
    </w:p>
    <w:p w14:paraId="1DE873F2" w14:textId="087557E6"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/cvwelib</w:t>
      </w:r>
    </w:p>
    <w:p w14:paraId="13E178CA" w14:textId="79C12EEE" w:rsidR="009F0546" w:rsidRDefault="009F0546" w:rsidP="00E9364E">
      <w:pPr>
        <w:pStyle w:val="Titolo3"/>
      </w:pPr>
      <w:bookmarkStart w:id="215" w:name="_Toc171611205"/>
      <w:r>
        <w:lastRenderedPageBreak/>
        <w:t xml:space="preserve">Vantaggio rispetto </w:t>
      </w:r>
      <w:r w:rsidR="003B5406">
        <w:t xml:space="preserve">alle </w:t>
      </w:r>
      <w:r>
        <w:t>N</w:t>
      </w:r>
      <w:r w:rsidR="003B5406">
        <w:t>IST API</w:t>
      </w:r>
      <w:bookmarkEnd w:id="215"/>
    </w:p>
    <w:p w14:paraId="78ABD6EE" w14:textId="465FF641" w:rsidR="009F0546" w:rsidRDefault="009F0546" w:rsidP="009F0546">
      <w:r>
        <w:t xml:space="preserve">Per sviluppare l’applicativo in </w:t>
      </w:r>
      <w:r w:rsidR="004C52A5">
        <w:t>questione</w:t>
      </w:r>
      <w:r>
        <w:t xml:space="preserve"> è stata utilizzata questa libreria e non quella ufficiale rilasciata dal NIST</w:t>
      </w:r>
      <w:r w:rsidR="003B5406">
        <w:t xml:space="preserve"> [36]</w:t>
      </w:r>
      <w:r>
        <w:t xml:space="preserve"> poiché quest’ultima pone dei limiti di richiesta quando si effettuano ripetute query in lassi di tempi minimi</w:t>
      </w:r>
      <w:r w:rsidR="00424D61">
        <w:t>,</w:t>
      </w:r>
      <w:r>
        <w:t xml:space="preserve"> inoltre non permette di </w:t>
      </w:r>
      <w:r w:rsidR="004C52A5">
        <w:t>ottenere</w:t>
      </w:r>
      <w:r>
        <w:t xml:space="preserve"> le informazioni riguardanti le CWE, ma solo quelle relative alle CVE. Inoltre</w:t>
      </w:r>
      <w:r w:rsidR="00453B32">
        <w:t>,</w:t>
      </w:r>
      <w:r>
        <w:t xml:space="preserve"> essendo un server locale permette dei tempi di risposta più che ridotti rispetto alle API rilasciate dal NIST.</w:t>
      </w:r>
    </w:p>
    <w:p w14:paraId="516EED28" w14:textId="78DACA42" w:rsidR="00210C96" w:rsidRDefault="00210C96" w:rsidP="00210C96">
      <w:pPr>
        <w:pStyle w:val="Titolo2"/>
      </w:pPr>
      <w:bookmarkStart w:id="216" w:name="_Toc171611206"/>
      <w:r>
        <w:t>capeclib</w:t>
      </w:r>
      <w:bookmarkEnd w:id="216"/>
    </w:p>
    <w:p w14:paraId="5A6F020A" w14:textId="44AE195F" w:rsidR="002A1A7B" w:rsidRDefault="00210C96" w:rsidP="00210C96">
      <w:r>
        <w:t>In questa libreria contenuta in container che prende il suo stesso nome (figura 9),</w:t>
      </w:r>
      <w:r w:rsidR="002A1A7B">
        <w:t xml:space="preserve"> ospitando il medesimo server Flask,</w:t>
      </w:r>
      <w:r>
        <w:t xml:space="preserve"> present</w:t>
      </w:r>
      <w:r w:rsidR="002A1A7B">
        <w:t>a</w:t>
      </w:r>
      <w:r>
        <w:t xml:space="preserve"> la logica di ritrovamento e aggiornamento dei dati </w:t>
      </w:r>
      <w:r w:rsidR="004C52A5">
        <w:t>riguardanti</w:t>
      </w:r>
      <w:r>
        <w:t xml:space="preserve"> i CAPEC. </w:t>
      </w:r>
    </w:p>
    <w:p w14:paraId="5471AFE3" w14:textId="0C9C8D06" w:rsidR="002A1A7B" w:rsidRDefault="002A1A7B" w:rsidP="002A1A7B">
      <w:pPr>
        <w:pStyle w:val="Titolo3"/>
      </w:pPr>
      <w:bookmarkStart w:id="217" w:name="_Toc171611207"/>
      <w:r>
        <w:t>Struttura della libreria</w:t>
      </w:r>
      <w:bookmarkEnd w:id="217"/>
    </w:p>
    <w:p w14:paraId="4DDFD12A" w14:textId="30EEF663" w:rsidR="00210C96" w:rsidRDefault="00210C96" w:rsidP="00210C96">
      <w:r>
        <w:t>La struttura della libreria (figura 25) è la seguente:</w:t>
      </w:r>
    </w:p>
    <w:p w14:paraId="21566298" w14:textId="0407AA17" w:rsidR="009A1541" w:rsidRPr="009A1541" w:rsidRDefault="009A1541" w:rsidP="009A1541">
      <w:pPr>
        <w:numPr>
          <w:ilvl w:val="0"/>
          <w:numId w:val="46"/>
        </w:numPr>
      </w:pPr>
      <w:r w:rsidRPr="009A1541">
        <w:rPr>
          <w:b/>
          <w:bCs/>
        </w:rPr>
        <w:t>app.py</w:t>
      </w:r>
      <w:r w:rsidRPr="009A1541">
        <w:t xml:space="preserve">: </w:t>
      </w:r>
      <w:r w:rsidR="00424D61">
        <w:t>q</w:t>
      </w:r>
      <w:r w:rsidRPr="009A1541">
        <w:t>uesto file rappresenta il punto di ingresso dell'applicazione. Qui viene inizializzata e configurata l'applicazione, e vengono avviati i vari processi necessari.</w:t>
      </w:r>
    </w:p>
    <w:p w14:paraId="0A1121BC" w14:textId="7D007FB3" w:rsidR="009A1541" w:rsidRPr="009A1541" w:rsidRDefault="009A1541" w:rsidP="009A1541">
      <w:pPr>
        <w:numPr>
          <w:ilvl w:val="0"/>
          <w:numId w:val="46"/>
        </w:numPr>
      </w:pPr>
      <w:r w:rsidRPr="009A1541">
        <w:rPr>
          <w:b/>
          <w:bCs/>
        </w:rPr>
        <w:t>src/</w:t>
      </w:r>
      <w:r w:rsidRPr="009A1541">
        <w:t xml:space="preserve">: </w:t>
      </w:r>
      <w:r w:rsidR="00424D61">
        <w:t>l</w:t>
      </w:r>
      <w:r w:rsidRPr="009A1541">
        <w:t>a cartella src contiene il codice sorgente principale della libreria.</w:t>
      </w:r>
    </w:p>
    <w:p w14:paraId="0542365D" w14:textId="27914570" w:rsidR="009A1541" w:rsidRPr="009A1541" w:rsidRDefault="009A1541" w:rsidP="0049590C">
      <w:pPr>
        <w:numPr>
          <w:ilvl w:val="2"/>
          <w:numId w:val="46"/>
        </w:numPr>
        <w:tabs>
          <w:tab w:val="num" w:pos="1440"/>
          <w:tab w:val="num" w:pos="2160"/>
        </w:tabs>
      </w:pPr>
      <w:r w:rsidRPr="009A1541">
        <w:rPr>
          <w:b/>
          <w:bCs/>
        </w:rPr>
        <w:t>_data/</w:t>
      </w:r>
      <w:r w:rsidRPr="009A1541">
        <w:t xml:space="preserve">: </w:t>
      </w:r>
      <w:r w:rsidR="00424D61">
        <w:t>q</w:t>
      </w:r>
      <w:r w:rsidRPr="009A1541">
        <w:t xml:space="preserve">uesta cartella contiene i dati utilizzati dalla </w:t>
      </w:r>
      <w:r w:rsidRPr="00F10EDF">
        <w:t>libreria</w:t>
      </w:r>
      <w:r w:rsidRPr="009A1541">
        <w:t>. In particolare,</w:t>
      </w:r>
      <w:r>
        <w:t xml:space="preserve"> tra cui </w:t>
      </w:r>
      <w:r w:rsidRPr="009A1541">
        <w:rPr>
          <w:b/>
          <w:bCs/>
        </w:rPr>
        <w:t>local-</w:t>
      </w:r>
      <w:r w:rsidRPr="009A1541">
        <w:rPr>
          <w:b/>
          <w:bCs/>
        </w:rPr>
        <w:lastRenderedPageBreak/>
        <w:t>hashes.json</w:t>
      </w:r>
      <w:r>
        <w:t>,</w:t>
      </w:r>
      <w:r w:rsidRPr="009A1541">
        <w:t xml:space="preserve"> che memorizza gli hash locali dei dati per determinare la necessità di aggiornamenti</w:t>
      </w:r>
      <w:r>
        <w:t xml:space="preserve"> e </w:t>
      </w:r>
      <w:r w:rsidRPr="009A1541">
        <w:rPr>
          <w:b/>
          <w:bCs/>
        </w:rPr>
        <w:t>stix-capec.json</w:t>
      </w:r>
      <w:r>
        <w:t>,</w:t>
      </w:r>
      <w:r w:rsidRPr="009A1541">
        <w:t xml:space="preserve"> che contiene i dati CAPEC, utilizzati per correlare e analizzare</w:t>
      </w:r>
      <w:r>
        <w:t xml:space="preserve"> le tecniche di attacco</w:t>
      </w:r>
      <w:r w:rsidRPr="009A1541">
        <w:t>.</w:t>
      </w:r>
    </w:p>
    <w:p w14:paraId="582C3439" w14:textId="2402D579" w:rsidR="009A1541" w:rsidRPr="009A1541" w:rsidRDefault="009A1541" w:rsidP="00424D61">
      <w:pPr>
        <w:numPr>
          <w:ilvl w:val="2"/>
          <w:numId w:val="46"/>
        </w:numPr>
      </w:pPr>
      <w:r w:rsidRPr="009A1541">
        <w:rPr>
          <w:b/>
          <w:bCs/>
        </w:rPr>
        <w:t>CapecData.py</w:t>
      </w:r>
      <w:r w:rsidRPr="009A1541">
        <w:t xml:space="preserve">: </w:t>
      </w:r>
      <w:r w:rsidR="00424D61">
        <w:t>q</w:t>
      </w:r>
      <w:r w:rsidRPr="009A1541">
        <w:t>uesto file contiene la logica principale per la gestione e l'elaborazione dei dati CAPEC. Qui vengono implementate le funzioni per il caricamento, l'aggiornamento e la manipolazione dei dati relativi ai Common Attack Pattern Enumeration and Classification</w:t>
      </w:r>
      <w:r>
        <w:t>.</w:t>
      </w:r>
    </w:p>
    <w:p w14:paraId="48E34881" w14:textId="518E7050" w:rsidR="009A1541" w:rsidRPr="009A1541" w:rsidRDefault="009A1541" w:rsidP="00424D61">
      <w:pPr>
        <w:numPr>
          <w:ilvl w:val="2"/>
          <w:numId w:val="46"/>
        </w:numPr>
      </w:pPr>
      <w:r w:rsidRPr="009A1541">
        <w:rPr>
          <w:b/>
          <w:bCs/>
        </w:rPr>
        <w:t>utils/</w:t>
      </w:r>
      <w:r w:rsidRPr="009A1541">
        <w:t xml:space="preserve">: </w:t>
      </w:r>
      <w:r w:rsidR="00424D61">
        <w:t>q</w:t>
      </w:r>
      <w:r w:rsidRPr="009A1541">
        <w:t>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t>Questa struttura modulare e organizzata consente di mantenere il codice pulito, facilmente manutenibile e scalabile, facilitando l'integrazione e l'aggiornamento dei dati CAPEC nel sistema.</w:t>
      </w:r>
    </w:p>
    <w:p w14:paraId="50D34B62" w14:textId="08D09CC8" w:rsidR="00463C64" w:rsidRPr="00463C64" w:rsidRDefault="007632A8" w:rsidP="00463C64">
      <w:pPr>
        <w:jc w:val="center"/>
        <w:rPr>
          <w:i/>
          <w:iCs/>
        </w:rPr>
      </w:pPr>
      <w:r w:rsidRPr="007632A8">
        <w:rPr>
          <w:noProof/>
        </w:rPr>
        <w:lastRenderedPageBreak/>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Figura 25: Struttura package</w:t>
      </w:r>
      <w:r w:rsidR="00463C64">
        <w:br/>
      </w:r>
      <w:r w:rsidR="00463C64">
        <w:rPr>
          <w:i/>
          <w:iCs/>
        </w:rPr>
        <w:t>/capeclib</w:t>
      </w:r>
    </w:p>
    <w:p w14:paraId="56E09D69" w14:textId="1B72FDD2" w:rsidR="003B5406" w:rsidRDefault="003B5406" w:rsidP="00E9364E">
      <w:pPr>
        <w:pStyle w:val="Titolo2"/>
      </w:pPr>
      <w:bookmarkStart w:id="218" w:name="_Toc171611208"/>
      <w:r>
        <w:t>webInterface</w:t>
      </w:r>
      <w:bookmarkEnd w:id="218"/>
    </w:p>
    <w:p w14:paraId="7DEECC93" w14:textId="60779D9A" w:rsidR="003B5406" w:rsidRDefault="00E26D0C" w:rsidP="003B5406">
      <w:r w:rsidRPr="00E26D0C">
        <w:rPr>
          <w:b/>
          <w:bCs/>
        </w:rPr>
        <w:t>L'interfaccia</w:t>
      </w:r>
      <w:r>
        <w:t xml:space="preserve"> </w:t>
      </w:r>
      <w:r w:rsidRPr="002A1A7B">
        <w:rPr>
          <w:b/>
          <w:bCs/>
        </w:rPr>
        <w:t>utente</w:t>
      </w:r>
      <w:r>
        <w:t xml:space="preserv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6895286E" w:rsidR="00E26D0C" w:rsidRDefault="00E26D0C" w:rsidP="003B5406">
      <w:r>
        <w:t>La web interface si compone di differenti pagine</w:t>
      </w:r>
      <w:r w:rsidR="00453B32">
        <w:t>,</w:t>
      </w:r>
      <w:r>
        <w:t xml:space="preserve"> le quali permettono di utilizzare le diverse funzionalità del sistema.</w:t>
      </w:r>
    </w:p>
    <w:p w14:paraId="2DE9C425" w14:textId="241ED337" w:rsidR="00D012DC" w:rsidRDefault="00D012DC" w:rsidP="00D012DC">
      <w:pPr>
        <w:pStyle w:val="Titolo3"/>
      </w:pPr>
      <w:bookmarkStart w:id="219" w:name="_Toc171611209"/>
      <w:r>
        <w:lastRenderedPageBreak/>
        <w:t>Searching choices</w:t>
      </w:r>
      <w:bookmarkEnd w:id="219"/>
    </w:p>
    <w:p w14:paraId="0098DD0B" w14:textId="3B8746E0" w:rsidR="00D012DC" w:rsidRDefault="00D012DC" w:rsidP="00D012DC">
      <w:r>
        <w:t xml:space="preserve">L’interfaccia di scelta della </w:t>
      </w:r>
      <w:r w:rsidR="004C52A5">
        <w:t>modalità</w:t>
      </w:r>
      <w:r>
        <w:t xml:space="preserve"> di ricerca (figura 2</w:t>
      </w:r>
      <w:r w:rsidR="00210C96">
        <w:t>6</w:t>
      </w:r>
      <w:r w:rsidR="00FD64A4">
        <w:t>)</w:t>
      </w:r>
      <w:r>
        <w:t xml:space="preserve"> permette di effettuare </w:t>
      </w:r>
      <w:r w:rsidR="00F10EDF">
        <w:t>due</w:t>
      </w:r>
      <w:r>
        <w:t xml:space="preserve"> operazioni, avviare il sistema in ricerca manuale o caricare un report in formato PDF</w:t>
      </w:r>
      <w:r w:rsidR="00275950">
        <w:t>, CSV</w:t>
      </w:r>
      <w:r>
        <w:t xml:space="preserve"> o TXT in modo estrarre le vulnerabilità </w:t>
      </w:r>
      <w:r w:rsidR="004C52A5">
        <w:t>presenti</w:t>
      </w:r>
      <w:r>
        <w:t xml:space="preserve"> in esso.</w:t>
      </w:r>
      <w:r w:rsidR="001E0155">
        <w:t xml:space="preserve"> Se viene scelta la seconda opzione verranno mostrate all’utente la lista di vulnerabilità riscontrare </w:t>
      </w:r>
      <w:r w:rsidR="00011EFD">
        <w:t xml:space="preserve">e la possibilità di visualizzare le </w:t>
      </w:r>
      <w:r w:rsidR="004C52A5">
        <w:t>informazioni</w:t>
      </w:r>
      <w:r w:rsidR="00011EFD">
        <w:t xml:space="preserve"> che il sistema ha appreso su quelle vulnerabilità.</w:t>
      </w:r>
    </w:p>
    <w:p w14:paraId="60488FE1" w14:textId="2BB67F11"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Searching choices page</w:t>
      </w:r>
    </w:p>
    <w:p w14:paraId="55B1EC96" w14:textId="2906FD65" w:rsidR="00E26D0C" w:rsidRDefault="00E26D0C" w:rsidP="00E26D0C">
      <w:pPr>
        <w:pStyle w:val="Titolo3"/>
      </w:pPr>
      <w:bookmarkStart w:id="220" w:name="_Toc171611210"/>
      <w:r>
        <w:t>Manual searching page</w:t>
      </w:r>
      <w:bookmarkEnd w:id="220"/>
    </w:p>
    <w:p w14:paraId="48033AEB" w14:textId="3AA26EFB" w:rsidR="00E26D0C" w:rsidRDefault="00E26D0C" w:rsidP="00E26D0C">
      <w:r>
        <w:t xml:space="preserve">La pagina di ricerca </w:t>
      </w:r>
      <w:r w:rsidR="004C52A5">
        <w:t>manuale</w:t>
      </w:r>
      <w:r>
        <w:t xml:space="preserve"> (</w:t>
      </w:r>
      <w:r w:rsidR="00FD64A4">
        <w:t>f</w:t>
      </w:r>
      <w:r>
        <w:t>igura 2</w:t>
      </w:r>
      <w:r w:rsidR="00210C96">
        <w:t>7</w:t>
      </w:r>
      <w:r>
        <w:t xml:space="preserve">) permette di esplorare l’intera </w:t>
      </w:r>
      <w:r w:rsidR="00A143F3">
        <w:t>knowledge</w:t>
      </w:r>
      <w:r>
        <w:t xml:space="preserve"> base della CTI, tramite la barra di ricerca e i filtri che permettono di </w:t>
      </w:r>
      <w:r w:rsidR="004C52A5">
        <w:t>ottenere</w:t>
      </w:r>
      <w:r>
        <w:t xml:space="preserv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velocemente le soluzioni </w:t>
      </w:r>
      <w:r>
        <w:lastRenderedPageBreak/>
        <w:t>da intraprendere per la propria organizzazione o le possibili minacce per essa.</w:t>
      </w:r>
    </w:p>
    <w:p w14:paraId="3FD45B4A" w14:textId="65808ECB" w:rsidR="00E26D0C" w:rsidRDefault="00E26D0C" w:rsidP="00E26D0C">
      <w:r>
        <w:t xml:space="preserve">Nella stessa schermata è anche presente l’opzione per poter </w:t>
      </w:r>
      <w:r w:rsidR="004C52A5">
        <w:t>effettuare</w:t>
      </w:r>
      <w:r>
        <w:t xml:space="preserve"> il mapping</w:t>
      </w:r>
      <w:r w:rsidR="004C52A5">
        <w:t xml:space="preserve"> di una vulnerabilità, tramite il suo id, con gli attack patterns MITRE conosciuti</w:t>
      </w:r>
      <w:r>
        <w:t xml:space="preserve"> </w:t>
      </w:r>
      <w:r w:rsidR="006B191D">
        <w:t>(figura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drawing>
          <wp:inline distT="0" distB="0" distL="0" distR="0" wp14:anchorId="11DCA0CD" wp14:editId="40D3EAF7">
            <wp:extent cx="4928353" cy="2741078"/>
            <wp:effectExtent l="0" t="0" r="571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0854" cy="2742469"/>
                    </a:xfrm>
                    <a:prstGeom prst="rect">
                      <a:avLst/>
                    </a:prstGeom>
                  </pic:spPr>
                </pic:pic>
              </a:graphicData>
            </a:graphic>
          </wp:inline>
        </w:drawing>
      </w:r>
      <w:r>
        <w:br/>
        <w:t>Figura 2</w:t>
      </w:r>
      <w:r w:rsidR="00210C96">
        <w:t>7</w:t>
      </w:r>
      <w:r>
        <w:t>: Manual searching page</w:t>
      </w:r>
    </w:p>
    <w:p w14:paraId="118CACA7" w14:textId="573C0D91" w:rsidR="006B191D" w:rsidRDefault="006E1B24" w:rsidP="006B191D">
      <w:pPr>
        <w:jc w:val="center"/>
      </w:pPr>
      <w:r w:rsidRPr="006E1B24">
        <w:rPr>
          <w:noProof/>
        </w:rPr>
        <w:drawing>
          <wp:inline distT="0" distB="0" distL="0" distR="0" wp14:anchorId="5084D3EA" wp14:editId="75EC579F">
            <wp:extent cx="4944140" cy="270937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0964" cy="2724073"/>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29050290" w:rsidR="00E26D0C" w:rsidRDefault="00E26D0C" w:rsidP="00E26D0C">
      <w:pPr>
        <w:pStyle w:val="Titolo3"/>
      </w:pPr>
      <w:bookmarkStart w:id="221" w:name="_Toc171611211"/>
      <w:r>
        <w:lastRenderedPageBreak/>
        <w:t>Attack patterns by phase</w:t>
      </w:r>
      <w:bookmarkEnd w:id="221"/>
    </w:p>
    <w:p w14:paraId="749754A2" w14:textId="63C9A9D5" w:rsidR="00E26D0C" w:rsidRDefault="006B191D" w:rsidP="00E26D0C">
      <w:r>
        <w:t>Nella schermata in questione si può visualizzare una matrice espansa</w:t>
      </w:r>
      <w:r w:rsidR="007B5819">
        <w:t xml:space="preserve"> (figura 2</w:t>
      </w:r>
      <w:r w:rsidR="00210C96">
        <w:t>9</w:t>
      </w:r>
      <w:r w:rsidR="007B5819">
        <w:t>)</w:t>
      </w:r>
      <w:r>
        <w:t xml:space="preserve">, la quale fornisce l’unione delle tecniche provenienti dai framework ATT&amp;CK e ATLAS, dando così un’altra forma di visualizzazione delle </w:t>
      </w:r>
      <w:r w:rsidR="004C52A5">
        <w:t>informazioni</w:t>
      </w:r>
      <w:r>
        <w:t xml:space="preserve">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che fornisce la probabilità di attacco da parte dei vari threat agent</w:t>
      </w:r>
      <w:r>
        <w:t>s</w:t>
      </w:r>
      <w:r w:rsidR="006B191D">
        <w:t>/group</w:t>
      </w:r>
      <w:r>
        <w:t>s</w:t>
      </w:r>
    </w:p>
    <w:p w14:paraId="20C9A98F" w14:textId="4B49FE35" w:rsidR="00695AA5" w:rsidRDefault="00695AA5" w:rsidP="00695AA5">
      <w:pPr>
        <w:pStyle w:val="Titolo2"/>
      </w:pPr>
      <w:bookmarkStart w:id="222" w:name="_Toc171611212"/>
      <w:r>
        <w:lastRenderedPageBreak/>
        <w:t>nginx</w:t>
      </w:r>
      <w:bookmarkEnd w:id="222"/>
    </w:p>
    <w:p w14:paraId="7F0B645B" w14:textId="4125D243"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la distribuzione delle richieste HTTP tra diversi servizi contenuti nel progetto. La configurazione di Nginx utilizzata è</w:t>
      </w:r>
      <w:r w:rsidR="00A848D8">
        <w:t xml:space="preserve"> stata</w:t>
      </w:r>
      <w:r>
        <w:t xml:space="preserve">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507B01B"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w:t>
      </w:r>
      <w:r w:rsidRPr="002458F5">
        <w:t>DetectiveAttacks</w:t>
      </w:r>
      <w:r w:rsidRPr="000655CE">
        <w:t xml:space="preserve">,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49452824" w14:textId="77777777" w:rsidR="00AC382B" w:rsidRDefault="00AC382B" w:rsidP="00AC382B">
      <w:pPr>
        <w:pStyle w:val="Titolo2"/>
      </w:pPr>
      <w:bookmarkStart w:id="223" w:name="_Toc171611213"/>
      <w:r>
        <w:lastRenderedPageBreak/>
        <w:t>Esempio di immissione di un report</w:t>
      </w:r>
      <w:bookmarkEnd w:id="223"/>
    </w:p>
    <w:p w14:paraId="7D21CBEF" w14:textId="7927ED2E" w:rsidR="00AC382B" w:rsidRDefault="00AC382B" w:rsidP="00AC382B">
      <w:r>
        <w:t xml:space="preserve">Per effettuare dei test manuali del sistema e fornire un esempio pratico di utilizzo è stata eseguita un'analisi del container </w:t>
      </w:r>
      <w:r w:rsidRPr="008035AF">
        <w:rPr>
          <w:i/>
          <w:iCs/>
        </w:rPr>
        <w:t>stix&amp;vulnerability</w:t>
      </w:r>
      <w:r>
        <w:t xml:space="preserve"> utilizzando il tool </w:t>
      </w:r>
      <w:r w:rsidRPr="008035AF">
        <w:rPr>
          <w:b/>
          <w:bCs/>
        </w:rPr>
        <w:t>Fortify</w:t>
      </w:r>
      <w:r>
        <w:t xml:space="preserve">. Lo scopo era ottenere il report risultante da questa analisi e utilizzarlo come input per </w:t>
      </w:r>
      <w:r w:rsidRPr="008035AF">
        <w:rPr>
          <w:b/>
          <w:bCs/>
        </w:rPr>
        <w:t>DetectiveAttacks</w:t>
      </w:r>
      <w:r>
        <w:t>.</w:t>
      </w:r>
    </w:p>
    <w:p w14:paraId="14998E62" w14:textId="77777777" w:rsidR="00AC382B" w:rsidRDefault="00AC382B" w:rsidP="00AC382B">
      <w:r>
        <w:t>La Static Code Analysis (</w:t>
      </w:r>
      <w:r w:rsidRPr="0073507F">
        <w:rPr>
          <w:b/>
          <w:bCs/>
        </w:rPr>
        <w:t>SCA</w:t>
      </w:r>
      <w:r>
        <w:t xml:space="preserve">) effettuata ha evidenziato la presenza di 7 difetti all’interno del codice. Tra questi difetti, sono state identificate specificamente le seguenti CWE (figura 31): </w:t>
      </w:r>
    </w:p>
    <w:p w14:paraId="61F7F122" w14:textId="77777777" w:rsidR="00AC382B" w:rsidRDefault="00AC382B" w:rsidP="00AC382B">
      <w:pPr>
        <w:pStyle w:val="Paragrafoelenco"/>
        <w:numPr>
          <w:ilvl w:val="0"/>
          <w:numId w:val="47"/>
        </w:numPr>
      </w:pPr>
      <w:r w:rsidRPr="008035AF">
        <w:t xml:space="preserve">Improper Input Validation </w:t>
      </w:r>
      <w:r>
        <w:t>(</w:t>
      </w:r>
      <w:r w:rsidRPr="00FF4221">
        <w:rPr>
          <w:b/>
          <w:bCs/>
        </w:rPr>
        <w:t>CWE-20</w:t>
      </w:r>
      <w:r>
        <w:t xml:space="preserve">), </w:t>
      </w:r>
    </w:p>
    <w:p w14:paraId="7FEA93A4" w14:textId="77777777" w:rsidR="00AC382B" w:rsidRDefault="00AC382B" w:rsidP="00AC382B">
      <w:pPr>
        <w:pStyle w:val="Paragrafoelenco"/>
        <w:numPr>
          <w:ilvl w:val="0"/>
          <w:numId w:val="47"/>
        </w:numPr>
      </w:pPr>
      <w:r w:rsidRPr="008035AF">
        <w:t xml:space="preserve">Empty Exception Block </w:t>
      </w:r>
      <w:r>
        <w:t>(</w:t>
      </w:r>
      <w:r w:rsidRPr="00FF4221">
        <w:rPr>
          <w:b/>
          <w:bCs/>
        </w:rPr>
        <w:t>CWE-1069</w:t>
      </w:r>
      <w:r>
        <w:t>),</w:t>
      </w:r>
    </w:p>
    <w:p w14:paraId="652F092A" w14:textId="77777777" w:rsidR="00AC382B" w:rsidRDefault="00AC382B" w:rsidP="00AC382B">
      <w:pPr>
        <w:pStyle w:val="Paragrafoelenco"/>
        <w:numPr>
          <w:ilvl w:val="0"/>
          <w:numId w:val="47"/>
        </w:numPr>
      </w:pPr>
      <w:r w:rsidRPr="008035AF">
        <w:t>Use of Weak Hash</w:t>
      </w:r>
      <w:r>
        <w:t xml:space="preserve"> (</w:t>
      </w:r>
      <w:r w:rsidRPr="00FF4221">
        <w:rPr>
          <w:b/>
          <w:bCs/>
        </w:rPr>
        <w:t>CWE-328</w:t>
      </w:r>
      <w:r>
        <w:t xml:space="preserve">). </w:t>
      </w:r>
    </w:p>
    <w:p w14:paraId="587F8392" w14:textId="77777777" w:rsidR="00AC382B" w:rsidRDefault="00AC382B" w:rsidP="00AC382B">
      <w:r>
        <w:t>Grazie al sistema sviluppato una volta conosciute queste CWE è possibile andare a studiare quali sono le tecniche che possono manifestarsi se le relative vulnerabilità non vengano eliminate.</w:t>
      </w:r>
    </w:p>
    <w:p w14:paraId="2EE766C9" w14:textId="77777777" w:rsidR="00AC382B" w:rsidRDefault="00AC382B" w:rsidP="00AC382B">
      <w:pPr>
        <w:jc w:val="center"/>
      </w:pPr>
      <w:r w:rsidRPr="00FF4221">
        <w:rPr>
          <w:noProof/>
        </w:rPr>
        <w:drawing>
          <wp:inline distT="0" distB="0" distL="0" distR="0" wp14:anchorId="700A43D8" wp14:editId="15C244AA">
            <wp:extent cx="4585502" cy="2552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9852" cy="2560688"/>
                    </a:xfrm>
                    <a:prstGeom prst="rect">
                      <a:avLst/>
                    </a:prstGeom>
                  </pic:spPr>
                </pic:pic>
              </a:graphicData>
            </a:graphic>
          </wp:inline>
        </w:drawing>
      </w:r>
      <w:r>
        <w:br/>
        <w:t>Figura 31: Vulnerabilità presenti nel SCA report</w:t>
      </w:r>
    </w:p>
    <w:p w14:paraId="7E5EF253" w14:textId="77777777" w:rsidR="00AC382B" w:rsidRDefault="00AC382B" w:rsidP="00AC382B">
      <w:pPr>
        <w:pStyle w:val="Titolo3"/>
      </w:pPr>
      <w:bookmarkStart w:id="224" w:name="_Toc171611214"/>
      <w:r>
        <w:lastRenderedPageBreak/>
        <w:t>CWE-20</w:t>
      </w:r>
      <w:bookmarkEnd w:id="224"/>
    </w:p>
    <w:p w14:paraId="1B835B08" w14:textId="3E2A27F4" w:rsidR="00AC382B" w:rsidRDefault="00AC382B" w:rsidP="00AC382B">
      <w:r>
        <w:t>Per quanto riguarda la vulnerabilità di “</w:t>
      </w:r>
      <w:r w:rsidRPr="008035AF">
        <w:t>Improper Input Validation</w:t>
      </w:r>
      <w:r>
        <w:t>”</w:t>
      </w:r>
      <w:r w:rsidR="0073507F">
        <w:t>,</w:t>
      </w:r>
      <w:r>
        <w:t xml:space="preserve"> le tecniche MITRE correlate ad essa sono molteplici, evidenziando quindi la priorità nell’eliminazione di questo difetto. Tutte le tecniche di attacco possibilmente utilizzabili a seguito della CWE-20 restituite dal sistema (figura 32) sono:</w:t>
      </w:r>
    </w:p>
    <w:p w14:paraId="19480592" w14:textId="77777777" w:rsidR="00AC382B" w:rsidRDefault="00AC382B" w:rsidP="00AC382B">
      <w:pPr>
        <w:pStyle w:val="Paragrafoelenco"/>
        <w:numPr>
          <w:ilvl w:val="0"/>
          <w:numId w:val="49"/>
        </w:numPr>
      </w:pPr>
      <w:r w:rsidRPr="00ED4F7C">
        <w:rPr>
          <w:i/>
          <w:iCs/>
        </w:rPr>
        <w:t>Steal Web Session Cookie</w:t>
      </w:r>
      <w:r>
        <w:t xml:space="preserve"> (T1539) </w:t>
      </w:r>
    </w:p>
    <w:p w14:paraId="7B0A6656" w14:textId="77777777" w:rsidR="00AC382B" w:rsidRDefault="00AC382B" w:rsidP="00AC382B">
      <w:pPr>
        <w:pStyle w:val="Paragrafoelenco"/>
        <w:numPr>
          <w:ilvl w:val="0"/>
          <w:numId w:val="48"/>
        </w:numPr>
      </w:pPr>
      <w:r w:rsidRPr="00ED4F7C">
        <w:rPr>
          <w:i/>
          <w:iCs/>
        </w:rPr>
        <w:t>Exploitation of Remote Services</w:t>
      </w:r>
      <w:r>
        <w:t xml:space="preserve"> (T1210) </w:t>
      </w:r>
    </w:p>
    <w:p w14:paraId="5904E934" w14:textId="77777777" w:rsidR="00AC382B" w:rsidRDefault="00AC382B" w:rsidP="00AC382B">
      <w:pPr>
        <w:pStyle w:val="Paragrafoelenco"/>
        <w:numPr>
          <w:ilvl w:val="0"/>
          <w:numId w:val="48"/>
        </w:numPr>
      </w:pPr>
      <w:r w:rsidRPr="00ED4F7C">
        <w:rPr>
          <w:i/>
          <w:iCs/>
        </w:rPr>
        <w:t>Invalid Code Signature</w:t>
      </w:r>
      <w:r>
        <w:t xml:space="preserve"> (T1036.001) </w:t>
      </w:r>
    </w:p>
    <w:p w14:paraId="2C734263" w14:textId="77777777" w:rsidR="00AC382B" w:rsidRDefault="00AC382B" w:rsidP="00AC382B">
      <w:pPr>
        <w:pStyle w:val="Paragrafoelenco"/>
        <w:numPr>
          <w:ilvl w:val="0"/>
          <w:numId w:val="48"/>
        </w:numPr>
      </w:pPr>
      <w:r w:rsidRPr="00ED4F7C">
        <w:rPr>
          <w:i/>
          <w:iCs/>
        </w:rPr>
        <w:t>Path Interception by PATH Environment Variable</w:t>
      </w:r>
      <w:r>
        <w:t xml:space="preserve"> (T1574.007) </w:t>
      </w:r>
    </w:p>
    <w:p w14:paraId="5CC6A947" w14:textId="77777777" w:rsidR="00AC382B" w:rsidRDefault="00AC382B" w:rsidP="00AC382B">
      <w:pPr>
        <w:pStyle w:val="Paragrafoelenco"/>
        <w:numPr>
          <w:ilvl w:val="0"/>
          <w:numId w:val="48"/>
        </w:numPr>
      </w:pPr>
      <w:r w:rsidRPr="00ED4F7C">
        <w:rPr>
          <w:i/>
          <w:iCs/>
        </w:rPr>
        <w:t>Group Policy Discovery</w:t>
      </w:r>
      <w:r>
        <w:t xml:space="preserve"> (T1615) </w:t>
      </w:r>
    </w:p>
    <w:p w14:paraId="4C58F66A" w14:textId="77777777" w:rsidR="00AC382B" w:rsidRDefault="00AC382B" w:rsidP="00AC382B">
      <w:pPr>
        <w:pStyle w:val="Paragrafoelenco"/>
        <w:numPr>
          <w:ilvl w:val="0"/>
          <w:numId w:val="48"/>
        </w:numPr>
      </w:pPr>
      <w:r w:rsidRPr="00ED4F7C">
        <w:rPr>
          <w:i/>
          <w:iCs/>
        </w:rPr>
        <w:t>Impair Command History Logging</w:t>
      </w:r>
      <w:r>
        <w:t xml:space="preserve"> (T1562.003) </w:t>
      </w:r>
    </w:p>
    <w:p w14:paraId="0BF21063" w14:textId="77777777" w:rsidR="00AC382B" w:rsidRDefault="00AC382B" w:rsidP="00AC382B">
      <w:pPr>
        <w:pStyle w:val="Paragrafoelenco"/>
        <w:numPr>
          <w:ilvl w:val="0"/>
          <w:numId w:val="48"/>
        </w:numPr>
      </w:pPr>
      <w:r w:rsidRPr="00ED4F7C">
        <w:rPr>
          <w:i/>
          <w:iCs/>
        </w:rPr>
        <w:t>Obfuscated Files or Information</w:t>
      </w:r>
      <w:r>
        <w:t xml:space="preserve"> (T1027) </w:t>
      </w:r>
    </w:p>
    <w:p w14:paraId="606B4B34" w14:textId="77777777" w:rsidR="00AC382B" w:rsidRDefault="00AC382B" w:rsidP="00AC382B">
      <w:pPr>
        <w:pStyle w:val="Paragrafoelenco"/>
        <w:numPr>
          <w:ilvl w:val="0"/>
          <w:numId w:val="48"/>
        </w:numPr>
      </w:pPr>
      <w:r w:rsidRPr="00ED4F7C">
        <w:rPr>
          <w:i/>
          <w:iCs/>
        </w:rPr>
        <w:t>Indirect Command Execution</w:t>
      </w:r>
      <w:r>
        <w:t xml:space="preserve"> (T1202) </w:t>
      </w:r>
    </w:p>
    <w:p w14:paraId="0F30EE4C" w14:textId="77777777" w:rsidR="00AC382B" w:rsidRDefault="00AC382B" w:rsidP="00AC382B">
      <w:pPr>
        <w:pStyle w:val="Paragrafoelenco"/>
        <w:numPr>
          <w:ilvl w:val="0"/>
          <w:numId w:val="48"/>
        </w:numPr>
      </w:pPr>
      <w:r w:rsidRPr="00ED4F7C">
        <w:rPr>
          <w:i/>
          <w:iCs/>
        </w:rPr>
        <w:t>Data Manipulation</w:t>
      </w:r>
      <w:r>
        <w:t xml:space="preserve"> (T1565) </w:t>
      </w:r>
    </w:p>
    <w:p w14:paraId="63329C5E" w14:textId="77777777" w:rsidR="00AC382B" w:rsidRDefault="00AC382B" w:rsidP="00AC382B">
      <w:pPr>
        <w:pStyle w:val="Paragrafoelenco"/>
        <w:numPr>
          <w:ilvl w:val="0"/>
          <w:numId w:val="48"/>
        </w:numPr>
      </w:pPr>
      <w:r w:rsidRPr="00ED4F7C">
        <w:rPr>
          <w:i/>
          <w:iCs/>
        </w:rPr>
        <w:t>Code Signing</w:t>
      </w:r>
      <w:r>
        <w:t xml:space="preserve"> (T1553.002) </w:t>
      </w:r>
    </w:p>
    <w:p w14:paraId="27A5BC49" w14:textId="77777777" w:rsidR="00AC382B" w:rsidRDefault="00AC382B" w:rsidP="00AC382B">
      <w:pPr>
        <w:pStyle w:val="Paragrafoelenco"/>
        <w:numPr>
          <w:ilvl w:val="0"/>
          <w:numId w:val="48"/>
        </w:numPr>
      </w:pPr>
      <w:r w:rsidRPr="00ED4F7C">
        <w:rPr>
          <w:i/>
          <w:iCs/>
        </w:rPr>
        <w:t>Dynamic Linker Hijacking</w:t>
      </w:r>
      <w:r>
        <w:t xml:space="preserve"> (T1574.006)</w:t>
      </w:r>
    </w:p>
    <w:p w14:paraId="1C34F2D8" w14:textId="0BC2E8DD" w:rsidR="00AC382B" w:rsidRDefault="00AC382B" w:rsidP="00AC382B">
      <w:r>
        <w:t>DetectiveAttacks, come già descritto, ci fornisce anche le possibili tecniche che possono essere successivamente o precedentemente utilizzate a seguito di quelle</w:t>
      </w:r>
      <w:r w:rsidR="0073507F">
        <w:t xml:space="preserve"> ottenute dalla relazione</w:t>
      </w:r>
      <w:r>
        <w:t xml:space="preserve"> (figura 33) al fine di compiere una analisi quantitativa approfondita sui rischi legati alla presenza di tale vulnerabilità.</w:t>
      </w:r>
    </w:p>
    <w:p w14:paraId="68B57913" w14:textId="7B85E2F3" w:rsidR="00AC382B" w:rsidRDefault="00AC382B" w:rsidP="00CA6DA3">
      <w:pPr>
        <w:jc w:val="center"/>
      </w:pPr>
      <w:r w:rsidRPr="009672CC">
        <w:rPr>
          <w:noProof/>
        </w:rPr>
        <w:lastRenderedPageBreak/>
        <w:drawing>
          <wp:inline distT="0" distB="0" distL="0" distR="0" wp14:anchorId="3F49572A" wp14:editId="7BA1AB0A">
            <wp:extent cx="5040630" cy="283019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2830195"/>
                    </a:xfrm>
                    <a:prstGeom prst="rect">
                      <a:avLst/>
                    </a:prstGeom>
                  </pic:spPr>
                </pic:pic>
              </a:graphicData>
            </a:graphic>
          </wp:inline>
        </w:drawing>
      </w:r>
      <w:r>
        <w:br/>
        <w:t>Figura 32: Attack patterns MITRE correlati alla CWE-20</w:t>
      </w:r>
    </w:p>
    <w:p w14:paraId="7948F6EE" w14:textId="77777777" w:rsidR="00AC382B" w:rsidRDefault="00AC382B" w:rsidP="00AC382B">
      <w:pPr>
        <w:jc w:val="center"/>
      </w:pPr>
      <w:r w:rsidRPr="009672CC">
        <w:rPr>
          <w:noProof/>
        </w:rPr>
        <w:drawing>
          <wp:inline distT="0" distB="0" distL="0" distR="0" wp14:anchorId="042B9519" wp14:editId="17039A4E">
            <wp:extent cx="5040630" cy="28244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824480"/>
                    </a:xfrm>
                    <a:prstGeom prst="rect">
                      <a:avLst/>
                    </a:prstGeom>
                  </pic:spPr>
                </pic:pic>
              </a:graphicData>
            </a:graphic>
          </wp:inline>
        </w:drawing>
      </w:r>
      <w:r>
        <w:br/>
        <w:t>Figura 33: Parte degli attack patterns correlati a quelli sfruttati dalla CWE-20</w:t>
      </w:r>
    </w:p>
    <w:p w14:paraId="7F360B48" w14:textId="77777777" w:rsidR="00AC382B" w:rsidRDefault="00AC382B" w:rsidP="00AC382B">
      <w:pPr>
        <w:pStyle w:val="Titolo3"/>
      </w:pPr>
      <w:bookmarkStart w:id="225" w:name="_Toc171611215"/>
      <w:r>
        <w:t>CWE-1069</w:t>
      </w:r>
      <w:bookmarkEnd w:id="225"/>
    </w:p>
    <w:p w14:paraId="575BCF0D" w14:textId="69EC7387" w:rsidR="00AC382B" w:rsidRDefault="00AC382B" w:rsidP="00AC382B">
      <w:r>
        <w:t>Riguardo la CWE-1069, conosciuta con il nome di “</w:t>
      </w:r>
      <w:r w:rsidRPr="00296A50">
        <w:t>Empty Exception Block</w:t>
      </w:r>
      <w:r>
        <w:t xml:space="preserve">”, il sistema ha rilevato soltanto una tecnica di attacco </w:t>
      </w:r>
      <w:r>
        <w:lastRenderedPageBreak/>
        <w:t xml:space="preserve">correlata a questa vulnerabilità, anche se non di poca importanza poiché si tratta di </w:t>
      </w:r>
      <w:r w:rsidRPr="00ED4F7C">
        <w:rPr>
          <w:i/>
          <w:iCs/>
        </w:rPr>
        <w:t>Indirect Command Execution</w:t>
      </w:r>
      <w:r>
        <w:t xml:space="preserve"> </w:t>
      </w:r>
      <w:r w:rsidRPr="00ED4F7C">
        <w:t>(T1202)</w:t>
      </w:r>
      <w:r>
        <w:t xml:space="preserve">.  </w:t>
      </w:r>
    </w:p>
    <w:p w14:paraId="78231656" w14:textId="77777777" w:rsidR="00AC382B" w:rsidRDefault="00AC382B" w:rsidP="00AC382B">
      <w:pPr>
        <w:pStyle w:val="Titolo3"/>
      </w:pPr>
      <w:bookmarkStart w:id="226" w:name="_Toc171611216"/>
      <w:r>
        <w:t>CWE-328</w:t>
      </w:r>
      <w:bookmarkEnd w:id="226"/>
    </w:p>
    <w:p w14:paraId="751CE1AB" w14:textId="7050ED2A" w:rsidR="00AC382B" w:rsidRDefault="00AC382B" w:rsidP="00AC382B">
      <w:r>
        <w:t>Infine</w:t>
      </w:r>
      <w:r w:rsidR="00E257C5">
        <w:t xml:space="preserve">, come </w:t>
      </w:r>
      <w:r>
        <w:t>ultima vulnerabilità</w:t>
      </w:r>
      <w:r w:rsidR="00755D2E">
        <w:t xml:space="preserve"> riscontrata</w:t>
      </w:r>
      <w:r>
        <w:t>,</w:t>
      </w:r>
      <w:r w:rsidR="00755D2E">
        <w:t xml:space="preserve"> la</w:t>
      </w:r>
      <w:r>
        <w:t xml:space="preserve"> CWE-328, nota come “</w:t>
      </w:r>
      <w:r w:rsidR="00755D2E" w:rsidRPr="00755D2E">
        <w:t>Use of Weak Hash</w:t>
      </w:r>
      <w:r>
        <w:t>”,</w:t>
      </w:r>
      <w:r w:rsidR="00755D2E">
        <w:t xml:space="preserve"> il tool</w:t>
      </w:r>
      <w:r>
        <w:t xml:space="preserve"> presenta </w:t>
      </w:r>
      <w:r w:rsidR="00755D2E">
        <w:t xml:space="preserve">come attack patterns MITRE correlato, la tecnica </w:t>
      </w:r>
      <w:r w:rsidR="00755D2E" w:rsidRPr="00755D2E">
        <w:rPr>
          <w:i/>
          <w:iCs/>
        </w:rPr>
        <w:t>Code Signing</w:t>
      </w:r>
      <w:r w:rsidR="00755D2E" w:rsidRPr="00755D2E">
        <w:t xml:space="preserve"> (T1553.002</w:t>
      </w:r>
      <w:r w:rsidR="00755D2E">
        <w:t>).</w:t>
      </w:r>
    </w:p>
    <w:p w14:paraId="549E27CF" w14:textId="23FD504B" w:rsidR="00F51567" w:rsidRDefault="00F51567" w:rsidP="00F51567">
      <w:pPr>
        <w:pStyle w:val="Titolo3"/>
      </w:pPr>
      <w:bookmarkStart w:id="227" w:name="_Toc171611217"/>
      <w:r>
        <w:t>Considerazioni</w:t>
      </w:r>
      <w:bookmarkEnd w:id="227"/>
    </w:p>
    <w:p w14:paraId="715D57B7" w14:textId="77777777" w:rsidR="00EB54A5" w:rsidRDefault="00EB54A5" w:rsidP="00F51567">
      <w:r w:rsidRPr="00EB54A5">
        <w:t xml:space="preserve">DetectiveAttacks non solo fornisce </w:t>
      </w:r>
      <w:r w:rsidRPr="000928BA">
        <w:rPr>
          <w:b/>
          <w:bCs/>
        </w:rPr>
        <w:t>suggerimenti per mitigare le vulnerabilità</w:t>
      </w:r>
      <w:r w:rsidRPr="00EB54A5">
        <w:t xml:space="preserve"> in base alla fase di </w:t>
      </w:r>
      <w:r>
        <w:t>creazione</w:t>
      </w:r>
      <w:r w:rsidRPr="00EB54A5">
        <w:t xml:space="preserve"> del sistema</w:t>
      </w:r>
      <w:r>
        <w:t xml:space="preserve"> (ad esempio Design, Operation o Implementation),</w:t>
      </w:r>
      <w:r w:rsidRPr="00EB54A5">
        <w:t xml:space="preserve"> ma offre anche altre informazioni utili. </w:t>
      </w:r>
    </w:p>
    <w:p w14:paraId="1BD2FE63" w14:textId="77777777" w:rsidR="00EB54A5" w:rsidRDefault="00EB54A5" w:rsidP="00F51567">
      <w:r w:rsidRPr="00EB54A5">
        <w:t xml:space="preserve">Attraverso la conoscenza delle tecniche di attacco specifiche correlate alle vulnerabilità, il sistema consente di </w:t>
      </w:r>
      <w:r>
        <w:t>ottenere</w:t>
      </w:r>
      <w:r w:rsidRPr="00EB54A5">
        <w:t xml:space="preserve"> i </w:t>
      </w:r>
      <w:r w:rsidRPr="000928BA">
        <w:rPr>
          <w:b/>
          <w:bCs/>
        </w:rPr>
        <w:t>metodi di rilevamento</w:t>
      </w:r>
      <w:r w:rsidRPr="00EB54A5">
        <w:t xml:space="preserve"> delle tecniche stesse</w:t>
      </w:r>
      <w:r>
        <w:t xml:space="preserve">, le </w:t>
      </w:r>
      <w:r w:rsidRPr="000928BA">
        <w:rPr>
          <w:b/>
          <w:bCs/>
        </w:rPr>
        <w:t>piattaforme</w:t>
      </w:r>
      <w:r>
        <w:t xml:space="preserve"> che ne vengono </w:t>
      </w:r>
      <w:r w:rsidRPr="000928BA">
        <w:rPr>
          <w:b/>
          <w:bCs/>
        </w:rPr>
        <w:t>colpite</w:t>
      </w:r>
      <w:r>
        <w:t xml:space="preserve">, i </w:t>
      </w:r>
      <w:r w:rsidRPr="000928BA">
        <w:rPr>
          <w:b/>
          <w:bCs/>
        </w:rPr>
        <w:t>software</w:t>
      </w:r>
      <w:r>
        <w:t xml:space="preserve"> che utilizzano tali tecniche, </w:t>
      </w:r>
      <w:r w:rsidRPr="000928BA">
        <w:rPr>
          <w:b/>
          <w:bCs/>
        </w:rPr>
        <w:t>esempi</w:t>
      </w:r>
      <w:r>
        <w:t xml:space="preserve"> </w:t>
      </w:r>
      <w:r w:rsidRPr="000928BA">
        <w:rPr>
          <w:b/>
          <w:bCs/>
        </w:rPr>
        <w:t>dimostrativi</w:t>
      </w:r>
      <w:r>
        <w:t xml:space="preserve"> per fini benevoli e </w:t>
      </w:r>
      <w:r w:rsidRPr="000928BA">
        <w:rPr>
          <w:b/>
          <w:bCs/>
        </w:rPr>
        <w:t>campagne</w:t>
      </w:r>
      <w:r>
        <w:t xml:space="preserve"> </w:t>
      </w:r>
      <w:r w:rsidRPr="000928BA">
        <w:rPr>
          <w:b/>
          <w:bCs/>
        </w:rPr>
        <w:t>realmente</w:t>
      </w:r>
      <w:r>
        <w:t xml:space="preserve"> </w:t>
      </w:r>
      <w:r w:rsidRPr="000928BA">
        <w:rPr>
          <w:b/>
          <w:bCs/>
        </w:rPr>
        <w:t>avvenute</w:t>
      </w:r>
      <w:r>
        <w:t xml:space="preserve"> che utilizzano gli stessi patterns di attacco</w:t>
      </w:r>
      <w:r w:rsidRPr="00EB54A5">
        <w:t xml:space="preserve">. </w:t>
      </w:r>
    </w:p>
    <w:p w14:paraId="47FE0BF6" w14:textId="2F33E7BE" w:rsidR="00F51567" w:rsidRDefault="00EB54A5" w:rsidP="00F51567">
      <w:r w:rsidRPr="00EB54A5">
        <w:t>Questo approccio facilita un'analisi quantitativa completa del rischio associato a ogni vulnerabilità, permettendo di adottare misure preventive e correttive in maniera tempestiva e mirata.</w:t>
      </w:r>
      <w:r w:rsidR="00F51567">
        <w:t xml:space="preserve"> </w:t>
      </w:r>
    </w:p>
    <w:p w14:paraId="754E3F48" w14:textId="58DCECA3" w:rsidR="00A143F3" w:rsidRDefault="00A143F3" w:rsidP="00F51567"/>
    <w:p w14:paraId="2E6F2107" w14:textId="77777777" w:rsidR="00A143F3" w:rsidRDefault="00A143F3">
      <w:pPr>
        <w:spacing w:before="0" w:after="0" w:line="240" w:lineRule="auto"/>
        <w:jc w:val="left"/>
      </w:pPr>
      <w:r>
        <w:br w:type="page"/>
      </w:r>
    </w:p>
    <w:p w14:paraId="5C0C2464" w14:textId="77777777" w:rsidR="00A143F3" w:rsidRPr="00F51567" w:rsidRDefault="00A143F3" w:rsidP="00F51567"/>
    <w:p w14:paraId="5DF6852B" w14:textId="024EA23F" w:rsidR="00755D2E" w:rsidRDefault="00F51567" w:rsidP="00A143F3">
      <w:pPr>
        <w:pStyle w:val="Titolo1"/>
      </w:pPr>
      <w:bookmarkStart w:id="228" w:name="_Toc171611218"/>
      <w:r>
        <w:lastRenderedPageBreak/>
        <w:t>Conclusioni</w:t>
      </w:r>
      <w:bookmarkEnd w:id="228"/>
    </w:p>
    <w:p w14:paraId="66426B80" w14:textId="5C4A8BC1" w:rsidR="00CA6DA3" w:rsidRDefault="00CA6DA3" w:rsidP="00755D2E">
      <w:r>
        <w:t>L'analisi effettuata con DetectiveAttacks ha dimostrato l'efficacia del sistema nel rilevare vulnerabilità specifiche e nel fornire una mappatura dettagliata delle tecniche di attacco correlate, insieme ai metodi di mitigazione. Inoltre, il sistema offre informazioni cruciali riguardanti la rilevazione, le conseguenze e gli esempi dimostrativi delle tecniche o vulnerabilità</w:t>
      </w:r>
      <w:r w:rsidR="006D4411">
        <w:t xml:space="preserve"> conosciute</w:t>
      </w:r>
      <w:r>
        <w:t xml:space="preserve">, che si dimostrano essere di fondamentale importanza. </w:t>
      </w:r>
    </w:p>
    <w:p w14:paraId="0232598C" w14:textId="6FF6B31E" w:rsidR="00755D2E" w:rsidRDefault="00755D2E" w:rsidP="00755D2E">
      <w:r>
        <w:t xml:space="preserve">Questo </w:t>
      </w:r>
      <w:r w:rsidRPr="00755D2E">
        <w:rPr>
          <w:b/>
          <w:bCs/>
        </w:rPr>
        <w:t>strumento</w:t>
      </w:r>
      <w:r>
        <w:t xml:space="preserve"> si rivela </w:t>
      </w:r>
      <w:r w:rsidRPr="00755D2E">
        <w:rPr>
          <w:b/>
          <w:bCs/>
        </w:rPr>
        <w:t>indispensabile</w:t>
      </w:r>
      <w:r>
        <w:t xml:space="preserve"> per una </w:t>
      </w:r>
      <w:r w:rsidRPr="00755D2E">
        <w:rPr>
          <w:b/>
          <w:bCs/>
        </w:rPr>
        <w:t>gestione proattiva</w:t>
      </w:r>
      <w:r>
        <w:t xml:space="preserve"> delle vulnerabilità, consentendo di </w:t>
      </w:r>
      <w:r w:rsidRPr="00755D2E">
        <w:rPr>
          <w:b/>
          <w:bCs/>
        </w:rPr>
        <w:t>anticipare potenziali attacchi</w:t>
      </w:r>
      <w:r>
        <w:t xml:space="preserve"> e di rafforzare la sicurezza del sistema in modo mirato. La capacità di DetectiveAttacks di aggiornare continuamente i dati e di adattarsi ai nuovi scenari di minaccia rappresenta un </w:t>
      </w:r>
      <w:r w:rsidRPr="00CA6DA3">
        <w:rPr>
          <w:b/>
          <w:bCs/>
        </w:rPr>
        <w:t>valore aggiunto significativo</w:t>
      </w:r>
      <w:r>
        <w:t xml:space="preserve">, garantendo una protezione costante e aggiornata contro le vulnerabilità emergenti. </w:t>
      </w:r>
    </w:p>
    <w:p w14:paraId="776C97EC" w14:textId="0488671B" w:rsidR="00AC382B" w:rsidRDefault="00755D2E" w:rsidP="00CA6DA3">
      <w:r>
        <w:t>Pertanto</w:t>
      </w:r>
      <w:r w:rsidR="00A143F3">
        <w:t>,</w:t>
      </w:r>
      <w:r>
        <w:t xml:space="preserve"> l’</w:t>
      </w:r>
      <w:r w:rsidRPr="00CA6DA3">
        <w:rPr>
          <w:b/>
          <w:bCs/>
        </w:rPr>
        <w:t>obiettivo</w:t>
      </w:r>
      <w:r>
        <w:t xml:space="preserve"> inizialmente posto</w:t>
      </w:r>
      <w:r w:rsidR="006D4411">
        <w:t xml:space="preserve"> </w:t>
      </w:r>
      <w:r w:rsidR="0073507F">
        <w:t>riguardante l’</w:t>
      </w:r>
      <w:r w:rsidR="006D4411">
        <w:t>implementazione di soluzioni innovative per l’utilizzo di un approccio proattivo alla sicurezza informatica</w:t>
      </w:r>
      <w:r>
        <w:t xml:space="preserve"> si considera </w:t>
      </w:r>
      <w:r w:rsidRPr="00CA6DA3">
        <w:rPr>
          <w:b/>
          <w:bCs/>
        </w:rPr>
        <w:t>raggiunto</w:t>
      </w:r>
      <w:r w:rsidR="006D4411">
        <w:t xml:space="preserve">, grazie allo sviluppo di </w:t>
      </w:r>
      <w:r w:rsidR="006D4411" w:rsidRPr="006D4411">
        <w:rPr>
          <w:b/>
          <w:bCs/>
        </w:rPr>
        <w:t>DetectiveAttacks</w:t>
      </w:r>
      <w:r w:rsidR="006D4411">
        <w:t xml:space="preserve"> e le seguenti funzionalità implementate:</w:t>
      </w:r>
    </w:p>
    <w:p w14:paraId="19A83261" w14:textId="058F6888" w:rsidR="006D4411" w:rsidRDefault="0073507F" w:rsidP="006D4411">
      <w:pPr>
        <w:pStyle w:val="Paragrafoelenco"/>
        <w:numPr>
          <w:ilvl w:val="0"/>
          <w:numId w:val="36"/>
        </w:numPr>
      </w:pPr>
      <w:r>
        <w:rPr>
          <w:b/>
          <w:bCs/>
        </w:rPr>
        <w:lastRenderedPageBreak/>
        <w:t>v</w:t>
      </w:r>
      <w:r w:rsidR="006D4411" w:rsidRPr="003B67C8">
        <w:rPr>
          <w:b/>
          <w:bCs/>
        </w:rPr>
        <w:t>isualizza</w:t>
      </w:r>
      <w:r>
        <w:rPr>
          <w:b/>
          <w:bCs/>
        </w:rPr>
        <w:t xml:space="preserve">zione </w:t>
      </w:r>
      <w:r>
        <w:t>di</w:t>
      </w:r>
      <w:r w:rsidR="006D4411">
        <w:t xml:space="preserve"> tutte le </w:t>
      </w:r>
      <w:r w:rsidR="006D4411" w:rsidRPr="003B67C8">
        <w:rPr>
          <w:b/>
          <w:bCs/>
        </w:rPr>
        <w:t>informazioni</w:t>
      </w:r>
      <w:r w:rsidR="006D4411">
        <w:t xml:space="preserve"> provenient</w:t>
      </w:r>
      <w:r>
        <w:t>i</w:t>
      </w:r>
      <w:r w:rsidR="006D4411">
        <w:t xml:space="preserve"> dalla </w:t>
      </w:r>
      <w:r w:rsidR="006D4411" w:rsidRPr="003B67C8">
        <w:rPr>
          <w:b/>
          <w:bCs/>
        </w:rPr>
        <w:t>CTI</w:t>
      </w:r>
      <w:r w:rsidR="006D4411">
        <w:t xml:space="preserve"> </w:t>
      </w:r>
      <w:r w:rsidR="006D4411" w:rsidRPr="003B67C8">
        <w:rPr>
          <w:b/>
          <w:bCs/>
        </w:rPr>
        <w:t>community</w:t>
      </w:r>
      <w:r w:rsidR="006D4411">
        <w:t>, tramite un unico punto di accesso, unica interfaccia</w:t>
      </w:r>
      <w:r>
        <w:t>,</w:t>
      </w:r>
      <w:r w:rsidR="006D4411">
        <w:t xml:space="preserve"> mostrando tutte le relazioni che vi sono tra essi;</w:t>
      </w:r>
    </w:p>
    <w:p w14:paraId="64A173F9" w14:textId="2C8F2704" w:rsidR="006D4411" w:rsidRDefault="0073507F" w:rsidP="006D4411">
      <w:pPr>
        <w:pStyle w:val="Paragrafoelenco"/>
        <w:numPr>
          <w:ilvl w:val="0"/>
          <w:numId w:val="36"/>
        </w:numPr>
      </w:pPr>
      <w:r>
        <w:rPr>
          <w:b/>
          <w:bCs/>
        </w:rPr>
        <w:t>unione</w:t>
      </w:r>
      <w:r w:rsidR="006D4411">
        <w:t xml:space="preserve"> della matrice </w:t>
      </w:r>
      <w:r w:rsidR="006D4411" w:rsidRPr="00D241E8">
        <w:rPr>
          <w:b/>
          <w:bCs/>
        </w:rPr>
        <w:t>ATT&amp;CK</w:t>
      </w:r>
      <w:r w:rsidR="006D4411">
        <w:t xml:space="preserve"> e </w:t>
      </w:r>
      <w:r w:rsidR="006D4411" w:rsidRPr="00D241E8">
        <w:rPr>
          <w:b/>
          <w:bCs/>
        </w:rPr>
        <w:t>ATLAS</w:t>
      </w:r>
      <w:r w:rsidR="006D4411">
        <w:t xml:space="preserve"> riordinata secondo la CKC</w:t>
      </w:r>
      <w:r w:rsidR="006D4411">
        <w:rPr>
          <w:rStyle w:val="Rimandonotaapidipagina"/>
        </w:rPr>
        <w:footnoteReference w:id="35"/>
      </w:r>
      <w:r w:rsidR="006D4411">
        <w:t>;</w:t>
      </w:r>
    </w:p>
    <w:p w14:paraId="20EB1544" w14:textId="545AF481" w:rsidR="006D4411" w:rsidRDefault="0073507F" w:rsidP="006D4411">
      <w:pPr>
        <w:pStyle w:val="Paragrafoelenco"/>
        <w:numPr>
          <w:ilvl w:val="0"/>
          <w:numId w:val="35"/>
        </w:numPr>
      </w:pPr>
      <w:r>
        <w:rPr>
          <w:b/>
          <w:bCs/>
        </w:rPr>
        <w:t>classificazione</w:t>
      </w:r>
      <w:r w:rsidR="006D4411">
        <w:t xml:space="preserve"> </w:t>
      </w:r>
      <w:r>
        <w:t>del</w:t>
      </w:r>
      <w:r w:rsidR="006D4411">
        <w:t xml:space="preserve">le </w:t>
      </w:r>
      <w:r w:rsidR="006D4411" w:rsidRPr="003B67C8">
        <w:rPr>
          <w:b/>
          <w:bCs/>
        </w:rPr>
        <w:t>vulnerabilità</w:t>
      </w:r>
      <w:r w:rsidR="006D4411">
        <w:t xml:space="preserve"> (CVEs e CWEs) </w:t>
      </w:r>
      <w:r w:rsidR="006D4411" w:rsidRPr="00BC5810">
        <w:t xml:space="preserve">in base alle </w:t>
      </w:r>
      <w:r w:rsidR="006D4411" w:rsidRPr="003B67C8">
        <w:rPr>
          <w:b/>
          <w:bCs/>
        </w:rPr>
        <w:t>TTPs</w:t>
      </w:r>
      <w:r w:rsidR="006D4411">
        <w:t xml:space="preserve"> </w:t>
      </w:r>
      <w:r w:rsidR="006D4411" w:rsidRPr="00BC5810">
        <w:t>note</w:t>
      </w:r>
      <w:r w:rsidR="006D4411">
        <w:t xml:space="preserve"> e riportare nei framework utilizzati, tramite ricerca manuale o inserimento di un CTI report che le fornisca;</w:t>
      </w:r>
    </w:p>
    <w:p w14:paraId="759B8434" w14:textId="2C879A5A" w:rsidR="006D4411" w:rsidRDefault="0073507F" w:rsidP="006D4411">
      <w:pPr>
        <w:pStyle w:val="Paragrafoelenco"/>
        <w:numPr>
          <w:ilvl w:val="0"/>
          <w:numId w:val="35"/>
        </w:numPr>
      </w:pPr>
      <w:r>
        <w:t>studio delle</w:t>
      </w:r>
      <w:r w:rsidR="006D4411">
        <w:t xml:space="preserve"> </w:t>
      </w:r>
      <w:r w:rsidR="006D4411" w:rsidRPr="003B67C8">
        <w:rPr>
          <w:b/>
          <w:bCs/>
        </w:rPr>
        <w:t>conseguenti</w:t>
      </w:r>
      <w:r w:rsidR="006D4411">
        <w:t xml:space="preserve"> </w:t>
      </w:r>
      <w:r w:rsidR="006D4411" w:rsidRPr="003B67C8">
        <w:rPr>
          <w:b/>
          <w:bCs/>
        </w:rPr>
        <w:t>tecniche</w:t>
      </w:r>
      <w:r w:rsidR="006D4411" w:rsidRPr="00BC5810">
        <w:t xml:space="preserve"> che potrebbero essere state </w:t>
      </w:r>
      <w:r w:rsidR="006D4411" w:rsidRPr="003B67C8">
        <w:rPr>
          <w:b/>
          <w:bCs/>
        </w:rPr>
        <w:t>impiegate</w:t>
      </w:r>
      <w:r w:rsidR="006D4411" w:rsidRPr="00BC5810">
        <w:t xml:space="preserve"> o che </w:t>
      </w:r>
      <w:r w:rsidR="006D4411" w:rsidRPr="003B67C8">
        <w:rPr>
          <w:b/>
          <w:bCs/>
        </w:rPr>
        <w:t>potrebbero</w:t>
      </w:r>
      <w:r w:rsidR="006D4411" w:rsidRPr="00BC5810">
        <w:t xml:space="preserve"> </w:t>
      </w:r>
      <w:r w:rsidR="006D4411" w:rsidRPr="003B67C8">
        <w:rPr>
          <w:b/>
          <w:bCs/>
        </w:rPr>
        <w:t>manifestarsi</w:t>
      </w:r>
      <w:r w:rsidR="006D4411" w:rsidRPr="00BC5810">
        <w:t xml:space="preserve"> in futuro</w:t>
      </w:r>
      <w:r w:rsidR="006D4411">
        <w:t xml:space="preserve"> sulla successione cronologica della </w:t>
      </w:r>
      <w:r w:rsidR="006D4411" w:rsidRPr="003B67C8">
        <w:rPr>
          <w:b/>
          <w:bCs/>
        </w:rPr>
        <w:t>CKC</w:t>
      </w:r>
      <w:r w:rsidR="006D4411">
        <w:t>, in modo da assicurare e prevenire la sicurezza nella propria organizzazione;</w:t>
      </w:r>
    </w:p>
    <w:p w14:paraId="508190FA" w14:textId="4D42EAB6" w:rsidR="00084D82" w:rsidRDefault="0073507F" w:rsidP="00084D82">
      <w:pPr>
        <w:pStyle w:val="Paragrafoelenco"/>
        <w:numPr>
          <w:ilvl w:val="0"/>
          <w:numId w:val="35"/>
        </w:numPr>
      </w:pPr>
      <w:r>
        <w:t>generazione</w:t>
      </w:r>
      <w:r w:rsidR="006D4411" w:rsidRPr="007003D4">
        <w:t xml:space="preserve"> </w:t>
      </w:r>
      <w:r>
        <w:t>del</w:t>
      </w:r>
      <w:r w:rsidR="006D4411" w:rsidRPr="007003D4">
        <w:t xml:space="preserve">la </w:t>
      </w:r>
      <w:r w:rsidR="006D4411" w:rsidRPr="003B67C8">
        <w:rPr>
          <w:b/>
          <w:bCs/>
        </w:rPr>
        <w:t>reportistica</w:t>
      </w:r>
      <w:r w:rsidR="006D4411" w:rsidRPr="007003D4">
        <w:t xml:space="preserve"> necessaria per condurre un'analisi più approfondita del rischio associato ai vari </w:t>
      </w:r>
      <w:r w:rsidR="006D4411" w:rsidRPr="003B67C8">
        <w:rPr>
          <w:b/>
          <w:bCs/>
        </w:rPr>
        <w:t>gruppi</w:t>
      </w:r>
      <w:r w:rsidR="006D4411" w:rsidRPr="007003D4">
        <w:t xml:space="preserve"> e </w:t>
      </w:r>
      <w:r w:rsidR="006D4411" w:rsidRPr="003B67C8">
        <w:rPr>
          <w:b/>
          <w:bCs/>
        </w:rPr>
        <w:t>agenti</w:t>
      </w:r>
      <w:r w:rsidR="006D4411" w:rsidRPr="007003D4">
        <w:t xml:space="preserve"> </w:t>
      </w:r>
      <w:r w:rsidR="006D4411" w:rsidRPr="003B67C8">
        <w:rPr>
          <w:b/>
          <w:bCs/>
        </w:rPr>
        <w:t>di</w:t>
      </w:r>
      <w:r w:rsidR="006D4411" w:rsidRPr="007003D4">
        <w:t xml:space="preserve"> </w:t>
      </w:r>
      <w:r w:rsidR="006D4411" w:rsidRPr="003B67C8">
        <w:rPr>
          <w:b/>
          <w:bCs/>
        </w:rPr>
        <w:t>minaccia</w:t>
      </w:r>
      <w:r w:rsidR="006D4411" w:rsidRPr="007003D4">
        <w:t xml:space="preserve"> noti, basandosi sulle TTPs precedentemente identificate.</w:t>
      </w:r>
    </w:p>
    <w:p w14:paraId="2E737236" w14:textId="77777777" w:rsidR="00082816" w:rsidRDefault="00082816" w:rsidP="00084D82">
      <w:pPr>
        <w:spacing w:before="0" w:after="0" w:line="240" w:lineRule="auto"/>
        <w:jc w:val="left"/>
      </w:pPr>
    </w:p>
    <w:p w14:paraId="4DEFB8F4" w14:textId="77777777" w:rsidR="00082816" w:rsidRDefault="00082816">
      <w:pPr>
        <w:spacing w:before="0" w:after="0" w:line="240" w:lineRule="auto"/>
        <w:jc w:val="left"/>
      </w:pPr>
      <w:r>
        <w:br w:type="page"/>
      </w:r>
    </w:p>
    <w:p w14:paraId="3C3B74F5" w14:textId="1DF15251" w:rsidR="006D4411" w:rsidRPr="00084D82" w:rsidRDefault="00084D82" w:rsidP="00084D82">
      <w:pPr>
        <w:spacing w:before="0" w:after="0" w:line="240" w:lineRule="auto"/>
        <w:jc w:val="left"/>
        <w:rPr>
          <w:rFonts w:eastAsia="SimSun"/>
          <w:spacing w:val="0"/>
          <w:lang w:eastAsia="it-IT"/>
        </w:rPr>
      </w:pPr>
      <w:r>
        <w:lastRenderedPageBreak/>
        <w:br w:type="page"/>
      </w:r>
    </w:p>
    <w:p w14:paraId="3AC947B0" w14:textId="586E92AB" w:rsidR="007B4F54" w:rsidRDefault="007B4F54" w:rsidP="00084D82">
      <w:pPr>
        <w:pStyle w:val="Titolo1"/>
      </w:pPr>
      <w:bookmarkStart w:id="229" w:name="_Toc171611219"/>
      <w:r>
        <w:lastRenderedPageBreak/>
        <w:t>Sviluppi Futuri</w:t>
      </w:r>
      <w:bookmarkEnd w:id="229"/>
    </w:p>
    <w:p w14:paraId="38168647" w14:textId="5D659774" w:rsidR="007B4F54" w:rsidRPr="007B4F54" w:rsidRDefault="007B4F54" w:rsidP="007B4F54">
      <w:pPr>
        <w:rPr>
          <w:lang w:eastAsia="it-IT"/>
        </w:rPr>
      </w:pPr>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nuove caratteristiche e tecnologie</w:t>
      </w:r>
      <w:r w:rsidR="009213A7">
        <w:rPr>
          <w:lang w:eastAsia="it-IT"/>
        </w:rPr>
        <w:t xml:space="preserve"> in futuro</w:t>
      </w:r>
      <w:r w:rsidRPr="007B4F54">
        <w:rPr>
          <w:lang w:eastAsia="it-IT"/>
        </w:rPr>
        <w:t xml:space="preserve">. Uno degli obiettivi principali è facilitare l'utilizzo delle tecnologie attuali all'interno del software, permettendo una gestione più agevole ed efficiente delle varie minacce rilevate. Questo includerà lo sviluppo di strumenti di automazione che </w:t>
      </w:r>
      <w:r w:rsidRPr="00923FBF">
        <w:rPr>
          <w:b/>
          <w:bCs/>
          <w:lang w:eastAsia="it-IT"/>
        </w:rPr>
        <w:t>riducano</w:t>
      </w:r>
      <w:r w:rsidRPr="007B4F54">
        <w:rPr>
          <w:lang w:eastAsia="it-IT"/>
        </w:rPr>
        <w:t xml:space="preserve"> la necessità di </w:t>
      </w:r>
      <w:r w:rsidRPr="00923FBF">
        <w:rPr>
          <w:b/>
          <w:bCs/>
          <w:lang w:eastAsia="it-IT"/>
        </w:rPr>
        <w:t>intervento</w:t>
      </w:r>
      <w:r w:rsidRPr="007B4F54">
        <w:rPr>
          <w:lang w:eastAsia="it-IT"/>
        </w:rPr>
        <w:t xml:space="preserve"> </w:t>
      </w:r>
      <w:r w:rsidRPr="00923FBF">
        <w:rPr>
          <w:b/>
          <w:bCs/>
          <w:lang w:eastAsia="it-IT"/>
        </w:rPr>
        <w:t>manuale</w:t>
      </w:r>
      <w:r w:rsidRPr="007B4F54">
        <w:rPr>
          <w:lang w:eastAsia="it-IT"/>
        </w:rPr>
        <w:t xml:space="preserve"> da parte degli operatori.</w:t>
      </w:r>
    </w:p>
    <w:p w14:paraId="532A1899" w14:textId="032C948A"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w:t>
      </w:r>
      <w:r w:rsidR="009213A7">
        <w:rPr>
          <w:lang w:eastAsia="it-IT"/>
        </w:rPr>
        <w:t>, in relazione alla previsione già fornita dal sistema riguardante gli attack patterns conosciuti</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75E65F56" w:rsidR="00084D82" w:rsidRDefault="00084D82" w:rsidP="007B4F54">
      <w:pPr>
        <w:rPr>
          <w:lang w:eastAsia="it-IT"/>
        </w:rPr>
      </w:pPr>
    </w:p>
    <w:p w14:paraId="2436F7B4" w14:textId="26A56934" w:rsidR="00082816" w:rsidRDefault="00084D82">
      <w:pPr>
        <w:spacing w:before="0" w:after="0" w:line="240" w:lineRule="auto"/>
        <w:jc w:val="left"/>
        <w:rPr>
          <w:lang w:eastAsia="it-IT"/>
        </w:rPr>
      </w:pPr>
      <w:r>
        <w:rPr>
          <w:lang w:eastAsia="it-IT"/>
        </w:rPr>
        <w:br w:type="page"/>
      </w:r>
    </w:p>
    <w:p w14:paraId="46683426" w14:textId="4C51400A" w:rsidR="00010460" w:rsidRDefault="00082816">
      <w:pPr>
        <w:spacing w:before="0" w:after="0" w:line="240" w:lineRule="auto"/>
        <w:jc w:val="left"/>
        <w:rPr>
          <w:lang w:eastAsia="it-IT"/>
        </w:rPr>
      </w:pPr>
      <w:r>
        <w:rPr>
          <w:lang w:eastAsia="it-IT"/>
        </w:rPr>
        <w:lastRenderedPageBreak/>
        <w:br w:type="page"/>
      </w:r>
    </w:p>
    <w:p w14:paraId="2A0BD967" w14:textId="0C87AD33" w:rsidR="00CF5918" w:rsidRPr="007E4D82" w:rsidRDefault="002B6E90" w:rsidP="00A329E5">
      <w:pPr>
        <w:pStyle w:val="Titolo1"/>
      </w:pPr>
      <w:bookmarkStart w:id="230" w:name="_Toc171611220"/>
      <w:r w:rsidRPr="007E4D82">
        <w:lastRenderedPageBreak/>
        <w:t>Bibliografia</w:t>
      </w:r>
      <w:bookmarkEnd w:id="230"/>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D905EE" w:rsidRDefault="002B6E90" w:rsidP="00A329E5">
          <w:pPr>
            <w:rPr>
              <w:noProof/>
              <w:lang w:val="pt-BR"/>
            </w:rPr>
          </w:pPr>
          <w:r w:rsidRPr="00D905EE">
            <w:rPr>
              <w:noProof/>
              <w:lang w:val="pt-BR"/>
            </w:rPr>
            <w:t xml:space="preserve">[3] Cisco (2023). </w:t>
          </w:r>
          <w:r w:rsidR="00E34A6F" w:rsidRPr="00D905EE">
            <w:rPr>
              <w:noProof/>
              <w:lang w:val="pt-BR"/>
            </w:rPr>
            <w:br/>
          </w:r>
          <w:r w:rsidRPr="00D905EE">
            <w:rPr>
              <w:noProof/>
              <w:lang w:val="pt-BR"/>
            </w:rPr>
            <w:t>https://www.learncisco.net/courses/iins/common-security-threats/information-security-and-common-threats.html</w:t>
          </w:r>
        </w:p>
        <w:p w14:paraId="7E1F673A" w14:textId="76DB87BA" w:rsidR="002B6E90" w:rsidRPr="00D905EE" w:rsidRDefault="00A15848" w:rsidP="00A329E5">
          <w:pPr>
            <w:rPr>
              <w:u w:val="single"/>
              <w:lang w:val="pt-BR"/>
            </w:rPr>
          </w:pPr>
          <w:r w:rsidRPr="00D905EE">
            <w:rPr>
              <w:lang w:val="pt-BR"/>
            </w:rPr>
            <w:t>[4] Check</w:t>
          </w:r>
          <w:r w:rsidRPr="00D905EE">
            <w:rPr>
              <w:i/>
              <w:iCs/>
              <w:lang w:val="pt-BR"/>
            </w:rPr>
            <w:t xml:space="preserve"> </w:t>
          </w:r>
          <w:r w:rsidRPr="00D905EE">
            <w:rPr>
              <w:lang w:val="pt-BR"/>
            </w:rPr>
            <w:t xml:space="preserve">Point (2023, </w:t>
          </w:r>
          <w:r w:rsidR="00036035" w:rsidRPr="00D905EE">
            <w:rPr>
              <w:lang w:val="pt-BR"/>
            </w:rPr>
            <w:t>L</w:t>
          </w:r>
          <w:r w:rsidRPr="00D905EE">
            <w:rPr>
              <w:lang w:val="pt-BR"/>
            </w:rPr>
            <w:t>uglio).</w:t>
          </w:r>
          <w:r w:rsidRPr="00D905EE">
            <w:rPr>
              <w:u w:val="single"/>
              <w:lang w:val="pt-BR"/>
            </w:rPr>
            <w:t xml:space="preserve"> </w:t>
          </w:r>
          <w:r w:rsidRPr="00D905EE">
            <w:rPr>
              <w:lang w:val="pt-BR"/>
            </w:rPr>
            <w:t>https://blog.checkpoint.com/security/average-weekly-global-cyberattacks-peak-with-the-highest-number-in-2-years-marking-an-8-growth-year-over-year-according-to-check-point-research/</w:t>
          </w:r>
        </w:p>
        <w:p w14:paraId="2BD21AB0" w14:textId="18A0007F"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D905EE" w:rsidRDefault="003459C0" w:rsidP="00A329E5">
      <w:pPr>
        <w:rPr>
          <w:lang w:val="pl-PL"/>
        </w:rPr>
      </w:pPr>
      <w:r w:rsidRPr="00D905EE">
        <w:rPr>
          <w:lang w:val="pl-PL"/>
        </w:rPr>
        <w:t>[14] Wikipedia (2024).</w:t>
      </w:r>
      <w:r w:rsidRPr="00D905EE">
        <w:rPr>
          <w:lang w:val="pl-PL"/>
        </w:rPr>
        <w:br/>
        <w:t>https://en.wikipedia.org/wiki/Common_Vulnerabilities_and_Exposures</w:t>
      </w:r>
    </w:p>
    <w:p w14:paraId="02272D80" w14:textId="2931BAA0" w:rsidR="003459C0" w:rsidRPr="00D905EE" w:rsidRDefault="003459C0" w:rsidP="00A329E5">
      <w:pPr>
        <w:rPr>
          <w:lang w:val="pl-PL"/>
        </w:rPr>
      </w:pPr>
      <w:r w:rsidRPr="00D905EE">
        <w:rPr>
          <w:lang w:val="pl-PL"/>
        </w:rPr>
        <w:lastRenderedPageBreak/>
        <w:t>[15] Wikipedia (2024).</w:t>
      </w:r>
      <w:r w:rsidRPr="00D905EE">
        <w:rPr>
          <w:lang w:val="pl-PL"/>
        </w:rPr>
        <w:br/>
        <w:t>https://en.wikipedia.org/wiki/Common_Weakness_Enumeration</w:t>
      </w:r>
    </w:p>
    <w:p w14:paraId="73D15362" w14:textId="5791B5C7" w:rsidR="00BB2D61" w:rsidRPr="00D905EE" w:rsidRDefault="00BB2D61" w:rsidP="00A329E5">
      <w:pPr>
        <w:rPr>
          <w:lang w:val="pl-PL"/>
        </w:rPr>
      </w:pPr>
      <w:r w:rsidRPr="00D905EE">
        <w:rPr>
          <w:lang w:val="pl-PL"/>
        </w:rPr>
        <w:t xml:space="preserve">[16] </w:t>
      </w:r>
      <w:r w:rsidR="00A32227" w:rsidRPr="00D905EE">
        <w:rPr>
          <w:lang w:val="pl-PL"/>
        </w:rPr>
        <w:t>Michelangelo Sidagni</w:t>
      </w:r>
      <w:r w:rsidR="00B53315" w:rsidRPr="00D905EE">
        <w:rPr>
          <w:lang w:val="pl-PL"/>
        </w:rPr>
        <w:t>, (</w:t>
      </w:r>
      <w:r w:rsidR="00A32227" w:rsidRPr="00D905EE">
        <w:rPr>
          <w:lang w:val="pl-PL"/>
        </w:rPr>
        <w:t>2022, 11 Ottobre</w:t>
      </w:r>
      <w:r w:rsidR="00B53315" w:rsidRPr="00D905EE">
        <w:rPr>
          <w:lang w:val="pl-PL"/>
        </w:rPr>
        <w:t>)</w:t>
      </w:r>
      <w:r w:rsidRPr="00D905EE">
        <w:rPr>
          <w:lang w:val="pl-PL"/>
        </w:rPr>
        <w:br/>
      </w:r>
      <w:r w:rsidR="00A32227" w:rsidRPr="00D905EE">
        <w:rPr>
          <w:lang w:val="pl-PL"/>
        </w:rPr>
        <w:t>Mapping CVEs and ATT&amp;CK Framework TTPs: An Empirical Approach</w:t>
      </w:r>
    </w:p>
    <w:p w14:paraId="49A15E8C" w14:textId="63DC910B" w:rsidR="00A73DAE" w:rsidRPr="00D905EE" w:rsidRDefault="00A73DAE" w:rsidP="00A329E5">
      <w:pPr>
        <w:rPr>
          <w:lang w:val="pl-PL"/>
        </w:rPr>
      </w:pPr>
      <w:r w:rsidRPr="00D905EE">
        <w:rPr>
          <w:lang w:val="pl-PL"/>
        </w:rPr>
        <w:t xml:space="preserve">[17] </w:t>
      </w:r>
      <w:r w:rsidR="008C7183" w:rsidRPr="00D905EE">
        <w:rPr>
          <w:lang w:val="pl-PL"/>
        </w:rPr>
        <w:t xml:space="preserve">Center for Threat-Informed Defense </w:t>
      </w:r>
      <w:r w:rsidRPr="00D905EE">
        <w:rPr>
          <w:lang w:val="pl-PL"/>
        </w:rPr>
        <w:t>(2012, Ottobre 21)</w:t>
      </w:r>
      <w:r w:rsidRPr="00D905EE">
        <w:rPr>
          <w:lang w:val="pl-PL"/>
        </w:rPr>
        <w:br/>
      </w:r>
      <w:r w:rsidR="008C7183" w:rsidRPr="00D905EE">
        <w:rPr>
          <w:lang w:val="pl-PL"/>
        </w:rPr>
        <w:t>https://center-for-threat-informed-defense.github.io/mappings-explorer/about/methodology/cve-methodology/</w:t>
      </w:r>
    </w:p>
    <w:p w14:paraId="14B1BEF2" w14:textId="7D4B9746" w:rsidR="00033A9E" w:rsidRPr="00D905EE" w:rsidRDefault="0019075F" w:rsidP="00A329E5">
      <w:pPr>
        <w:rPr>
          <w:lang w:val="sv-SE"/>
        </w:rPr>
      </w:pPr>
      <w:r w:rsidRPr="00D905EE">
        <w:rPr>
          <w:lang w:val="sv-SE"/>
        </w:rPr>
        <w:t>[18] Mitre ATT&amp;CK (2020, 16 Dicembre)</w:t>
      </w:r>
      <w:r w:rsidRPr="00D905EE">
        <w:rPr>
          <w:lang w:val="sv-SE"/>
        </w:rPr>
        <w:br/>
        <w:t>https://github.com/mitre-attack/mitreattack-python/</w:t>
      </w:r>
    </w:p>
    <w:p w14:paraId="4DEE242F" w14:textId="4B334AF6" w:rsidR="006960FE" w:rsidRPr="00D905EE" w:rsidRDefault="006960FE" w:rsidP="00A329E5">
      <w:pPr>
        <w:rPr>
          <w:lang w:val="pl-PL"/>
        </w:rPr>
      </w:pPr>
      <w:r w:rsidRPr="00D905EE">
        <w:rPr>
          <w:lang w:val="pl-PL"/>
        </w:rPr>
        <w:t>[20] Wikipedia (2013, 20 Giugno)</w:t>
      </w:r>
      <w:r w:rsidRPr="00D905EE">
        <w:rPr>
          <w:lang w:val="pl-PL"/>
        </w:rPr>
        <w:br/>
        <w:t>https://it.wikipedia.org/wiki/Coseno_di_similitudine</w:t>
      </w:r>
    </w:p>
    <w:p w14:paraId="09CF8ECB" w14:textId="54A23AB9" w:rsidR="000C4DFE" w:rsidRPr="00D905EE" w:rsidRDefault="000C4DFE" w:rsidP="00A329E5">
      <w:pPr>
        <w:rPr>
          <w:lang w:val="pl-PL"/>
        </w:rPr>
      </w:pPr>
      <w:r w:rsidRPr="00D905EE">
        <w:rPr>
          <w:lang w:val="pl-PL"/>
        </w:rPr>
        <w:t xml:space="preserve">[21] </w:t>
      </w:r>
      <w:r w:rsidR="00F716FC" w:rsidRPr="00D905EE">
        <w:rPr>
          <w:lang w:val="pl-PL"/>
        </w:rPr>
        <w:t xml:space="preserve">Wikipedia </w:t>
      </w:r>
      <w:r w:rsidRPr="00D905EE">
        <w:rPr>
          <w:lang w:val="pl-PL"/>
        </w:rPr>
        <w:t>(2014, 27 Settembre)</w:t>
      </w:r>
      <w:r w:rsidRPr="00D905EE">
        <w:rPr>
          <w:lang w:val="pl-PL"/>
        </w:rPr>
        <w:br/>
        <w:t>https://en.wikipedia.org/wiki/Word_embedding</w:t>
      </w:r>
    </w:p>
    <w:p w14:paraId="4D0D6115" w14:textId="3DC3599C" w:rsidR="00F716FC" w:rsidRPr="00D905EE" w:rsidRDefault="00F716FC" w:rsidP="00A329E5">
      <w:pPr>
        <w:rPr>
          <w:lang w:val="pl-PL"/>
        </w:rPr>
      </w:pPr>
      <w:r w:rsidRPr="00D905EE">
        <w:rPr>
          <w:lang w:val="pl-PL"/>
        </w:rPr>
        <w:t>[22] Wikipedia (2008, 7 Gennaio)</w:t>
      </w:r>
      <w:r w:rsidRPr="00D905EE">
        <w:rPr>
          <w:lang w:val="pl-PL"/>
        </w:rPr>
        <w:br/>
        <w:t>https://en.wikipedia.org/wiki/Cosine_similarity</w:t>
      </w:r>
    </w:p>
    <w:p w14:paraId="0A5182DA" w14:textId="5A518BF1" w:rsidR="00FB5569" w:rsidRPr="00D905EE" w:rsidRDefault="00FB5569" w:rsidP="00A329E5">
      <w:pPr>
        <w:rPr>
          <w:lang w:val="pl-PL"/>
        </w:rPr>
      </w:pPr>
      <w:r w:rsidRPr="00D905EE">
        <w:rPr>
          <w:lang w:val="pl-PL"/>
        </w:rPr>
        <w:t>[23] vehemont (2021, 15 Ottobre)</w:t>
      </w:r>
      <w:r w:rsidRPr="00D905EE">
        <w:rPr>
          <w:lang w:val="pl-PL"/>
        </w:rPr>
        <w:br/>
        <w:t>https://github.com/vehemont/nvdlib</w:t>
      </w:r>
    </w:p>
    <w:p w14:paraId="29149850" w14:textId="3E64036D" w:rsidR="00BF6192" w:rsidRPr="00D905EE" w:rsidRDefault="00BF6192" w:rsidP="00A329E5">
      <w:pPr>
        <w:rPr>
          <w:lang w:val="pl-PL"/>
        </w:rPr>
      </w:pPr>
      <w:r w:rsidRPr="00D905EE">
        <w:rPr>
          <w:lang w:val="pl-PL"/>
        </w:rPr>
        <w:t>[24] Basel Abdeen, Ehab Al-Shaer, Anoop Singhal, Latifur Khan, Kevin</w:t>
      </w:r>
      <w:r w:rsidR="00CB2598" w:rsidRPr="00D905EE">
        <w:rPr>
          <w:lang w:val="pl-PL"/>
        </w:rPr>
        <w:t xml:space="preserve"> </w:t>
      </w:r>
      <w:r w:rsidRPr="00D905EE">
        <w:rPr>
          <w:lang w:val="pl-PL"/>
        </w:rPr>
        <w:t>Hamlen (2023, 15 Aprile)</w:t>
      </w:r>
      <w:r w:rsidRPr="00D905EE">
        <w:rPr>
          <w:lang w:val="pl-PL"/>
        </w:rPr>
        <w:br/>
        <w:t>SMET: Semantic Mapping of CVE to ATT&amp;CK and its Application to Cybersecurity</w:t>
      </w:r>
    </w:p>
    <w:p w14:paraId="05728408" w14:textId="00953B56" w:rsidR="00E82526" w:rsidRPr="00D905EE" w:rsidRDefault="00BF6192" w:rsidP="00A329E5">
      <w:pPr>
        <w:rPr>
          <w:lang w:val="fr-FR"/>
        </w:rPr>
      </w:pPr>
      <w:r w:rsidRPr="00D905EE">
        <w:rPr>
          <w:lang w:val="fr-FR"/>
        </w:rPr>
        <w:t>[25</w:t>
      </w:r>
      <w:r w:rsidR="00551DEB" w:rsidRPr="00D905EE">
        <w:rPr>
          <w:lang w:val="fr-FR"/>
        </w:rPr>
        <w:t>] MITRE</w:t>
      </w:r>
      <w:r w:rsidRPr="00D905EE">
        <w:rPr>
          <w:lang w:val="fr-FR"/>
        </w:rPr>
        <w:t xml:space="preserve"> ENGENUITY (2023, 24 Agosto)</w:t>
      </w:r>
      <w:r w:rsidRPr="00D905EE">
        <w:rPr>
          <w:lang w:val="fr-FR"/>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lastRenderedPageBreak/>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lastRenderedPageBreak/>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[35] Lorenzo Colelli (2024, 1</w:t>
      </w:r>
      <w:r w:rsidR="00551DEB">
        <w:t xml:space="preserve"> </w:t>
      </w:r>
      <w:r w:rsidRPr="00213643">
        <w:t>Maggio)</w:t>
      </w:r>
      <w:r w:rsidRPr="00213643">
        <w:br/>
      </w:r>
      <w:hyperlink r:id="rId53" w:history="1">
        <w:r w:rsidR="009F0546" w:rsidRPr="009F0546">
          <w:rPr>
            <w:rStyle w:val="Collegamentoipertestuale"/>
            <w:color w:val="auto"/>
            <w:u w:val="none"/>
          </w:rPr>
          <w:t>https://github.com/colelli/cvwelib.git</w:t>
        </w:r>
      </w:hyperlink>
    </w:p>
    <w:p w14:paraId="60C98C46" w14:textId="544F27C5" w:rsidR="00EF0103" w:rsidRPr="00506272" w:rsidRDefault="009F0546" w:rsidP="004E706D">
      <w:pPr>
        <w:rPr>
          <w:lang w:val="en-US"/>
        </w:rPr>
      </w:pPr>
      <w:r w:rsidRPr="007F4FDC">
        <w:rPr>
          <w:lang w:val="en-US"/>
        </w:rPr>
        <w:t>[36] NIST (2022, 20 Settembre)</w:t>
      </w:r>
      <w:r w:rsidRPr="007F4FDC">
        <w:rPr>
          <w:lang w:val="en-US"/>
        </w:rPr>
        <w:br/>
        <w:t>https://nvd.nist.gov/developers/vulnerabilities</w:t>
      </w:r>
    </w:p>
    <w:sectPr w:rsidR="00EF0103" w:rsidRPr="00506272" w:rsidSect="00A329E5">
      <w:headerReference w:type="even" r:id="rId54"/>
      <w:headerReference w:type="default" r:id="rId55"/>
      <w:footerReference w:type="even" r:id="rId56"/>
      <w:footerReference w:type="default" r:id="rId57"/>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37C85" w14:textId="77777777" w:rsidR="006368AE" w:rsidRDefault="006368AE" w:rsidP="00A329E5">
      <w:r>
        <w:separator/>
      </w:r>
    </w:p>
    <w:p w14:paraId="526CCC23" w14:textId="77777777" w:rsidR="006368AE" w:rsidRDefault="006368AE" w:rsidP="00A329E5"/>
    <w:p w14:paraId="32E0420B" w14:textId="77777777" w:rsidR="006368AE" w:rsidRDefault="006368AE" w:rsidP="00A329E5"/>
    <w:p w14:paraId="605265FA" w14:textId="77777777" w:rsidR="006368AE" w:rsidRDefault="006368AE" w:rsidP="00A329E5"/>
    <w:p w14:paraId="541F1AAF" w14:textId="77777777" w:rsidR="006368AE" w:rsidRDefault="006368AE" w:rsidP="00A329E5"/>
    <w:p w14:paraId="484F96DF" w14:textId="77777777" w:rsidR="006368AE" w:rsidRDefault="006368AE"/>
  </w:endnote>
  <w:endnote w:type="continuationSeparator" w:id="0">
    <w:p w14:paraId="4BEFEFA0" w14:textId="77777777" w:rsidR="006368AE" w:rsidRDefault="006368AE" w:rsidP="00A329E5">
      <w:r>
        <w:continuationSeparator/>
      </w:r>
    </w:p>
    <w:p w14:paraId="4EC8A5EA" w14:textId="77777777" w:rsidR="006368AE" w:rsidRDefault="006368AE" w:rsidP="00A329E5"/>
    <w:p w14:paraId="0291E538" w14:textId="77777777" w:rsidR="006368AE" w:rsidRDefault="006368AE" w:rsidP="00A329E5"/>
    <w:p w14:paraId="32133557" w14:textId="77777777" w:rsidR="006368AE" w:rsidRDefault="006368AE" w:rsidP="00A329E5"/>
    <w:p w14:paraId="25F21397" w14:textId="77777777" w:rsidR="006368AE" w:rsidRDefault="006368AE" w:rsidP="00A329E5"/>
    <w:p w14:paraId="52E64F30" w14:textId="77777777" w:rsidR="006368AE" w:rsidRDefault="006368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p w14:paraId="651C54B4" w14:textId="77777777" w:rsidR="00A36D73" w:rsidRDefault="00A36D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D16E" w14:textId="566FEBD5" w:rsidR="000D4CD3" w:rsidRPr="000505EC" w:rsidRDefault="00A329E5" w:rsidP="000D4CD3">
    <w:pPr>
      <w:pStyle w:val="SottotitoloDocumento"/>
      <w:spacing w:before="0" w:line="276" w:lineRule="auto"/>
      <w:outlineLvl w:val="0"/>
      <w:rPr>
        <w:rFonts w:ascii="Times New Roman" w:hAnsi="Times New Roman"/>
        <w:sz w:val="44"/>
        <w:szCs w:val="44"/>
      </w:rPr>
    </w:pPr>
    <w:r w:rsidRPr="00A329E5">
      <w:rPr>
        <w:rFonts w:ascii="Verdana" w:hAnsi="Verdana"/>
        <w:b/>
        <w:bCs/>
        <w:noProof/>
        <w:sz w:val="16"/>
        <w:szCs w:val="16"/>
        <w:lang w:eastAsia="it-IT"/>
      </w:rPr>
      <w:drawing>
        <wp:anchor distT="0" distB="0" distL="114300" distR="114300" simplePos="0" relativeHeight="251656704" behindDoc="1" locked="0" layoutInCell="1" allowOverlap="1" wp14:anchorId="177EE99A" wp14:editId="70C97477">
          <wp:simplePos x="0" y="0"/>
          <wp:positionH relativeFrom="column">
            <wp:posOffset>-320040</wp:posOffset>
          </wp:positionH>
          <wp:positionV relativeFrom="line">
            <wp:posOffset>-124612</wp:posOffset>
          </wp:positionV>
          <wp:extent cx="695325" cy="428625"/>
          <wp:effectExtent l="0" t="0" r="9525" b="9525"/>
          <wp:wrapNone/>
          <wp:docPr id="52" name="Immagine 52"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rsidRPr="000D4CD3">
      <w:rPr>
        <w:rFonts w:ascii="Times New Roman" w:hAnsi="Times New Roman"/>
        <w:sz w:val="44"/>
        <w:szCs w:val="44"/>
      </w:rPr>
      <w:t xml:space="preserve"> </w:t>
    </w:r>
    <w:r w:rsidR="000D4CD3" w:rsidRPr="000D4CD3">
      <w:rPr>
        <w:rFonts w:ascii="Times New Roman" w:hAnsi="Times New Roman"/>
        <w:sz w:val="18"/>
        <w:szCs w:val="18"/>
      </w:rPr>
      <w:t>Definizione di Metodi e Tecniche per la Prevenzione del Rischio Digitale</w:t>
    </w:r>
  </w:p>
  <w:p w14:paraId="4DB74D5B" w14:textId="701450E2" w:rsidR="00A36D73" w:rsidRDefault="00A329E5" w:rsidP="006C1A0C">
    <w:pPr>
      <w:pStyle w:val="Pidipagina"/>
      <w:pBdr>
        <w:top w:val="none" w:sz="0" w:space="0" w:color="auto"/>
      </w:pBdr>
      <w:tabs>
        <w:tab w:val="clear" w:pos="8280"/>
        <w:tab w:val="right" w:pos="8364"/>
      </w:tabs>
      <w:ind w:firstLine="567"/>
      <w:jc w:val="right"/>
    </w:pP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06F11" w14:textId="77777777" w:rsidR="006368AE" w:rsidRDefault="006368AE">
      <w:r>
        <w:separator/>
      </w:r>
    </w:p>
  </w:footnote>
  <w:footnote w:type="continuationSeparator" w:id="0">
    <w:p w14:paraId="10545892" w14:textId="77777777" w:rsidR="006368AE" w:rsidRDefault="006368AE" w:rsidP="00A329E5">
      <w:r>
        <w:continuationSeparator/>
      </w:r>
    </w:p>
    <w:p w14:paraId="0ED697AF" w14:textId="77777777" w:rsidR="006368AE" w:rsidRDefault="006368AE"/>
  </w:footnote>
  <w:footnote w:type="continuationNotice" w:id="1">
    <w:p w14:paraId="7B7DF638" w14:textId="77777777" w:rsidR="006368AE" w:rsidRPr="000442A8" w:rsidRDefault="006368AE" w:rsidP="000442A8">
      <w:pPr>
        <w:pStyle w:val="Pidipagina"/>
      </w:pPr>
    </w:p>
  </w:footnote>
  <w:footnote w:id="2">
    <w:p w14:paraId="39931FB9" w14:textId="7300E903" w:rsidR="00F90065" w:rsidRPr="004A79F5" w:rsidRDefault="00F90065" w:rsidP="00F90065">
      <w:pPr>
        <w:pStyle w:val="Testonotaapidipagina"/>
      </w:pPr>
      <w:r>
        <w:rPr>
          <w:rStyle w:val="Rimandonotaapidipagina"/>
        </w:rPr>
        <w:footnoteRef/>
      </w:r>
      <w:r>
        <w:t xml:space="preserve"> Acronimo del neologismo </w:t>
      </w:r>
      <w:r>
        <w:rPr>
          <w:b/>
          <w:bCs/>
        </w:rPr>
        <w:t>Internet of Things</w:t>
      </w:r>
      <w:r w:rsidR="00C63B7F">
        <w:rPr>
          <w:b/>
          <w:bCs/>
        </w:rPr>
        <w:t xml:space="preserve"> </w:t>
      </w:r>
      <w:r w:rsidR="00C63B7F">
        <w:t xml:space="preserve">anche nota come </w:t>
      </w:r>
      <w:r w:rsidR="00C63B7F" w:rsidRPr="00C63B7F">
        <w:rPr>
          <w:b/>
          <w:bCs/>
        </w:rPr>
        <w:t>Internet of Everythings</w:t>
      </w:r>
      <w:r w:rsidR="00C63B7F">
        <w:t xml:space="preserve"> (</w:t>
      </w:r>
      <w:r w:rsidR="00C63B7F" w:rsidRPr="00C63B7F">
        <w:rPr>
          <w:b/>
          <w:bCs/>
        </w:rPr>
        <w:t>IoE</w:t>
      </w:r>
      <w:r w:rsidR="00C63B7F">
        <w:t>)</w:t>
      </w:r>
      <w:r>
        <w:t>.</w:t>
      </w:r>
    </w:p>
  </w:footnote>
  <w:footnote w:id="3">
    <w:p w14:paraId="5C34DDFD" w14:textId="77777777" w:rsidR="00F90065" w:rsidRDefault="00F90065" w:rsidP="00F9006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55E0FBA7" w14:textId="77777777" w:rsidR="00F90065" w:rsidRDefault="00F90065" w:rsidP="00F90065">
      <w:pPr>
        <w:pStyle w:val="Testonotaapidipagina"/>
      </w:pPr>
      <w:r>
        <w:rPr>
          <w:rStyle w:val="Rimandonotaapidipagina"/>
        </w:rPr>
        <w:footnoteRef/>
      </w:r>
      <w:r>
        <w:t xml:space="preserve"> </w:t>
      </w:r>
      <w:r w:rsidRPr="00643E80">
        <w:t>Common Vulnerabilities and Exposures</w:t>
      </w:r>
    </w:p>
  </w:footnote>
  <w:footnote w:id="5">
    <w:p w14:paraId="33232A55" w14:textId="77777777" w:rsidR="00F90065" w:rsidRPr="00A45B5A" w:rsidRDefault="00F90065" w:rsidP="00F90065">
      <w:pPr>
        <w:pStyle w:val="Testonotaapidipagina"/>
        <w:rPr>
          <w:u w:val="single"/>
        </w:rPr>
      </w:pPr>
      <w:r>
        <w:rPr>
          <w:rStyle w:val="Rimandonotaapidipagina"/>
        </w:rPr>
        <w:footnoteRef/>
      </w:r>
      <w:r>
        <w:t xml:space="preserve"> Colui che svolge l’attacco.</w:t>
      </w:r>
    </w:p>
  </w:footnote>
  <w:footnote w:id="6">
    <w:p w14:paraId="671BD199" w14:textId="77777777" w:rsidR="00F90065" w:rsidRPr="00484A22" w:rsidRDefault="00F90065" w:rsidP="00F90065">
      <w:pPr>
        <w:pStyle w:val="Testonotaapidipagina"/>
      </w:pPr>
      <w:r>
        <w:rPr>
          <w:rStyle w:val="Rimandonotaapidipagina"/>
        </w:rPr>
        <w:footnoteRef/>
      </w:r>
      <w:r>
        <w:t xml:space="preserve"> Combinazione di exploit (es. per attacchi a sistemi web questi coprono l’eventualità di utilizzo di CVE in base ai differenti Browser esistenti)</w:t>
      </w:r>
      <w:r>
        <w:rPr>
          <w:i/>
          <w:iCs/>
        </w:rPr>
        <w:t xml:space="preserve"> </w:t>
      </w:r>
    </w:p>
  </w:footnote>
  <w:footnote w:id="7">
    <w:p w14:paraId="65F30106" w14:textId="77777777" w:rsidR="00F90065" w:rsidRDefault="00F90065" w:rsidP="00F90065">
      <w:pPr>
        <w:pStyle w:val="Testonotaapidipagina"/>
      </w:pPr>
      <w:r>
        <w:rPr>
          <w:rStyle w:val="Rimandonotaapidipagina"/>
        </w:rPr>
        <w:footnoteRef/>
      </w:r>
      <w:r>
        <w:t xml:space="preserve"> Coloro che hanno il compito di difendere, prevenire e identificare gli attacker</w:t>
      </w:r>
    </w:p>
  </w:footnote>
  <w:footnote w:id="8">
    <w:p w14:paraId="367B3AC4" w14:textId="77777777" w:rsidR="00F90065" w:rsidRDefault="00F90065" w:rsidP="00F90065">
      <w:pPr>
        <w:pStyle w:val="Testonotaapidipagina"/>
      </w:pPr>
      <w:r>
        <w:rPr>
          <w:rStyle w:val="Rimandonotaapidipagina"/>
        </w:rPr>
        <w:footnoteRef/>
      </w:r>
      <w:r>
        <w:t xml:space="preserve"> Gruppo di attacker con intenzioni malevole</w:t>
      </w:r>
    </w:p>
  </w:footnote>
  <w:footnote w:id="9">
    <w:p w14:paraId="763A237A" w14:textId="77777777" w:rsidR="00F90065" w:rsidRDefault="00F90065" w:rsidP="00F90065">
      <w:pPr>
        <w:pStyle w:val="Testonotaapidipagina"/>
      </w:pPr>
      <w:r>
        <w:rPr>
          <w:rStyle w:val="Rimandonotaapidipagina"/>
        </w:rPr>
        <w:footnoteRef/>
      </w:r>
      <w:r>
        <w:t xml:space="preserve"> Avere una conoscenza dettagliata di come una componente/sistema è sviluppato (conoscere cosa c’è dentro la scatola)</w:t>
      </w:r>
    </w:p>
  </w:footnote>
  <w:footnote w:id="10">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1">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2">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3">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4">
    <w:p w14:paraId="41D910D1" w14:textId="77777777" w:rsidR="00B204D2" w:rsidRDefault="00B204D2" w:rsidP="00B204D2">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5">
    <w:p w14:paraId="3F66EEA7" w14:textId="77777777" w:rsidR="00B204D2" w:rsidRDefault="00B204D2" w:rsidP="00B204D2">
      <w:pPr>
        <w:pStyle w:val="Testonotaapidipagina"/>
      </w:pPr>
      <w:r>
        <w:rPr>
          <w:rStyle w:val="Rimandonotaapidipagina"/>
        </w:rPr>
        <w:footnoteRef/>
      </w:r>
      <w:r>
        <w:t xml:space="preserve"> Metrica che misura quanto spesso il modello predice correttamente il risultato.</w:t>
      </w:r>
    </w:p>
  </w:footnote>
  <w:footnote w:id="16">
    <w:p w14:paraId="6ADE5681" w14:textId="77777777" w:rsidR="00B204D2" w:rsidRDefault="00B204D2" w:rsidP="00B204D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71F331EC" w14:textId="0B8B0601" w:rsidR="004A3E81" w:rsidRDefault="004A3E81">
      <w:pPr>
        <w:pStyle w:val="Testonotaapidipagina"/>
      </w:pPr>
      <w:r>
        <w:rPr>
          <w:rStyle w:val="Rimandonotaapidipagina"/>
        </w:rPr>
        <w:footnoteRef/>
      </w:r>
      <w:r>
        <w:t xml:space="preserve"> </w:t>
      </w:r>
      <w:r w:rsidRPr="004A3E81">
        <w:t>https://github.com/nicolabalzano/DetectiveAttacks</w:t>
      </w:r>
    </w:p>
  </w:footnote>
  <w:footnote w:id="21">
    <w:p w14:paraId="00FE19CC" w14:textId="6BADEBEE" w:rsidR="00FD5073" w:rsidRDefault="00FD5073">
      <w:pPr>
        <w:pStyle w:val="Testonotaapidipagina"/>
      </w:pPr>
      <w:r>
        <w:rPr>
          <w:rStyle w:val="Rimandonotaapidipagina"/>
        </w:rPr>
        <w:footnoteRef/>
      </w:r>
      <w:r>
        <w:t xml:space="preserve"> Cyber Kill Chain</w:t>
      </w:r>
    </w:p>
  </w:footnote>
  <w:footnote w:id="22">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3">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4">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5">
    <w:p w14:paraId="68646903" w14:textId="6552F450" w:rsidR="0065461B" w:rsidRDefault="0065461B">
      <w:pPr>
        <w:pStyle w:val="Testonotaapidipagina"/>
      </w:pPr>
      <w:r>
        <w:rPr>
          <w:rStyle w:val="Rimandonotaapidipagina"/>
        </w:rPr>
        <w:footnoteRef/>
      </w:r>
      <w:r>
        <w:t xml:space="preserve"> Un token corrisponde all’incirca a 4 caratteri, il numero preciso dipendente dal modello uilizzato.</w:t>
      </w:r>
    </w:p>
  </w:footnote>
  <w:footnote w:id="26">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7">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8">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9">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30">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31">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2">
    <w:p w14:paraId="6506D7F1" w14:textId="075FBFA8" w:rsidR="00FC585D" w:rsidRPr="007F4FDC" w:rsidRDefault="00FC585D">
      <w:pPr>
        <w:pStyle w:val="Testonotaapidipagina"/>
      </w:pPr>
      <w:r>
        <w:rPr>
          <w:rStyle w:val="Rimandonotaapidipagina"/>
        </w:rPr>
        <w:footnoteRef/>
      </w:r>
      <w:r w:rsidRPr="007F4FDC">
        <w:t xml:space="preserve"> Oggetto STIX che identifica i threat group e threat agent</w:t>
      </w:r>
    </w:p>
  </w:footnote>
  <w:footnote w:id="33">
    <w:p w14:paraId="093FB2D7" w14:textId="7C68E52A" w:rsidR="00182917" w:rsidRDefault="00182917">
      <w:pPr>
        <w:pStyle w:val="Testonotaapidipagina"/>
      </w:pPr>
      <w:r>
        <w:rPr>
          <w:rStyle w:val="Rimandonotaapidipagina"/>
        </w:rPr>
        <w:footnoteRef/>
      </w:r>
      <w:r>
        <w:t xml:space="preserve"> Intelligenza Artificiale</w:t>
      </w:r>
    </w:p>
  </w:footnote>
  <w:footnote w:id="34">
    <w:p w14:paraId="24687317" w14:textId="29CD27EC" w:rsidR="00E34040" w:rsidRDefault="00E34040">
      <w:pPr>
        <w:pStyle w:val="Testonotaapidipagina"/>
      </w:pPr>
      <w:r>
        <w:rPr>
          <w:rStyle w:val="Rimandonotaapidipagina"/>
        </w:rPr>
        <w:footnoteRef/>
      </w:r>
      <w:r>
        <w:t xml:space="preserve"> Cioè le tecniche aventi ID nel formato T0000</w:t>
      </w:r>
      <w:r w:rsidR="002A1A7B">
        <w:t xml:space="preserve"> o AML.T0000</w:t>
      </w:r>
      <w:r>
        <w:t>, dove gli 0 sono dei numeri identificativi</w:t>
      </w:r>
    </w:p>
  </w:footnote>
  <w:footnote w:id="35">
    <w:p w14:paraId="2801B37D" w14:textId="77777777" w:rsidR="006D4411" w:rsidRDefault="006D4411" w:rsidP="006D4411">
      <w:pPr>
        <w:pStyle w:val="Testonotaapidipagina"/>
      </w:pPr>
      <w:r>
        <w:rPr>
          <w:rStyle w:val="Rimandonotaapidipagina"/>
        </w:rPr>
        <w:footnoteRef/>
      </w:r>
      <w:r>
        <w:t xml:space="preserve"> Cyber Kill Chain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784A797C"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49" name="Immagine 49"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54595">
      <w:rPr>
        <w:rStyle w:val="Numeropagina"/>
        <w:rFonts w:ascii="Verdana" w:hAnsi="Verdana" w:cs="Arial"/>
        <w:noProof/>
      </w:rPr>
      <w:t>Capitolo I</w:t>
    </w:r>
    <w:r w:rsidRPr="007D5DF3">
      <w:rPr>
        <w:rStyle w:val="Numeropagina"/>
        <w:rFonts w:ascii="Verdana" w:hAnsi="Verdana" w:cs="Arial"/>
      </w:rPr>
      <w:fldChar w:fldCharType="end"/>
    </w:r>
  </w:p>
  <w:p w14:paraId="61688AA8" w14:textId="77777777" w:rsidR="006B3C91" w:rsidRDefault="006B3C91" w:rsidP="00A329E5"/>
  <w:p w14:paraId="6548A1D0" w14:textId="77777777" w:rsidR="00A36D73" w:rsidRDefault="00A36D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6AAB" w14:textId="42E67302" w:rsidR="00A36D73" w:rsidRDefault="00563036">
    <w:r>
      <w:rPr>
        <w:noProof/>
      </w:rPr>
      <w:drawing>
        <wp:anchor distT="0" distB="0" distL="114300" distR="114300" simplePos="0" relativeHeight="251657728"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50" name="Immagine 5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ADF15D6"/>
    <w:multiLevelType w:val="hybridMultilevel"/>
    <w:tmpl w:val="E32A5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5" w15:restartNumberingAfterBreak="0">
    <w:nsid w:val="4ED21BA0"/>
    <w:multiLevelType w:val="hybridMultilevel"/>
    <w:tmpl w:val="DA6E37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7"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9"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D21F2F"/>
    <w:multiLevelType w:val="hybridMultilevel"/>
    <w:tmpl w:val="29D08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8"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4"/>
  </w:num>
  <w:num w:numId="14" w16cid:durableId="1246496042">
    <w:abstractNumId w:val="37"/>
  </w:num>
  <w:num w:numId="15" w16cid:durableId="1144279905">
    <w:abstractNumId w:val="12"/>
  </w:num>
  <w:num w:numId="16" w16cid:durableId="273444330">
    <w:abstractNumId w:val="13"/>
  </w:num>
  <w:num w:numId="17" w16cid:durableId="2009281700">
    <w:abstractNumId w:val="26"/>
  </w:num>
  <w:num w:numId="18" w16cid:durableId="1037657317">
    <w:abstractNumId w:val="45"/>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6"/>
  </w:num>
  <w:num w:numId="24" w16cid:durableId="1599749398">
    <w:abstractNumId w:val="20"/>
  </w:num>
  <w:num w:numId="25" w16cid:durableId="129826948">
    <w:abstractNumId w:val="40"/>
  </w:num>
  <w:num w:numId="26" w16cid:durableId="2031103471">
    <w:abstractNumId w:val="42"/>
  </w:num>
  <w:num w:numId="27" w16cid:durableId="1262907389">
    <w:abstractNumId w:val="16"/>
  </w:num>
  <w:num w:numId="28" w16cid:durableId="1219511763">
    <w:abstractNumId w:val="41"/>
  </w:num>
  <w:num w:numId="29" w16cid:durableId="276832280">
    <w:abstractNumId w:val="46"/>
  </w:num>
  <w:num w:numId="30" w16cid:durableId="504787929">
    <w:abstractNumId w:val="21"/>
  </w:num>
  <w:num w:numId="31" w16cid:durableId="1782994256">
    <w:abstractNumId w:val="23"/>
  </w:num>
  <w:num w:numId="32" w16cid:durableId="1194347375">
    <w:abstractNumId w:val="24"/>
  </w:num>
  <w:num w:numId="33" w16cid:durableId="692924547">
    <w:abstractNumId w:val="38"/>
  </w:num>
  <w:num w:numId="34" w16cid:durableId="2146852933">
    <w:abstractNumId w:val="47"/>
  </w:num>
  <w:num w:numId="35" w16cid:durableId="894852946">
    <w:abstractNumId w:val="14"/>
  </w:num>
  <w:num w:numId="36" w16cid:durableId="1047291518">
    <w:abstractNumId w:val="27"/>
  </w:num>
  <w:num w:numId="37" w16cid:durableId="1182158234">
    <w:abstractNumId w:val="28"/>
  </w:num>
  <w:num w:numId="38" w16cid:durableId="1315985709">
    <w:abstractNumId w:val="33"/>
  </w:num>
  <w:num w:numId="39" w16cid:durableId="1683899394">
    <w:abstractNumId w:val="30"/>
  </w:num>
  <w:num w:numId="40" w16cid:durableId="1714229432">
    <w:abstractNumId w:val="39"/>
  </w:num>
  <w:num w:numId="41" w16cid:durableId="7682209">
    <w:abstractNumId w:val="31"/>
  </w:num>
  <w:num w:numId="42" w16cid:durableId="196702986">
    <w:abstractNumId w:val="29"/>
  </w:num>
  <w:num w:numId="43" w16cid:durableId="1045326591">
    <w:abstractNumId w:val="48"/>
  </w:num>
  <w:num w:numId="44" w16cid:durableId="1449856060">
    <w:abstractNumId w:val="18"/>
  </w:num>
  <w:num w:numId="45" w16cid:durableId="1064570821">
    <w:abstractNumId w:val="25"/>
  </w:num>
  <w:num w:numId="46" w16cid:durableId="1324620918">
    <w:abstractNumId w:val="44"/>
  </w:num>
  <w:num w:numId="47" w16cid:durableId="1587151713">
    <w:abstractNumId w:val="32"/>
  </w:num>
  <w:num w:numId="48" w16cid:durableId="1994983479">
    <w:abstractNumId w:val="35"/>
  </w:num>
  <w:num w:numId="49" w16cid:durableId="1318921481">
    <w:abstractNumId w:val="4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pt-BR" w:vendorID="64" w:dllVersion="0" w:nlCheck="1" w:checkStyle="0"/>
  <w:activeWritingStyle w:appName="MSWord" w:lang="pl-PL" w:vendorID="64" w:dllVersion="0" w:nlCheck="1" w:checkStyle="0"/>
  <w:activeWritingStyle w:appName="MSWord" w:lang="sv-SE"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1EB"/>
    <w:rsid w:val="000006DB"/>
    <w:rsid w:val="000046A3"/>
    <w:rsid w:val="00010460"/>
    <w:rsid w:val="00011EFD"/>
    <w:rsid w:val="00012C25"/>
    <w:rsid w:val="00014667"/>
    <w:rsid w:val="00014B7E"/>
    <w:rsid w:val="0001662A"/>
    <w:rsid w:val="000238DF"/>
    <w:rsid w:val="00031E1C"/>
    <w:rsid w:val="00032524"/>
    <w:rsid w:val="00032D42"/>
    <w:rsid w:val="00033A9E"/>
    <w:rsid w:val="00033B2E"/>
    <w:rsid w:val="00033D6A"/>
    <w:rsid w:val="000347A1"/>
    <w:rsid w:val="00034B12"/>
    <w:rsid w:val="00035AA1"/>
    <w:rsid w:val="00036035"/>
    <w:rsid w:val="00042AB0"/>
    <w:rsid w:val="000442A8"/>
    <w:rsid w:val="00045351"/>
    <w:rsid w:val="000456FF"/>
    <w:rsid w:val="00045D44"/>
    <w:rsid w:val="00046308"/>
    <w:rsid w:val="000466AC"/>
    <w:rsid w:val="000505EC"/>
    <w:rsid w:val="00050CB1"/>
    <w:rsid w:val="00050F88"/>
    <w:rsid w:val="00055890"/>
    <w:rsid w:val="0005655C"/>
    <w:rsid w:val="000601DB"/>
    <w:rsid w:val="0006224B"/>
    <w:rsid w:val="00062C24"/>
    <w:rsid w:val="00063733"/>
    <w:rsid w:val="00064160"/>
    <w:rsid w:val="00064772"/>
    <w:rsid w:val="000655CE"/>
    <w:rsid w:val="00065CD6"/>
    <w:rsid w:val="00066D7B"/>
    <w:rsid w:val="000676E7"/>
    <w:rsid w:val="00071E3C"/>
    <w:rsid w:val="00071FF0"/>
    <w:rsid w:val="000743B3"/>
    <w:rsid w:val="00075848"/>
    <w:rsid w:val="00076A6E"/>
    <w:rsid w:val="00080BD0"/>
    <w:rsid w:val="00082816"/>
    <w:rsid w:val="0008404F"/>
    <w:rsid w:val="00084391"/>
    <w:rsid w:val="00084D82"/>
    <w:rsid w:val="000874DA"/>
    <w:rsid w:val="0009253A"/>
    <w:rsid w:val="000928BA"/>
    <w:rsid w:val="00094376"/>
    <w:rsid w:val="00094F33"/>
    <w:rsid w:val="00095794"/>
    <w:rsid w:val="000A0729"/>
    <w:rsid w:val="000A195B"/>
    <w:rsid w:val="000A36A0"/>
    <w:rsid w:val="000A4776"/>
    <w:rsid w:val="000A6329"/>
    <w:rsid w:val="000A6608"/>
    <w:rsid w:val="000A68DF"/>
    <w:rsid w:val="000B3E2A"/>
    <w:rsid w:val="000B42CA"/>
    <w:rsid w:val="000B5A9A"/>
    <w:rsid w:val="000B5CA8"/>
    <w:rsid w:val="000B70E3"/>
    <w:rsid w:val="000B75A8"/>
    <w:rsid w:val="000B7E64"/>
    <w:rsid w:val="000C0F6E"/>
    <w:rsid w:val="000C20A4"/>
    <w:rsid w:val="000C3966"/>
    <w:rsid w:val="000C44F4"/>
    <w:rsid w:val="000C4DFE"/>
    <w:rsid w:val="000C6D95"/>
    <w:rsid w:val="000D080A"/>
    <w:rsid w:val="000D15B0"/>
    <w:rsid w:val="000D1A0A"/>
    <w:rsid w:val="000D2B0F"/>
    <w:rsid w:val="000D3514"/>
    <w:rsid w:val="000D363A"/>
    <w:rsid w:val="000D4CD3"/>
    <w:rsid w:val="000D797C"/>
    <w:rsid w:val="000E0DCA"/>
    <w:rsid w:val="000E402D"/>
    <w:rsid w:val="000E4DCE"/>
    <w:rsid w:val="000F459C"/>
    <w:rsid w:val="000F73E1"/>
    <w:rsid w:val="000F7F44"/>
    <w:rsid w:val="00101E90"/>
    <w:rsid w:val="00105C5C"/>
    <w:rsid w:val="00106548"/>
    <w:rsid w:val="0010662D"/>
    <w:rsid w:val="00106F52"/>
    <w:rsid w:val="00107549"/>
    <w:rsid w:val="0011100C"/>
    <w:rsid w:val="00113C5F"/>
    <w:rsid w:val="00114086"/>
    <w:rsid w:val="00114957"/>
    <w:rsid w:val="001163C3"/>
    <w:rsid w:val="00116644"/>
    <w:rsid w:val="001176C2"/>
    <w:rsid w:val="00117EBD"/>
    <w:rsid w:val="00121919"/>
    <w:rsid w:val="00123F2E"/>
    <w:rsid w:val="00124C5C"/>
    <w:rsid w:val="00126618"/>
    <w:rsid w:val="00130BC0"/>
    <w:rsid w:val="0013178D"/>
    <w:rsid w:val="0013198C"/>
    <w:rsid w:val="00136045"/>
    <w:rsid w:val="00136A62"/>
    <w:rsid w:val="0014744F"/>
    <w:rsid w:val="00147F48"/>
    <w:rsid w:val="0015006D"/>
    <w:rsid w:val="001531F0"/>
    <w:rsid w:val="00154077"/>
    <w:rsid w:val="00155899"/>
    <w:rsid w:val="00155FCF"/>
    <w:rsid w:val="00156666"/>
    <w:rsid w:val="00156821"/>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0C3"/>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5FFA"/>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2C2"/>
    <w:rsid w:val="002458F5"/>
    <w:rsid w:val="00245CA0"/>
    <w:rsid w:val="00246A72"/>
    <w:rsid w:val="00247E19"/>
    <w:rsid w:val="002506C9"/>
    <w:rsid w:val="00252F08"/>
    <w:rsid w:val="0025366A"/>
    <w:rsid w:val="00253EC0"/>
    <w:rsid w:val="00255D24"/>
    <w:rsid w:val="002618B0"/>
    <w:rsid w:val="00262696"/>
    <w:rsid w:val="00263906"/>
    <w:rsid w:val="002679AA"/>
    <w:rsid w:val="002731E8"/>
    <w:rsid w:val="00275950"/>
    <w:rsid w:val="00276482"/>
    <w:rsid w:val="0027757B"/>
    <w:rsid w:val="0028048B"/>
    <w:rsid w:val="002838C9"/>
    <w:rsid w:val="002847A0"/>
    <w:rsid w:val="00285B1B"/>
    <w:rsid w:val="00285DC6"/>
    <w:rsid w:val="002863B3"/>
    <w:rsid w:val="00290826"/>
    <w:rsid w:val="002923D3"/>
    <w:rsid w:val="0029387A"/>
    <w:rsid w:val="002952FA"/>
    <w:rsid w:val="002955F9"/>
    <w:rsid w:val="00296425"/>
    <w:rsid w:val="00297CAC"/>
    <w:rsid w:val="002A03B8"/>
    <w:rsid w:val="002A0CD9"/>
    <w:rsid w:val="002A1A7B"/>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962"/>
    <w:rsid w:val="002D5AE1"/>
    <w:rsid w:val="002E58CB"/>
    <w:rsid w:val="002E61EA"/>
    <w:rsid w:val="002E6CED"/>
    <w:rsid w:val="002F1BFA"/>
    <w:rsid w:val="002F365F"/>
    <w:rsid w:val="002F3E32"/>
    <w:rsid w:val="002F4300"/>
    <w:rsid w:val="003007C8"/>
    <w:rsid w:val="003023D2"/>
    <w:rsid w:val="0030316A"/>
    <w:rsid w:val="00305DFA"/>
    <w:rsid w:val="00305F5C"/>
    <w:rsid w:val="00306CE8"/>
    <w:rsid w:val="0030728A"/>
    <w:rsid w:val="003113AF"/>
    <w:rsid w:val="00311683"/>
    <w:rsid w:val="00311DF0"/>
    <w:rsid w:val="00311F37"/>
    <w:rsid w:val="00312395"/>
    <w:rsid w:val="00312EE7"/>
    <w:rsid w:val="003132B3"/>
    <w:rsid w:val="00313903"/>
    <w:rsid w:val="0031487C"/>
    <w:rsid w:val="0031659E"/>
    <w:rsid w:val="00316E5A"/>
    <w:rsid w:val="00317BAB"/>
    <w:rsid w:val="00317F3F"/>
    <w:rsid w:val="00320FCA"/>
    <w:rsid w:val="00321F24"/>
    <w:rsid w:val="00322130"/>
    <w:rsid w:val="0032246D"/>
    <w:rsid w:val="003239E4"/>
    <w:rsid w:val="00324C3C"/>
    <w:rsid w:val="00326123"/>
    <w:rsid w:val="00331FA7"/>
    <w:rsid w:val="0033233C"/>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5A0F"/>
    <w:rsid w:val="00356A33"/>
    <w:rsid w:val="0035745D"/>
    <w:rsid w:val="00357E65"/>
    <w:rsid w:val="003613EE"/>
    <w:rsid w:val="0036196F"/>
    <w:rsid w:val="00363FBB"/>
    <w:rsid w:val="00364721"/>
    <w:rsid w:val="003669F1"/>
    <w:rsid w:val="0036709B"/>
    <w:rsid w:val="00367AEA"/>
    <w:rsid w:val="00367BEA"/>
    <w:rsid w:val="00374B4F"/>
    <w:rsid w:val="00374C8C"/>
    <w:rsid w:val="00375407"/>
    <w:rsid w:val="00375AB5"/>
    <w:rsid w:val="003760C0"/>
    <w:rsid w:val="00377C6F"/>
    <w:rsid w:val="0038064E"/>
    <w:rsid w:val="003820AF"/>
    <w:rsid w:val="00382611"/>
    <w:rsid w:val="00384112"/>
    <w:rsid w:val="00384251"/>
    <w:rsid w:val="003868E8"/>
    <w:rsid w:val="00387318"/>
    <w:rsid w:val="00390D98"/>
    <w:rsid w:val="00391532"/>
    <w:rsid w:val="003915A3"/>
    <w:rsid w:val="00391A8E"/>
    <w:rsid w:val="003929F2"/>
    <w:rsid w:val="00392BDD"/>
    <w:rsid w:val="00393260"/>
    <w:rsid w:val="00393A2E"/>
    <w:rsid w:val="003955B2"/>
    <w:rsid w:val="00396FC9"/>
    <w:rsid w:val="003A0FC0"/>
    <w:rsid w:val="003A1F16"/>
    <w:rsid w:val="003A31DC"/>
    <w:rsid w:val="003A7271"/>
    <w:rsid w:val="003B0028"/>
    <w:rsid w:val="003B3213"/>
    <w:rsid w:val="003B5406"/>
    <w:rsid w:val="003B67C8"/>
    <w:rsid w:val="003C1C85"/>
    <w:rsid w:val="003C490D"/>
    <w:rsid w:val="003D0016"/>
    <w:rsid w:val="003D106B"/>
    <w:rsid w:val="003D2B12"/>
    <w:rsid w:val="003D2FA2"/>
    <w:rsid w:val="003D4F78"/>
    <w:rsid w:val="003D7282"/>
    <w:rsid w:val="003D7421"/>
    <w:rsid w:val="003D7C2D"/>
    <w:rsid w:val="003E1BA6"/>
    <w:rsid w:val="003E28BB"/>
    <w:rsid w:val="003E3A90"/>
    <w:rsid w:val="003E6F86"/>
    <w:rsid w:val="003F07C8"/>
    <w:rsid w:val="003F08AB"/>
    <w:rsid w:val="003F10AB"/>
    <w:rsid w:val="003F11A8"/>
    <w:rsid w:val="003F4B16"/>
    <w:rsid w:val="004019FE"/>
    <w:rsid w:val="00403F3F"/>
    <w:rsid w:val="004074B8"/>
    <w:rsid w:val="00415785"/>
    <w:rsid w:val="0042034C"/>
    <w:rsid w:val="00420C4A"/>
    <w:rsid w:val="00421CA6"/>
    <w:rsid w:val="00422CAE"/>
    <w:rsid w:val="00424D61"/>
    <w:rsid w:val="00424EF5"/>
    <w:rsid w:val="00425E02"/>
    <w:rsid w:val="00426FFD"/>
    <w:rsid w:val="0043302B"/>
    <w:rsid w:val="0043471F"/>
    <w:rsid w:val="0043592C"/>
    <w:rsid w:val="00435EFC"/>
    <w:rsid w:val="00436C23"/>
    <w:rsid w:val="004406C1"/>
    <w:rsid w:val="004451BA"/>
    <w:rsid w:val="00446AB7"/>
    <w:rsid w:val="00447FC8"/>
    <w:rsid w:val="0045203E"/>
    <w:rsid w:val="00452755"/>
    <w:rsid w:val="00452F10"/>
    <w:rsid w:val="00453B32"/>
    <w:rsid w:val="004553DB"/>
    <w:rsid w:val="00456D31"/>
    <w:rsid w:val="00460FC4"/>
    <w:rsid w:val="004628EE"/>
    <w:rsid w:val="00463C64"/>
    <w:rsid w:val="00474055"/>
    <w:rsid w:val="00475CB9"/>
    <w:rsid w:val="00476607"/>
    <w:rsid w:val="00476E7B"/>
    <w:rsid w:val="0048061B"/>
    <w:rsid w:val="00482227"/>
    <w:rsid w:val="0048380B"/>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97D0B"/>
    <w:rsid w:val="004A05BD"/>
    <w:rsid w:val="004A1431"/>
    <w:rsid w:val="004A1DA0"/>
    <w:rsid w:val="004A3E81"/>
    <w:rsid w:val="004A5798"/>
    <w:rsid w:val="004A5A0E"/>
    <w:rsid w:val="004A79F5"/>
    <w:rsid w:val="004A7C1D"/>
    <w:rsid w:val="004B0234"/>
    <w:rsid w:val="004B50DB"/>
    <w:rsid w:val="004B56F5"/>
    <w:rsid w:val="004B713E"/>
    <w:rsid w:val="004C21C8"/>
    <w:rsid w:val="004C2E3B"/>
    <w:rsid w:val="004C322D"/>
    <w:rsid w:val="004C52A5"/>
    <w:rsid w:val="004D1486"/>
    <w:rsid w:val="004D14A3"/>
    <w:rsid w:val="004D1672"/>
    <w:rsid w:val="004D3D45"/>
    <w:rsid w:val="004D4BF6"/>
    <w:rsid w:val="004D5122"/>
    <w:rsid w:val="004D737A"/>
    <w:rsid w:val="004E1645"/>
    <w:rsid w:val="004E5CBA"/>
    <w:rsid w:val="004E706D"/>
    <w:rsid w:val="004F109F"/>
    <w:rsid w:val="004F16A8"/>
    <w:rsid w:val="004F267B"/>
    <w:rsid w:val="004F26E2"/>
    <w:rsid w:val="004F3D8C"/>
    <w:rsid w:val="004F4959"/>
    <w:rsid w:val="004F4E6C"/>
    <w:rsid w:val="004F76EF"/>
    <w:rsid w:val="00500739"/>
    <w:rsid w:val="00501418"/>
    <w:rsid w:val="0050284F"/>
    <w:rsid w:val="00505743"/>
    <w:rsid w:val="00506272"/>
    <w:rsid w:val="00506559"/>
    <w:rsid w:val="00511D77"/>
    <w:rsid w:val="00512917"/>
    <w:rsid w:val="00512DA1"/>
    <w:rsid w:val="005140CC"/>
    <w:rsid w:val="00514486"/>
    <w:rsid w:val="005177DB"/>
    <w:rsid w:val="00517BFE"/>
    <w:rsid w:val="00517FC9"/>
    <w:rsid w:val="005209E9"/>
    <w:rsid w:val="00520FF2"/>
    <w:rsid w:val="005214A8"/>
    <w:rsid w:val="00521AE3"/>
    <w:rsid w:val="00521C6E"/>
    <w:rsid w:val="00521F01"/>
    <w:rsid w:val="005250A8"/>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39DA"/>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97A20"/>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2EB"/>
    <w:rsid w:val="005B4546"/>
    <w:rsid w:val="005B5186"/>
    <w:rsid w:val="005C1C71"/>
    <w:rsid w:val="005C2BF4"/>
    <w:rsid w:val="005C77A9"/>
    <w:rsid w:val="005D120C"/>
    <w:rsid w:val="005D14D2"/>
    <w:rsid w:val="005D1856"/>
    <w:rsid w:val="005D3954"/>
    <w:rsid w:val="005D50A7"/>
    <w:rsid w:val="005D5C84"/>
    <w:rsid w:val="005D6118"/>
    <w:rsid w:val="005D6A9B"/>
    <w:rsid w:val="005D6AF6"/>
    <w:rsid w:val="005E3F83"/>
    <w:rsid w:val="005E441E"/>
    <w:rsid w:val="005E57F7"/>
    <w:rsid w:val="005E7641"/>
    <w:rsid w:val="005E7F70"/>
    <w:rsid w:val="005F13DC"/>
    <w:rsid w:val="005F449F"/>
    <w:rsid w:val="005F4790"/>
    <w:rsid w:val="005F6FE0"/>
    <w:rsid w:val="00603953"/>
    <w:rsid w:val="00604C4F"/>
    <w:rsid w:val="00612AF3"/>
    <w:rsid w:val="00612CDB"/>
    <w:rsid w:val="00613772"/>
    <w:rsid w:val="006157A3"/>
    <w:rsid w:val="0061597A"/>
    <w:rsid w:val="0062140E"/>
    <w:rsid w:val="0062353E"/>
    <w:rsid w:val="00623EC8"/>
    <w:rsid w:val="00624756"/>
    <w:rsid w:val="006252A7"/>
    <w:rsid w:val="0062770A"/>
    <w:rsid w:val="00631C6E"/>
    <w:rsid w:val="00633B5A"/>
    <w:rsid w:val="00634DF4"/>
    <w:rsid w:val="0063674C"/>
    <w:rsid w:val="006368AE"/>
    <w:rsid w:val="00637C3E"/>
    <w:rsid w:val="00637FD2"/>
    <w:rsid w:val="00640593"/>
    <w:rsid w:val="00640F96"/>
    <w:rsid w:val="00643E80"/>
    <w:rsid w:val="006505BE"/>
    <w:rsid w:val="00651698"/>
    <w:rsid w:val="006528D9"/>
    <w:rsid w:val="00652C92"/>
    <w:rsid w:val="00654595"/>
    <w:rsid w:val="0065461B"/>
    <w:rsid w:val="00655C8E"/>
    <w:rsid w:val="0065694E"/>
    <w:rsid w:val="006573AD"/>
    <w:rsid w:val="00660B7C"/>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682"/>
    <w:rsid w:val="00690E16"/>
    <w:rsid w:val="00692B8B"/>
    <w:rsid w:val="0069429B"/>
    <w:rsid w:val="00695AA5"/>
    <w:rsid w:val="00695D94"/>
    <w:rsid w:val="006960FE"/>
    <w:rsid w:val="0069715F"/>
    <w:rsid w:val="006A1F15"/>
    <w:rsid w:val="006A2741"/>
    <w:rsid w:val="006A2FFF"/>
    <w:rsid w:val="006A5161"/>
    <w:rsid w:val="006B191C"/>
    <w:rsid w:val="006B191D"/>
    <w:rsid w:val="006B2D65"/>
    <w:rsid w:val="006B3C91"/>
    <w:rsid w:val="006B4432"/>
    <w:rsid w:val="006C0544"/>
    <w:rsid w:val="006C0723"/>
    <w:rsid w:val="006C0C68"/>
    <w:rsid w:val="006C1A0C"/>
    <w:rsid w:val="006C56D6"/>
    <w:rsid w:val="006C6275"/>
    <w:rsid w:val="006D1712"/>
    <w:rsid w:val="006D23D8"/>
    <w:rsid w:val="006D2D9F"/>
    <w:rsid w:val="006D304E"/>
    <w:rsid w:val="006D3194"/>
    <w:rsid w:val="006D3398"/>
    <w:rsid w:val="006D4411"/>
    <w:rsid w:val="006D7815"/>
    <w:rsid w:val="006D7CF5"/>
    <w:rsid w:val="006E13B2"/>
    <w:rsid w:val="006E18CF"/>
    <w:rsid w:val="006E1B24"/>
    <w:rsid w:val="006E2CFA"/>
    <w:rsid w:val="006E4497"/>
    <w:rsid w:val="006E4529"/>
    <w:rsid w:val="006E4C90"/>
    <w:rsid w:val="006F20B7"/>
    <w:rsid w:val="006F2C1E"/>
    <w:rsid w:val="006F314D"/>
    <w:rsid w:val="006F39E8"/>
    <w:rsid w:val="006F6E96"/>
    <w:rsid w:val="006F7EB1"/>
    <w:rsid w:val="007003BA"/>
    <w:rsid w:val="007003D4"/>
    <w:rsid w:val="00701319"/>
    <w:rsid w:val="00706BD9"/>
    <w:rsid w:val="00707235"/>
    <w:rsid w:val="007106F5"/>
    <w:rsid w:val="00710B61"/>
    <w:rsid w:val="007110D0"/>
    <w:rsid w:val="00711E63"/>
    <w:rsid w:val="00713DCA"/>
    <w:rsid w:val="00715399"/>
    <w:rsid w:val="00716ADE"/>
    <w:rsid w:val="007205D5"/>
    <w:rsid w:val="00722F5E"/>
    <w:rsid w:val="007316A3"/>
    <w:rsid w:val="00733E21"/>
    <w:rsid w:val="007344C0"/>
    <w:rsid w:val="00734533"/>
    <w:rsid w:val="00734A3A"/>
    <w:rsid w:val="0073507F"/>
    <w:rsid w:val="00737211"/>
    <w:rsid w:val="00737B3D"/>
    <w:rsid w:val="00743FDD"/>
    <w:rsid w:val="007466D8"/>
    <w:rsid w:val="00747A63"/>
    <w:rsid w:val="007506CA"/>
    <w:rsid w:val="007532E3"/>
    <w:rsid w:val="007533E3"/>
    <w:rsid w:val="00755D2E"/>
    <w:rsid w:val="00756CC4"/>
    <w:rsid w:val="00756E72"/>
    <w:rsid w:val="00757277"/>
    <w:rsid w:val="00757586"/>
    <w:rsid w:val="0075765A"/>
    <w:rsid w:val="00760427"/>
    <w:rsid w:val="007632A8"/>
    <w:rsid w:val="007633CB"/>
    <w:rsid w:val="00764B84"/>
    <w:rsid w:val="007652CB"/>
    <w:rsid w:val="00767109"/>
    <w:rsid w:val="0077005E"/>
    <w:rsid w:val="00770CFB"/>
    <w:rsid w:val="0077174B"/>
    <w:rsid w:val="00772265"/>
    <w:rsid w:val="00773306"/>
    <w:rsid w:val="00774E0E"/>
    <w:rsid w:val="00776BAB"/>
    <w:rsid w:val="00780237"/>
    <w:rsid w:val="007808D0"/>
    <w:rsid w:val="0078162B"/>
    <w:rsid w:val="007839DA"/>
    <w:rsid w:val="00785BC5"/>
    <w:rsid w:val="00785E5B"/>
    <w:rsid w:val="00786A86"/>
    <w:rsid w:val="00786E0A"/>
    <w:rsid w:val="00790E6F"/>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22E5"/>
    <w:rsid w:val="007B4F54"/>
    <w:rsid w:val="007B521D"/>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21BD"/>
    <w:rsid w:val="007E3098"/>
    <w:rsid w:val="007E3935"/>
    <w:rsid w:val="007E4D82"/>
    <w:rsid w:val="007E6762"/>
    <w:rsid w:val="007E7764"/>
    <w:rsid w:val="007F1458"/>
    <w:rsid w:val="007F29C2"/>
    <w:rsid w:val="007F390C"/>
    <w:rsid w:val="007F4AB5"/>
    <w:rsid w:val="007F4E4F"/>
    <w:rsid w:val="007F4FDC"/>
    <w:rsid w:val="007F6EDF"/>
    <w:rsid w:val="007F7004"/>
    <w:rsid w:val="007F7708"/>
    <w:rsid w:val="00800C10"/>
    <w:rsid w:val="008035AF"/>
    <w:rsid w:val="008039D8"/>
    <w:rsid w:val="008053AC"/>
    <w:rsid w:val="00805B9B"/>
    <w:rsid w:val="008067F7"/>
    <w:rsid w:val="00806B92"/>
    <w:rsid w:val="008100FB"/>
    <w:rsid w:val="0081105A"/>
    <w:rsid w:val="00811521"/>
    <w:rsid w:val="00815D55"/>
    <w:rsid w:val="008170FE"/>
    <w:rsid w:val="00817A1B"/>
    <w:rsid w:val="008201EA"/>
    <w:rsid w:val="00824F76"/>
    <w:rsid w:val="00825481"/>
    <w:rsid w:val="00827EEC"/>
    <w:rsid w:val="008309A0"/>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8E1"/>
    <w:rsid w:val="008C0A4C"/>
    <w:rsid w:val="008C1FF0"/>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3AD1"/>
    <w:rsid w:val="008F4C17"/>
    <w:rsid w:val="008F5EDF"/>
    <w:rsid w:val="008F76DC"/>
    <w:rsid w:val="008F7BF4"/>
    <w:rsid w:val="009012C1"/>
    <w:rsid w:val="00903540"/>
    <w:rsid w:val="00904757"/>
    <w:rsid w:val="00907810"/>
    <w:rsid w:val="00911123"/>
    <w:rsid w:val="00911B38"/>
    <w:rsid w:val="00912E65"/>
    <w:rsid w:val="00913A0F"/>
    <w:rsid w:val="0091630F"/>
    <w:rsid w:val="0091746B"/>
    <w:rsid w:val="00917D50"/>
    <w:rsid w:val="009207DB"/>
    <w:rsid w:val="00920A2B"/>
    <w:rsid w:val="00920C07"/>
    <w:rsid w:val="009213A7"/>
    <w:rsid w:val="009217F0"/>
    <w:rsid w:val="0092192A"/>
    <w:rsid w:val="00923E55"/>
    <w:rsid w:val="00923FBF"/>
    <w:rsid w:val="00924DD2"/>
    <w:rsid w:val="0092685E"/>
    <w:rsid w:val="0093209A"/>
    <w:rsid w:val="009333F5"/>
    <w:rsid w:val="00934B4C"/>
    <w:rsid w:val="00934F7F"/>
    <w:rsid w:val="0093549D"/>
    <w:rsid w:val="009354B0"/>
    <w:rsid w:val="00935BBF"/>
    <w:rsid w:val="00936757"/>
    <w:rsid w:val="00937A78"/>
    <w:rsid w:val="00942F5E"/>
    <w:rsid w:val="00944C28"/>
    <w:rsid w:val="009526AC"/>
    <w:rsid w:val="00954428"/>
    <w:rsid w:val="00954952"/>
    <w:rsid w:val="00955C45"/>
    <w:rsid w:val="00957E37"/>
    <w:rsid w:val="00962E77"/>
    <w:rsid w:val="00965482"/>
    <w:rsid w:val="00970734"/>
    <w:rsid w:val="009712A6"/>
    <w:rsid w:val="00972D8D"/>
    <w:rsid w:val="009737BC"/>
    <w:rsid w:val="00974B29"/>
    <w:rsid w:val="0097604E"/>
    <w:rsid w:val="00980FB2"/>
    <w:rsid w:val="00981686"/>
    <w:rsid w:val="0098304D"/>
    <w:rsid w:val="00984593"/>
    <w:rsid w:val="0098468E"/>
    <w:rsid w:val="009930AE"/>
    <w:rsid w:val="009949F4"/>
    <w:rsid w:val="00994F22"/>
    <w:rsid w:val="00995628"/>
    <w:rsid w:val="009957D2"/>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1C9"/>
    <w:rsid w:val="009E6B4C"/>
    <w:rsid w:val="009E7152"/>
    <w:rsid w:val="009F0546"/>
    <w:rsid w:val="009F07BC"/>
    <w:rsid w:val="009F1741"/>
    <w:rsid w:val="009F2874"/>
    <w:rsid w:val="009F7D6E"/>
    <w:rsid w:val="00A0340D"/>
    <w:rsid w:val="00A05C52"/>
    <w:rsid w:val="00A06EBF"/>
    <w:rsid w:val="00A07F05"/>
    <w:rsid w:val="00A10688"/>
    <w:rsid w:val="00A10FB5"/>
    <w:rsid w:val="00A143F3"/>
    <w:rsid w:val="00A145FF"/>
    <w:rsid w:val="00A15848"/>
    <w:rsid w:val="00A20640"/>
    <w:rsid w:val="00A263CA"/>
    <w:rsid w:val="00A30214"/>
    <w:rsid w:val="00A32227"/>
    <w:rsid w:val="00A329E5"/>
    <w:rsid w:val="00A34F35"/>
    <w:rsid w:val="00A36C7D"/>
    <w:rsid w:val="00A36D73"/>
    <w:rsid w:val="00A40F76"/>
    <w:rsid w:val="00A4164D"/>
    <w:rsid w:val="00A41D8F"/>
    <w:rsid w:val="00A44E59"/>
    <w:rsid w:val="00A45B5A"/>
    <w:rsid w:val="00A4677B"/>
    <w:rsid w:val="00A4736B"/>
    <w:rsid w:val="00A50511"/>
    <w:rsid w:val="00A517CF"/>
    <w:rsid w:val="00A539FA"/>
    <w:rsid w:val="00A54286"/>
    <w:rsid w:val="00A545E7"/>
    <w:rsid w:val="00A54B8A"/>
    <w:rsid w:val="00A627D7"/>
    <w:rsid w:val="00A64FE3"/>
    <w:rsid w:val="00A66380"/>
    <w:rsid w:val="00A7060E"/>
    <w:rsid w:val="00A7181D"/>
    <w:rsid w:val="00A7181F"/>
    <w:rsid w:val="00A734D5"/>
    <w:rsid w:val="00A73DAE"/>
    <w:rsid w:val="00A743A8"/>
    <w:rsid w:val="00A7752C"/>
    <w:rsid w:val="00A7778C"/>
    <w:rsid w:val="00A777F5"/>
    <w:rsid w:val="00A80748"/>
    <w:rsid w:val="00A848D8"/>
    <w:rsid w:val="00A85B6B"/>
    <w:rsid w:val="00A9659F"/>
    <w:rsid w:val="00A97DC3"/>
    <w:rsid w:val="00AA1837"/>
    <w:rsid w:val="00AA53D0"/>
    <w:rsid w:val="00AA600A"/>
    <w:rsid w:val="00AA6433"/>
    <w:rsid w:val="00AA7209"/>
    <w:rsid w:val="00AA7E53"/>
    <w:rsid w:val="00AB0CC1"/>
    <w:rsid w:val="00AB416B"/>
    <w:rsid w:val="00AB5B80"/>
    <w:rsid w:val="00AB5F3D"/>
    <w:rsid w:val="00AB7296"/>
    <w:rsid w:val="00AB741B"/>
    <w:rsid w:val="00AC06BA"/>
    <w:rsid w:val="00AC370B"/>
    <w:rsid w:val="00AC382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0411"/>
    <w:rsid w:val="00B204D2"/>
    <w:rsid w:val="00B2067B"/>
    <w:rsid w:val="00B219D2"/>
    <w:rsid w:val="00B250ED"/>
    <w:rsid w:val="00B25744"/>
    <w:rsid w:val="00B25936"/>
    <w:rsid w:val="00B262A3"/>
    <w:rsid w:val="00B304B8"/>
    <w:rsid w:val="00B308A1"/>
    <w:rsid w:val="00B30DD5"/>
    <w:rsid w:val="00B31321"/>
    <w:rsid w:val="00B3519A"/>
    <w:rsid w:val="00B35329"/>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2052"/>
    <w:rsid w:val="00B66349"/>
    <w:rsid w:val="00B66D13"/>
    <w:rsid w:val="00B67878"/>
    <w:rsid w:val="00B701FE"/>
    <w:rsid w:val="00B72E27"/>
    <w:rsid w:val="00B730C4"/>
    <w:rsid w:val="00B734C5"/>
    <w:rsid w:val="00B75024"/>
    <w:rsid w:val="00B7560F"/>
    <w:rsid w:val="00B76D83"/>
    <w:rsid w:val="00B8197D"/>
    <w:rsid w:val="00B834A3"/>
    <w:rsid w:val="00B834FD"/>
    <w:rsid w:val="00B84AE2"/>
    <w:rsid w:val="00B8518B"/>
    <w:rsid w:val="00B8522E"/>
    <w:rsid w:val="00B86B29"/>
    <w:rsid w:val="00B86D72"/>
    <w:rsid w:val="00B91DF1"/>
    <w:rsid w:val="00B925F2"/>
    <w:rsid w:val="00B9533E"/>
    <w:rsid w:val="00B969F0"/>
    <w:rsid w:val="00BA1BE5"/>
    <w:rsid w:val="00BA1DB7"/>
    <w:rsid w:val="00BA21AB"/>
    <w:rsid w:val="00BA4E2E"/>
    <w:rsid w:val="00BA57A1"/>
    <w:rsid w:val="00BA6F7D"/>
    <w:rsid w:val="00BB03C8"/>
    <w:rsid w:val="00BB0771"/>
    <w:rsid w:val="00BB1ACE"/>
    <w:rsid w:val="00BB1E99"/>
    <w:rsid w:val="00BB2775"/>
    <w:rsid w:val="00BB2D61"/>
    <w:rsid w:val="00BB3D34"/>
    <w:rsid w:val="00BB4FAA"/>
    <w:rsid w:val="00BB5D54"/>
    <w:rsid w:val="00BB5FD5"/>
    <w:rsid w:val="00BB6245"/>
    <w:rsid w:val="00BC36C4"/>
    <w:rsid w:val="00BC5810"/>
    <w:rsid w:val="00BC6A59"/>
    <w:rsid w:val="00BC6A7B"/>
    <w:rsid w:val="00BD130C"/>
    <w:rsid w:val="00BD2850"/>
    <w:rsid w:val="00BD3E3F"/>
    <w:rsid w:val="00BD456E"/>
    <w:rsid w:val="00BD60F2"/>
    <w:rsid w:val="00BE5E19"/>
    <w:rsid w:val="00BE60BC"/>
    <w:rsid w:val="00BE6699"/>
    <w:rsid w:val="00BE6CA0"/>
    <w:rsid w:val="00BE7632"/>
    <w:rsid w:val="00BF0DB8"/>
    <w:rsid w:val="00BF25BE"/>
    <w:rsid w:val="00BF2861"/>
    <w:rsid w:val="00BF45D0"/>
    <w:rsid w:val="00BF517A"/>
    <w:rsid w:val="00BF6192"/>
    <w:rsid w:val="00BF74C8"/>
    <w:rsid w:val="00BF79BD"/>
    <w:rsid w:val="00C06329"/>
    <w:rsid w:val="00C06B44"/>
    <w:rsid w:val="00C106CF"/>
    <w:rsid w:val="00C10791"/>
    <w:rsid w:val="00C11968"/>
    <w:rsid w:val="00C14D69"/>
    <w:rsid w:val="00C20792"/>
    <w:rsid w:val="00C21F0A"/>
    <w:rsid w:val="00C23594"/>
    <w:rsid w:val="00C24E6A"/>
    <w:rsid w:val="00C309F2"/>
    <w:rsid w:val="00C328AF"/>
    <w:rsid w:val="00C36056"/>
    <w:rsid w:val="00C40508"/>
    <w:rsid w:val="00C428F4"/>
    <w:rsid w:val="00C431F6"/>
    <w:rsid w:val="00C43D53"/>
    <w:rsid w:val="00C44EA1"/>
    <w:rsid w:val="00C45312"/>
    <w:rsid w:val="00C45558"/>
    <w:rsid w:val="00C47687"/>
    <w:rsid w:val="00C5427A"/>
    <w:rsid w:val="00C54BAE"/>
    <w:rsid w:val="00C55705"/>
    <w:rsid w:val="00C5588A"/>
    <w:rsid w:val="00C61322"/>
    <w:rsid w:val="00C61796"/>
    <w:rsid w:val="00C62A2D"/>
    <w:rsid w:val="00C63B7F"/>
    <w:rsid w:val="00C652AF"/>
    <w:rsid w:val="00C65B49"/>
    <w:rsid w:val="00C65BA8"/>
    <w:rsid w:val="00C66F0F"/>
    <w:rsid w:val="00C6758B"/>
    <w:rsid w:val="00C7145A"/>
    <w:rsid w:val="00C76CAD"/>
    <w:rsid w:val="00C77312"/>
    <w:rsid w:val="00C77CF1"/>
    <w:rsid w:val="00C77FD2"/>
    <w:rsid w:val="00C80810"/>
    <w:rsid w:val="00C838DE"/>
    <w:rsid w:val="00C8442A"/>
    <w:rsid w:val="00C85314"/>
    <w:rsid w:val="00C8574E"/>
    <w:rsid w:val="00C865DD"/>
    <w:rsid w:val="00C908FD"/>
    <w:rsid w:val="00C95B1D"/>
    <w:rsid w:val="00C9669A"/>
    <w:rsid w:val="00CA1E5E"/>
    <w:rsid w:val="00CA276B"/>
    <w:rsid w:val="00CA2B41"/>
    <w:rsid w:val="00CA638B"/>
    <w:rsid w:val="00CA6DA3"/>
    <w:rsid w:val="00CA7485"/>
    <w:rsid w:val="00CA763C"/>
    <w:rsid w:val="00CB2598"/>
    <w:rsid w:val="00CB5C74"/>
    <w:rsid w:val="00CB5D44"/>
    <w:rsid w:val="00CB67CA"/>
    <w:rsid w:val="00CB6FC1"/>
    <w:rsid w:val="00CC2630"/>
    <w:rsid w:val="00CC5CC1"/>
    <w:rsid w:val="00CC5CEF"/>
    <w:rsid w:val="00CC5EF2"/>
    <w:rsid w:val="00CC755D"/>
    <w:rsid w:val="00CD2259"/>
    <w:rsid w:val="00CD2906"/>
    <w:rsid w:val="00CD2E40"/>
    <w:rsid w:val="00CD4C02"/>
    <w:rsid w:val="00CD6445"/>
    <w:rsid w:val="00CD79AD"/>
    <w:rsid w:val="00CD7DBC"/>
    <w:rsid w:val="00CE1B4E"/>
    <w:rsid w:val="00CE26AD"/>
    <w:rsid w:val="00CE36F4"/>
    <w:rsid w:val="00CE47BA"/>
    <w:rsid w:val="00CE4A38"/>
    <w:rsid w:val="00CE67A9"/>
    <w:rsid w:val="00CE743F"/>
    <w:rsid w:val="00CF1D88"/>
    <w:rsid w:val="00CF3BB5"/>
    <w:rsid w:val="00CF5918"/>
    <w:rsid w:val="00CF59D2"/>
    <w:rsid w:val="00D012DC"/>
    <w:rsid w:val="00D022B7"/>
    <w:rsid w:val="00D02B35"/>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257DF"/>
    <w:rsid w:val="00D30571"/>
    <w:rsid w:val="00D3074D"/>
    <w:rsid w:val="00D3077D"/>
    <w:rsid w:val="00D30E00"/>
    <w:rsid w:val="00D3643A"/>
    <w:rsid w:val="00D36633"/>
    <w:rsid w:val="00D429D4"/>
    <w:rsid w:val="00D432CD"/>
    <w:rsid w:val="00D43919"/>
    <w:rsid w:val="00D44EC2"/>
    <w:rsid w:val="00D457EB"/>
    <w:rsid w:val="00D47308"/>
    <w:rsid w:val="00D511AF"/>
    <w:rsid w:val="00D51918"/>
    <w:rsid w:val="00D54445"/>
    <w:rsid w:val="00D562FC"/>
    <w:rsid w:val="00D57501"/>
    <w:rsid w:val="00D57A9E"/>
    <w:rsid w:val="00D60159"/>
    <w:rsid w:val="00D609AE"/>
    <w:rsid w:val="00D6119E"/>
    <w:rsid w:val="00D620F7"/>
    <w:rsid w:val="00D638AA"/>
    <w:rsid w:val="00D63C49"/>
    <w:rsid w:val="00D63D8E"/>
    <w:rsid w:val="00D63E9E"/>
    <w:rsid w:val="00D64EE3"/>
    <w:rsid w:val="00D675A6"/>
    <w:rsid w:val="00D67B55"/>
    <w:rsid w:val="00D712B5"/>
    <w:rsid w:val="00D7209C"/>
    <w:rsid w:val="00D76887"/>
    <w:rsid w:val="00D82911"/>
    <w:rsid w:val="00D83466"/>
    <w:rsid w:val="00D905EE"/>
    <w:rsid w:val="00D907C4"/>
    <w:rsid w:val="00D90B5B"/>
    <w:rsid w:val="00D90DD1"/>
    <w:rsid w:val="00D91205"/>
    <w:rsid w:val="00D92235"/>
    <w:rsid w:val="00D9478C"/>
    <w:rsid w:val="00D96A58"/>
    <w:rsid w:val="00DA292B"/>
    <w:rsid w:val="00DA36A1"/>
    <w:rsid w:val="00DA4AF7"/>
    <w:rsid w:val="00DA4FE2"/>
    <w:rsid w:val="00DA756D"/>
    <w:rsid w:val="00DA7B9A"/>
    <w:rsid w:val="00DB1698"/>
    <w:rsid w:val="00DB3EAC"/>
    <w:rsid w:val="00DB5900"/>
    <w:rsid w:val="00DB69FD"/>
    <w:rsid w:val="00DB6A2B"/>
    <w:rsid w:val="00DB6DF7"/>
    <w:rsid w:val="00DC229D"/>
    <w:rsid w:val="00DC2315"/>
    <w:rsid w:val="00DC2DEB"/>
    <w:rsid w:val="00DC3077"/>
    <w:rsid w:val="00DC5A08"/>
    <w:rsid w:val="00DC5D01"/>
    <w:rsid w:val="00DE088B"/>
    <w:rsid w:val="00DE19B1"/>
    <w:rsid w:val="00DE1A5B"/>
    <w:rsid w:val="00DE364F"/>
    <w:rsid w:val="00DE3EA7"/>
    <w:rsid w:val="00DE45D9"/>
    <w:rsid w:val="00DE538E"/>
    <w:rsid w:val="00DE77F5"/>
    <w:rsid w:val="00DF12CE"/>
    <w:rsid w:val="00DF1C2F"/>
    <w:rsid w:val="00DF258E"/>
    <w:rsid w:val="00DF5777"/>
    <w:rsid w:val="00DF5C40"/>
    <w:rsid w:val="00DF697F"/>
    <w:rsid w:val="00E017E8"/>
    <w:rsid w:val="00E02750"/>
    <w:rsid w:val="00E03D65"/>
    <w:rsid w:val="00E0665B"/>
    <w:rsid w:val="00E07DB7"/>
    <w:rsid w:val="00E10D51"/>
    <w:rsid w:val="00E1533A"/>
    <w:rsid w:val="00E2084A"/>
    <w:rsid w:val="00E2474B"/>
    <w:rsid w:val="00E2544D"/>
    <w:rsid w:val="00E257C5"/>
    <w:rsid w:val="00E26D0C"/>
    <w:rsid w:val="00E30398"/>
    <w:rsid w:val="00E32B04"/>
    <w:rsid w:val="00E34040"/>
    <w:rsid w:val="00E340E1"/>
    <w:rsid w:val="00E34921"/>
    <w:rsid w:val="00E34A6F"/>
    <w:rsid w:val="00E360B5"/>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44D2"/>
    <w:rsid w:val="00EA71DD"/>
    <w:rsid w:val="00EB13A1"/>
    <w:rsid w:val="00EB34B0"/>
    <w:rsid w:val="00EB52F4"/>
    <w:rsid w:val="00EB54A5"/>
    <w:rsid w:val="00EB681E"/>
    <w:rsid w:val="00EC0355"/>
    <w:rsid w:val="00EC0718"/>
    <w:rsid w:val="00EC4615"/>
    <w:rsid w:val="00EC4FC7"/>
    <w:rsid w:val="00EC57B7"/>
    <w:rsid w:val="00ED0760"/>
    <w:rsid w:val="00ED1974"/>
    <w:rsid w:val="00ED3B9E"/>
    <w:rsid w:val="00ED4023"/>
    <w:rsid w:val="00ED4247"/>
    <w:rsid w:val="00ED4284"/>
    <w:rsid w:val="00EE0628"/>
    <w:rsid w:val="00EE0CD5"/>
    <w:rsid w:val="00EE1586"/>
    <w:rsid w:val="00EE2649"/>
    <w:rsid w:val="00EE2F68"/>
    <w:rsid w:val="00EE41CD"/>
    <w:rsid w:val="00EE7B5E"/>
    <w:rsid w:val="00EF0103"/>
    <w:rsid w:val="00EF074E"/>
    <w:rsid w:val="00EF1269"/>
    <w:rsid w:val="00EF3637"/>
    <w:rsid w:val="00EF481F"/>
    <w:rsid w:val="00EF62A7"/>
    <w:rsid w:val="00EF6904"/>
    <w:rsid w:val="00F00B7A"/>
    <w:rsid w:val="00F0166F"/>
    <w:rsid w:val="00F06486"/>
    <w:rsid w:val="00F066EF"/>
    <w:rsid w:val="00F1034C"/>
    <w:rsid w:val="00F105DF"/>
    <w:rsid w:val="00F10EDF"/>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36B76"/>
    <w:rsid w:val="00F42646"/>
    <w:rsid w:val="00F4278E"/>
    <w:rsid w:val="00F42BC5"/>
    <w:rsid w:val="00F45819"/>
    <w:rsid w:val="00F45BE3"/>
    <w:rsid w:val="00F4792A"/>
    <w:rsid w:val="00F51567"/>
    <w:rsid w:val="00F53BF9"/>
    <w:rsid w:val="00F54A07"/>
    <w:rsid w:val="00F5553B"/>
    <w:rsid w:val="00F60BFA"/>
    <w:rsid w:val="00F61298"/>
    <w:rsid w:val="00F663FE"/>
    <w:rsid w:val="00F6729B"/>
    <w:rsid w:val="00F6795F"/>
    <w:rsid w:val="00F70751"/>
    <w:rsid w:val="00F716FC"/>
    <w:rsid w:val="00F7377F"/>
    <w:rsid w:val="00F7767D"/>
    <w:rsid w:val="00F80110"/>
    <w:rsid w:val="00F801B7"/>
    <w:rsid w:val="00F813C8"/>
    <w:rsid w:val="00F81413"/>
    <w:rsid w:val="00F82167"/>
    <w:rsid w:val="00F8410D"/>
    <w:rsid w:val="00F85D37"/>
    <w:rsid w:val="00F869C7"/>
    <w:rsid w:val="00F86DA3"/>
    <w:rsid w:val="00F870E2"/>
    <w:rsid w:val="00F90065"/>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5B8D"/>
    <w:rsid w:val="00FC6812"/>
    <w:rsid w:val="00FD05A5"/>
    <w:rsid w:val="00FD21C5"/>
    <w:rsid w:val="00FD5073"/>
    <w:rsid w:val="00FD64A4"/>
    <w:rsid w:val="00FD7288"/>
    <w:rsid w:val="00FE3020"/>
    <w:rsid w:val="00FE3ABA"/>
    <w:rsid w:val="00FE492D"/>
    <w:rsid w:val="00FE556D"/>
    <w:rsid w:val="00FE60E2"/>
    <w:rsid w:val="00FE65D0"/>
    <w:rsid w:val="00FE77BA"/>
    <w:rsid w:val="00FF1E95"/>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F9006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C838DE"/>
    <w:pPr>
      <w:tabs>
        <w:tab w:val="right" w:leader="dot" w:pos="7938"/>
      </w:tabs>
      <w:spacing w:before="240"/>
      <w:jc w:val="left"/>
    </w:pPr>
    <w:rPr>
      <w:b/>
      <w:smallCaps/>
      <w:sz w:val="24"/>
    </w:rPr>
  </w:style>
  <w:style w:type="paragraph" w:styleId="Sommario2">
    <w:name w:val="toc 2"/>
    <w:basedOn w:val="Normale"/>
    <w:next w:val="Normale"/>
    <w:autoRedefine/>
    <w:uiPriority w:val="39"/>
    <w:rsid w:val="00F81413"/>
    <w:pPr>
      <w:tabs>
        <w:tab w:val="left" w:leader="dot" w:pos="567"/>
        <w:tab w:val="right" w:leader="dot" w:pos="7938"/>
      </w:tabs>
      <w:spacing w:after="0"/>
      <w:ind w:left="567"/>
      <w:jc w:val="left"/>
    </w:pPr>
    <w:rPr>
      <w:smallCaps/>
    </w:rPr>
  </w:style>
  <w:style w:type="paragraph" w:styleId="Sommario3">
    <w:name w:val="toc 3"/>
    <w:basedOn w:val="Normale"/>
    <w:next w:val="Normale"/>
    <w:autoRedefine/>
    <w:uiPriority w:val="39"/>
    <w:rsid w:val="00F81413"/>
    <w:pPr>
      <w:tabs>
        <w:tab w:val="left" w:pos="1200"/>
        <w:tab w:val="left" w:pos="1920"/>
        <w:tab w:val="right" w:leader="dot" w:pos="7938"/>
      </w:tabs>
      <w:spacing w:after="0"/>
      <w:ind w:left="851"/>
      <w:jc w:val="left"/>
    </w:pPr>
    <w:rPr>
      <w:sz w:val="20"/>
    </w:rPr>
  </w:style>
  <w:style w:type="paragraph" w:styleId="Sommario4">
    <w:name w:val="toc 4"/>
    <w:basedOn w:val="Normale"/>
    <w:next w:val="Normale"/>
    <w:autoRedefine/>
    <w:uiPriority w:val="39"/>
    <w:rsid w:val="00C838DE"/>
    <w:pPr>
      <w:tabs>
        <w:tab w:val="left" w:pos="0"/>
        <w:tab w:val="left" w:pos="1134"/>
        <w:tab w:val="left" w:pos="1418"/>
        <w:tab w:val="right" w:leader="dot" w:pos="8640"/>
      </w:tabs>
      <w:spacing w:after="0"/>
      <w:ind w:left="1134"/>
      <w:jc w:val="left"/>
    </w:pPr>
  </w:style>
  <w:style w:type="paragraph" w:styleId="Sommario5">
    <w:name w:val="toc 5"/>
    <w:basedOn w:val="Normale"/>
    <w:next w:val="Normale"/>
    <w:autoRedefine/>
    <w:uiPriority w:val="39"/>
    <w:rsid w:val="00C838DE"/>
    <w:pPr>
      <w:tabs>
        <w:tab w:val="right" w:leader="dot" w:pos="8640"/>
      </w:tabs>
      <w:spacing w:after="0"/>
      <w:ind w:left="960"/>
      <w:jc w:val="left"/>
    </w:pPr>
    <w:rPr>
      <w:sz w:val="18"/>
    </w:rPr>
  </w:style>
  <w:style w:type="paragraph" w:styleId="Sommario6">
    <w:name w:val="toc 6"/>
    <w:basedOn w:val="Normale"/>
    <w:next w:val="Normale"/>
    <w:autoRedefine/>
    <w:uiPriority w:val="39"/>
    <w:pPr>
      <w:tabs>
        <w:tab w:val="right" w:leader="dot" w:pos="8640"/>
      </w:tabs>
      <w:spacing w:after="0"/>
      <w:ind w:left="1200"/>
    </w:pPr>
    <w:rPr>
      <w:sz w:val="18"/>
    </w:rPr>
  </w:style>
  <w:style w:type="paragraph" w:styleId="Sommario7">
    <w:name w:val="toc 7"/>
    <w:basedOn w:val="Normale"/>
    <w:next w:val="Normale"/>
    <w:autoRedefine/>
    <w:uiPriority w:val="39"/>
    <w:pPr>
      <w:tabs>
        <w:tab w:val="right" w:leader="dot" w:pos="8640"/>
      </w:tabs>
      <w:spacing w:after="0"/>
      <w:ind w:left="1440"/>
    </w:pPr>
    <w:rPr>
      <w:sz w:val="18"/>
    </w:rPr>
  </w:style>
  <w:style w:type="paragraph" w:styleId="Sommario8">
    <w:name w:val="toc 8"/>
    <w:basedOn w:val="Normale"/>
    <w:next w:val="Normale"/>
    <w:autoRedefine/>
    <w:uiPriority w:val="39"/>
    <w:pPr>
      <w:tabs>
        <w:tab w:val="right" w:leader="dot" w:pos="8640"/>
      </w:tabs>
      <w:spacing w:after="0"/>
      <w:ind w:left="1680"/>
    </w:pPr>
    <w:rPr>
      <w:sz w:val="18"/>
    </w:rPr>
  </w:style>
  <w:style w:type="paragraph" w:styleId="Sommario9">
    <w:name w:val="toc 9"/>
    <w:basedOn w:val="Normale"/>
    <w:next w:val="Normale"/>
    <w:autoRedefine/>
    <w:uiPriority w:val="39"/>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z w:val="48"/>
      <w:szCs w:val="48"/>
      <w14:shadow w14:blurRad="50800" w14:dist="38100" w14:dir="2700000" w14:sx="100000" w14:sy="100000" w14:kx="0" w14:ky="0" w14:algn="tl">
        <w14:srgbClr w14:val="000000">
          <w14:alpha w14:val="60000"/>
        </w14:srgbClr>
      </w14:shadow>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uiPriority w:val="99"/>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6.wdp"/><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hyperlink" Target="https://github.com/colelli/cvwelib.gi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image" Target="media/image33.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3</TotalTime>
  <Pages>107</Pages>
  <Words>15485</Words>
  <Characters>88266</Characters>
  <Application>Microsoft Office Word</Application>
  <DocSecurity>0</DocSecurity>
  <Lines>735</Lines>
  <Paragraphs>207</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103544</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5</cp:revision>
  <cp:lastPrinted>2024-07-11T15:27:00Z</cp:lastPrinted>
  <dcterms:created xsi:type="dcterms:W3CDTF">2024-07-11T15:25:00Z</dcterms:created>
  <dcterms:modified xsi:type="dcterms:W3CDTF">2024-07-11T15:27:00Z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