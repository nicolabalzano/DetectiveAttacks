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3B9A4A" w14:textId="28AE76C5" w:rsidR="001D2642" w:rsidRDefault="001D2642" w:rsidP="001D2642">
      <w:pPr>
        <w:jc w:val="center"/>
        <w:rPr>
          <w:rFonts w:ascii="Times New Roman" w:hAnsi="Times New Roman"/>
          <w:smallCaps/>
          <w:sz w:val="52"/>
          <w:szCs w:val="52"/>
        </w:rPr>
      </w:pPr>
      <w:bookmarkStart w:id="0" w:name="_Toc31882256"/>
      <w:bookmarkStart w:id="1" w:name="_Toc31882503"/>
      <w:bookmarkStart w:id="2" w:name="_Toc31959344"/>
      <w:bookmarkStart w:id="3" w:name="_Toc22459499"/>
      <w:bookmarkStart w:id="4" w:name="_Ref22274709"/>
      <w:bookmarkStart w:id="5" w:name="_Toc127756996"/>
      <w:bookmarkStart w:id="6" w:name="_Ref34394480"/>
      <w:bookmarkStart w:id="7" w:name="_Toc156799859"/>
      <w:r w:rsidRPr="00396942">
        <w:rPr>
          <w:rFonts w:ascii="Times New Roman" w:hAnsi="Times New Roman"/>
          <w:smallCaps/>
          <w:sz w:val="52"/>
          <w:szCs w:val="52"/>
        </w:rPr>
        <w:t xml:space="preserve">Università degli Studi di Bari </w:t>
      </w:r>
      <w:r>
        <w:rPr>
          <w:rFonts w:ascii="Times New Roman" w:hAnsi="Times New Roman"/>
          <w:smallCaps/>
          <w:sz w:val="52"/>
          <w:szCs w:val="52"/>
        </w:rPr>
        <w:t>“</w:t>
      </w:r>
      <w:r w:rsidRPr="00396942">
        <w:rPr>
          <w:rFonts w:ascii="Times New Roman" w:hAnsi="Times New Roman"/>
          <w:smallCaps/>
          <w:sz w:val="52"/>
          <w:szCs w:val="52"/>
        </w:rPr>
        <w:t>Aldo Moro</w:t>
      </w:r>
      <w:r>
        <w:rPr>
          <w:rFonts w:ascii="Times New Roman" w:hAnsi="Times New Roman"/>
          <w:smallCaps/>
          <w:sz w:val="52"/>
          <w:szCs w:val="52"/>
        </w:rPr>
        <w:t>”</w:t>
      </w:r>
    </w:p>
    <w:p w14:paraId="1D9AC474" w14:textId="77777777" w:rsidR="001D2642" w:rsidRPr="000505EC" w:rsidRDefault="001D2642" w:rsidP="001D2642">
      <w:pPr>
        <w:pStyle w:val="corpodeltesto0"/>
        <w:pBdr>
          <w:bottom w:val="single" w:sz="12" w:space="1" w:color="auto"/>
        </w:pBdr>
        <w:ind w:firstLine="0"/>
        <w:rPr>
          <w:rFonts w:ascii="Times New Roman" w:hAnsi="Times New Roman"/>
        </w:rPr>
      </w:pPr>
    </w:p>
    <w:p w14:paraId="556F5920" w14:textId="77777777" w:rsidR="001D2642" w:rsidRPr="00552A69" w:rsidRDefault="001D2642" w:rsidP="001D2642">
      <w:pPr>
        <w:jc w:val="center"/>
        <w:rPr>
          <w:rFonts w:ascii="Times New Roman" w:hAnsi="Times New Roman"/>
          <w:smallCaps/>
          <w:sz w:val="28"/>
          <w:szCs w:val="28"/>
        </w:rPr>
      </w:pPr>
      <w:bookmarkStart w:id="8" w:name="_Toc525114694"/>
      <w:r w:rsidRPr="00552A69">
        <w:rPr>
          <w:rFonts w:ascii="Times New Roman" w:hAnsi="Times New Roman"/>
          <w:smallCaps/>
          <w:sz w:val="28"/>
          <w:szCs w:val="28"/>
        </w:rPr>
        <w:t>Dipartimento di Informatica</w:t>
      </w:r>
    </w:p>
    <w:p w14:paraId="41609F4C" w14:textId="120DE63F" w:rsidR="001D2642" w:rsidRPr="001D2642" w:rsidRDefault="001D2642" w:rsidP="001D2642">
      <w:pPr>
        <w:jc w:val="center"/>
        <w:rPr>
          <w:rFonts w:ascii="Times New Roman" w:hAnsi="Times New Roman"/>
          <w:smallCaps/>
          <w:sz w:val="28"/>
          <w:szCs w:val="28"/>
        </w:rPr>
      </w:pPr>
      <w:r>
        <w:rPr>
          <w:rFonts w:ascii="Times New Roman" w:hAnsi="Times New Roman"/>
          <w:smallCaps/>
          <w:sz w:val="28"/>
          <w:szCs w:val="28"/>
        </w:rPr>
        <w:t>Corso di laurea</w:t>
      </w:r>
      <w:r w:rsidRPr="00552A69">
        <w:rPr>
          <w:rFonts w:ascii="Times New Roman" w:hAnsi="Times New Roman"/>
          <w:smallCaps/>
          <w:sz w:val="28"/>
          <w:szCs w:val="28"/>
        </w:rPr>
        <w:t xml:space="preserve"> in Informatica </w:t>
      </w:r>
      <w:r>
        <w:rPr>
          <w:rFonts w:ascii="Times New Roman" w:hAnsi="Times New Roman"/>
          <w:smallCaps/>
          <w:sz w:val="28"/>
          <w:szCs w:val="28"/>
        </w:rPr>
        <w:t>e Tecnologie per la Produzione del Software</w:t>
      </w:r>
    </w:p>
    <w:p w14:paraId="32CBF5A9" w14:textId="77777777" w:rsidR="001D2642" w:rsidRPr="00396942" w:rsidRDefault="001D2642" w:rsidP="001D2642">
      <w:pPr>
        <w:rPr>
          <w:rFonts w:ascii="Times New Roman" w:hAnsi="Times New Roman"/>
          <w:sz w:val="28"/>
          <w:szCs w:val="28"/>
        </w:rPr>
      </w:pPr>
    </w:p>
    <w:p w14:paraId="559C2012" w14:textId="77777777" w:rsidR="001D2642" w:rsidRPr="00396942" w:rsidRDefault="001D2642" w:rsidP="001D2642">
      <w:pPr>
        <w:spacing w:line="276" w:lineRule="auto"/>
        <w:jc w:val="center"/>
        <w:rPr>
          <w:rFonts w:ascii="Times New Roman" w:hAnsi="Times New Roman"/>
          <w:smallCaps/>
          <w:sz w:val="28"/>
          <w:szCs w:val="28"/>
        </w:rPr>
      </w:pPr>
      <w:r w:rsidRPr="00396942">
        <w:rPr>
          <w:rFonts w:ascii="Times New Roman" w:hAnsi="Times New Roman"/>
          <w:smallCaps/>
          <w:sz w:val="28"/>
          <w:szCs w:val="28"/>
        </w:rPr>
        <w:t xml:space="preserve">Tesi di laurea in </w:t>
      </w:r>
    </w:p>
    <w:p w14:paraId="61873DE9" w14:textId="28144831" w:rsidR="001D2642" w:rsidRPr="00396942" w:rsidRDefault="001D2642" w:rsidP="001D2642">
      <w:pPr>
        <w:spacing w:line="276" w:lineRule="auto"/>
        <w:jc w:val="center"/>
        <w:rPr>
          <w:rFonts w:ascii="Times New Roman" w:hAnsi="Times New Roman"/>
          <w:b/>
          <w:smallCaps/>
          <w:sz w:val="28"/>
          <w:szCs w:val="28"/>
        </w:rPr>
      </w:pPr>
      <w:r>
        <w:rPr>
          <w:rFonts w:ascii="Times New Roman" w:hAnsi="Times New Roman"/>
          <w:b/>
          <w:smallCaps/>
          <w:sz w:val="28"/>
          <w:szCs w:val="28"/>
        </w:rPr>
        <w:t>Cybersecurity</w:t>
      </w:r>
    </w:p>
    <w:p w14:paraId="1C5EF8A6" w14:textId="77777777" w:rsidR="001D2642" w:rsidRPr="000505EC" w:rsidRDefault="001D2642" w:rsidP="001D2642">
      <w:pPr>
        <w:pStyle w:val="SottotitoloDocumento"/>
        <w:spacing w:before="0"/>
        <w:jc w:val="both"/>
        <w:outlineLvl w:val="0"/>
        <w:rPr>
          <w:rFonts w:ascii="Times New Roman" w:hAnsi="Times New Roman"/>
          <w:sz w:val="10"/>
          <w:szCs w:val="10"/>
        </w:rPr>
      </w:pPr>
      <w:bookmarkStart w:id="9" w:name="_Toc525114695"/>
      <w:bookmarkEnd w:id="8"/>
    </w:p>
    <w:p w14:paraId="0275CC74" w14:textId="6018D1F8" w:rsidR="001D2642" w:rsidRPr="00031E1C" w:rsidRDefault="001D2642" w:rsidP="001D2642">
      <w:pPr>
        <w:pStyle w:val="SottotitoloDocumento"/>
        <w:spacing w:before="0" w:line="276" w:lineRule="auto"/>
        <w:outlineLvl w:val="0"/>
        <w:rPr>
          <w:rFonts w:ascii="Times New Roman" w:hAnsi="Times New Roman"/>
          <w:sz w:val="44"/>
          <w:szCs w:val="44"/>
          <w14:shadow w14:blurRad="50800" w14:dist="38100" w14:dir="2700000" w14:sx="100000" w14:sy="100000" w14:kx="0" w14:ky="0" w14:algn="tl">
            <w14:srgbClr w14:val="000000">
              <w14:alpha w14:val="60000"/>
            </w14:srgbClr>
          </w14:shadow>
        </w:rPr>
      </w:pPr>
      <w:bookmarkStart w:id="10" w:name="_Toc170557039"/>
      <w:bookmarkStart w:id="11" w:name="_Toc170753147"/>
      <w:bookmarkStart w:id="12" w:name="_Toc170753512"/>
      <w:bookmarkStart w:id="13" w:name="_Toc170753680"/>
      <w:bookmarkStart w:id="14" w:name="_Toc170754835"/>
      <w:bookmarkStart w:id="15" w:name="_Toc170755054"/>
      <w:bookmarkStart w:id="16" w:name="_Toc170755448"/>
      <w:bookmarkStart w:id="17" w:name="_Toc170755508"/>
      <w:bookmarkStart w:id="18" w:name="_Toc170756388"/>
      <w:bookmarkStart w:id="19" w:name="_Toc170820277"/>
      <w:bookmarkEnd w:id="9"/>
      <w:r w:rsidRPr="00031E1C">
        <w:rPr>
          <w:rFonts w:ascii="Times New Roman" w:hAnsi="Times New Roman"/>
          <w:sz w:val="44"/>
          <w:szCs w:val="44"/>
          <w14:shadow w14:blurRad="50800" w14:dist="38100" w14:dir="2700000" w14:sx="100000" w14:sy="100000" w14:kx="0" w14:ky="0" w14:algn="tl">
            <w14:srgbClr w14:val="000000">
              <w14:alpha w14:val="60000"/>
            </w14:srgbClr>
          </w14:shadow>
        </w:rPr>
        <w:t xml:space="preserve">Definizione di Metodi e Tecniche per </w:t>
      </w:r>
      <w:r w:rsidR="007D7E88" w:rsidRPr="00031E1C">
        <w:rPr>
          <w:rFonts w:ascii="Times New Roman" w:hAnsi="Times New Roman"/>
          <w:sz w:val="44"/>
          <w:szCs w:val="44"/>
          <w14:shadow w14:blurRad="50800" w14:dist="38100" w14:dir="2700000" w14:sx="100000" w14:sy="100000" w14:kx="0" w14:ky="0" w14:algn="tl">
            <w14:srgbClr w14:val="000000">
              <w14:alpha w14:val="60000"/>
            </w14:srgbClr>
          </w14:shadow>
        </w:rPr>
        <w:t>la Prevenzione de</w:t>
      </w:r>
      <w:r w:rsidRPr="00031E1C">
        <w:rPr>
          <w:rFonts w:ascii="Times New Roman" w:hAnsi="Times New Roman"/>
          <w:sz w:val="44"/>
          <w:szCs w:val="44"/>
          <w14:shadow w14:blurRad="50800" w14:dist="38100" w14:dir="2700000" w14:sx="100000" w14:sy="100000" w14:kx="0" w14:ky="0" w14:algn="tl">
            <w14:srgbClr w14:val="000000">
              <w14:alpha w14:val="60000"/>
            </w14:srgbClr>
          </w14:shadow>
        </w:rPr>
        <w:t>l Rischio Digitale</w:t>
      </w:r>
      <w:bookmarkEnd w:id="10"/>
      <w:bookmarkEnd w:id="11"/>
      <w:bookmarkEnd w:id="12"/>
      <w:bookmarkEnd w:id="13"/>
      <w:bookmarkEnd w:id="14"/>
      <w:bookmarkEnd w:id="15"/>
      <w:bookmarkEnd w:id="16"/>
      <w:bookmarkEnd w:id="17"/>
      <w:bookmarkEnd w:id="18"/>
      <w:bookmarkEnd w:id="19"/>
    </w:p>
    <w:p w14:paraId="7C3130F0" w14:textId="29374E72" w:rsidR="001D2642" w:rsidRPr="000505EC" w:rsidRDefault="001D2642" w:rsidP="001D2642">
      <w:pPr>
        <w:rPr>
          <w:rFonts w:ascii="Times New Roman" w:hAnsi="Times New Roman"/>
          <w:sz w:val="28"/>
          <w:szCs w:val="28"/>
        </w:rPr>
      </w:pPr>
      <w:r>
        <w:rPr>
          <w:rFonts w:ascii="Times New Roman" w:hAnsi="Times New Roman"/>
          <w:sz w:val="28"/>
          <w:szCs w:val="28"/>
        </w:rPr>
        <w:br/>
      </w:r>
      <w:r>
        <w:rPr>
          <w:rFonts w:ascii="Times New Roman" w:hAnsi="Times New Roman"/>
          <w:sz w:val="28"/>
          <w:szCs w:val="28"/>
        </w:rPr>
        <w:br/>
      </w:r>
      <w:r w:rsidRPr="000505EC">
        <w:rPr>
          <w:rFonts w:ascii="Times New Roman" w:hAnsi="Times New Roman"/>
          <w:sz w:val="28"/>
          <w:szCs w:val="28"/>
        </w:rPr>
        <w:t>Relator</w:t>
      </w:r>
      <w:r>
        <w:rPr>
          <w:rFonts w:ascii="Times New Roman" w:hAnsi="Times New Roman"/>
          <w:sz w:val="28"/>
          <w:szCs w:val="28"/>
        </w:rPr>
        <w:t>e</w:t>
      </w:r>
      <w:r w:rsidRPr="000505EC">
        <w:rPr>
          <w:rFonts w:ascii="Times New Roman" w:hAnsi="Times New Roman"/>
          <w:sz w:val="28"/>
          <w:szCs w:val="28"/>
        </w:rPr>
        <w:t xml:space="preserve">: </w:t>
      </w:r>
    </w:p>
    <w:p w14:paraId="647E85EA" w14:textId="3026F874" w:rsidR="001D2642" w:rsidRPr="000505EC" w:rsidRDefault="00D905EE" w:rsidP="001D2642">
      <w:pPr>
        <w:rPr>
          <w:rFonts w:ascii="Times New Roman" w:hAnsi="Times New Roman"/>
          <w:b/>
          <w:sz w:val="28"/>
          <w:szCs w:val="28"/>
        </w:rPr>
      </w:pPr>
      <w:r>
        <w:rPr>
          <w:rFonts w:ascii="Times New Roman" w:hAnsi="Times New Roman"/>
          <w:b/>
          <w:sz w:val="28"/>
          <w:szCs w:val="28"/>
        </w:rPr>
        <w:t>Prof</w:t>
      </w:r>
      <w:r w:rsidR="001D2642" w:rsidRPr="000505EC">
        <w:rPr>
          <w:rFonts w:ascii="Times New Roman" w:hAnsi="Times New Roman"/>
          <w:b/>
          <w:sz w:val="28"/>
          <w:szCs w:val="28"/>
        </w:rPr>
        <w:t>.ssa Vita Santa B</w:t>
      </w:r>
      <w:r w:rsidR="001D2642">
        <w:rPr>
          <w:rFonts w:ascii="Times New Roman" w:hAnsi="Times New Roman"/>
          <w:b/>
          <w:sz w:val="28"/>
          <w:szCs w:val="28"/>
        </w:rPr>
        <w:t>arletta</w:t>
      </w:r>
    </w:p>
    <w:p w14:paraId="64E44A28" w14:textId="77777777" w:rsidR="001D2642" w:rsidRPr="000505EC" w:rsidRDefault="001D2642" w:rsidP="001D2642">
      <w:pPr>
        <w:jc w:val="right"/>
        <w:rPr>
          <w:rFonts w:ascii="Times New Roman" w:hAnsi="Times New Roman"/>
          <w:sz w:val="28"/>
          <w:szCs w:val="28"/>
        </w:rPr>
      </w:pPr>
    </w:p>
    <w:p w14:paraId="24FDCCCE" w14:textId="77777777" w:rsidR="001D2642" w:rsidRDefault="001D2642" w:rsidP="001D2642">
      <w:pPr>
        <w:jc w:val="right"/>
        <w:rPr>
          <w:rFonts w:ascii="Times New Roman" w:hAnsi="Times New Roman"/>
          <w:sz w:val="28"/>
          <w:szCs w:val="28"/>
        </w:rPr>
      </w:pPr>
      <w:r w:rsidRPr="000505EC">
        <w:rPr>
          <w:rFonts w:ascii="Times New Roman" w:hAnsi="Times New Roman"/>
          <w:sz w:val="28"/>
          <w:szCs w:val="28"/>
        </w:rPr>
        <w:t xml:space="preserve">Laureando: </w:t>
      </w:r>
    </w:p>
    <w:p w14:paraId="132EC592" w14:textId="11B3A615" w:rsidR="001D2642" w:rsidRPr="001D2642" w:rsidRDefault="001D2642" w:rsidP="001D2642">
      <w:pPr>
        <w:jc w:val="right"/>
        <w:rPr>
          <w:rFonts w:ascii="Times New Roman" w:hAnsi="Times New Roman"/>
          <w:b/>
          <w:bCs/>
          <w:sz w:val="28"/>
          <w:szCs w:val="28"/>
        </w:rPr>
      </w:pPr>
      <w:r>
        <w:rPr>
          <w:rFonts w:ascii="Times New Roman" w:hAnsi="Times New Roman"/>
          <w:b/>
          <w:bCs/>
          <w:sz w:val="28"/>
          <w:szCs w:val="28"/>
        </w:rPr>
        <w:t>Nicola Balzano</w:t>
      </w:r>
    </w:p>
    <w:p w14:paraId="5ECDB9EB" w14:textId="77777777" w:rsidR="00313903" w:rsidRPr="00396942" w:rsidRDefault="00313903" w:rsidP="001D2642">
      <w:pPr>
        <w:pBdr>
          <w:bottom w:val="single" w:sz="12" w:space="1" w:color="auto"/>
        </w:pBdr>
        <w:rPr>
          <w:rFonts w:ascii="Times New Roman" w:hAnsi="Times New Roman"/>
          <w:sz w:val="32"/>
          <w:szCs w:val="32"/>
        </w:rPr>
      </w:pPr>
    </w:p>
    <w:p w14:paraId="2B64A408" w14:textId="2193954A" w:rsidR="001D2642" w:rsidRPr="000D06D4" w:rsidRDefault="001D2642" w:rsidP="001D2642">
      <w:pPr>
        <w:jc w:val="center"/>
        <w:rPr>
          <w:rFonts w:ascii="Times New Roman" w:hAnsi="Times New Roman"/>
          <w:sz w:val="32"/>
          <w:szCs w:val="32"/>
        </w:rPr>
      </w:pPr>
      <w:r w:rsidRPr="00396942">
        <w:rPr>
          <w:rFonts w:ascii="Times New Roman" w:hAnsi="Times New Roman"/>
          <w:sz w:val="32"/>
          <w:szCs w:val="32"/>
        </w:rPr>
        <w:t xml:space="preserve">Anno Accademico </w:t>
      </w:r>
      <w:r>
        <w:rPr>
          <w:rFonts w:ascii="Times New Roman" w:hAnsi="Times New Roman"/>
          <w:sz w:val="32"/>
          <w:szCs w:val="32"/>
        </w:rPr>
        <w:t>20</w:t>
      </w:r>
      <w:r w:rsidR="00D905EE">
        <w:rPr>
          <w:rFonts w:ascii="Times New Roman" w:hAnsi="Times New Roman"/>
          <w:sz w:val="32"/>
          <w:szCs w:val="32"/>
        </w:rPr>
        <w:t>23</w:t>
      </w:r>
      <w:r>
        <w:rPr>
          <w:rFonts w:ascii="Times New Roman" w:hAnsi="Times New Roman"/>
          <w:sz w:val="32"/>
          <w:szCs w:val="32"/>
        </w:rPr>
        <w:t>/20</w:t>
      </w:r>
      <w:r w:rsidR="00D905EE">
        <w:rPr>
          <w:rFonts w:ascii="Times New Roman" w:hAnsi="Times New Roman"/>
          <w:sz w:val="32"/>
          <w:szCs w:val="32"/>
        </w:rPr>
        <w:t>24</w:t>
      </w:r>
    </w:p>
    <w:bookmarkEnd w:id="0"/>
    <w:bookmarkEnd w:id="1"/>
    <w:bookmarkEnd w:id="2"/>
    <w:bookmarkEnd w:id="3"/>
    <w:bookmarkEnd w:id="4"/>
    <w:bookmarkEnd w:id="5"/>
    <w:bookmarkEnd w:id="6"/>
    <w:bookmarkEnd w:id="7"/>
    <w:p w14:paraId="50AFAE69" w14:textId="77777777" w:rsidR="007466D8" w:rsidRDefault="007466D8" w:rsidP="00084D82"/>
    <w:p w14:paraId="15E6C861" w14:textId="77777777" w:rsidR="007466D8" w:rsidRDefault="007466D8">
      <w:pPr>
        <w:spacing w:before="0" w:after="0" w:line="240" w:lineRule="auto"/>
        <w:jc w:val="left"/>
      </w:pPr>
      <w:r>
        <w:br w:type="page"/>
      </w:r>
    </w:p>
    <w:sdt>
      <w:sdtPr>
        <w:id w:val="75717426"/>
        <w:docPartObj>
          <w:docPartGallery w:val="Table of Contents"/>
          <w:docPartUnique/>
        </w:docPartObj>
      </w:sdtPr>
      <w:sdtEndPr>
        <w:rPr>
          <w:b/>
          <w:bCs/>
        </w:rPr>
      </w:sdtEndPr>
      <w:sdtContent>
        <w:p w14:paraId="6A69F027" w14:textId="77777777" w:rsidR="00CD7DBC" w:rsidRDefault="00A97DC3" w:rsidP="00084D82">
          <w:pPr>
            <w:rPr>
              <w:noProof/>
            </w:rPr>
          </w:pPr>
          <w:r w:rsidRPr="00426FFD">
            <w:rPr>
              <w:rStyle w:val="titoloSerlabCarattere"/>
            </w:rPr>
            <w:t>Indice</w:t>
          </w:r>
          <w:r w:rsidR="00F81413">
            <w:rPr>
              <w:b/>
              <w:smallCaps/>
              <w:sz w:val="24"/>
            </w:rPr>
            <w:fldChar w:fldCharType="begin"/>
          </w:r>
          <w:r w:rsidR="00F81413">
            <w:rPr>
              <w:b/>
              <w:smallCaps/>
              <w:sz w:val="24"/>
            </w:rPr>
            <w:instrText xml:space="preserve"> TOC \o "1-3" \h \z \u </w:instrText>
          </w:r>
          <w:r w:rsidR="00F81413">
            <w:rPr>
              <w:b/>
              <w:smallCaps/>
              <w:sz w:val="24"/>
            </w:rPr>
            <w:fldChar w:fldCharType="separate"/>
          </w:r>
        </w:p>
        <w:p w14:paraId="0F91FF80" w14:textId="2B9AAE6E" w:rsidR="00CD7DBC" w:rsidRDefault="00000000" w:rsidP="00CD7DBC">
          <w:pPr>
            <w:pStyle w:val="Sommario2"/>
            <w:ind w:left="0"/>
            <w:rPr>
              <w:rFonts w:asciiTheme="minorHAnsi" w:eastAsiaTheme="minorEastAsia" w:hAnsiTheme="minorHAnsi" w:cstheme="minorBidi"/>
              <w:smallCaps w:val="0"/>
              <w:noProof/>
              <w:spacing w:val="0"/>
              <w:lang w:eastAsia="it-IT"/>
            </w:rPr>
          </w:pPr>
          <w:hyperlink w:anchor="_Toc170820278" w:history="1">
            <w:r w:rsidR="00CD7DBC" w:rsidRPr="00EB0798">
              <w:rPr>
                <w:rStyle w:val="Collegamentoipertestuale"/>
                <w:noProof/>
              </w:rPr>
              <w:t>Abstract</w:t>
            </w:r>
            <w:r w:rsidR="00CD7DBC">
              <w:rPr>
                <w:noProof/>
                <w:webHidden/>
              </w:rPr>
              <w:tab/>
            </w:r>
            <w:r w:rsidR="00CD7DBC">
              <w:rPr>
                <w:noProof/>
                <w:webHidden/>
              </w:rPr>
              <w:fldChar w:fldCharType="begin"/>
            </w:r>
            <w:r w:rsidR="00CD7DBC">
              <w:rPr>
                <w:noProof/>
                <w:webHidden/>
              </w:rPr>
              <w:instrText xml:space="preserve"> PAGEREF _Toc170820278 \h </w:instrText>
            </w:r>
            <w:r w:rsidR="00CD7DBC">
              <w:rPr>
                <w:noProof/>
                <w:webHidden/>
              </w:rPr>
            </w:r>
            <w:r w:rsidR="00CD7DBC">
              <w:rPr>
                <w:noProof/>
                <w:webHidden/>
              </w:rPr>
              <w:fldChar w:fldCharType="separate"/>
            </w:r>
            <w:r w:rsidR="00B2067B">
              <w:rPr>
                <w:noProof/>
                <w:webHidden/>
              </w:rPr>
              <w:t>7</w:t>
            </w:r>
            <w:r w:rsidR="00CD7DBC">
              <w:rPr>
                <w:noProof/>
                <w:webHidden/>
              </w:rPr>
              <w:fldChar w:fldCharType="end"/>
            </w:r>
          </w:hyperlink>
        </w:p>
        <w:p w14:paraId="6F037A7C" w14:textId="0CE4B0FB" w:rsidR="00CD7DBC" w:rsidRDefault="00000000">
          <w:pPr>
            <w:pStyle w:val="Sommario1"/>
            <w:rPr>
              <w:rFonts w:asciiTheme="minorHAnsi" w:eastAsiaTheme="minorEastAsia" w:hAnsiTheme="minorHAnsi" w:cstheme="minorBidi"/>
              <w:b w:val="0"/>
              <w:smallCaps w:val="0"/>
              <w:noProof/>
              <w:spacing w:val="0"/>
              <w:sz w:val="22"/>
              <w:lang w:eastAsia="it-IT"/>
            </w:rPr>
          </w:pPr>
          <w:hyperlink w:anchor="_Toc170820279" w:history="1">
            <w:r w:rsidR="00CD7DBC" w:rsidRPr="00EB0798">
              <w:rPr>
                <w:rStyle w:val="Collegamentoipertestuale"/>
                <w:noProof/>
              </w:rPr>
              <w:t>Capitolo I</w:t>
            </w:r>
            <w:r w:rsidR="00CD7DBC">
              <w:rPr>
                <w:noProof/>
                <w:webHidden/>
              </w:rPr>
              <w:tab/>
            </w:r>
            <w:r w:rsidR="00CD7DBC">
              <w:rPr>
                <w:noProof/>
                <w:webHidden/>
              </w:rPr>
              <w:fldChar w:fldCharType="begin"/>
            </w:r>
            <w:r w:rsidR="00CD7DBC">
              <w:rPr>
                <w:noProof/>
                <w:webHidden/>
              </w:rPr>
              <w:instrText xml:space="preserve"> PAGEREF _Toc170820279 \h </w:instrText>
            </w:r>
            <w:r w:rsidR="00CD7DBC">
              <w:rPr>
                <w:noProof/>
                <w:webHidden/>
              </w:rPr>
            </w:r>
            <w:r w:rsidR="00CD7DBC">
              <w:rPr>
                <w:noProof/>
                <w:webHidden/>
              </w:rPr>
              <w:fldChar w:fldCharType="separate"/>
            </w:r>
            <w:r w:rsidR="00B2067B">
              <w:rPr>
                <w:noProof/>
                <w:webHidden/>
              </w:rPr>
              <w:t>10</w:t>
            </w:r>
            <w:r w:rsidR="00CD7DBC">
              <w:rPr>
                <w:noProof/>
                <w:webHidden/>
              </w:rPr>
              <w:fldChar w:fldCharType="end"/>
            </w:r>
          </w:hyperlink>
        </w:p>
        <w:p w14:paraId="737ECE98" w14:textId="3A38A027" w:rsidR="00CD7DBC" w:rsidRDefault="00000000">
          <w:pPr>
            <w:pStyle w:val="Sommario2"/>
            <w:rPr>
              <w:rFonts w:asciiTheme="minorHAnsi" w:eastAsiaTheme="minorEastAsia" w:hAnsiTheme="minorHAnsi" w:cstheme="minorBidi"/>
              <w:smallCaps w:val="0"/>
              <w:noProof/>
              <w:spacing w:val="0"/>
              <w:lang w:eastAsia="it-IT"/>
            </w:rPr>
          </w:pPr>
          <w:hyperlink w:anchor="_Toc170820280" w:history="1">
            <w:r w:rsidR="00CD7DBC" w:rsidRPr="00EB0798">
              <w:rPr>
                <w:rStyle w:val="Collegamentoipertestuale"/>
                <w:noProof/>
              </w:rPr>
              <w:t>Introduzione</w:t>
            </w:r>
            <w:r w:rsidR="00CD7DBC">
              <w:rPr>
                <w:noProof/>
                <w:webHidden/>
              </w:rPr>
              <w:tab/>
            </w:r>
            <w:r w:rsidR="00CD7DBC">
              <w:rPr>
                <w:noProof/>
                <w:webHidden/>
              </w:rPr>
              <w:fldChar w:fldCharType="begin"/>
            </w:r>
            <w:r w:rsidR="00CD7DBC">
              <w:rPr>
                <w:noProof/>
                <w:webHidden/>
              </w:rPr>
              <w:instrText xml:space="preserve"> PAGEREF _Toc170820280 \h </w:instrText>
            </w:r>
            <w:r w:rsidR="00CD7DBC">
              <w:rPr>
                <w:noProof/>
                <w:webHidden/>
              </w:rPr>
            </w:r>
            <w:r w:rsidR="00CD7DBC">
              <w:rPr>
                <w:noProof/>
                <w:webHidden/>
              </w:rPr>
              <w:fldChar w:fldCharType="separate"/>
            </w:r>
            <w:r w:rsidR="00B2067B">
              <w:rPr>
                <w:noProof/>
                <w:webHidden/>
              </w:rPr>
              <w:t>10</w:t>
            </w:r>
            <w:r w:rsidR="00CD7DBC">
              <w:rPr>
                <w:noProof/>
                <w:webHidden/>
              </w:rPr>
              <w:fldChar w:fldCharType="end"/>
            </w:r>
          </w:hyperlink>
        </w:p>
        <w:p w14:paraId="62C89E9E" w14:textId="1B4F6E9C" w:rsidR="00CD7DBC" w:rsidRDefault="00000000">
          <w:pPr>
            <w:pStyle w:val="Sommario2"/>
            <w:tabs>
              <w:tab w:val="left" w:pos="1200"/>
            </w:tabs>
            <w:rPr>
              <w:rFonts w:asciiTheme="minorHAnsi" w:eastAsiaTheme="minorEastAsia" w:hAnsiTheme="minorHAnsi" w:cstheme="minorBidi"/>
              <w:smallCaps w:val="0"/>
              <w:noProof/>
              <w:spacing w:val="0"/>
              <w:lang w:eastAsia="it-IT"/>
            </w:rPr>
          </w:pPr>
          <w:hyperlink w:anchor="_Toc170820281" w:history="1">
            <w:r w:rsidR="00CD7DBC" w:rsidRPr="00EB0798">
              <w:rPr>
                <w:rStyle w:val="Collegamentoipertestuale"/>
                <w:noProof/>
              </w:rPr>
              <w:t>1.1</w:t>
            </w:r>
            <w:r w:rsidR="00CD7DBC">
              <w:rPr>
                <w:rFonts w:asciiTheme="minorHAnsi" w:eastAsiaTheme="minorEastAsia" w:hAnsiTheme="minorHAnsi" w:cstheme="minorBidi"/>
                <w:smallCaps w:val="0"/>
                <w:noProof/>
                <w:spacing w:val="0"/>
                <w:lang w:eastAsia="it-IT"/>
              </w:rPr>
              <w:tab/>
            </w:r>
            <w:r w:rsidR="00CD7DBC" w:rsidRPr="00EB0798">
              <w:rPr>
                <w:rStyle w:val="Collegamentoipertestuale"/>
                <w:noProof/>
              </w:rPr>
              <w:t>Internet of Things – Un mondo interconnesso</w:t>
            </w:r>
            <w:r w:rsidR="00CD7DBC">
              <w:rPr>
                <w:noProof/>
                <w:webHidden/>
              </w:rPr>
              <w:tab/>
            </w:r>
            <w:r w:rsidR="00CD7DBC">
              <w:rPr>
                <w:noProof/>
                <w:webHidden/>
              </w:rPr>
              <w:fldChar w:fldCharType="begin"/>
            </w:r>
            <w:r w:rsidR="00CD7DBC">
              <w:rPr>
                <w:noProof/>
                <w:webHidden/>
              </w:rPr>
              <w:instrText xml:space="preserve"> PAGEREF _Toc170820281 \h </w:instrText>
            </w:r>
            <w:r w:rsidR="00CD7DBC">
              <w:rPr>
                <w:noProof/>
                <w:webHidden/>
              </w:rPr>
            </w:r>
            <w:r w:rsidR="00CD7DBC">
              <w:rPr>
                <w:noProof/>
                <w:webHidden/>
              </w:rPr>
              <w:fldChar w:fldCharType="separate"/>
            </w:r>
            <w:r w:rsidR="00B2067B">
              <w:rPr>
                <w:noProof/>
                <w:webHidden/>
              </w:rPr>
              <w:t>10</w:t>
            </w:r>
            <w:r w:rsidR="00CD7DBC">
              <w:rPr>
                <w:noProof/>
                <w:webHidden/>
              </w:rPr>
              <w:fldChar w:fldCharType="end"/>
            </w:r>
          </w:hyperlink>
        </w:p>
        <w:p w14:paraId="457A07E9" w14:textId="7A8DDBE7" w:rsidR="00CD7DBC" w:rsidRDefault="00000000">
          <w:pPr>
            <w:pStyle w:val="Sommario2"/>
            <w:tabs>
              <w:tab w:val="left" w:pos="1200"/>
            </w:tabs>
            <w:rPr>
              <w:rFonts w:asciiTheme="minorHAnsi" w:eastAsiaTheme="minorEastAsia" w:hAnsiTheme="minorHAnsi" w:cstheme="minorBidi"/>
              <w:smallCaps w:val="0"/>
              <w:noProof/>
              <w:spacing w:val="0"/>
              <w:lang w:eastAsia="it-IT"/>
            </w:rPr>
          </w:pPr>
          <w:hyperlink w:anchor="_Toc170820282" w:history="1">
            <w:r w:rsidR="00CD7DBC" w:rsidRPr="00EB0798">
              <w:rPr>
                <w:rStyle w:val="Collegamentoipertestuale"/>
                <w:noProof/>
              </w:rPr>
              <w:t>1.2</w:t>
            </w:r>
            <w:r w:rsidR="00CD7DBC">
              <w:rPr>
                <w:rFonts w:asciiTheme="minorHAnsi" w:eastAsiaTheme="minorEastAsia" w:hAnsiTheme="minorHAnsi" w:cstheme="minorBidi"/>
                <w:smallCaps w:val="0"/>
                <w:noProof/>
                <w:spacing w:val="0"/>
                <w:lang w:eastAsia="it-IT"/>
              </w:rPr>
              <w:tab/>
            </w:r>
            <w:r w:rsidR="00CD7DBC" w:rsidRPr="00EB0798">
              <w:rPr>
                <w:rStyle w:val="Collegamentoipertestuale"/>
                <w:noProof/>
              </w:rPr>
              <w:t>Cybersecurity – Cos’è e di cosa si occupa</w:t>
            </w:r>
            <w:r w:rsidR="00CD7DBC">
              <w:rPr>
                <w:noProof/>
                <w:webHidden/>
              </w:rPr>
              <w:tab/>
            </w:r>
            <w:r w:rsidR="00CD7DBC">
              <w:rPr>
                <w:noProof/>
                <w:webHidden/>
              </w:rPr>
              <w:fldChar w:fldCharType="begin"/>
            </w:r>
            <w:r w:rsidR="00CD7DBC">
              <w:rPr>
                <w:noProof/>
                <w:webHidden/>
              </w:rPr>
              <w:instrText xml:space="preserve"> PAGEREF _Toc170820282 \h </w:instrText>
            </w:r>
            <w:r w:rsidR="00CD7DBC">
              <w:rPr>
                <w:noProof/>
                <w:webHidden/>
              </w:rPr>
            </w:r>
            <w:r w:rsidR="00CD7DBC">
              <w:rPr>
                <w:noProof/>
                <w:webHidden/>
              </w:rPr>
              <w:fldChar w:fldCharType="separate"/>
            </w:r>
            <w:r w:rsidR="00B2067B">
              <w:rPr>
                <w:noProof/>
                <w:webHidden/>
              </w:rPr>
              <w:t>11</w:t>
            </w:r>
            <w:r w:rsidR="00CD7DBC">
              <w:rPr>
                <w:noProof/>
                <w:webHidden/>
              </w:rPr>
              <w:fldChar w:fldCharType="end"/>
            </w:r>
          </w:hyperlink>
        </w:p>
        <w:p w14:paraId="758E60CA" w14:textId="661B4D6C" w:rsidR="00CD7DBC" w:rsidRDefault="00000000">
          <w:pPr>
            <w:pStyle w:val="Sommario2"/>
            <w:tabs>
              <w:tab w:val="left" w:pos="1200"/>
            </w:tabs>
            <w:rPr>
              <w:rFonts w:asciiTheme="minorHAnsi" w:eastAsiaTheme="minorEastAsia" w:hAnsiTheme="minorHAnsi" w:cstheme="minorBidi"/>
              <w:smallCaps w:val="0"/>
              <w:noProof/>
              <w:spacing w:val="0"/>
              <w:lang w:eastAsia="it-IT"/>
            </w:rPr>
          </w:pPr>
          <w:hyperlink w:anchor="_Toc170820283" w:history="1">
            <w:r w:rsidR="00CD7DBC" w:rsidRPr="00EB0798">
              <w:rPr>
                <w:rStyle w:val="Collegamentoipertestuale"/>
                <w:noProof/>
              </w:rPr>
              <w:t>1.3</w:t>
            </w:r>
            <w:r w:rsidR="00CD7DBC">
              <w:rPr>
                <w:rFonts w:asciiTheme="minorHAnsi" w:eastAsiaTheme="minorEastAsia" w:hAnsiTheme="minorHAnsi" w:cstheme="minorBidi"/>
                <w:smallCaps w:val="0"/>
                <w:noProof/>
                <w:spacing w:val="0"/>
                <w:lang w:eastAsia="it-IT"/>
              </w:rPr>
              <w:tab/>
            </w:r>
            <w:r w:rsidR="00CD7DBC" w:rsidRPr="00EB0798">
              <w:rPr>
                <w:rStyle w:val="Collegamentoipertestuale"/>
                <w:noProof/>
              </w:rPr>
              <w:t>Cyber Kill Chain – Cos’è e come usarla</w:t>
            </w:r>
            <w:r w:rsidR="00CD7DBC">
              <w:rPr>
                <w:noProof/>
                <w:webHidden/>
              </w:rPr>
              <w:tab/>
            </w:r>
            <w:r w:rsidR="00CD7DBC">
              <w:rPr>
                <w:noProof/>
                <w:webHidden/>
              </w:rPr>
              <w:fldChar w:fldCharType="begin"/>
            </w:r>
            <w:r w:rsidR="00CD7DBC">
              <w:rPr>
                <w:noProof/>
                <w:webHidden/>
              </w:rPr>
              <w:instrText xml:space="preserve"> PAGEREF _Toc170820283 \h </w:instrText>
            </w:r>
            <w:r w:rsidR="00CD7DBC">
              <w:rPr>
                <w:noProof/>
                <w:webHidden/>
              </w:rPr>
            </w:r>
            <w:r w:rsidR="00CD7DBC">
              <w:rPr>
                <w:noProof/>
                <w:webHidden/>
              </w:rPr>
              <w:fldChar w:fldCharType="separate"/>
            </w:r>
            <w:r w:rsidR="00B2067B">
              <w:rPr>
                <w:noProof/>
                <w:webHidden/>
              </w:rPr>
              <w:t>12</w:t>
            </w:r>
            <w:r w:rsidR="00CD7DBC">
              <w:rPr>
                <w:noProof/>
                <w:webHidden/>
              </w:rPr>
              <w:fldChar w:fldCharType="end"/>
            </w:r>
          </w:hyperlink>
        </w:p>
        <w:p w14:paraId="72241BD7" w14:textId="0A5A0328" w:rsidR="00CD7DBC" w:rsidRDefault="00000000">
          <w:pPr>
            <w:pStyle w:val="Sommario2"/>
            <w:tabs>
              <w:tab w:val="left" w:pos="1200"/>
            </w:tabs>
            <w:rPr>
              <w:rFonts w:asciiTheme="minorHAnsi" w:eastAsiaTheme="minorEastAsia" w:hAnsiTheme="minorHAnsi" w:cstheme="minorBidi"/>
              <w:smallCaps w:val="0"/>
              <w:noProof/>
              <w:spacing w:val="0"/>
              <w:lang w:eastAsia="it-IT"/>
            </w:rPr>
          </w:pPr>
          <w:hyperlink w:anchor="_Toc170820284" w:history="1">
            <w:r w:rsidR="00CD7DBC" w:rsidRPr="00EB0798">
              <w:rPr>
                <w:rStyle w:val="Collegamentoipertestuale"/>
                <w:noProof/>
              </w:rPr>
              <w:t>1.4</w:t>
            </w:r>
            <w:r w:rsidR="00CD7DBC">
              <w:rPr>
                <w:rFonts w:asciiTheme="minorHAnsi" w:eastAsiaTheme="minorEastAsia" w:hAnsiTheme="minorHAnsi" w:cstheme="minorBidi"/>
                <w:smallCaps w:val="0"/>
                <w:noProof/>
                <w:spacing w:val="0"/>
                <w:lang w:eastAsia="it-IT"/>
              </w:rPr>
              <w:tab/>
            </w:r>
            <w:r w:rsidR="00CD7DBC" w:rsidRPr="00EB0798">
              <w:rPr>
                <w:rStyle w:val="Collegamentoipertestuale"/>
                <w:noProof/>
              </w:rPr>
              <w:t>APT e Indicatori</w:t>
            </w:r>
            <w:r w:rsidR="00CD7DBC">
              <w:rPr>
                <w:noProof/>
                <w:webHidden/>
              </w:rPr>
              <w:tab/>
            </w:r>
            <w:r w:rsidR="00CD7DBC">
              <w:rPr>
                <w:noProof/>
                <w:webHidden/>
              </w:rPr>
              <w:fldChar w:fldCharType="begin"/>
            </w:r>
            <w:r w:rsidR="00CD7DBC">
              <w:rPr>
                <w:noProof/>
                <w:webHidden/>
              </w:rPr>
              <w:instrText xml:space="preserve"> PAGEREF _Toc170820284 \h </w:instrText>
            </w:r>
            <w:r w:rsidR="00CD7DBC">
              <w:rPr>
                <w:noProof/>
                <w:webHidden/>
              </w:rPr>
            </w:r>
            <w:r w:rsidR="00CD7DBC">
              <w:rPr>
                <w:noProof/>
                <w:webHidden/>
              </w:rPr>
              <w:fldChar w:fldCharType="separate"/>
            </w:r>
            <w:r w:rsidR="00B2067B">
              <w:rPr>
                <w:noProof/>
                <w:webHidden/>
              </w:rPr>
              <w:t>16</w:t>
            </w:r>
            <w:r w:rsidR="00CD7DBC">
              <w:rPr>
                <w:noProof/>
                <w:webHidden/>
              </w:rPr>
              <w:fldChar w:fldCharType="end"/>
            </w:r>
          </w:hyperlink>
        </w:p>
        <w:p w14:paraId="6E4D0E0C" w14:textId="080A9035" w:rsidR="00CD7DBC" w:rsidRDefault="00000000">
          <w:pPr>
            <w:pStyle w:val="Sommario2"/>
            <w:tabs>
              <w:tab w:val="left" w:pos="1200"/>
            </w:tabs>
            <w:rPr>
              <w:rFonts w:asciiTheme="minorHAnsi" w:eastAsiaTheme="minorEastAsia" w:hAnsiTheme="minorHAnsi" w:cstheme="minorBidi"/>
              <w:smallCaps w:val="0"/>
              <w:noProof/>
              <w:spacing w:val="0"/>
              <w:lang w:eastAsia="it-IT"/>
            </w:rPr>
          </w:pPr>
          <w:hyperlink w:anchor="_Toc170820285" w:history="1">
            <w:r w:rsidR="00CD7DBC" w:rsidRPr="00EB0798">
              <w:rPr>
                <w:rStyle w:val="Collegamentoipertestuale"/>
                <w:noProof/>
                <w:lang w:val="en-US"/>
              </w:rPr>
              <w:t>1.5</w:t>
            </w:r>
            <w:r w:rsidR="00CD7DBC">
              <w:rPr>
                <w:rFonts w:asciiTheme="minorHAnsi" w:eastAsiaTheme="minorEastAsia" w:hAnsiTheme="minorHAnsi" w:cstheme="minorBidi"/>
                <w:smallCaps w:val="0"/>
                <w:noProof/>
                <w:spacing w:val="0"/>
                <w:lang w:eastAsia="it-IT"/>
              </w:rPr>
              <w:tab/>
            </w:r>
            <w:r w:rsidR="00CD7DBC" w:rsidRPr="00EB0798">
              <w:rPr>
                <w:rStyle w:val="Collegamentoipertestuale"/>
                <w:noProof/>
                <w:lang w:val="en-US"/>
              </w:rPr>
              <w:t>CPE – CVE – CWE – CAPEC – ATT&amp;CK</w:t>
            </w:r>
            <w:r w:rsidR="00CD7DBC">
              <w:rPr>
                <w:noProof/>
                <w:webHidden/>
              </w:rPr>
              <w:tab/>
            </w:r>
            <w:r w:rsidR="00CD7DBC">
              <w:rPr>
                <w:noProof/>
                <w:webHidden/>
              </w:rPr>
              <w:fldChar w:fldCharType="begin"/>
            </w:r>
            <w:r w:rsidR="00CD7DBC">
              <w:rPr>
                <w:noProof/>
                <w:webHidden/>
              </w:rPr>
              <w:instrText xml:space="preserve"> PAGEREF _Toc170820285 \h </w:instrText>
            </w:r>
            <w:r w:rsidR="00CD7DBC">
              <w:rPr>
                <w:noProof/>
                <w:webHidden/>
              </w:rPr>
            </w:r>
            <w:r w:rsidR="00CD7DBC">
              <w:rPr>
                <w:noProof/>
                <w:webHidden/>
              </w:rPr>
              <w:fldChar w:fldCharType="separate"/>
            </w:r>
            <w:r w:rsidR="00B2067B">
              <w:rPr>
                <w:noProof/>
                <w:webHidden/>
              </w:rPr>
              <w:t>17</w:t>
            </w:r>
            <w:r w:rsidR="00CD7DBC">
              <w:rPr>
                <w:noProof/>
                <w:webHidden/>
              </w:rPr>
              <w:fldChar w:fldCharType="end"/>
            </w:r>
          </w:hyperlink>
        </w:p>
        <w:p w14:paraId="1D20E7CF" w14:textId="0C70B492" w:rsidR="00CD7DBC" w:rsidRDefault="00000000">
          <w:pPr>
            <w:pStyle w:val="Sommario1"/>
            <w:rPr>
              <w:rFonts w:asciiTheme="minorHAnsi" w:eastAsiaTheme="minorEastAsia" w:hAnsiTheme="minorHAnsi" w:cstheme="minorBidi"/>
              <w:b w:val="0"/>
              <w:smallCaps w:val="0"/>
              <w:noProof/>
              <w:spacing w:val="0"/>
              <w:sz w:val="22"/>
              <w:lang w:eastAsia="it-IT"/>
            </w:rPr>
          </w:pPr>
          <w:hyperlink w:anchor="_Toc170820286" w:history="1">
            <w:r w:rsidR="00CD7DBC" w:rsidRPr="00EB0798">
              <w:rPr>
                <w:rStyle w:val="Collegamentoipertestuale"/>
                <w:noProof/>
              </w:rPr>
              <w:t>Capitolo II</w:t>
            </w:r>
            <w:r w:rsidR="00CD7DBC">
              <w:rPr>
                <w:noProof/>
                <w:webHidden/>
              </w:rPr>
              <w:tab/>
            </w:r>
            <w:r w:rsidR="00CD7DBC">
              <w:rPr>
                <w:noProof/>
                <w:webHidden/>
              </w:rPr>
              <w:fldChar w:fldCharType="begin"/>
            </w:r>
            <w:r w:rsidR="00CD7DBC">
              <w:rPr>
                <w:noProof/>
                <w:webHidden/>
              </w:rPr>
              <w:instrText xml:space="preserve"> PAGEREF _Toc170820286 \h </w:instrText>
            </w:r>
            <w:r w:rsidR="00CD7DBC">
              <w:rPr>
                <w:noProof/>
                <w:webHidden/>
              </w:rPr>
            </w:r>
            <w:r w:rsidR="00CD7DBC">
              <w:rPr>
                <w:noProof/>
                <w:webHidden/>
              </w:rPr>
              <w:fldChar w:fldCharType="separate"/>
            </w:r>
            <w:r w:rsidR="00B2067B">
              <w:rPr>
                <w:noProof/>
                <w:webHidden/>
              </w:rPr>
              <w:t>20</w:t>
            </w:r>
            <w:r w:rsidR="00CD7DBC">
              <w:rPr>
                <w:noProof/>
                <w:webHidden/>
              </w:rPr>
              <w:fldChar w:fldCharType="end"/>
            </w:r>
          </w:hyperlink>
        </w:p>
        <w:p w14:paraId="1269B702" w14:textId="5C6EA41E" w:rsidR="00CD7DBC" w:rsidRDefault="00000000">
          <w:pPr>
            <w:pStyle w:val="Sommario2"/>
            <w:rPr>
              <w:rFonts w:asciiTheme="minorHAnsi" w:eastAsiaTheme="minorEastAsia" w:hAnsiTheme="minorHAnsi" w:cstheme="minorBidi"/>
              <w:smallCaps w:val="0"/>
              <w:noProof/>
              <w:spacing w:val="0"/>
              <w:lang w:eastAsia="it-IT"/>
            </w:rPr>
          </w:pPr>
          <w:hyperlink w:anchor="_Toc170820287" w:history="1">
            <w:r w:rsidR="00CD7DBC" w:rsidRPr="00EB0798">
              <w:rPr>
                <w:rStyle w:val="Collegamentoipertestuale"/>
                <w:noProof/>
              </w:rPr>
              <w:t>Stato dell’Arte</w:t>
            </w:r>
            <w:r w:rsidR="00CD7DBC">
              <w:rPr>
                <w:noProof/>
                <w:webHidden/>
              </w:rPr>
              <w:tab/>
            </w:r>
            <w:r w:rsidR="00CD7DBC">
              <w:rPr>
                <w:noProof/>
                <w:webHidden/>
              </w:rPr>
              <w:fldChar w:fldCharType="begin"/>
            </w:r>
            <w:r w:rsidR="00CD7DBC">
              <w:rPr>
                <w:noProof/>
                <w:webHidden/>
              </w:rPr>
              <w:instrText xml:space="preserve"> PAGEREF _Toc170820287 \h </w:instrText>
            </w:r>
            <w:r w:rsidR="00CD7DBC">
              <w:rPr>
                <w:noProof/>
                <w:webHidden/>
              </w:rPr>
            </w:r>
            <w:r w:rsidR="00CD7DBC">
              <w:rPr>
                <w:noProof/>
                <w:webHidden/>
              </w:rPr>
              <w:fldChar w:fldCharType="separate"/>
            </w:r>
            <w:r w:rsidR="00B2067B">
              <w:rPr>
                <w:noProof/>
                <w:webHidden/>
              </w:rPr>
              <w:t>20</w:t>
            </w:r>
            <w:r w:rsidR="00CD7DBC">
              <w:rPr>
                <w:noProof/>
                <w:webHidden/>
              </w:rPr>
              <w:fldChar w:fldCharType="end"/>
            </w:r>
          </w:hyperlink>
        </w:p>
        <w:p w14:paraId="7C9E9426" w14:textId="237B692F" w:rsidR="00CD7DBC" w:rsidRDefault="00000000">
          <w:pPr>
            <w:pStyle w:val="Sommario2"/>
            <w:tabs>
              <w:tab w:val="left" w:pos="1200"/>
            </w:tabs>
            <w:rPr>
              <w:rFonts w:asciiTheme="minorHAnsi" w:eastAsiaTheme="minorEastAsia" w:hAnsiTheme="minorHAnsi" w:cstheme="minorBidi"/>
              <w:smallCaps w:val="0"/>
              <w:noProof/>
              <w:spacing w:val="0"/>
              <w:lang w:eastAsia="it-IT"/>
            </w:rPr>
          </w:pPr>
          <w:hyperlink w:anchor="_Toc170820289" w:history="1">
            <w:r w:rsidR="00CD7DBC" w:rsidRPr="00EB0798">
              <w:rPr>
                <w:rStyle w:val="Collegamentoipertestuale"/>
                <w:noProof/>
              </w:rPr>
              <w:t>2.1</w:t>
            </w:r>
            <w:r w:rsidR="00CD7DBC">
              <w:rPr>
                <w:rFonts w:asciiTheme="minorHAnsi" w:eastAsiaTheme="minorEastAsia" w:hAnsiTheme="minorHAnsi" w:cstheme="minorBidi"/>
                <w:smallCaps w:val="0"/>
                <w:noProof/>
                <w:spacing w:val="0"/>
                <w:lang w:eastAsia="it-IT"/>
              </w:rPr>
              <w:tab/>
            </w:r>
            <w:r w:rsidR="00CD7DBC" w:rsidRPr="00EB0798">
              <w:rPr>
                <w:rStyle w:val="Collegamentoipertestuale"/>
                <w:noProof/>
              </w:rPr>
              <w:t>MITRE ATT&amp;CK Framework</w:t>
            </w:r>
            <w:r w:rsidR="00CD7DBC">
              <w:rPr>
                <w:noProof/>
                <w:webHidden/>
              </w:rPr>
              <w:tab/>
            </w:r>
            <w:r w:rsidR="00CD7DBC">
              <w:rPr>
                <w:noProof/>
                <w:webHidden/>
              </w:rPr>
              <w:fldChar w:fldCharType="begin"/>
            </w:r>
            <w:r w:rsidR="00CD7DBC">
              <w:rPr>
                <w:noProof/>
                <w:webHidden/>
              </w:rPr>
              <w:instrText xml:space="preserve"> PAGEREF _Toc170820289 \h </w:instrText>
            </w:r>
            <w:r w:rsidR="00CD7DBC">
              <w:rPr>
                <w:noProof/>
                <w:webHidden/>
              </w:rPr>
            </w:r>
            <w:r w:rsidR="00CD7DBC">
              <w:rPr>
                <w:noProof/>
                <w:webHidden/>
              </w:rPr>
              <w:fldChar w:fldCharType="separate"/>
            </w:r>
            <w:r w:rsidR="00B2067B">
              <w:rPr>
                <w:noProof/>
                <w:webHidden/>
              </w:rPr>
              <w:t>20</w:t>
            </w:r>
            <w:r w:rsidR="00CD7DBC">
              <w:rPr>
                <w:noProof/>
                <w:webHidden/>
              </w:rPr>
              <w:fldChar w:fldCharType="end"/>
            </w:r>
          </w:hyperlink>
        </w:p>
        <w:p w14:paraId="6AA6807F" w14:textId="334A9796" w:rsidR="00CD7DBC" w:rsidRDefault="00000000">
          <w:pPr>
            <w:pStyle w:val="Sommario2"/>
            <w:tabs>
              <w:tab w:val="left" w:pos="1200"/>
            </w:tabs>
            <w:rPr>
              <w:rFonts w:asciiTheme="minorHAnsi" w:eastAsiaTheme="minorEastAsia" w:hAnsiTheme="minorHAnsi" w:cstheme="minorBidi"/>
              <w:smallCaps w:val="0"/>
              <w:noProof/>
              <w:spacing w:val="0"/>
              <w:lang w:eastAsia="it-IT"/>
            </w:rPr>
          </w:pPr>
          <w:hyperlink w:anchor="_Toc170820290" w:history="1">
            <w:r w:rsidR="00CD7DBC" w:rsidRPr="00EB0798">
              <w:rPr>
                <w:rStyle w:val="Collegamentoipertestuale"/>
                <w:noProof/>
              </w:rPr>
              <w:t>2.2</w:t>
            </w:r>
            <w:r w:rsidR="00CD7DBC">
              <w:rPr>
                <w:rFonts w:asciiTheme="minorHAnsi" w:eastAsiaTheme="minorEastAsia" w:hAnsiTheme="minorHAnsi" w:cstheme="minorBidi"/>
                <w:smallCaps w:val="0"/>
                <w:noProof/>
                <w:spacing w:val="0"/>
                <w:lang w:eastAsia="it-IT"/>
              </w:rPr>
              <w:tab/>
            </w:r>
            <w:r w:rsidR="00CD7DBC" w:rsidRPr="00EB0798">
              <w:rPr>
                <w:rStyle w:val="Collegamentoipertestuale"/>
                <w:noProof/>
              </w:rPr>
              <w:t>MITRE ATLAS – Nuove tecnologie e nuove minacce</w:t>
            </w:r>
            <w:r w:rsidR="00CD7DBC">
              <w:rPr>
                <w:noProof/>
                <w:webHidden/>
              </w:rPr>
              <w:tab/>
            </w:r>
            <w:r w:rsidR="00CD7DBC">
              <w:rPr>
                <w:noProof/>
                <w:webHidden/>
              </w:rPr>
              <w:fldChar w:fldCharType="begin"/>
            </w:r>
            <w:r w:rsidR="00CD7DBC">
              <w:rPr>
                <w:noProof/>
                <w:webHidden/>
              </w:rPr>
              <w:instrText xml:space="preserve"> PAGEREF _Toc170820290 \h </w:instrText>
            </w:r>
            <w:r w:rsidR="00CD7DBC">
              <w:rPr>
                <w:noProof/>
                <w:webHidden/>
              </w:rPr>
            </w:r>
            <w:r w:rsidR="00CD7DBC">
              <w:rPr>
                <w:noProof/>
                <w:webHidden/>
              </w:rPr>
              <w:fldChar w:fldCharType="separate"/>
            </w:r>
            <w:r w:rsidR="00B2067B">
              <w:rPr>
                <w:noProof/>
                <w:webHidden/>
              </w:rPr>
              <w:t>24</w:t>
            </w:r>
            <w:r w:rsidR="00CD7DBC">
              <w:rPr>
                <w:noProof/>
                <w:webHidden/>
              </w:rPr>
              <w:fldChar w:fldCharType="end"/>
            </w:r>
          </w:hyperlink>
        </w:p>
        <w:p w14:paraId="109C6A5F" w14:textId="369AB43B" w:rsidR="00CD7DBC" w:rsidRDefault="00000000">
          <w:pPr>
            <w:pStyle w:val="Sommario2"/>
            <w:tabs>
              <w:tab w:val="left" w:pos="1200"/>
            </w:tabs>
            <w:rPr>
              <w:rFonts w:asciiTheme="minorHAnsi" w:eastAsiaTheme="minorEastAsia" w:hAnsiTheme="minorHAnsi" w:cstheme="minorBidi"/>
              <w:smallCaps w:val="0"/>
              <w:noProof/>
              <w:spacing w:val="0"/>
              <w:lang w:eastAsia="it-IT"/>
            </w:rPr>
          </w:pPr>
          <w:hyperlink w:anchor="_Toc170820291" w:history="1">
            <w:r w:rsidR="00CD7DBC" w:rsidRPr="00EB0798">
              <w:rPr>
                <w:rStyle w:val="Collegamentoipertestuale"/>
                <w:noProof/>
              </w:rPr>
              <w:t>2.3</w:t>
            </w:r>
            <w:r w:rsidR="00CD7DBC">
              <w:rPr>
                <w:rFonts w:asciiTheme="minorHAnsi" w:eastAsiaTheme="minorEastAsia" w:hAnsiTheme="minorHAnsi" w:cstheme="minorBidi"/>
                <w:smallCaps w:val="0"/>
                <w:noProof/>
                <w:spacing w:val="0"/>
                <w:lang w:eastAsia="it-IT"/>
              </w:rPr>
              <w:tab/>
            </w:r>
            <w:r w:rsidR="00CD7DBC" w:rsidRPr="00EB0798">
              <w:rPr>
                <w:rStyle w:val="Collegamentoipertestuale"/>
                <w:noProof/>
              </w:rPr>
              <w:t>Mappatura Vulnerabilità – MITRE TTPs</w:t>
            </w:r>
            <w:r w:rsidR="00CD7DBC">
              <w:rPr>
                <w:noProof/>
                <w:webHidden/>
              </w:rPr>
              <w:tab/>
            </w:r>
            <w:r w:rsidR="00CD7DBC">
              <w:rPr>
                <w:noProof/>
                <w:webHidden/>
              </w:rPr>
              <w:fldChar w:fldCharType="begin"/>
            </w:r>
            <w:r w:rsidR="00CD7DBC">
              <w:rPr>
                <w:noProof/>
                <w:webHidden/>
              </w:rPr>
              <w:instrText xml:space="preserve"> PAGEREF _Toc170820291 \h </w:instrText>
            </w:r>
            <w:r w:rsidR="00CD7DBC">
              <w:rPr>
                <w:noProof/>
                <w:webHidden/>
              </w:rPr>
            </w:r>
            <w:r w:rsidR="00CD7DBC">
              <w:rPr>
                <w:noProof/>
                <w:webHidden/>
              </w:rPr>
              <w:fldChar w:fldCharType="separate"/>
            </w:r>
            <w:r w:rsidR="00B2067B">
              <w:rPr>
                <w:noProof/>
                <w:webHidden/>
              </w:rPr>
              <w:t>26</w:t>
            </w:r>
            <w:r w:rsidR="00CD7DBC">
              <w:rPr>
                <w:noProof/>
                <w:webHidden/>
              </w:rPr>
              <w:fldChar w:fldCharType="end"/>
            </w:r>
          </w:hyperlink>
        </w:p>
        <w:p w14:paraId="5BA97702" w14:textId="0C29D526" w:rsidR="00CD7DBC" w:rsidRDefault="00000000">
          <w:pPr>
            <w:pStyle w:val="Sommario3"/>
            <w:rPr>
              <w:rFonts w:asciiTheme="minorHAnsi" w:eastAsiaTheme="minorEastAsia" w:hAnsiTheme="minorHAnsi" w:cstheme="minorBidi"/>
              <w:noProof/>
              <w:spacing w:val="0"/>
              <w:sz w:val="22"/>
              <w:lang w:eastAsia="it-IT"/>
            </w:rPr>
          </w:pPr>
          <w:hyperlink w:anchor="_Toc170820292" w:history="1">
            <w:r w:rsidR="00CD7DBC" w:rsidRPr="00EB0798">
              <w:rPr>
                <w:rStyle w:val="Collegamentoipertestuale"/>
                <w:noProof/>
              </w:rPr>
              <w:t>2.3.1</w:t>
            </w:r>
            <w:r w:rsidR="00CD7DBC">
              <w:rPr>
                <w:rFonts w:asciiTheme="minorHAnsi" w:eastAsiaTheme="minorEastAsia" w:hAnsiTheme="minorHAnsi" w:cstheme="minorBidi"/>
                <w:noProof/>
                <w:spacing w:val="0"/>
                <w:sz w:val="22"/>
                <w:lang w:eastAsia="it-IT"/>
              </w:rPr>
              <w:tab/>
            </w:r>
            <w:r w:rsidR="00CD7DBC" w:rsidRPr="00EB0798">
              <w:rPr>
                <w:rStyle w:val="Collegamentoipertestuale"/>
                <w:noProof/>
              </w:rPr>
              <w:t>Mappings–Explorer</w:t>
            </w:r>
            <w:r w:rsidR="00CD7DBC">
              <w:rPr>
                <w:noProof/>
                <w:webHidden/>
              </w:rPr>
              <w:tab/>
            </w:r>
            <w:r w:rsidR="00CD7DBC">
              <w:rPr>
                <w:noProof/>
                <w:webHidden/>
              </w:rPr>
              <w:fldChar w:fldCharType="begin"/>
            </w:r>
            <w:r w:rsidR="00CD7DBC">
              <w:rPr>
                <w:noProof/>
                <w:webHidden/>
              </w:rPr>
              <w:instrText xml:space="preserve"> PAGEREF _Toc170820292 \h </w:instrText>
            </w:r>
            <w:r w:rsidR="00CD7DBC">
              <w:rPr>
                <w:noProof/>
                <w:webHidden/>
              </w:rPr>
            </w:r>
            <w:r w:rsidR="00CD7DBC">
              <w:rPr>
                <w:noProof/>
                <w:webHidden/>
              </w:rPr>
              <w:fldChar w:fldCharType="separate"/>
            </w:r>
            <w:r w:rsidR="00B2067B">
              <w:rPr>
                <w:noProof/>
                <w:webHidden/>
              </w:rPr>
              <w:t>26</w:t>
            </w:r>
            <w:r w:rsidR="00CD7DBC">
              <w:rPr>
                <w:noProof/>
                <w:webHidden/>
              </w:rPr>
              <w:fldChar w:fldCharType="end"/>
            </w:r>
          </w:hyperlink>
        </w:p>
        <w:p w14:paraId="0F475FEC" w14:textId="06E31E10" w:rsidR="00CD7DBC" w:rsidRDefault="00000000">
          <w:pPr>
            <w:pStyle w:val="Sommario3"/>
            <w:rPr>
              <w:rFonts w:asciiTheme="minorHAnsi" w:eastAsiaTheme="minorEastAsia" w:hAnsiTheme="minorHAnsi" w:cstheme="minorBidi"/>
              <w:noProof/>
              <w:spacing w:val="0"/>
              <w:sz w:val="22"/>
              <w:lang w:eastAsia="it-IT"/>
            </w:rPr>
          </w:pPr>
          <w:hyperlink w:anchor="_Toc170820293" w:history="1">
            <w:r w:rsidR="00CD7DBC" w:rsidRPr="00EB0798">
              <w:rPr>
                <w:rStyle w:val="Collegamentoipertestuale"/>
                <w:noProof/>
              </w:rPr>
              <w:t>2.3.2</w:t>
            </w:r>
            <w:r w:rsidR="00CD7DBC">
              <w:rPr>
                <w:rFonts w:asciiTheme="minorHAnsi" w:eastAsiaTheme="minorEastAsia" w:hAnsiTheme="minorHAnsi" w:cstheme="minorBidi"/>
                <w:noProof/>
                <w:spacing w:val="0"/>
                <w:sz w:val="22"/>
                <w:lang w:eastAsia="it-IT"/>
              </w:rPr>
              <w:tab/>
            </w:r>
            <w:r w:rsidR="00CD7DBC" w:rsidRPr="00EB0798">
              <w:rPr>
                <w:rStyle w:val="Collegamentoipertestuale"/>
                <w:noProof/>
              </w:rPr>
              <w:t>Altri metodi di relazione tra Vulnerabilità e TTPs</w:t>
            </w:r>
            <w:r w:rsidR="00CD7DBC">
              <w:rPr>
                <w:noProof/>
                <w:webHidden/>
              </w:rPr>
              <w:tab/>
            </w:r>
            <w:r w:rsidR="00CD7DBC">
              <w:rPr>
                <w:noProof/>
                <w:webHidden/>
              </w:rPr>
              <w:fldChar w:fldCharType="begin"/>
            </w:r>
            <w:r w:rsidR="00CD7DBC">
              <w:rPr>
                <w:noProof/>
                <w:webHidden/>
              </w:rPr>
              <w:instrText xml:space="preserve"> PAGEREF _Toc170820293 \h </w:instrText>
            </w:r>
            <w:r w:rsidR="00CD7DBC">
              <w:rPr>
                <w:noProof/>
                <w:webHidden/>
              </w:rPr>
            </w:r>
            <w:r w:rsidR="00CD7DBC">
              <w:rPr>
                <w:noProof/>
                <w:webHidden/>
              </w:rPr>
              <w:fldChar w:fldCharType="separate"/>
            </w:r>
            <w:r w:rsidR="00B2067B">
              <w:rPr>
                <w:noProof/>
                <w:webHidden/>
              </w:rPr>
              <w:t>28</w:t>
            </w:r>
            <w:r w:rsidR="00CD7DBC">
              <w:rPr>
                <w:noProof/>
                <w:webHidden/>
              </w:rPr>
              <w:fldChar w:fldCharType="end"/>
            </w:r>
          </w:hyperlink>
        </w:p>
        <w:p w14:paraId="40378C31" w14:textId="25FBDD76" w:rsidR="00CD7DBC" w:rsidRDefault="00000000">
          <w:pPr>
            <w:pStyle w:val="Sommario2"/>
            <w:tabs>
              <w:tab w:val="left" w:pos="1200"/>
            </w:tabs>
            <w:rPr>
              <w:rFonts w:asciiTheme="minorHAnsi" w:eastAsiaTheme="minorEastAsia" w:hAnsiTheme="minorHAnsi" w:cstheme="minorBidi"/>
              <w:smallCaps w:val="0"/>
              <w:noProof/>
              <w:spacing w:val="0"/>
              <w:lang w:eastAsia="it-IT"/>
            </w:rPr>
          </w:pPr>
          <w:hyperlink w:anchor="_Toc170820294" w:history="1">
            <w:r w:rsidR="00CD7DBC" w:rsidRPr="00EB0798">
              <w:rPr>
                <w:rStyle w:val="Collegamentoipertestuale"/>
                <w:noProof/>
              </w:rPr>
              <w:t>2.4</w:t>
            </w:r>
            <w:r w:rsidR="00CD7DBC">
              <w:rPr>
                <w:rFonts w:asciiTheme="minorHAnsi" w:eastAsiaTheme="minorEastAsia" w:hAnsiTheme="minorHAnsi" w:cstheme="minorBidi"/>
                <w:smallCaps w:val="0"/>
                <w:noProof/>
                <w:spacing w:val="0"/>
                <w:lang w:eastAsia="it-IT"/>
              </w:rPr>
              <w:tab/>
            </w:r>
            <w:r w:rsidR="00CD7DBC" w:rsidRPr="00EB0798">
              <w:rPr>
                <w:rStyle w:val="Collegamentoipertestuale"/>
                <w:noProof/>
              </w:rPr>
              <w:t>Analisi di un reale attacco utilizzando il framework MITRE ATT&amp;CK</w:t>
            </w:r>
            <w:r w:rsidR="00CD7DBC">
              <w:rPr>
                <w:noProof/>
                <w:webHidden/>
              </w:rPr>
              <w:tab/>
            </w:r>
            <w:r w:rsidR="00CD7DBC">
              <w:rPr>
                <w:noProof/>
                <w:webHidden/>
              </w:rPr>
              <w:fldChar w:fldCharType="begin"/>
            </w:r>
            <w:r w:rsidR="00CD7DBC">
              <w:rPr>
                <w:noProof/>
                <w:webHidden/>
              </w:rPr>
              <w:instrText xml:space="preserve"> PAGEREF _Toc170820294 \h </w:instrText>
            </w:r>
            <w:r w:rsidR="00CD7DBC">
              <w:rPr>
                <w:noProof/>
                <w:webHidden/>
              </w:rPr>
            </w:r>
            <w:r w:rsidR="00CD7DBC">
              <w:rPr>
                <w:noProof/>
                <w:webHidden/>
              </w:rPr>
              <w:fldChar w:fldCharType="separate"/>
            </w:r>
            <w:r w:rsidR="00B2067B">
              <w:rPr>
                <w:noProof/>
                <w:webHidden/>
              </w:rPr>
              <w:t>39</w:t>
            </w:r>
            <w:r w:rsidR="00CD7DBC">
              <w:rPr>
                <w:noProof/>
                <w:webHidden/>
              </w:rPr>
              <w:fldChar w:fldCharType="end"/>
            </w:r>
          </w:hyperlink>
        </w:p>
        <w:p w14:paraId="2E0A1B21" w14:textId="21342E26" w:rsidR="00CD7DBC" w:rsidRDefault="00000000">
          <w:pPr>
            <w:pStyle w:val="Sommario3"/>
            <w:rPr>
              <w:rFonts w:asciiTheme="minorHAnsi" w:eastAsiaTheme="minorEastAsia" w:hAnsiTheme="minorHAnsi" w:cstheme="minorBidi"/>
              <w:noProof/>
              <w:spacing w:val="0"/>
              <w:sz w:val="22"/>
              <w:lang w:eastAsia="it-IT"/>
            </w:rPr>
          </w:pPr>
          <w:hyperlink w:anchor="_Toc170820295" w:history="1">
            <w:r w:rsidR="00CD7DBC" w:rsidRPr="00EB0798">
              <w:rPr>
                <w:rStyle w:val="Collegamentoipertestuale"/>
                <w:noProof/>
              </w:rPr>
              <w:t>2.4.1</w:t>
            </w:r>
            <w:r w:rsidR="00CD7DBC">
              <w:rPr>
                <w:rFonts w:asciiTheme="minorHAnsi" w:eastAsiaTheme="minorEastAsia" w:hAnsiTheme="minorHAnsi" w:cstheme="minorBidi"/>
                <w:noProof/>
                <w:spacing w:val="0"/>
                <w:sz w:val="22"/>
                <w:lang w:eastAsia="it-IT"/>
              </w:rPr>
              <w:tab/>
            </w:r>
            <w:r w:rsidR="00CD7DBC" w:rsidRPr="00EB0798">
              <w:rPr>
                <w:rStyle w:val="Collegamentoipertestuale"/>
                <w:noProof/>
              </w:rPr>
              <w:t>Reconaissance</w:t>
            </w:r>
            <w:r w:rsidR="00CD7DBC">
              <w:rPr>
                <w:noProof/>
                <w:webHidden/>
              </w:rPr>
              <w:tab/>
            </w:r>
            <w:r w:rsidR="00CD7DBC">
              <w:rPr>
                <w:noProof/>
                <w:webHidden/>
              </w:rPr>
              <w:fldChar w:fldCharType="begin"/>
            </w:r>
            <w:r w:rsidR="00CD7DBC">
              <w:rPr>
                <w:noProof/>
                <w:webHidden/>
              </w:rPr>
              <w:instrText xml:space="preserve"> PAGEREF _Toc170820295 \h </w:instrText>
            </w:r>
            <w:r w:rsidR="00CD7DBC">
              <w:rPr>
                <w:noProof/>
                <w:webHidden/>
              </w:rPr>
            </w:r>
            <w:r w:rsidR="00CD7DBC">
              <w:rPr>
                <w:noProof/>
                <w:webHidden/>
              </w:rPr>
              <w:fldChar w:fldCharType="separate"/>
            </w:r>
            <w:r w:rsidR="00B2067B">
              <w:rPr>
                <w:noProof/>
                <w:webHidden/>
              </w:rPr>
              <w:t>40</w:t>
            </w:r>
            <w:r w:rsidR="00CD7DBC">
              <w:rPr>
                <w:noProof/>
                <w:webHidden/>
              </w:rPr>
              <w:fldChar w:fldCharType="end"/>
            </w:r>
          </w:hyperlink>
        </w:p>
        <w:p w14:paraId="54BF86F8" w14:textId="194D2151" w:rsidR="00CD7DBC" w:rsidRDefault="00000000">
          <w:pPr>
            <w:pStyle w:val="Sommario3"/>
            <w:rPr>
              <w:rFonts w:asciiTheme="minorHAnsi" w:eastAsiaTheme="minorEastAsia" w:hAnsiTheme="minorHAnsi" w:cstheme="minorBidi"/>
              <w:noProof/>
              <w:spacing w:val="0"/>
              <w:sz w:val="22"/>
              <w:lang w:eastAsia="it-IT"/>
            </w:rPr>
          </w:pPr>
          <w:hyperlink w:anchor="_Toc170820296" w:history="1">
            <w:r w:rsidR="00CD7DBC" w:rsidRPr="00EB0798">
              <w:rPr>
                <w:rStyle w:val="Collegamentoipertestuale"/>
                <w:noProof/>
                <w:lang w:val="en-US"/>
              </w:rPr>
              <w:t>2.4.2</w:t>
            </w:r>
            <w:r w:rsidR="00CD7DBC">
              <w:rPr>
                <w:rFonts w:asciiTheme="minorHAnsi" w:eastAsiaTheme="minorEastAsia" w:hAnsiTheme="minorHAnsi" w:cstheme="minorBidi"/>
                <w:noProof/>
                <w:spacing w:val="0"/>
                <w:sz w:val="22"/>
                <w:lang w:eastAsia="it-IT"/>
              </w:rPr>
              <w:tab/>
            </w:r>
            <w:r w:rsidR="00CD7DBC" w:rsidRPr="00EB0798">
              <w:rPr>
                <w:rStyle w:val="Collegamentoipertestuale"/>
                <w:noProof/>
                <w:lang w:val="en-US"/>
              </w:rPr>
              <w:t>Initial Access</w:t>
            </w:r>
            <w:r w:rsidR="00CD7DBC">
              <w:rPr>
                <w:noProof/>
                <w:webHidden/>
              </w:rPr>
              <w:tab/>
            </w:r>
            <w:r w:rsidR="00CD7DBC">
              <w:rPr>
                <w:noProof/>
                <w:webHidden/>
              </w:rPr>
              <w:fldChar w:fldCharType="begin"/>
            </w:r>
            <w:r w:rsidR="00CD7DBC">
              <w:rPr>
                <w:noProof/>
                <w:webHidden/>
              </w:rPr>
              <w:instrText xml:space="preserve"> PAGEREF _Toc170820296 \h </w:instrText>
            </w:r>
            <w:r w:rsidR="00CD7DBC">
              <w:rPr>
                <w:noProof/>
                <w:webHidden/>
              </w:rPr>
            </w:r>
            <w:r w:rsidR="00CD7DBC">
              <w:rPr>
                <w:noProof/>
                <w:webHidden/>
              </w:rPr>
              <w:fldChar w:fldCharType="separate"/>
            </w:r>
            <w:r w:rsidR="00B2067B">
              <w:rPr>
                <w:noProof/>
                <w:webHidden/>
              </w:rPr>
              <w:t>41</w:t>
            </w:r>
            <w:r w:rsidR="00CD7DBC">
              <w:rPr>
                <w:noProof/>
                <w:webHidden/>
              </w:rPr>
              <w:fldChar w:fldCharType="end"/>
            </w:r>
          </w:hyperlink>
        </w:p>
        <w:p w14:paraId="52A9CAF5" w14:textId="13CD9519" w:rsidR="00CD7DBC" w:rsidRDefault="00000000">
          <w:pPr>
            <w:pStyle w:val="Sommario3"/>
            <w:rPr>
              <w:rFonts w:asciiTheme="minorHAnsi" w:eastAsiaTheme="minorEastAsia" w:hAnsiTheme="minorHAnsi" w:cstheme="minorBidi"/>
              <w:noProof/>
              <w:spacing w:val="0"/>
              <w:sz w:val="22"/>
              <w:lang w:eastAsia="it-IT"/>
            </w:rPr>
          </w:pPr>
          <w:hyperlink w:anchor="_Toc170820297" w:history="1">
            <w:r w:rsidR="00CD7DBC" w:rsidRPr="00EB0798">
              <w:rPr>
                <w:rStyle w:val="Collegamentoipertestuale"/>
                <w:noProof/>
                <w:lang w:val="en-US"/>
              </w:rPr>
              <w:t>2.4.3</w:t>
            </w:r>
            <w:r w:rsidR="00CD7DBC">
              <w:rPr>
                <w:rFonts w:asciiTheme="minorHAnsi" w:eastAsiaTheme="minorEastAsia" w:hAnsiTheme="minorHAnsi" w:cstheme="minorBidi"/>
                <w:noProof/>
                <w:spacing w:val="0"/>
                <w:sz w:val="22"/>
                <w:lang w:eastAsia="it-IT"/>
              </w:rPr>
              <w:tab/>
            </w:r>
            <w:r w:rsidR="00CD7DBC" w:rsidRPr="00EB0798">
              <w:rPr>
                <w:rStyle w:val="Collegamentoipertestuale"/>
                <w:noProof/>
                <w:lang w:val="en-US"/>
              </w:rPr>
              <w:t>Exploitation</w:t>
            </w:r>
            <w:r w:rsidR="00CD7DBC">
              <w:rPr>
                <w:noProof/>
                <w:webHidden/>
              </w:rPr>
              <w:tab/>
            </w:r>
            <w:r w:rsidR="00CD7DBC">
              <w:rPr>
                <w:noProof/>
                <w:webHidden/>
              </w:rPr>
              <w:fldChar w:fldCharType="begin"/>
            </w:r>
            <w:r w:rsidR="00CD7DBC">
              <w:rPr>
                <w:noProof/>
                <w:webHidden/>
              </w:rPr>
              <w:instrText xml:space="preserve"> PAGEREF _Toc170820297 \h </w:instrText>
            </w:r>
            <w:r w:rsidR="00CD7DBC">
              <w:rPr>
                <w:noProof/>
                <w:webHidden/>
              </w:rPr>
            </w:r>
            <w:r w:rsidR="00CD7DBC">
              <w:rPr>
                <w:noProof/>
                <w:webHidden/>
              </w:rPr>
              <w:fldChar w:fldCharType="separate"/>
            </w:r>
            <w:r w:rsidR="00B2067B">
              <w:rPr>
                <w:noProof/>
                <w:webHidden/>
              </w:rPr>
              <w:t>42</w:t>
            </w:r>
            <w:r w:rsidR="00CD7DBC">
              <w:rPr>
                <w:noProof/>
                <w:webHidden/>
              </w:rPr>
              <w:fldChar w:fldCharType="end"/>
            </w:r>
          </w:hyperlink>
        </w:p>
        <w:p w14:paraId="56DC044D" w14:textId="6066FBA0" w:rsidR="00CD7DBC" w:rsidRDefault="00000000">
          <w:pPr>
            <w:pStyle w:val="Sommario3"/>
            <w:rPr>
              <w:rFonts w:asciiTheme="minorHAnsi" w:eastAsiaTheme="minorEastAsia" w:hAnsiTheme="minorHAnsi" w:cstheme="minorBidi"/>
              <w:noProof/>
              <w:spacing w:val="0"/>
              <w:sz w:val="22"/>
              <w:lang w:eastAsia="it-IT"/>
            </w:rPr>
          </w:pPr>
          <w:hyperlink w:anchor="_Toc170820298" w:history="1">
            <w:r w:rsidR="00CD7DBC" w:rsidRPr="00EB0798">
              <w:rPr>
                <w:rStyle w:val="Collegamentoipertestuale"/>
                <w:noProof/>
              </w:rPr>
              <w:t>2.4.4</w:t>
            </w:r>
            <w:r w:rsidR="00CD7DBC">
              <w:rPr>
                <w:rFonts w:asciiTheme="minorHAnsi" w:eastAsiaTheme="minorEastAsia" w:hAnsiTheme="minorHAnsi" w:cstheme="minorBidi"/>
                <w:noProof/>
                <w:spacing w:val="0"/>
                <w:sz w:val="22"/>
                <w:lang w:eastAsia="it-IT"/>
              </w:rPr>
              <w:tab/>
            </w:r>
            <w:r w:rsidR="00CD7DBC" w:rsidRPr="00EB0798">
              <w:rPr>
                <w:rStyle w:val="Collegamentoipertestuale"/>
                <w:noProof/>
              </w:rPr>
              <w:t>Lateral movement</w:t>
            </w:r>
            <w:r w:rsidR="00CD7DBC">
              <w:rPr>
                <w:noProof/>
                <w:webHidden/>
              </w:rPr>
              <w:tab/>
            </w:r>
            <w:r w:rsidR="00CD7DBC">
              <w:rPr>
                <w:noProof/>
                <w:webHidden/>
              </w:rPr>
              <w:fldChar w:fldCharType="begin"/>
            </w:r>
            <w:r w:rsidR="00CD7DBC">
              <w:rPr>
                <w:noProof/>
                <w:webHidden/>
              </w:rPr>
              <w:instrText xml:space="preserve"> PAGEREF _Toc170820298 \h </w:instrText>
            </w:r>
            <w:r w:rsidR="00CD7DBC">
              <w:rPr>
                <w:noProof/>
                <w:webHidden/>
              </w:rPr>
            </w:r>
            <w:r w:rsidR="00CD7DBC">
              <w:rPr>
                <w:noProof/>
                <w:webHidden/>
              </w:rPr>
              <w:fldChar w:fldCharType="separate"/>
            </w:r>
            <w:r w:rsidR="00B2067B">
              <w:rPr>
                <w:noProof/>
                <w:webHidden/>
              </w:rPr>
              <w:t>42</w:t>
            </w:r>
            <w:r w:rsidR="00CD7DBC">
              <w:rPr>
                <w:noProof/>
                <w:webHidden/>
              </w:rPr>
              <w:fldChar w:fldCharType="end"/>
            </w:r>
          </w:hyperlink>
        </w:p>
        <w:p w14:paraId="519DDC02" w14:textId="70FC76A0" w:rsidR="00CD7DBC" w:rsidRDefault="00000000">
          <w:pPr>
            <w:pStyle w:val="Sommario3"/>
            <w:rPr>
              <w:rFonts w:asciiTheme="minorHAnsi" w:eastAsiaTheme="minorEastAsia" w:hAnsiTheme="minorHAnsi" w:cstheme="minorBidi"/>
              <w:noProof/>
              <w:spacing w:val="0"/>
              <w:sz w:val="22"/>
              <w:lang w:eastAsia="it-IT"/>
            </w:rPr>
          </w:pPr>
          <w:hyperlink w:anchor="_Toc170820299" w:history="1">
            <w:r w:rsidR="00CD7DBC" w:rsidRPr="00EB0798">
              <w:rPr>
                <w:rStyle w:val="Collegamentoipertestuale"/>
                <w:noProof/>
              </w:rPr>
              <w:t>2.4.5</w:t>
            </w:r>
            <w:r w:rsidR="00CD7DBC">
              <w:rPr>
                <w:rFonts w:asciiTheme="minorHAnsi" w:eastAsiaTheme="minorEastAsia" w:hAnsiTheme="minorHAnsi" w:cstheme="minorBidi"/>
                <w:noProof/>
                <w:spacing w:val="0"/>
                <w:sz w:val="22"/>
                <w:lang w:eastAsia="it-IT"/>
              </w:rPr>
              <w:tab/>
            </w:r>
            <w:r w:rsidR="00CD7DBC" w:rsidRPr="00EB0798">
              <w:rPr>
                <w:rStyle w:val="Collegamentoipertestuale"/>
                <w:noProof/>
              </w:rPr>
              <w:t>Discovery</w:t>
            </w:r>
            <w:r w:rsidR="00CD7DBC">
              <w:rPr>
                <w:noProof/>
                <w:webHidden/>
              </w:rPr>
              <w:tab/>
            </w:r>
            <w:r w:rsidR="00CD7DBC">
              <w:rPr>
                <w:noProof/>
                <w:webHidden/>
              </w:rPr>
              <w:fldChar w:fldCharType="begin"/>
            </w:r>
            <w:r w:rsidR="00CD7DBC">
              <w:rPr>
                <w:noProof/>
                <w:webHidden/>
              </w:rPr>
              <w:instrText xml:space="preserve"> PAGEREF _Toc170820299 \h </w:instrText>
            </w:r>
            <w:r w:rsidR="00CD7DBC">
              <w:rPr>
                <w:noProof/>
                <w:webHidden/>
              </w:rPr>
            </w:r>
            <w:r w:rsidR="00CD7DBC">
              <w:rPr>
                <w:noProof/>
                <w:webHidden/>
              </w:rPr>
              <w:fldChar w:fldCharType="separate"/>
            </w:r>
            <w:r w:rsidR="00B2067B">
              <w:rPr>
                <w:noProof/>
                <w:webHidden/>
              </w:rPr>
              <w:t>43</w:t>
            </w:r>
            <w:r w:rsidR="00CD7DBC">
              <w:rPr>
                <w:noProof/>
                <w:webHidden/>
              </w:rPr>
              <w:fldChar w:fldCharType="end"/>
            </w:r>
          </w:hyperlink>
        </w:p>
        <w:p w14:paraId="300E10FE" w14:textId="1700CB71" w:rsidR="00CD7DBC" w:rsidRDefault="00000000">
          <w:pPr>
            <w:pStyle w:val="Sommario3"/>
            <w:rPr>
              <w:rFonts w:asciiTheme="minorHAnsi" w:eastAsiaTheme="minorEastAsia" w:hAnsiTheme="minorHAnsi" w:cstheme="minorBidi"/>
              <w:noProof/>
              <w:spacing w:val="0"/>
              <w:sz w:val="22"/>
              <w:lang w:eastAsia="it-IT"/>
            </w:rPr>
          </w:pPr>
          <w:hyperlink w:anchor="_Toc170820300" w:history="1">
            <w:r w:rsidR="00CD7DBC" w:rsidRPr="00EB0798">
              <w:rPr>
                <w:rStyle w:val="Collegamentoipertestuale"/>
                <w:noProof/>
              </w:rPr>
              <w:t>2.4.6</w:t>
            </w:r>
            <w:r w:rsidR="00CD7DBC">
              <w:rPr>
                <w:rFonts w:asciiTheme="minorHAnsi" w:eastAsiaTheme="minorEastAsia" w:hAnsiTheme="minorHAnsi" w:cstheme="minorBidi"/>
                <w:noProof/>
                <w:spacing w:val="0"/>
                <w:sz w:val="22"/>
                <w:lang w:eastAsia="it-IT"/>
              </w:rPr>
              <w:tab/>
            </w:r>
            <w:r w:rsidR="00CD7DBC" w:rsidRPr="00EB0798">
              <w:rPr>
                <w:rStyle w:val="Collegamentoipertestuale"/>
                <w:noProof/>
              </w:rPr>
              <w:t>Defense evasion &amp; Privilege Escalation</w:t>
            </w:r>
            <w:r w:rsidR="00CD7DBC">
              <w:rPr>
                <w:noProof/>
                <w:webHidden/>
              </w:rPr>
              <w:tab/>
            </w:r>
            <w:r w:rsidR="00CD7DBC">
              <w:rPr>
                <w:noProof/>
                <w:webHidden/>
              </w:rPr>
              <w:fldChar w:fldCharType="begin"/>
            </w:r>
            <w:r w:rsidR="00CD7DBC">
              <w:rPr>
                <w:noProof/>
                <w:webHidden/>
              </w:rPr>
              <w:instrText xml:space="preserve"> PAGEREF _Toc170820300 \h </w:instrText>
            </w:r>
            <w:r w:rsidR="00CD7DBC">
              <w:rPr>
                <w:noProof/>
                <w:webHidden/>
              </w:rPr>
            </w:r>
            <w:r w:rsidR="00CD7DBC">
              <w:rPr>
                <w:noProof/>
                <w:webHidden/>
              </w:rPr>
              <w:fldChar w:fldCharType="separate"/>
            </w:r>
            <w:r w:rsidR="00B2067B">
              <w:rPr>
                <w:noProof/>
                <w:webHidden/>
              </w:rPr>
              <w:t>44</w:t>
            </w:r>
            <w:r w:rsidR="00CD7DBC">
              <w:rPr>
                <w:noProof/>
                <w:webHidden/>
              </w:rPr>
              <w:fldChar w:fldCharType="end"/>
            </w:r>
          </w:hyperlink>
        </w:p>
        <w:p w14:paraId="26AEB911" w14:textId="775AD399" w:rsidR="00CD7DBC" w:rsidRDefault="00000000">
          <w:pPr>
            <w:pStyle w:val="Sommario3"/>
            <w:rPr>
              <w:rFonts w:asciiTheme="minorHAnsi" w:eastAsiaTheme="minorEastAsia" w:hAnsiTheme="minorHAnsi" w:cstheme="minorBidi"/>
              <w:noProof/>
              <w:spacing w:val="0"/>
              <w:sz w:val="22"/>
              <w:lang w:eastAsia="it-IT"/>
            </w:rPr>
          </w:pPr>
          <w:hyperlink w:anchor="_Toc170820301" w:history="1">
            <w:r w:rsidR="00CD7DBC" w:rsidRPr="00EB0798">
              <w:rPr>
                <w:rStyle w:val="Collegamentoipertestuale"/>
                <w:noProof/>
              </w:rPr>
              <w:t>2.4.7</w:t>
            </w:r>
            <w:r w:rsidR="00CD7DBC">
              <w:rPr>
                <w:rFonts w:asciiTheme="minorHAnsi" w:eastAsiaTheme="minorEastAsia" w:hAnsiTheme="minorHAnsi" w:cstheme="minorBidi"/>
                <w:noProof/>
                <w:spacing w:val="0"/>
                <w:sz w:val="22"/>
                <w:lang w:eastAsia="it-IT"/>
              </w:rPr>
              <w:tab/>
            </w:r>
            <w:r w:rsidR="00CD7DBC" w:rsidRPr="00EB0798">
              <w:rPr>
                <w:rStyle w:val="Collegamentoipertestuale"/>
                <w:noProof/>
              </w:rPr>
              <w:t>Execution</w:t>
            </w:r>
            <w:r w:rsidR="00CD7DBC">
              <w:rPr>
                <w:noProof/>
                <w:webHidden/>
              </w:rPr>
              <w:tab/>
            </w:r>
            <w:r w:rsidR="00CD7DBC">
              <w:rPr>
                <w:noProof/>
                <w:webHidden/>
              </w:rPr>
              <w:fldChar w:fldCharType="begin"/>
            </w:r>
            <w:r w:rsidR="00CD7DBC">
              <w:rPr>
                <w:noProof/>
                <w:webHidden/>
              </w:rPr>
              <w:instrText xml:space="preserve"> PAGEREF _Toc170820301 \h </w:instrText>
            </w:r>
            <w:r w:rsidR="00CD7DBC">
              <w:rPr>
                <w:noProof/>
                <w:webHidden/>
              </w:rPr>
            </w:r>
            <w:r w:rsidR="00CD7DBC">
              <w:rPr>
                <w:noProof/>
                <w:webHidden/>
              </w:rPr>
              <w:fldChar w:fldCharType="separate"/>
            </w:r>
            <w:r w:rsidR="00B2067B">
              <w:rPr>
                <w:noProof/>
                <w:webHidden/>
              </w:rPr>
              <w:t>45</w:t>
            </w:r>
            <w:r w:rsidR="00CD7DBC">
              <w:rPr>
                <w:noProof/>
                <w:webHidden/>
              </w:rPr>
              <w:fldChar w:fldCharType="end"/>
            </w:r>
          </w:hyperlink>
        </w:p>
        <w:p w14:paraId="17FE7E05" w14:textId="7B4C2DE8" w:rsidR="00CD7DBC" w:rsidRDefault="00000000">
          <w:pPr>
            <w:pStyle w:val="Sommario3"/>
            <w:rPr>
              <w:rFonts w:asciiTheme="minorHAnsi" w:eastAsiaTheme="minorEastAsia" w:hAnsiTheme="minorHAnsi" w:cstheme="minorBidi"/>
              <w:noProof/>
              <w:spacing w:val="0"/>
              <w:sz w:val="22"/>
              <w:lang w:eastAsia="it-IT"/>
            </w:rPr>
          </w:pPr>
          <w:hyperlink w:anchor="_Toc170820302" w:history="1">
            <w:r w:rsidR="00CD7DBC" w:rsidRPr="00EB0798">
              <w:rPr>
                <w:rStyle w:val="Collegamentoipertestuale"/>
                <w:noProof/>
              </w:rPr>
              <w:t>2.4.8</w:t>
            </w:r>
            <w:r w:rsidR="00CD7DBC">
              <w:rPr>
                <w:rFonts w:asciiTheme="minorHAnsi" w:eastAsiaTheme="minorEastAsia" w:hAnsiTheme="minorHAnsi" w:cstheme="minorBidi"/>
                <w:noProof/>
                <w:spacing w:val="0"/>
                <w:sz w:val="22"/>
                <w:lang w:eastAsia="it-IT"/>
              </w:rPr>
              <w:tab/>
            </w:r>
            <w:r w:rsidR="00CD7DBC" w:rsidRPr="00EB0798">
              <w:rPr>
                <w:rStyle w:val="Collegamentoipertestuale"/>
                <w:noProof/>
              </w:rPr>
              <w:t>Impact</w:t>
            </w:r>
            <w:r w:rsidR="00CD7DBC">
              <w:rPr>
                <w:noProof/>
                <w:webHidden/>
              </w:rPr>
              <w:tab/>
            </w:r>
            <w:r w:rsidR="00CD7DBC">
              <w:rPr>
                <w:noProof/>
                <w:webHidden/>
              </w:rPr>
              <w:fldChar w:fldCharType="begin"/>
            </w:r>
            <w:r w:rsidR="00CD7DBC">
              <w:rPr>
                <w:noProof/>
                <w:webHidden/>
              </w:rPr>
              <w:instrText xml:space="preserve"> PAGEREF _Toc170820302 \h </w:instrText>
            </w:r>
            <w:r w:rsidR="00CD7DBC">
              <w:rPr>
                <w:noProof/>
                <w:webHidden/>
              </w:rPr>
            </w:r>
            <w:r w:rsidR="00CD7DBC">
              <w:rPr>
                <w:noProof/>
                <w:webHidden/>
              </w:rPr>
              <w:fldChar w:fldCharType="separate"/>
            </w:r>
            <w:r w:rsidR="00B2067B">
              <w:rPr>
                <w:noProof/>
                <w:webHidden/>
              </w:rPr>
              <w:t>45</w:t>
            </w:r>
            <w:r w:rsidR="00CD7DBC">
              <w:rPr>
                <w:noProof/>
                <w:webHidden/>
              </w:rPr>
              <w:fldChar w:fldCharType="end"/>
            </w:r>
          </w:hyperlink>
        </w:p>
        <w:p w14:paraId="19354C2D" w14:textId="313DF3EF" w:rsidR="00CD7DBC" w:rsidRDefault="00000000">
          <w:pPr>
            <w:pStyle w:val="Sommario2"/>
            <w:tabs>
              <w:tab w:val="left" w:pos="1200"/>
            </w:tabs>
            <w:rPr>
              <w:rFonts w:asciiTheme="minorHAnsi" w:eastAsiaTheme="minorEastAsia" w:hAnsiTheme="minorHAnsi" w:cstheme="minorBidi"/>
              <w:smallCaps w:val="0"/>
              <w:noProof/>
              <w:spacing w:val="0"/>
              <w:lang w:eastAsia="it-IT"/>
            </w:rPr>
          </w:pPr>
          <w:hyperlink w:anchor="_Toc170820303" w:history="1">
            <w:r w:rsidR="00CD7DBC" w:rsidRPr="00EB0798">
              <w:rPr>
                <w:rStyle w:val="Collegamentoipertestuale"/>
                <w:noProof/>
              </w:rPr>
              <w:t>2.5</w:t>
            </w:r>
            <w:r w:rsidR="00CD7DBC">
              <w:rPr>
                <w:rFonts w:asciiTheme="minorHAnsi" w:eastAsiaTheme="minorEastAsia" w:hAnsiTheme="minorHAnsi" w:cstheme="minorBidi"/>
                <w:smallCaps w:val="0"/>
                <w:noProof/>
                <w:spacing w:val="0"/>
                <w:lang w:eastAsia="it-IT"/>
              </w:rPr>
              <w:tab/>
            </w:r>
            <w:r w:rsidR="00CD7DBC" w:rsidRPr="00EB0798">
              <w:rPr>
                <w:rStyle w:val="Collegamentoipertestuale"/>
                <w:noProof/>
              </w:rPr>
              <w:t>Attacchi Cyber – Analisi delle tendenze</w:t>
            </w:r>
            <w:r w:rsidR="00CD7DBC">
              <w:rPr>
                <w:noProof/>
                <w:webHidden/>
              </w:rPr>
              <w:tab/>
            </w:r>
            <w:r w:rsidR="00CD7DBC">
              <w:rPr>
                <w:noProof/>
                <w:webHidden/>
              </w:rPr>
              <w:fldChar w:fldCharType="begin"/>
            </w:r>
            <w:r w:rsidR="00CD7DBC">
              <w:rPr>
                <w:noProof/>
                <w:webHidden/>
              </w:rPr>
              <w:instrText xml:space="preserve"> PAGEREF _Toc170820303 \h </w:instrText>
            </w:r>
            <w:r w:rsidR="00CD7DBC">
              <w:rPr>
                <w:noProof/>
                <w:webHidden/>
              </w:rPr>
            </w:r>
            <w:r w:rsidR="00CD7DBC">
              <w:rPr>
                <w:noProof/>
                <w:webHidden/>
              </w:rPr>
              <w:fldChar w:fldCharType="separate"/>
            </w:r>
            <w:r w:rsidR="00B2067B">
              <w:rPr>
                <w:noProof/>
                <w:webHidden/>
              </w:rPr>
              <w:t>47</w:t>
            </w:r>
            <w:r w:rsidR="00CD7DBC">
              <w:rPr>
                <w:noProof/>
                <w:webHidden/>
              </w:rPr>
              <w:fldChar w:fldCharType="end"/>
            </w:r>
          </w:hyperlink>
        </w:p>
        <w:p w14:paraId="2CB82354" w14:textId="65D9126C" w:rsidR="00CD7DBC" w:rsidRDefault="00000000">
          <w:pPr>
            <w:pStyle w:val="Sommario3"/>
            <w:rPr>
              <w:rFonts w:asciiTheme="minorHAnsi" w:eastAsiaTheme="minorEastAsia" w:hAnsiTheme="minorHAnsi" w:cstheme="minorBidi"/>
              <w:noProof/>
              <w:spacing w:val="0"/>
              <w:sz w:val="22"/>
              <w:lang w:eastAsia="it-IT"/>
            </w:rPr>
          </w:pPr>
          <w:hyperlink w:anchor="_Toc170820304" w:history="1">
            <w:r w:rsidR="00CD7DBC" w:rsidRPr="00EB0798">
              <w:rPr>
                <w:rStyle w:val="Collegamentoipertestuale"/>
                <w:noProof/>
              </w:rPr>
              <w:t>2.5.1</w:t>
            </w:r>
            <w:r w:rsidR="00CD7DBC">
              <w:rPr>
                <w:rFonts w:asciiTheme="minorHAnsi" w:eastAsiaTheme="minorEastAsia" w:hAnsiTheme="minorHAnsi" w:cstheme="minorBidi"/>
                <w:noProof/>
                <w:spacing w:val="0"/>
                <w:sz w:val="22"/>
                <w:lang w:eastAsia="it-IT"/>
              </w:rPr>
              <w:tab/>
            </w:r>
            <w:r w:rsidR="00CD7DBC" w:rsidRPr="00EB0798">
              <w:rPr>
                <w:rStyle w:val="Collegamentoipertestuale"/>
                <w:noProof/>
              </w:rPr>
              <w:t>Q2 2022 vs Q2 2023</w:t>
            </w:r>
            <w:r w:rsidR="00CD7DBC">
              <w:rPr>
                <w:noProof/>
                <w:webHidden/>
              </w:rPr>
              <w:tab/>
            </w:r>
            <w:r w:rsidR="00CD7DBC">
              <w:rPr>
                <w:noProof/>
                <w:webHidden/>
              </w:rPr>
              <w:fldChar w:fldCharType="begin"/>
            </w:r>
            <w:r w:rsidR="00CD7DBC">
              <w:rPr>
                <w:noProof/>
                <w:webHidden/>
              </w:rPr>
              <w:instrText xml:space="preserve"> PAGEREF _Toc170820304 \h </w:instrText>
            </w:r>
            <w:r w:rsidR="00CD7DBC">
              <w:rPr>
                <w:noProof/>
                <w:webHidden/>
              </w:rPr>
            </w:r>
            <w:r w:rsidR="00CD7DBC">
              <w:rPr>
                <w:noProof/>
                <w:webHidden/>
              </w:rPr>
              <w:fldChar w:fldCharType="separate"/>
            </w:r>
            <w:r w:rsidR="00B2067B">
              <w:rPr>
                <w:noProof/>
                <w:webHidden/>
              </w:rPr>
              <w:t>47</w:t>
            </w:r>
            <w:r w:rsidR="00CD7DBC">
              <w:rPr>
                <w:noProof/>
                <w:webHidden/>
              </w:rPr>
              <w:fldChar w:fldCharType="end"/>
            </w:r>
          </w:hyperlink>
        </w:p>
        <w:p w14:paraId="2F302436" w14:textId="6F00CB29" w:rsidR="00CD7DBC" w:rsidRDefault="00000000">
          <w:pPr>
            <w:pStyle w:val="Sommario3"/>
            <w:rPr>
              <w:rFonts w:asciiTheme="minorHAnsi" w:eastAsiaTheme="minorEastAsia" w:hAnsiTheme="minorHAnsi" w:cstheme="minorBidi"/>
              <w:noProof/>
              <w:spacing w:val="0"/>
              <w:sz w:val="22"/>
              <w:lang w:eastAsia="it-IT"/>
            </w:rPr>
          </w:pPr>
          <w:hyperlink w:anchor="_Toc170820305" w:history="1">
            <w:r w:rsidR="00CD7DBC" w:rsidRPr="00EB0798">
              <w:rPr>
                <w:rStyle w:val="Collegamentoipertestuale"/>
                <w:noProof/>
              </w:rPr>
              <w:t>2.5.2</w:t>
            </w:r>
            <w:r w:rsidR="00CD7DBC">
              <w:rPr>
                <w:rFonts w:asciiTheme="minorHAnsi" w:eastAsiaTheme="minorEastAsia" w:hAnsiTheme="minorHAnsi" w:cstheme="minorBidi"/>
                <w:noProof/>
                <w:spacing w:val="0"/>
                <w:sz w:val="22"/>
                <w:lang w:eastAsia="it-IT"/>
              </w:rPr>
              <w:tab/>
            </w:r>
            <w:r w:rsidR="00CD7DBC" w:rsidRPr="00EB0798">
              <w:rPr>
                <w:rStyle w:val="Collegamentoipertestuale"/>
                <w:noProof/>
              </w:rPr>
              <w:t>Provenienza delle cyber minacce</w:t>
            </w:r>
            <w:r w:rsidR="00CD7DBC">
              <w:rPr>
                <w:noProof/>
                <w:webHidden/>
              </w:rPr>
              <w:tab/>
            </w:r>
            <w:r w:rsidR="00CD7DBC">
              <w:rPr>
                <w:noProof/>
                <w:webHidden/>
              </w:rPr>
              <w:fldChar w:fldCharType="begin"/>
            </w:r>
            <w:r w:rsidR="00CD7DBC">
              <w:rPr>
                <w:noProof/>
                <w:webHidden/>
              </w:rPr>
              <w:instrText xml:space="preserve"> PAGEREF _Toc170820305 \h </w:instrText>
            </w:r>
            <w:r w:rsidR="00CD7DBC">
              <w:rPr>
                <w:noProof/>
                <w:webHidden/>
              </w:rPr>
            </w:r>
            <w:r w:rsidR="00CD7DBC">
              <w:rPr>
                <w:noProof/>
                <w:webHidden/>
              </w:rPr>
              <w:fldChar w:fldCharType="separate"/>
            </w:r>
            <w:r w:rsidR="00B2067B">
              <w:rPr>
                <w:noProof/>
                <w:webHidden/>
              </w:rPr>
              <w:t>48</w:t>
            </w:r>
            <w:r w:rsidR="00CD7DBC">
              <w:rPr>
                <w:noProof/>
                <w:webHidden/>
              </w:rPr>
              <w:fldChar w:fldCharType="end"/>
            </w:r>
          </w:hyperlink>
        </w:p>
        <w:p w14:paraId="64E9E529" w14:textId="7B7CFF57" w:rsidR="00CD7DBC" w:rsidRDefault="00000000">
          <w:pPr>
            <w:pStyle w:val="Sommario3"/>
            <w:rPr>
              <w:rFonts w:asciiTheme="minorHAnsi" w:eastAsiaTheme="minorEastAsia" w:hAnsiTheme="minorHAnsi" w:cstheme="minorBidi"/>
              <w:noProof/>
              <w:spacing w:val="0"/>
              <w:sz w:val="22"/>
              <w:lang w:eastAsia="it-IT"/>
            </w:rPr>
          </w:pPr>
          <w:hyperlink w:anchor="_Toc170820306" w:history="1">
            <w:r w:rsidR="00CD7DBC" w:rsidRPr="00EB0798">
              <w:rPr>
                <w:rStyle w:val="Collegamentoipertestuale"/>
                <w:noProof/>
              </w:rPr>
              <w:t>2.5.3</w:t>
            </w:r>
            <w:r w:rsidR="00CD7DBC">
              <w:rPr>
                <w:rFonts w:asciiTheme="minorHAnsi" w:eastAsiaTheme="minorEastAsia" w:hAnsiTheme="minorHAnsi" w:cstheme="minorBidi"/>
                <w:noProof/>
                <w:spacing w:val="0"/>
                <w:sz w:val="22"/>
                <w:lang w:eastAsia="it-IT"/>
              </w:rPr>
              <w:tab/>
            </w:r>
            <w:r w:rsidR="00CD7DBC" w:rsidRPr="00EB0798">
              <w:rPr>
                <w:rStyle w:val="Collegamentoipertestuale"/>
                <w:noProof/>
              </w:rPr>
              <w:t>Stime dei costi futuri</w:t>
            </w:r>
            <w:r w:rsidR="00CD7DBC">
              <w:rPr>
                <w:noProof/>
                <w:webHidden/>
              </w:rPr>
              <w:tab/>
            </w:r>
            <w:r w:rsidR="00CD7DBC">
              <w:rPr>
                <w:noProof/>
                <w:webHidden/>
              </w:rPr>
              <w:fldChar w:fldCharType="begin"/>
            </w:r>
            <w:r w:rsidR="00CD7DBC">
              <w:rPr>
                <w:noProof/>
                <w:webHidden/>
              </w:rPr>
              <w:instrText xml:space="preserve"> PAGEREF _Toc170820306 \h </w:instrText>
            </w:r>
            <w:r w:rsidR="00CD7DBC">
              <w:rPr>
                <w:noProof/>
                <w:webHidden/>
              </w:rPr>
            </w:r>
            <w:r w:rsidR="00CD7DBC">
              <w:rPr>
                <w:noProof/>
                <w:webHidden/>
              </w:rPr>
              <w:fldChar w:fldCharType="separate"/>
            </w:r>
            <w:r w:rsidR="00B2067B">
              <w:rPr>
                <w:noProof/>
                <w:webHidden/>
              </w:rPr>
              <w:t>49</w:t>
            </w:r>
            <w:r w:rsidR="00CD7DBC">
              <w:rPr>
                <w:noProof/>
                <w:webHidden/>
              </w:rPr>
              <w:fldChar w:fldCharType="end"/>
            </w:r>
          </w:hyperlink>
        </w:p>
        <w:p w14:paraId="7C0942E9" w14:textId="4DD484BD" w:rsidR="00CD7DBC" w:rsidRDefault="00000000">
          <w:pPr>
            <w:pStyle w:val="Sommario2"/>
            <w:tabs>
              <w:tab w:val="left" w:pos="1200"/>
            </w:tabs>
            <w:rPr>
              <w:rFonts w:asciiTheme="minorHAnsi" w:eastAsiaTheme="minorEastAsia" w:hAnsiTheme="minorHAnsi" w:cstheme="minorBidi"/>
              <w:smallCaps w:val="0"/>
              <w:noProof/>
              <w:spacing w:val="0"/>
              <w:lang w:eastAsia="it-IT"/>
            </w:rPr>
          </w:pPr>
          <w:hyperlink w:anchor="_Toc170820307" w:history="1">
            <w:r w:rsidR="00CD7DBC" w:rsidRPr="00EB0798">
              <w:rPr>
                <w:rStyle w:val="Collegamentoipertestuale"/>
                <w:noProof/>
              </w:rPr>
              <w:t>2.6</w:t>
            </w:r>
            <w:r w:rsidR="00CD7DBC">
              <w:rPr>
                <w:rFonts w:asciiTheme="minorHAnsi" w:eastAsiaTheme="minorEastAsia" w:hAnsiTheme="minorHAnsi" w:cstheme="minorBidi"/>
                <w:smallCaps w:val="0"/>
                <w:noProof/>
                <w:spacing w:val="0"/>
                <w:lang w:eastAsia="it-IT"/>
              </w:rPr>
              <w:tab/>
            </w:r>
            <w:r w:rsidR="00CD7DBC" w:rsidRPr="00EB0798">
              <w:rPr>
                <w:rStyle w:val="Collegamentoipertestuale"/>
                <w:noProof/>
              </w:rPr>
              <w:t>NIS2 – L’ultima normativa nel mondo cyber</w:t>
            </w:r>
            <w:r w:rsidR="00CD7DBC">
              <w:rPr>
                <w:noProof/>
                <w:webHidden/>
              </w:rPr>
              <w:tab/>
            </w:r>
            <w:r w:rsidR="00CD7DBC">
              <w:rPr>
                <w:noProof/>
                <w:webHidden/>
              </w:rPr>
              <w:fldChar w:fldCharType="begin"/>
            </w:r>
            <w:r w:rsidR="00CD7DBC">
              <w:rPr>
                <w:noProof/>
                <w:webHidden/>
              </w:rPr>
              <w:instrText xml:space="preserve"> PAGEREF _Toc170820307 \h </w:instrText>
            </w:r>
            <w:r w:rsidR="00CD7DBC">
              <w:rPr>
                <w:noProof/>
                <w:webHidden/>
              </w:rPr>
            </w:r>
            <w:r w:rsidR="00CD7DBC">
              <w:rPr>
                <w:noProof/>
                <w:webHidden/>
              </w:rPr>
              <w:fldChar w:fldCharType="separate"/>
            </w:r>
            <w:r w:rsidR="00B2067B">
              <w:rPr>
                <w:noProof/>
                <w:webHidden/>
              </w:rPr>
              <w:t>50</w:t>
            </w:r>
            <w:r w:rsidR="00CD7DBC">
              <w:rPr>
                <w:noProof/>
                <w:webHidden/>
              </w:rPr>
              <w:fldChar w:fldCharType="end"/>
            </w:r>
          </w:hyperlink>
        </w:p>
        <w:p w14:paraId="0A58EFDD" w14:textId="13513BA6" w:rsidR="00CD7DBC" w:rsidRDefault="00000000">
          <w:pPr>
            <w:pStyle w:val="Sommario1"/>
            <w:rPr>
              <w:rFonts w:asciiTheme="minorHAnsi" w:eastAsiaTheme="minorEastAsia" w:hAnsiTheme="minorHAnsi" w:cstheme="minorBidi"/>
              <w:b w:val="0"/>
              <w:smallCaps w:val="0"/>
              <w:noProof/>
              <w:spacing w:val="0"/>
              <w:sz w:val="22"/>
              <w:lang w:eastAsia="it-IT"/>
            </w:rPr>
          </w:pPr>
          <w:hyperlink w:anchor="_Toc170820308" w:history="1">
            <w:r w:rsidR="00CD7DBC" w:rsidRPr="00EB0798">
              <w:rPr>
                <w:rStyle w:val="Collegamentoipertestuale"/>
                <w:noProof/>
              </w:rPr>
              <w:t>Capitolo III</w:t>
            </w:r>
            <w:r w:rsidR="00CD7DBC">
              <w:rPr>
                <w:noProof/>
                <w:webHidden/>
              </w:rPr>
              <w:tab/>
            </w:r>
            <w:r w:rsidR="00CD7DBC">
              <w:rPr>
                <w:noProof/>
                <w:webHidden/>
              </w:rPr>
              <w:fldChar w:fldCharType="begin"/>
            </w:r>
            <w:r w:rsidR="00CD7DBC">
              <w:rPr>
                <w:noProof/>
                <w:webHidden/>
              </w:rPr>
              <w:instrText xml:space="preserve"> PAGEREF _Toc170820308 \h </w:instrText>
            </w:r>
            <w:r w:rsidR="00CD7DBC">
              <w:rPr>
                <w:noProof/>
                <w:webHidden/>
              </w:rPr>
            </w:r>
            <w:r w:rsidR="00CD7DBC">
              <w:rPr>
                <w:noProof/>
                <w:webHidden/>
              </w:rPr>
              <w:fldChar w:fldCharType="separate"/>
            </w:r>
            <w:r w:rsidR="00B2067B">
              <w:rPr>
                <w:noProof/>
                <w:webHidden/>
              </w:rPr>
              <w:t>53</w:t>
            </w:r>
            <w:r w:rsidR="00CD7DBC">
              <w:rPr>
                <w:noProof/>
                <w:webHidden/>
              </w:rPr>
              <w:fldChar w:fldCharType="end"/>
            </w:r>
          </w:hyperlink>
        </w:p>
        <w:p w14:paraId="10F6B7A5" w14:textId="354CB512" w:rsidR="00CD7DBC" w:rsidRDefault="00000000">
          <w:pPr>
            <w:pStyle w:val="Sommario2"/>
            <w:rPr>
              <w:rFonts w:asciiTheme="minorHAnsi" w:eastAsiaTheme="minorEastAsia" w:hAnsiTheme="minorHAnsi" w:cstheme="minorBidi"/>
              <w:smallCaps w:val="0"/>
              <w:noProof/>
              <w:spacing w:val="0"/>
              <w:lang w:eastAsia="it-IT"/>
            </w:rPr>
          </w:pPr>
          <w:hyperlink w:anchor="_Toc170820309" w:history="1">
            <w:r w:rsidR="00CD7DBC" w:rsidRPr="00EB0798">
              <w:rPr>
                <w:rStyle w:val="Collegamentoipertestuale"/>
                <w:noProof/>
              </w:rPr>
              <w:t>Sperimentazione</w:t>
            </w:r>
            <w:r w:rsidR="00CD7DBC">
              <w:rPr>
                <w:noProof/>
                <w:webHidden/>
              </w:rPr>
              <w:tab/>
            </w:r>
            <w:r w:rsidR="00CD7DBC">
              <w:rPr>
                <w:noProof/>
                <w:webHidden/>
              </w:rPr>
              <w:fldChar w:fldCharType="begin"/>
            </w:r>
            <w:r w:rsidR="00CD7DBC">
              <w:rPr>
                <w:noProof/>
                <w:webHidden/>
              </w:rPr>
              <w:instrText xml:space="preserve"> PAGEREF _Toc170820309 \h </w:instrText>
            </w:r>
            <w:r w:rsidR="00CD7DBC">
              <w:rPr>
                <w:noProof/>
                <w:webHidden/>
              </w:rPr>
            </w:r>
            <w:r w:rsidR="00CD7DBC">
              <w:rPr>
                <w:noProof/>
                <w:webHidden/>
              </w:rPr>
              <w:fldChar w:fldCharType="separate"/>
            </w:r>
            <w:r w:rsidR="00B2067B">
              <w:rPr>
                <w:noProof/>
                <w:webHidden/>
              </w:rPr>
              <w:t>53</w:t>
            </w:r>
            <w:r w:rsidR="00CD7DBC">
              <w:rPr>
                <w:noProof/>
                <w:webHidden/>
              </w:rPr>
              <w:fldChar w:fldCharType="end"/>
            </w:r>
          </w:hyperlink>
        </w:p>
        <w:p w14:paraId="63EFFDEB" w14:textId="4070816F" w:rsidR="00CD7DBC" w:rsidRDefault="00000000">
          <w:pPr>
            <w:pStyle w:val="Sommario2"/>
            <w:tabs>
              <w:tab w:val="left" w:pos="1200"/>
            </w:tabs>
            <w:rPr>
              <w:rFonts w:asciiTheme="minorHAnsi" w:eastAsiaTheme="minorEastAsia" w:hAnsiTheme="minorHAnsi" w:cstheme="minorBidi"/>
              <w:smallCaps w:val="0"/>
              <w:noProof/>
              <w:spacing w:val="0"/>
              <w:lang w:eastAsia="it-IT"/>
            </w:rPr>
          </w:pPr>
          <w:hyperlink w:anchor="_Toc170820311" w:history="1">
            <w:r w:rsidR="00CD7DBC" w:rsidRPr="00EB0798">
              <w:rPr>
                <w:rStyle w:val="Collegamentoipertestuale"/>
                <w:noProof/>
              </w:rPr>
              <w:t>3.1</w:t>
            </w:r>
            <w:r w:rsidR="00CD7DBC">
              <w:rPr>
                <w:rFonts w:asciiTheme="minorHAnsi" w:eastAsiaTheme="minorEastAsia" w:hAnsiTheme="minorHAnsi" w:cstheme="minorBidi"/>
                <w:smallCaps w:val="0"/>
                <w:noProof/>
                <w:spacing w:val="0"/>
                <w:lang w:eastAsia="it-IT"/>
              </w:rPr>
              <w:tab/>
            </w:r>
            <w:r w:rsidR="00CD7DBC" w:rsidRPr="00EB0798">
              <w:rPr>
                <w:rStyle w:val="Collegamentoipertestuale"/>
                <w:noProof/>
              </w:rPr>
              <w:t>Funzionalità di DetectiveAttacks</w:t>
            </w:r>
            <w:r w:rsidR="00CD7DBC">
              <w:rPr>
                <w:noProof/>
                <w:webHidden/>
              </w:rPr>
              <w:tab/>
            </w:r>
            <w:r w:rsidR="00CD7DBC">
              <w:rPr>
                <w:noProof/>
                <w:webHidden/>
              </w:rPr>
              <w:fldChar w:fldCharType="begin"/>
            </w:r>
            <w:r w:rsidR="00CD7DBC">
              <w:rPr>
                <w:noProof/>
                <w:webHidden/>
              </w:rPr>
              <w:instrText xml:space="preserve"> PAGEREF _Toc170820311 \h </w:instrText>
            </w:r>
            <w:r w:rsidR="00CD7DBC">
              <w:rPr>
                <w:noProof/>
                <w:webHidden/>
              </w:rPr>
            </w:r>
            <w:r w:rsidR="00CD7DBC">
              <w:rPr>
                <w:noProof/>
                <w:webHidden/>
              </w:rPr>
              <w:fldChar w:fldCharType="separate"/>
            </w:r>
            <w:r w:rsidR="00B2067B">
              <w:rPr>
                <w:noProof/>
                <w:webHidden/>
              </w:rPr>
              <w:t>53</w:t>
            </w:r>
            <w:r w:rsidR="00CD7DBC">
              <w:rPr>
                <w:noProof/>
                <w:webHidden/>
              </w:rPr>
              <w:fldChar w:fldCharType="end"/>
            </w:r>
          </w:hyperlink>
        </w:p>
        <w:p w14:paraId="08ED1D6E" w14:textId="3A9E3F1F" w:rsidR="00CD7DBC" w:rsidRDefault="00000000">
          <w:pPr>
            <w:pStyle w:val="Sommario2"/>
            <w:tabs>
              <w:tab w:val="left" w:pos="1200"/>
            </w:tabs>
            <w:rPr>
              <w:rFonts w:asciiTheme="minorHAnsi" w:eastAsiaTheme="minorEastAsia" w:hAnsiTheme="minorHAnsi" w:cstheme="minorBidi"/>
              <w:smallCaps w:val="0"/>
              <w:noProof/>
              <w:spacing w:val="0"/>
              <w:lang w:eastAsia="it-IT"/>
            </w:rPr>
          </w:pPr>
          <w:hyperlink w:anchor="_Toc170820312" w:history="1">
            <w:r w:rsidR="00CD7DBC" w:rsidRPr="00EB0798">
              <w:rPr>
                <w:rStyle w:val="Collegamentoipertestuale"/>
                <w:noProof/>
              </w:rPr>
              <w:t>3.2</w:t>
            </w:r>
            <w:r w:rsidR="00CD7DBC">
              <w:rPr>
                <w:rFonts w:asciiTheme="minorHAnsi" w:eastAsiaTheme="minorEastAsia" w:hAnsiTheme="minorHAnsi" w:cstheme="minorBidi"/>
                <w:smallCaps w:val="0"/>
                <w:noProof/>
                <w:spacing w:val="0"/>
                <w:lang w:eastAsia="it-IT"/>
              </w:rPr>
              <w:tab/>
            </w:r>
            <w:r w:rsidR="00CD7DBC" w:rsidRPr="00EB0798">
              <w:rPr>
                <w:rStyle w:val="Collegamentoipertestuale"/>
                <w:noProof/>
              </w:rPr>
              <w:t>Tecnologie utilizzate</w:t>
            </w:r>
            <w:r w:rsidR="00CD7DBC">
              <w:rPr>
                <w:noProof/>
                <w:webHidden/>
              </w:rPr>
              <w:tab/>
            </w:r>
            <w:r w:rsidR="00CD7DBC">
              <w:rPr>
                <w:noProof/>
                <w:webHidden/>
              </w:rPr>
              <w:fldChar w:fldCharType="begin"/>
            </w:r>
            <w:r w:rsidR="00CD7DBC">
              <w:rPr>
                <w:noProof/>
                <w:webHidden/>
              </w:rPr>
              <w:instrText xml:space="preserve"> PAGEREF _Toc170820312 \h </w:instrText>
            </w:r>
            <w:r w:rsidR="00CD7DBC">
              <w:rPr>
                <w:noProof/>
                <w:webHidden/>
              </w:rPr>
            </w:r>
            <w:r w:rsidR="00CD7DBC">
              <w:rPr>
                <w:noProof/>
                <w:webHidden/>
              </w:rPr>
              <w:fldChar w:fldCharType="separate"/>
            </w:r>
            <w:r w:rsidR="00B2067B">
              <w:rPr>
                <w:noProof/>
                <w:webHidden/>
              </w:rPr>
              <w:t>54</w:t>
            </w:r>
            <w:r w:rsidR="00CD7DBC">
              <w:rPr>
                <w:noProof/>
                <w:webHidden/>
              </w:rPr>
              <w:fldChar w:fldCharType="end"/>
            </w:r>
          </w:hyperlink>
        </w:p>
        <w:p w14:paraId="0B8EBE82" w14:textId="64B7D4BD" w:rsidR="00CD7DBC" w:rsidRDefault="00000000">
          <w:pPr>
            <w:pStyle w:val="Sommario3"/>
            <w:rPr>
              <w:rFonts w:asciiTheme="minorHAnsi" w:eastAsiaTheme="minorEastAsia" w:hAnsiTheme="minorHAnsi" w:cstheme="minorBidi"/>
              <w:noProof/>
              <w:spacing w:val="0"/>
              <w:sz w:val="22"/>
              <w:lang w:eastAsia="it-IT"/>
            </w:rPr>
          </w:pPr>
          <w:hyperlink w:anchor="_Toc170820313" w:history="1">
            <w:r w:rsidR="00CD7DBC" w:rsidRPr="00EB0798">
              <w:rPr>
                <w:rStyle w:val="Collegamentoipertestuale"/>
                <w:noProof/>
              </w:rPr>
              <w:t>3.2.1</w:t>
            </w:r>
            <w:r w:rsidR="00CD7DBC">
              <w:rPr>
                <w:rFonts w:asciiTheme="minorHAnsi" w:eastAsiaTheme="minorEastAsia" w:hAnsiTheme="minorHAnsi" w:cstheme="minorBidi"/>
                <w:noProof/>
                <w:spacing w:val="0"/>
                <w:sz w:val="22"/>
                <w:lang w:eastAsia="it-IT"/>
              </w:rPr>
              <w:tab/>
            </w:r>
            <w:r w:rsidR="00CD7DBC" w:rsidRPr="00EB0798">
              <w:rPr>
                <w:rStyle w:val="Collegamentoipertestuale"/>
                <w:noProof/>
              </w:rPr>
              <w:t>Framework, librerie e LLM utilizzati</w:t>
            </w:r>
            <w:r w:rsidR="00CD7DBC">
              <w:rPr>
                <w:noProof/>
                <w:webHidden/>
              </w:rPr>
              <w:tab/>
            </w:r>
            <w:r w:rsidR="00CD7DBC">
              <w:rPr>
                <w:noProof/>
                <w:webHidden/>
              </w:rPr>
              <w:fldChar w:fldCharType="begin"/>
            </w:r>
            <w:r w:rsidR="00CD7DBC">
              <w:rPr>
                <w:noProof/>
                <w:webHidden/>
              </w:rPr>
              <w:instrText xml:space="preserve"> PAGEREF _Toc170820313 \h </w:instrText>
            </w:r>
            <w:r w:rsidR="00CD7DBC">
              <w:rPr>
                <w:noProof/>
                <w:webHidden/>
              </w:rPr>
            </w:r>
            <w:r w:rsidR="00CD7DBC">
              <w:rPr>
                <w:noProof/>
                <w:webHidden/>
              </w:rPr>
              <w:fldChar w:fldCharType="separate"/>
            </w:r>
            <w:r w:rsidR="00B2067B">
              <w:rPr>
                <w:noProof/>
                <w:webHidden/>
              </w:rPr>
              <w:t>54</w:t>
            </w:r>
            <w:r w:rsidR="00CD7DBC">
              <w:rPr>
                <w:noProof/>
                <w:webHidden/>
              </w:rPr>
              <w:fldChar w:fldCharType="end"/>
            </w:r>
          </w:hyperlink>
        </w:p>
        <w:p w14:paraId="7E2F47E1" w14:textId="0D70B06F" w:rsidR="00CD7DBC" w:rsidRDefault="00000000">
          <w:pPr>
            <w:pStyle w:val="Sommario3"/>
            <w:rPr>
              <w:rFonts w:asciiTheme="minorHAnsi" w:eastAsiaTheme="minorEastAsia" w:hAnsiTheme="minorHAnsi" w:cstheme="minorBidi"/>
              <w:noProof/>
              <w:spacing w:val="0"/>
              <w:sz w:val="22"/>
              <w:lang w:eastAsia="it-IT"/>
            </w:rPr>
          </w:pPr>
          <w:hyperlink w:anchor="_Toc170820314" w:history="1">
            <w:r w:rsidR="00CD7DBC" w:rsidRPr="00EB0798">
              <w:rPr>
                <w:rStyle w:val="Collegamentoipertestuale"/>
                <w:noProof/>
              </w:rPr>
              <w:t>3.2.2</w:t>
            </w:r>
            <w:r w:rsidR="00CD7DBC">
              <w:rPr>
                <w:rFonts w:asciiTheme="minorHAnsi" w:eastAsiaTheme="minorEastAsia" w:hAnsiTheme="minorHAnsi" w:cstheme="minorBidi"/>
                <w:noProof/>
                <w:spacing w:val="0"/>
                <w:sz w:val="22"/>
                <w:lang w:eastAsia="it-IT"/>
              </w:rPr>
              <w:tab/>
            </w:r>
            <w:r w:rsidR="00CD7DBC" w:rsidRPr="00EB0798">
              <w:rPr>
                <w:rStyle w:val="Collegamentoipertestuale"/>
                <w:noProof/>
              </w:rPr>
              <w:t>Tipo di dati manipolato – STIX Object e dict</w:t>
            </w:r>
            <w:r w:rsidR="00CD7DBC">
              <w:rPr>
                <w:noProof/>
                <w:webHidden/>
              </w:rPr>
              <w:tab/>
            </w:r>
            <w:r w:rsidR="00CD7DBC">
              <w:rPr>
                <w:noProof/>
                <w:webHidden/>
              </w:rPr>
              <w:fldChar w:fldCharType="begin"/>
            </w:r>
            <w:r w:rsidR="00CD7DBC">
              <w:rPr>
                <w:noProof/>
                <w:webHidden/>
              </w:rPr>
              <w:instrText xml:space="preserve"> PAGEREF _Toc170820314 \h </w:instrText>
            </w:r>
            <w:r w:rsidR="00CD7DBC">
              <w:rPr>
                <w:noProof/>
                <w:webHidden/>
              </w:rPr>
            </w:r>
            <w:r w:rsidR="00CD7DBC">
              <w:rPr>
                <w:noProof/>
                <w:webHidden/>
              </w:rPr>
              <w:fldChar w:fldCharType="separate"/>
            </w:r>
            <w:r w:rsidR="00B2067B">
              <w:rPr>
                <w:noProof/>
                <w:webHidden/>
              </w:rPr>
              <w:t>56</w:t>
            </w:r>
            <w:r w:rsidR="00CD7DBC">
              <w:rPr>
                <w:noProof/>
                <w:webHidden/>
              </w:rPr>
              <w:fldChar w:fldCharType="end"/>
            </w:r>
          </w:hyperlink>
        </w:p>
        <w:p w14:paraId="76E58DF4" w14:textId="60068DB1" w:rsidR="00CD7DBC" w:rsidRDefault="00000000">
          <w:pPr>
            <w:pStyle w:val="Sommario2"/>
            <w:tabs>
              <w:tab w:val="left" w:pos="1200"/>
            </w:tabs>
            <w:rPr>
              <w:rFonts w:asciiTheme="minorHAnsi" w:eastAsiaTheme="minorEastAsia" w:hAnsiTheme="minorHAnsi" w:cstheme="minorBidi"/>
              <w:smallCaps w:val="0"/>
              <w:noProof/>
              <w:spacing w:val="0"/>
              <w:lang w:eastAsia="it-IT"/>
            </w:rPr>
          </w:pPr>
          <w:hyperlink w:anchor="_Toc170820315" w:history="1">
            <w:r w:rsidR="00CD7DBC" w:rsidRPr="00EB0798">
              <w:rPr>
                <w:rStyle w:val="Collegamentoipertestuale"/>
                <w:noProof/>
              </w:rPr>
              <w:t>3.3</w:t>
            </w:r>
            <w:r w:rsidR="00CD7DBC">
              <w:rPr>
                <w:rFonts w:asciiTheme="minorHAnsi" w:eastAsiaTheme="minorEastAsia" w:hAnsiTheme="minorHAnsi" w:cstheme="minorBidi"/>
                <w:smallCaps w:val="0"/>
                <w:noProof/>
                <w:spacing w:val="0"/>
                <w:lang w:eastAsia="it-IT"/>
              </w:rPr>
              <w:tab/>
            </w:r>
            <w:r w:rsidR="00CD7DBC" w:rsidRPr="00EB0798">
              <w:rPr>
                <w:rStyle w:val="Collegamentoipertestuale"/>
                <w:noProof/>
              </w:rPr>
              <w:t>Architettura</w:t>
            </w:r>
            <w:r w:rsidR="00CD7DBC">
              <w:rPr>
                <w:noProof/>
                <w:webHidden/>
              </w:rPr>
              <w:tab/>
            </w:r>
            <w:r w:rsidR="00CD7DBC">
              <w:rPr>
                <w:noProof/>
                <w:webHidden/>
              </w:rPr>
              <w:fldChar w:fldCharType="begin"/>
            </w:r>
            <w:r w:rsidR="00CD7DBC">
              <w:rPr>
                <w:noProof/>
                <w:webHidden/>
              </w:rPr>
              <w:instrText xml:space="preserve"> PAGEREF _Toc170820315 \h </w:instrText>
            </w:r>
            <w:r w:rsidR="00CD7DBC">
              <w:rPr>
                <w:noProof/>
                <w:webHidden/>
              </w:rPr>
            </w:r>
            <w:r w:rsidR="00CD7DBC">
              <w:rPr>
                <w:noProof/>
                <w:webHidden/>
              </w:rPr>
              <w:fldChar w:fldCharType="separate"/>
            </w:r>
            <w:r w:rsidR="00B2067B">
              <w:rPr>
                <w:noProof/>
                <w:webHidden/>
              </w:rPr>
              <w:t>57</w:t>
            </w:r>
            <w:r w:rsidR="00CD7DBC">
              <w:rPr>
                <w:noProof/>
                <w:webHidden/>
              </w:rPr>
              <w:fldChar w:fldCharType="end"/>
            </w:r>
          </w:hyperlink>
        </w:p>
        <w:p w14:paraId="5F83B65C" w14:textId="438F55B1" w:rsidR="00CD7DBC" w:rsidRDefault="00000000">
          <w:pPr>
            <w:pStyle w:val="Sommario3"/>
            <w:rPr>
              <w:rFonts w:asciiTheme="minorHAnsi" w:eastAsiaTheme="minorEastAsia" w:hAnsiTheme="minorHAnsi" w:cstheme="minorBidi"/>
              <w:noProof/>
              <w:spacing w:val="0"/>
              <w:sz w:val="22"/>
              <w:lang w:eastAsia="it-IT"/>
            </w:rPr>
          </w:pPr>
          <w:hyperlink w:anchor="_Toc170820316" w:history="1">
            <w:r w:rsidR="00CD7DBC" w:rsidRPr="00EB0798">
              <w:rPr>
                <w:rStyle w:val="Collegamentoipertestuale"/>
                <w:noProof/>
              </w:rPr>
              <w:t>3.3.1</w:t>
            </w:r>
            <w:r w:rsidR="00CD7DBC">
              <w:rPr>
                <w:rFonts w:asciiTheme="minorHAnsi" w:eastAsiaTheme="minorEastAsia" w:hAnsiTheme="minorHAnsi" w:cstheme="minorBidi"/>
                <w:noProof/>
                <w:spacing w:val="0"/>
                <w:sz w:val="22"/>
                <w:lang w:eastAsia="it-IT"/>
              </w:rPr>
              <w:tab/>
            </w:r>
            <w:r w:rsidR="00CD7DBC" w:rsidRPr="00EB0798">
              <w:rPr>
                <w:rStyle w:val="Collegamentoipertestuale"/>
                <w:noProof/>
              </w:rPr>
              <w:t>Componenti dell’architettura</w:t>
            </w:r>
            <w:r w:rsidR="00CD7DBC">
              <w:rPr>
                <w:noProof/>
                <w:webHidden/>
              </w:rPr>
              <w:tab/>
            </w:r>
            <w:r w:rsidR="00CD7DBC">
              <w:rPr>
                <w:noProof/>
                <w:webHidden/>
              </w:rPr>
              <w:fldChar w:fldCharType="begin"/>
            </w:r>
            <w:r w:rsidR="00CD7DBC">
              <w:rPr>
                <w:noProof/>
                <w:webHidden/>
              </w:rPr>
              <w:instrText xml:space="preserve"> PAGEREF _Toc170820316 \h </w:instrText>
            </w:r>
            <w:r w:rsidR="00CD7DBC">
              <w:rPr>
                <w:noProof/>
                <w:webHidden/>
              </w:rPr>
            </w:r>
            <w:r w:rsidR="00CD7DBC">
              <w:rPr>
                <w:noProof/>
                <w:webHidden/>
              </w:rPr>
              <w:fldChar w:fldCharType="separate"/>
            </w:r>
            <w:r w:rsidR="00B2067B">
              <w:rPr>
                <w:noProof/>
                <w:webHidden/>
              </w:rPr>
              <w:t>59</w:t>
            </w:r>
            <w:r w:rsidR="00CD7DBC">
              <w:rPr>
                <w:noProof/>
                <w:webHidden/>
              </w:rPr>
              <w:fldChar w:fldCharType="end"/>
            </w:r>
          </w:hyperlink>
        </w:p>
        <w:p w14:paraId="5AF7D6D7" w14:textId="19694E10" w:rsidR="00CD7DBC" w:rsidRDefault="00000000">
          <w:pPr>
            <w:pStyle w:val="Sommario2"/>
            <w:tabs>
              <w:tab w:val="left" w:pos="1200"/>
            </w:tabs>
            <w:rPr>
              <w:rFonts w:asciiTheme="minorHAnsi" w:eastAsiaTheme="minorEastAsia" w:hAnsiTheme="minorHAnsi" w:cstheme="minorBidi"/>
              <w:smallCaps w:val="0"/>
              <w:noProof/>
              <w:spacing w:val="0"/>
              <w:lang w:eastAsia="it-IT"/>
            </w:rPr>
          </w:pPr>
          <w:hyperlink w:anchor="_Toc170820317" w:history="1">
            <w:r w:rsidR="00CD7DBC" w:rsidRPr="00EB0798">
              <w:rPr>
                <w:rStyle w:val="Collegamentoipertestuale"/>
                <w:noProof/>
              </w:rPr>
              <w:t>3.4</w:t>
            </w:r>
            <w:r w:rsidR="00CD7DBC">
              <w:rPr>
                <w:rFonts w:asciiTheme="minorHAnsi" w:eastAsiaTheme="minorEastAsia" w:hAnsiTheme="minorHAnsi" w:cstheme="minorBidi"/>
                <w:smallCaps w:val="0"/>
                <w:noProof/>
                <w:spacing w:val="0"/>
                <w:lang w:eastAsia="it-IT"/>
              </w:rPr>
              <w:tab/>
            </w:r>
            <w:r w:rsidR="00CD7DBC" w:rsidRPr="00EB0798">
              <w:rPr>
                <w:rStyle w:val="Collegamentoipertestuale"/>
                <w:noProof/>
              </w:rPr>
              <w:t>stix&amp;vulnerability</w:t>
            </w:r>
            <w:r w:rsidR="00CD7DBC">
              <w:rPr>
                <w:noProof/>
                <w:webHidden/>
              </w:rPr>
              <w:tab/>
            </w:r>
            <w:r w:rsidR="00CD7DBC">
              <w:rPr>
                <w:noProof/>
                <w:webHidden/>
              </w:rPr>
              <w:fldChar w:fldCharType="begin"/>
            </w:r>
            <w:r w:rsidR="00CD7DBC">
              <w:rPr>
                <w:noProof/>
                <w:webHidden/>
              </w:rPr>
              <w:instrText xml:space="preserve"> PAGEREF _Toc170820317 \h </w:instrText>
            </w:r>
            <w:r w:rsidR="00CD7DBC">
              <w:rPr>
                <w:noProof/>
                <w:webHidden/>
              </w:rPr>
            </w:r>
            <w:r w:rsidR="00CD7DBC">
              <w:rPr>
                <w:noProof/>
                <w:webHidden/>
              </w:rPr>
              <w:fldChar w:fldCharType="separate"/>
            </w:r>
            <w:r w:rsidR="00B2067B">
              <w:rPr>
                <w:noProof/>
                <w:webHidden/>
              </w:rPr>
              <w:t>60</w:t>
            </w:r>
            <w:r w:rsidR="00CD7DBC">
              <w:rPr>
                <w:noProof/>
                <w:webHidden/>
              </w:rPr>
              <w:fldChar w:fldCharType="end"/>
            </w:r>
          </w:hyperlink>
        </w:p>
        <w:p w14:paraId="70F9D3C3" w14:textId="131529F8" w:rsidR="00CD7DBC" w:rsidRDefault="00000000">
          <w:pPr>
            <w:pStyle w:val="Sommario3"/>
            <w:rPr>
              <w:rFonts w:asciiTheme="minorHAnsi" w:eastAsiaTheme="minorEastAsia" w:hAnsiTheme="minorHAnsi" w:cstheme="minorBidi"/>
              <w:noProof/>
              <w:spacing w:val="0"/>
              <w:sz w:val="22"/>
              <w:lang w:eastAsia="it-IT"/>
            </w:rPr>
          </w:pPr>
          <w:hyperlink w:anchor="_Toc170820318" w:history="1">
            <w:r w:rsidR="00CD7DBC" w:rsidRPr="00EB0798">
              <w:rPr>
                <w:rStyle w:val="Collegamentoipertestuale"/>
                <w:noProof/>
              </w:rPr>
              <w:t>3.4.1</w:t>
            </w:r>
            <w:r w:rsidR="00CD7DBC">
              <w:rPr>
                <w:rFonts w:asciiTheme="minorHAnsi" w:eastAsiaTheme="minorEastAsia" w:hAnsiTheme="minorHAnsi" w:cstheme="minorBidi"/>
                <w:noProof/>
                <w:spacing w:val="0"/>
                <w:sz w:val="22"/>
                <w:lang w:eastAsia="it-IT"/>
              </w:rPr>
              <w:tab/>
            </w:r>
            <w:r w:rsidR="00CD7DBC" w:rsidRPr="00EB0798">
              <w:rPr>
                <w:rStyle w:val="Collegamentoipertestuale"/>
                <w:noProof/>
              </w:rPr>
              <w:t>Data Provider</w:t>
            </w:r>
            <w:r w:rsidR="00CD7DBC">
              <w:rPr>
                <w:noProof/>
                <w:webHidden/>
              </w:rPr>
              <w:tab/>
            </w:r>
            <w:r w:rsidR="00CD7DBC">
              <w:rPr>
                <w:noProof/>
                <w:webHidden/>
              </w:rPr>
              <w:fldChar w:fldCharType="begin"/>
            </w:r>
            <w:r w:rsidR="00CD7DBC">
              <w:rPr>
                <w:noProof/>
                <w:webHidden/>
              </w:rPr>
              <w:instrText xml:space="preserve"> PAGEREF _Toc170820318 \h </w:instrText>
            </w:r>
            <w:r w:rsidR="00CD7DBC">
              <w:rPr>
                <w:noProof/>
                <w:webHidden/>
              </w:rPr>
            </w:r>
            <w:r w:rsidR="00CD7DBC">
              <w:rPr>
                <w:noProof/>
                <w:webHidden/>
              </w:rPr>
              <w:fldChar w:fldCharType="separate"/>
            </w:r>
            <w:r w:rsidR="00B2067B">
              <w:rPr>
                <w:noProof/>
                <w:webHidden/>
              </w:rPr>
              <w:t>61</w:t>
            </w:r>
            <w:r w:rsidR="00CD7DBC">
              <w:rPr>
                <w:noProof/>
                <w:webHidden/>
              </w:rPr>
              <w:fldChar w:fldCharType="end"/>
            </w:r>
          </w:hyperlink>
        </w:p>
        <w:p w14:paraId="3B3DE1FE" w14:textId="1723935E" w:rsidR="00CD7DBC" w:rsidRDefault="00000000">
          <w:pPr>
            <w:pStyle w:val="Sommario3"/>
            <w:rPr>
              <w:rFonts w:asciiTheme="minorHAnsi" w:eastAsiaTheme="minorEastAsia" w:hAnsiTheme="minorHAnsi" w:cstheme="minorBidi"/>
              <w:noProof/>
              <w:spacing w:val="0"/>
              <w:sz w:val="22"/>
              <w:lang w:eastAsia="it-IT"/>
            </w:rPr>
          </w:pPr>
          <w:hyperlink w:anchor="_Toc170820319" w:history="1">
            <w:r w:rsidR="00CD7DBC" w:rsidRPr="00EB0798">
              <w:rPr>
                <w:rStyle w:val="Collegamentoipertestuale"/>
                <w:noProof/>
              </w:rPr>
              <w:t>3.4.2</w:t>
            </w:r>
            <w:r w:rsidR="00CD7DBC">
              <w:rPr>
                <w:rFonts w:asciiTheme="minorHAnsi" w:eastAsiaTheme="minorEastAsia" w:hAnsiTheme="minorHAnsi" w:cstheme="minorBidi"/>
                <w:noProof/>
                <w:spacing w:val="0"/>
                <w:sz w:val="22"/>
                <w:lang w:eastAsia="it-IT"/>
              </w:rPr>
              <w:tab/>
            </w:r>
            <w:r w:rsidR="00CD7DBC" w:rsidRPr="00EB0798">
              <w:rPr>
                <w:rStyle w:val="Collegamentoipertestuale"/>
                <w:noProof/>
              </w:rPr>
              <w:t>Data Acces API</w:t>
            </w:r>
            <w:r w:rsidR="00CD7DBC">
              <w:rPr>
                <w:noProof/>
                <w:webHidden/>
              </w:rPr>
              <w:tab/>
            </w:r>
            <w:r w:rsidR="00CD7DBC">
              <w:rPr>
                <w:noProof/>
                <w:webHidden/>
              </w:rPr>
              <w:fldChar w:fldCharType="begin"/>
            </w:r>
            <w:r w:rsidR="00CD7DBC">
              <w:rPr>
                <w:noProof/>
                <w:webHidden/>
              </w:rPr>
              <w:instrText xml:space="preserve"> PAGEREF _Toc170820319 \h </w:instrText>
            </w:r>
            <w:r w:rsidR="00CD7DBC">
              <w:rPr>
                <w:noProof/>
                <w:webHidden/>
              </w:rPr>
            </w:r>
            <w:r w:rsidR="00CD7DBC">
              <w:rPr>
                <w:noProof/>
                <w:webHidden/>
              </w:rPr>
              <w:fldChar w:fldCharType="separate"/>
            </w:r>
            <w:r w:rsidR="00B2067B">
              <w:rPr>
                <w:noProof/>
                <w:webHidden/>
              </w:rPr>
              <w:t>83</w:t>
            </w:r>
            <w:r w:rsidR="00CD7DBC">
              <w:rPr>
                <w:noProof/>
                <w:webHidden/>
              </w:rPr>
              <w:fldChar w:fldCharType="end"/>
            </w:r>
          </w:hyperlink>
        </w:p>
        <w:p w14:paraId="50139461" w14:textId="08C98033" w:rsidR="00CD7DBC" w:rsidRDefault="00000000">
          <w:pPr>
            <w:pStyle w:val="Sommario2"/>
            <w:tabs>
              <w:tab w:val="left" w:pos="1200"/>
            </w:tabs>
            <w:rPr>
              <w:rFonts w:asciiTheme="minorHAnsi" w:eastAsiaTheme="minorEastAsia" w:hAnsiTheme="minorHAnsi" w:cstheme="minorBidi"/>
              <w:smallCaps w:val="0"/>
              <w:noProof/>
              <w:spacing w:val="0"/>
              <w:lang w:eastAsia="it-IT"/>
            </w:rPr>
          </w:pPr>
          <w:hyperlink w:anchor="_Toc170820320" w:history="1">
            <w:r w:rsidR="00CD7DBC" w:rsidRPr="00EB0798">
              <w:rPr>
                <w:rStyle w:val="Collegamentoipertestuale"/>
                <w:noProof/>
              </w:rPr>
              <w:t>3.5</w:t>
            </w:r>
            <w:r w:rsidR="00CD7DBC">
              <w:rPr>
                <w:rFonts w:asciiTheme="minorHAnsi" w:eastAsiaTheme="minorEastAsia" w:hAnsiTheme="minorHAnsi" w:cstheme="minorBidi"/>
                <w:smallCaps w:val="0"/>
                <w:noProof/>
                <w:spacing w:val="0"/>
                <w:lang w:eastAsia="it-IT"/>
              </w:rPr>
              <w:tab/>
            </w:r>
            <w:r w:rsidR="00CD7DBC" w:rsidRPr="00EB0798">
              <w:rPr>
                <w:rStyle w:val="Collegamentoipertestuale"/>
                <w:noProof/>
              </w:rPr>
              <w:t>cvwelib</w:t>
            </w:r>
            <w:r w:rsidR="00CD7DBC">
              <w:rPr>
                <w:noProof/>
                <w:webHidden/>
              </w:rPr>
              <w:tab/>
            </w:r>
            <w:r w:rsidR="00CD7DBC">
              <w:rPr>
                <w:noProof/>
                <w:webHidden/>
              </w:rPr>
              <w:fldChar w:fldCharType="begin"/>
            </w:r>
            <w:r w:rsidR="00CD7DBC">
              <w:rPr>
                <w:noProof/>
                <w:webHidden/>
              </w:rPr>
              <w:instrText xml:space="preserve"> PAGEREF _Toc170820320 \h </w:instrText>
            </w:r>
            <w:r w:rsidR="00CD7DBC">
              <w:rPr>
                <w:noProof/>
                <w:webHidden/>
              </w:rPr>
            </w:r>
            <w:r w:rsidR="00CD7DBC">
              <w:rPr>
                <w:noProof/>
                <w:webHidden/>
              </w:rPr>
              <w:fldChar w:fldCharType="separate"/>
            </w:r>
            <w:r w:rsidR="00B2067B">
              <w:rPr>
                <w:noProof/>
                <w:webHidden/>
              </w:rPr>
              <w:t>84</w:t>
            </w:r>
            <w:r w:rsidR="00CD7DBC">
              <w:rPr>
                <w:noProof/>
                <w:webHidden/>
              </w:rPr>
              <w:fldChar w:fldCharType="end"/>
            </w:r>
          </w:hyperlink>
        </w:p>
        <w:p w14:paraId="1A30358B" w14:textId="1E2587D5" w:rsidR="00CD7DBC" w:rsidRDefault="00000000">
          <w:pPr>
            <w:pStyle w:val="Sommario3"/>
            <w:rPr>
              <w:rFonts w:asciiTheme="minorHAnsi" w:eastAsiaTheme="minorEastAsia" w:hAnsiTheme="minorHAnsi" w:cstheme="minorBidi"/>
              <w:noProof/>
              <w:spacing w:val="0"/>
              <w:sz w:val="22"/>
              <w:lang w:eastAsia="it-IT"/>
            </w:rPr>
          </w:pPr>
          <w:hyperlink w:anchor="_Toc170820321" w:history="1">
            <w:r w:rsidR="00CD7DBC" w:rsidRPr="00EB0798">
              <w:rPr>
                <w:rStyle w:val="Collegamentoipertestuale"/>
                <w:noProof/>
              </w:rPr>
              <w:t>3.5.1</w:t>
            </w:r>
            <w:r w:rsidR="00CD7DBC">
              <w:rPr>
                <w:rFonts w:asciiTheme="minorHAnsi" w:eastAsiaTheme="minorEastAsia" w:hAnsiTheme="minorHAnsi" w:cstheme="minorBidi"/>
                <w:noProof/>
                <w:spacing w:val="0"/>
                <w:sz w:val="22"/>
                <w:lang w:eastAsia="it-IT"/>
              </w:rPr>
              <w:tab/>
            </w:r>
            <w:r w:rsidR="00CD7DBC" w:rsidRPr="00EB0798">
              <w:rPr>
                <w:rStyle w:val="Collegamentoipertestuale"/>
                <w:noProof/>
              </w:rPr>
              <w:t>Struttura della libreria</w:t>
            </w:r>
            <w:r w:rsidR="00CD7DBC">
              <w:rPr>
                <w:noProof/>
                <w:webHidden/>
              </w:rPr>
              <w:tab/>
            </w:r>
            <w:r w:rsidR="00CD7DBC">
              <w:rPr>
                <w:noProof/>
                <w:webHidden/>
              </w:rPr>
              <w:fldChar w:fldCharType="begin"/>
            </w:r>
            <w:r w:rsidR="00CD7DBC">
              <w:rPr>
                <w:noProof/>
                <w:webHidden/>
              </w:rPr>
              <w:instrText xml:space="preserve"> PAGEREF _Toc170820321 \h </w:instrText>
            </w:r>
            <w:r w:rsidR="00CD7DBC">
              <w:rPr>
                <w:noProof/>
                <w:webHidden/>
              </w:rPr>
            </w:r>
            <w:r w:rsidR="00CD7DBC">
              <w:rPr>
                <w:noProof/>
                <w:webHidden/>
              </w:rPr>
              <w:fldChar w:fldCharType="separate"/>
            </w:r>
            <w:r w:rsidR="00B2067B">
              <w:rPr>
                <w:noProof/>
                <w:webHidden/>
              </w:rPr>
              <w:t>85</w:t>
            </w:r>
            <w:r w:rsidR="00CD7DBC">
              <w:rPr>
                <w:noProof/>
                <w:webHidden/>
              </w:rPr>
              <w:fldChar w:fldCharType="end"/>
            </w:r>
          </w:hyperlink>
        </w:p>
        <w:p w14:paraId="4682C2FA" w14:textId="374E9650" w:rsidR="00CD7DBC" w:rsidRDefault="00000000">
          <w:pPr>
            <w:pStyle w:val="Sommario3"/>
            <w:rPr>
              <w:rFonts w:asciiTheme="minorHAnsi" w:eastAsiaTheme="minorEastAsia" w:hAnsiTheme="minorHAnsi" w:cstheme="minorBidi"/>
              <w:noProof/>
              <w:spacing w:val="0"/>
              <w:sz w:val="22"/>
              <w:lang w:eastAsia="it-IT"/>
            </w:rPr>
          </w:pPr>
          <w:hyperlink w:anchor="_Toc170820322" w:history="1">
            <w:r w:rsidR="00CD7DBC" w:rsidRPr="00EB0798">
              <w:rPr>
                <w:rStyle w:val="Collegamentoipertestuale"/>
                <w:noProof/>
              </w:rPr>
              <w:t>3.5.2</w:t>
            </w:r>
            <w:r w:rsidR="00CD7DBC">
              <w:rPr>
                <w:rFonts w:asciiTheme="minorHAnsi" w:eastAsiaTheme="minorEastAsia" w:hAnsiTheme="minorHAnsi" w:cstheme="minorBidi"/>
                <w:noProof/>
                <w:spacing w:val="0"/>
                <w:sz w:val="22"/>
                <w:lang w:eastAsia="it-IT"/>
              </w:rPr>
              <w:tab/>
            </w:r>
            <w:r w:rsidR="00CD7DBC" w:rsidRPr="00EB0798">
              <w:rPr>
                <w:rStyle w:val="Collegamentoipertestuale"/>
                <w:noProof/>
              </w:rPr>
              <w:t>Vantaggio rispetto alle NIST API</w:t>
            </w:r>
            <w:r w:rsidR="00CD7DBC">
              <w:rPr>
                <w:noProof/>
                <w:webHidden/>
              </w:rPr>
              <w:tab/>
            </w:r>
            <w:r w:rsidR="00CD7DBC">
              <w:rPr>
                <w:noProof/>
                <w:webHidden/>
              </w:rPr>
              <w:fldChar w:fldCharType="begin"/>
            </w:r>
            <w:r w:rsidR="00CD7DBC">
              <w:rPr>
                <w:noProof/>
                <w:webHidden/>
              </w:rPr>
              <w:instrText xml:space="preserve"> PAGEREF _Toc170820322 \h </w:instrText>
            </w:r>
            <w:r w:rsidR="00CD7DBC">
              <w:rPr>
                <w:noProof/>
                <w:webHidden/>
              </w:rPr>
            </w:r>
            <w:r w:rsidR="00CD7DBC">
              <w:rPr>
                <w:noProof/>
                <w:webHidden/>
              </w:rPr>
              <w:fldChar w:fldCharType="separate"/>
            </w:r>
            <w:r w:rsidR="00B2067B">
              <w:rPr>
                <w:noProof/>
                <w:webHidden/>
              </w:rPr>
              <w:t>86</w:t>
            </w:r>
            <w:r w:rsidR="00CD7DBC">
              <w:rPr>
                <w:noProof/>
                <w:webHidden/>
              </w:rPr>
              <w:fldChar w:fldCharType="end"/>
            </w:r>
          </w:hyperlink>
        </w:p>
        <w:p w14:paraId="217ED47A" w14:textId="7BAD9324" w:rsidR="00CD7DBC" w:rsidRDefault="00000000">
          <w:pPr>
            <w:pStyle w:val="Sommario2"/>
            <w:tabs>
              <w:tab w:val="left" w:pos="1200"/>
            </w:tabs>
            <w:rPr>
              <w:rFonts w:asciiTheme="minorHAnsi" w:eastAsiaTheme="minorEastAsia" w:hAnsiTheme="minorHAnsi" w:cstheme="minorBidi"/>
              <w:smallCaps w:val="0"/>
              <w:noProof/>
              <w:spacing w:val="0"/>
              <w:lang w:eastAsia="it-IT"/>
            </w:rPr>
          </w:pPr>
          <w:hyperlink w:anchor="_Toc170820323" w:history="1">
            <w:r w:rsidR="00CD7DBC" w:rsidRPr="00EB0798">
              <w:rPr>
                <w:rStyle w:val="Collegamentoipertestuale"/>
                <w:noProof/>
              </w:rPr>
              <w:t>3.6</w:t>
            </w:r>
            <w:r w:rsidR="00CD7DBC">
              <w:rPr>
                <w:rFonts w:asciiTheme="minorHAnsi" w:eastAsiaTheme="minorEastAsia" w:hAnsiTheme="minorHAnsi" w:cstheme="minorBidi"/>
                <w:smallCaps w:val="0"/>
                <w:noProof/>
                <w:spacing w:val="0"/>
                <w:lang w:eastAsia="it-IT"/>
              </w:rPr>
              <w:tab/>
            </w:r>
            <w:r w:rsidR="00CD7DBC" w:rsidRPr="00EB0798">
              <w:rPr>
                <w:rStyle w:val="Collegamentoipertestuale"/>
                <w:noProof/>
              </w:rPr>
              <w:t>capeclib</w:t>
            </w:r>
            <w:r w:rsidR="00CD7DBC">
              <w:rPr>
                <w:noProof/>
                <w:webHidden/>
              </w:rPr>
              <w:tab/>
            </w:r>
            <w:r w:rsidR="00CD7DBC">
              <w:rPr>
                <w:noProof/>
                <w:webHidden/>
              </w:rPr>
              <w:fldChar w:fldCharType="begin"/>
            </w:r>
            <w:r w:rsidR="00CD7DBC">
              <w:rPr>
                <w:noProof/>
                <w:webHidden/>
              </w:rPr>
              <w:instrText xml:space="preserve"> PAGEREF _Toc170820323 \h </w:instrText>
            </w:r>
            <w:r w:rsidR="00CD7DBC">
              <w:rPr>
                <w:noProof/>
                <w:webHidden/>
              </w:rPr>
            </w:r>
            <w:r w:rsidR="00CD7DBC">
              <w:rPr>
                <w:noProof/>
                <w:webHidden/>
              </w:rPr>
              <w:fldChar w:fldCharType="separate"/>
            </w:r>
            <w:r w:rsidR="00B2067B">
              <w:rPr>
                <w:noProof/>
                <w:webHidden/>
              </w:rPr>
              <w:t>86</w:t>
            </w:r>
            <w:r w:rsidR="00CD7DBC">
              <w:rPr>
                <w:noProof/>
                <w:webHidden/>
              </w:rPr>
              <w:fldChar w:fldCharType="end"/>
            </w:r>
          </w:hyperlink>
        </w:p>
        <w:p w14:paraId="19AA1621" w14:textId="1AB8EAB7" w:rsidR="00CD7DBC" w:rsidRDefault="00000000">
          <w:pPr>
            <w:pStyle w:val="Sommario3"/>
            <w:rPr>
              <w:rFonts w:asciiTheme="minorHAnsi" w:eastAsiaTheme="minorEastAsia" w:hAnsiTheme="minorHAnsi" w:cstheme="minorBidi"/>
              <w:noProof/>
              <w:spacing w:val="0"/>
              <w:sz w:val="22"/>
              <w:lang w:eastAsia="it-IT"/>
            </w:rPr>
          </w:pPr>
          <w:hyperlink w:anchor="_Toc170820324" w:history="1">
            <w:r w:rsidR="00CD7DBC" w:rsidRPr="00EB0798">
              <w:rPr>
                <w:rStyle w:val="Collegamentoipertestuale"/>
                <w:noProof/>
              </w:rPr>
              <w:t>3.6.1</w:t>
            </w:r>
            <w:r w:rsidR="00CD7DBC">
              <w:rPr>
                <w:rFonts w:asciiTheme="minorHAnsi" w:eastAsiaTheme="minorEastAsia" w:hAnsiTheme="minorHAnsi" w:cstheme="minorBidi"/>
                <w:noProof/>
                <w:spacing w:val="0"/>
                <w:sz w:val="22"/>
                <w:lang w:eastAsia="it-IT"/>
              </w:rPr>
              <w:tab/>
            </w:r>
            <w:r w:rsidR="00CD7DBC" w:rsidRPr="00EB0798">
              <w:rPr>
                <w:rStyle w:val="Collegamentoipertestuale"/>
                <w:noProof/>
              </w:rPr>
              <w:t>Struttura della libreria</w:t>
            </w:r>
            <w:r w:rsidR="00CD7DBC">
              <w:rPr>
                <w:noProof/>
                <w:webHidden/>
              </w:rPr>
              <w:tab/>
            </w:r>
            <w:r w:rsidR="00CD7DBC">
              <w:rPr>
                <w:noProof/>
                <w:webHidden/>
              </w:rPr>
              <w:fldChar w:fldCharType="begin"/>
            </w:r>
            <w:r w:rsidR="00CD7DBC">
              <w:rPr>
                <w:noProof/>
                <w:webHidden/>
              </w:rPr>
              <w:instrText xml:space="preserve"> PAGEREF _Toc170820324 \h </w:instrText>
            </w:r>
            <w:r w:rsidR="00CD7DBC">
              <w:rPr>
                <w:noProof/>
                <w:webHidden/>
              </w:rPr>
            </w:r>
            <w:r w:rsidR="00CD7DBC">
              <w:rPr>
                <w:noProof/>
                <w:webHidden/>
              </w:rPr>
              <w:fldChar w:fldCharType="separate"/>
            </w:r>
            <w:r w:rsidR="00B2067B">
              <w:rPr>
                <w:noProof/>
                <w:webHidden/>
              </w:rPr>
              <w:t>86</w:t>
            </w:r>
            <w:r w:rsidR="00CD7DBC">
              <w:rPr>
                <w:noProof/>
                <w:webHidden/>
              </w:rPr>
              <w:fldChar w:fldCharType="end"/>
            </w:r>
          </w:hyperlink>
        </w:p>
        <w:p w14:paraId="2D1FA03E" w14:textId="0489D795" w:rsidR="00CD7DBC" w:rsidRDefault="00000000">
          <w:pPr>
            <w:pStyle w:val="Sommario2"/>
            <w:tabs>
              <w:tab w:val="left" w:pos="1200"/>
            </w:tabs>
            <w:rPr>
              <w:rFonts w:asciiTheme="minorHAnsi" w:eastAsiaTheme="minorEastAsia" w:hAnsiTheme="minorHAnsi" w:cstheme="minorBidi"/>
              <w:smallCaps w:val="0"/>
              <w:noProof/>
              <w:spacing w:val="0"/>
              <w:lang w:eastAsia="it-IT"/>
            </w:rPr>
          </w:pPr>
          <w:hyperlink w:anchor="_Toc170820325" w:history="1">
            <w:r w:rsidR="00CD7DBC" w:rsidRPr="00EB0798">
              <w:rPr>
                <w:rStyle w:val="Collegamentoipertestuale"/>
                <w:noProof/>
              </w:rPr>
              <w:t>3.7</w:t>
            </w:r>
            <w:r w:rsidR="00CD7DBC">
              <w:rPr>
                <w:rFonts w:asciiTheme="minorHAnsi" w:eastAsiaTheme="minorEastAsia" w:hAnsiTheme="minorHAnsi" w:cstheme="minorBidi"/>
                <w:smallCaps w:val="0"/>
                <w:noProof/>
                <w:spacing w:val="0"/>
                <w:lang w:eastAsia="it-IT"/>
              </w:rPr>
              <w:tab/>
            </w:r>
            <w:r w:rsidR="00CD7DBC" w:rsidRPr="00EB0798">
              <w:rPr>
                <w:rStyle w:val="Collegamentoipertestuale"/>
                <w:noProof/>
              </w:rPr>
              <w:t>webInterface</w:t>
            </w:r>
            <w:r w:rsidR="00CD7DBC">
              <w:rPr>
                <w:noProof/>
                <w:webHidden/>
              </w:rPr>
              <w:tab/>
            </w:r>
            <w:r w:rsidR="00CD7DBC">
              <w:rPr>
                <w:noProof/>
                <w:webHidden/>
              </w:rPr>
              <w:fldChar w:fldCharType="begin"/>
            </w:r>
            <w:r w:rsidR="00CD7DBC">
              <w:rPr>
                <w:noProof/>
                <w:webHidden/>
              </w:rPr>
              <w:instrText xml:space="preserve"> PAGEREF _Toc170820325 \h </w:instrText>
            </w:r>
            <w:r w:rsidR="00CD7DBC">
              <w:rPr>
                <w:noProof/>
                <w:webHidden/>
              </w:rPr>
            </w:r>
            <w:r w:rsidR="00CD7DBC">
              <w:rPr>
                <w:noProof/>
                <w:webHidden/>
              </w:rPr>
              <w:fldChar w:fldCharType="separate"/>
            </w:r>
            <w:r w:rsidR="00B2067B">
              <w:rPr>
                <w:noProof/>
                <w:webHidden/>
              </w:rPr>
              <w:t>88</w:t>
            </w:r>
            <w:r w:rsidR="00CD7DBC">
              <w:rPr>
                <w:noProof/>
                <w:webHidden/>
              </w:rPr>
              <w:fldChar w:fldCharType="end"/>
            </w:r>
          </w:hyperlink>
        </w:p>
        <w:p w14:paraId="31534377" w14:textId="6877737C" w:rsidR="00CD7DBC" w:rsidRDefault="00000000">
          <w:pPr>
            <w:pStyle w:val="Sommario3"/>
            <w:rPr>
              <w:rFonts w:asciiTheme="minorHAnsi" w:eastAsiaTheme="minorEastAsia" w:hAnsiTheme="minorHAnsi" w:cstheme="minorBidi"/>
              <w:noProof/>
              <w:spacing w:val="0"/>
              <w:sz w:val="22"/>
              <w:lang w:eastAsia="it-IT"/>
            </w:rPr>
          </w:pPr>
          <w:hyperlink w:anchor="_Toc170820326" w:history="1">
            <w:r w:rsidR="00CD7DBC" w:rsidRPr="00EB0798">
              <w:rPr>
                <w:rStyle w:val="Collegamentoipertestuale"/>
                <w:noProof/>
              </w:rPr>
              <w:t>3.7.1</w:t>
            </w:r>
            <w:r w:rsidR="00CD7DBC">
              <w:rPr>
                <w:rFonts w:asciiTheme="minorHAnsi" w:eastAsiaTheme="minorEastAsia" w:hAnsiTheme="minorHAnsi" w:cstheme="minorBidi"/>
                <w:noProof/>
                <w:spacing w:val="0"/>
                <w:sz w:val="22"/>
                <w:lang w:eastAsia="it-IT"/>
              </w:rPr>
              <w:tab/>
            </w:r>
            <w:r w:rsidR="00CD7DBC" w:rsidRPr="00EB0798">
              <w:rPr>
                <w:rStyle w:val="Collegamentoipertestuale"/>
                <w:noProof/>
              </w:rPr>
              <w:t>Searching choices</w:t>
            </w:r>
            <w:r w:rsidR="00CD7DBC">
              <w:rPr>
                <w:noProof/>
                <w:webHidden/>
              </w:rPr>
              <w:tab/>
            </w:r>
            <w:r w:rsidR="00CD7DBC">
              <w:rPr>
                <w:noProof/>
                <w:webHidden/>
              </w:rPr>
              <w:fldChar w:fldCharType="begin"/>
            </w:r>
            <w:r w:rsidR="00CD7DBC">
              <w:rPr>
                <w:noProof/>
                <w:webHidden/>
              </w:rPr>
              <w:instrText xml:space="preserve"> PAGEREF _Toc170820326 \h </w:instrText>
            </w:r>
            <w:r w:rsidR="00CD7DBC">
              <w:rPr>
                <w:noProof/>
                <w:webHidden/>
              </w:rPr>
            </w:r>
            <w:r w:rsidR="00CD7DBC">
              <w:rPr>
                <w:noProof/>
                <w:webHidden/>
              </w:rPr>
              <w:fldChar w:fldCharType="separate"/>
            </w:r>
            <w:r w:rsidR="00B2067B">
              <w:rPr>
                <w:noProof/>
                <w:webHidden/>
              </w:rPr>
              <w:t>89</w:t>
            </w:r>
            <w:r w:rsidR="00CD7DBC">
              <w:rPr>
                <w:noProof/>
                <w:webHidden/>
              </w:rPr>
              <w:fldChar w:fldCharType="end"/>
            </w:r>
          </w:hyperlink>
        </w:p>
        <w:p w14:paraId="624FF702" w14:textId="2638CDA0" w:rsidR="00CD7DBC" w:rsidRDefault="00000000">
          <w:pPr>
            <w:pStyle w:val="Sommario3"/>
            <w:rPr>
              <w:rFonts w:asciiTheme="minorHAnsi" w:eastAsiaTheme="minorEastAsia" w:hAnsiTheme="minorHAnsi" w:cstheme="minorBidi"/>
              <w:noProof/>
              <w:spacing w:val="0"/>
              <w:sz w:val="22"/>
              <w:lang w:eastAsia="it-IT"/>
            </w:rPr>
          </w:pPr>
          <w:hyperlink w:anchor="_Toc170820327" w:history="1">
            <w:r w:rsidR="00CD7DBC" w:rsidRPr="00EB0798">
              <w:rPr>
                <w:rStyle w:val="Collegamentoipertestuale"/>
                <w:noProof/>
              </w:rPr>
              <w:t>3.7.2</w:t>
            </w:r>
            <w:r w:rsidR="00CD7DBC">
              <w:rPr>
                <w:rFonts w:asciiTheme="minorHAnsi" w:eastAsiaTheme="minorEastAsia" w:hAnsiTheme="minorHAnsi" w:cstheme="minorBidi"/>
                <w:noProof/>
                <w:spacing w:val="0"/>
                <w:sz w:val="22"/>
                <w:lang w:eastAsia="it-IT"/>
              </w:rPr>
              <w:tab/>
            </w:r>
            <w:r w:rsidR="00CD7DBC" w:rsidRPr="00EB0798">
              <w:rPr>
                <w:rStyle w:val="Collegamentoipertestuale"/>
                <w:noProof/>
              </w:rPr>
              <w:t>Manual searching page</w:t>
            </w:r>
            <w:r w:rsidR="00CD7DBC">
              <w:rPr>
                <w:noProof/>
                <w:webHidden/>
              </w:rPr>
              <w:tab/>
            </w:r>
            <w:r w:rsidR="00CD7DBC">
              <w:rPr>
                <w:noProof/>
                <w:webHidden/>
              </w:rPr>
              <w:fldChar w:fldCharType="begin"/>
            </w:r>
            <w:r w:rsidR="00CD7DBC">
              <w:rPr>
                <w:noProof/>
                <w:webHidden/>
              </w:rPr>
              <w:instrText xml:space="preserve"> PAGEREF _Toc170820327 \h </w:instrText>
            </w:r>
            <w:r w:rsidR="00CD7DBC">
              <w:rPr>
                <w:noProof/>
                <w:webHidden/>
              </w:rPr>
            </w:r>
            <w:r w:rsidR="00CD7DBC">
              <w:rPr>
                <w:noProof/>
                <w:webHidden/>
              </w:rPr>
              <w:fldChar w:fldCharType="separate"/>
            </w:r>
            <w:r w:rsidR="00B2067B">
              <w:rPr>
                <w:noProof/>
                <w:webHidden/>
              </w:rPr>
              <w:t>89</w:t>
            </w:r>
            <w:r w:rsidR="00CD7DBC">
              <w:rPr>
                <w:noProof/>
                <w:webHidden/>
              </w:rPr>
              <w:fldChar w:fldCharType="end"/>
            </w:r>
          </w:hyperlink>
        </w:p>
        <w:p w14:paraId="30C3EC35" w14:textId="50FF321F" w:rsidR="00CD7DBC" w:rsidRDefault="00000000">
          <w:pPr>
            <w:pStyle w:val="Sommario3"/>
            <w:rPr>
              <w:rFonts w:asciiTheme="minorHAnsi" w:eastAsiaTheme="minorEastAsia" w:hAnsiTheme="minorHAnsi" w:cstheme="minorBidi"/>
              <w:noProof/>
              <w:spacing w:val="0"/>
              <w:sz w:val="22"/>
              <w:lang w:eastAsia="it-IT"/>
            </w:rPr>
          </w:pPr>
          <w:hyperlink w:anchor="_Toc170820328" w:history="1">
            <w:r w:rsidR="00CD7DBC" w:rsidRPr="00EB0798">
              <w:rPr>
                <w:rStyle w:val="Collegamentoipertestuale"/>
                <w:noProof/>
              </w:rPr>
              <w:t>3.7.3</w:t>
            </w:r>
            <w:r w:rsidR="00CD7DBC">
              <w:rPr>
                <w:rFonts w:asciiTheme="minorHAnsi" w:eastAsiaTheme="minorEastAsia" w:hAnsiTheme="minorHAnsi" w:cstheme="minorBidi"/>
                <w:noProof/>
                <w:spacing w:val="0"/>
                <w:sz w:val="22"/>
                <w:lang w:eastAsia="it-IT"/>
              </w:rPr>
              <w:tab/>
            </w:r>
            <w:r w:rsidR="00CD7DBC" w:rsidRPr="00EB0798">
              <w:rPr>
                <w:rStyle w:val="Collegamentoipertestuale"/>
                <w:noProof/>
              </w:rPr>
              <w:t>Attack patterns by phase</w:t>
            </w:r>
            <w:r w:rsidR="00CD7DBC">
              <w:rPr>
                <w:noProof/>
                <w:webHidden/>
              </w:rPr>
              <w:tab/>
            </w:r>
            <w:r w:rsidR="00CD7DBC">
              <w:rPr>
                <w:noProof/>
                <w:webHidden/>
              </w:rPr>
              <w:fldChar w:fldCharType="begin"/>
            </w:r>
            <w:r w:rsidR="00CD7DBC">
              <w:rPr>
                <w:noProof/>
                <w:webHidden/>
              </w:rPr>
              <w:instrText xml:space="preserve"> PAGEREF _Toc170820328 \h </w:instrText>
            </w:r>
            <w:r w:rsidR="00CD7DBC">
              <w:rPr>
                <w:noProof/>
                <w:webHidden/>
              </w:rPr>
            </w:r>
            <w:r w:rsidR="00CD7DBC">
              <w:rPr>
                <w:noProof/>
                <w:webHidden/>
              </w:rPr>
              <w:fldChar w:fldCharType="separate"/>
            </w:r>
            <w:r w:rsidR="00B2067B">
              <w:rPr>
                <w:noProof/>
                <w:webHidden/>
              </w:rPr>
              <w:t>91</w:t>
            </w:r>
            <w:r w:rsidR="00CD7DBC">
              <w:rPr>
                <w:noProof/>
                <w:webHidden/>
              </w:rPr>
              <w:fldChar w:fldCharType="end"/>
            </w:r>
          </w:hyperlink>
        </w:p>
        <w:p w14:paraId="674976FB" w14:textId="588550FE" w:rsidR="00CD7DBC" w:rsidRDefault="00000000">
          <w:pPr>
            <w:pStyle w:val="Sommario2"/>
            <w:tabs>
              <w:tab w:val="left" w:pos="1200"/>
            </w:tabs>
            <w:rPr>
              <w:rFonts w:asciiTheme="minorHAnsi" w:eastAsiaTheme="minorEastAsia" w:hAnsiTheme="minorHAnsi" w:cstheme="minorBidi"/>
              <w:smallCaps w:val="0"/>
              <w:noProof/>
              <w:spacing w:val="0"/>
              <w:lang w:eastAsia="it-IT"/>
            </w:rPr>
          </w:pPr>
          <w:hyperlink w:anchor="_Toc170820329" w:history="1">
            <w:r w:rsidR="00CD7DBC" w:rsidRPr="00EB0798">
              <w:rPr>
                <w:rStyle w:val="Collegamentoipertestuale"/>
                <w:noProof/>
              </w:rPr>
              <w:t>3.8</w:t>
            </w:r>
            <w:r w:rsidR="00CD7DBC">
              <w:rPr>
                <w:rFonts w:asciiTheme="minorHAnsi" w:eastAsiaTheme="minorEastAsia" w:hAnsiTheme="minorHAnsi" w:cstheme="minorBidi"/>
                <w:smallCaps w:val="0"/>
                <w:noProof/>
                <w:spacing w:val="0"/>
                <w:lang w:eastAsia="it-IT"/>
              </w:rPr>
              <w:tab/>
            </w:r>
            <w:r w:rsidR="00CD7DBC" w:rsidRPr="00EB0798">
              <w:rPr>
                <w:rStyle w:val="Collegamentoipertestuale"/>
                <w:noProof/>
              </w:rPr>
              <w:t>nginx</w:t>
            </w:r>
            <w:r w:rsidR="00CD7DBC">
              <w:rPr>
                <w:noProof/>
                <w:webHidden/>
              </w:rPr>
              <w:tab/>
            </w:r>
            <w:r w:rsidR="00CD7DBC">
              <w:rPr>
                <w:noProof/>
                <w:webHidden/>
              </w:rPr>
              <w:fldChar w:fldCharType="begin"/>
            </w:r>
            <w:r w:rsidR="00CD7DBC">
              <w:rPr>
                <w:noProof/>
                <w:webHidden/>
              </w:rPr>
              <w:instrText xml:space="preserve"> PAGEREF _Toc170820329 \h </w:instrText>
            </w:r>
            <w:r w:rsidR="00CD7DBC">
              <w:rPr>
                <w:noProof/>
                <w:webHidden/>
              </w:rPr>
            </w:r>
            <w:r w:rsidR="00CD7DBC">
              <w:rPr>
                <w:noProof/>
                <w:webHidden/>
              </w:rPr>
              <w:fldChar w:fldCharType="separate"/>
            </w:r>
            <w:r w:rsidR="00B2067B">
              <w:rPr>
                <w:noProof/>
                <w:webHidden/>
              </w:rPr>
              <w:t>94</w:t>
            </w:r>
            <w:r w:rsidR="00CD7DBC">
              <w:rPr>
                <w:noProof/>
                <w:webHidden/>
              </w:rPr>
              <w:fldChar w:fldCharType="end"/>
            </w:r>
          </w:hyperlink>
        </w:p>
        <w:p w14:paraId="08667133" w14:textId="2C57CA8C" w:rsidR="00CD7DBC" w:rsidRDefault="00000000">
          <w:pPr>
            <w:pStyle w:val="Sommario2"/>
            <w:tabs>
              <w:tab w:val="left" w:pos="1200"/>
            </w:tabs>
            <w:rPr>
              <w:rFonts w:asciiTheme="minorHAnsi" w:eastAsiaTheme="minorEastAsia" w:hAnsiTheme="minorHAnsi" w:cstheme="minorBidi"/>
              <w:smallCaps w:val="0"/>
              <w:noProof/>
              <w:spacing w:val="0"/>
              <w:lang w:eastAsia="it-IT"/>
            </w:rPr>
          </w:pPr>
          <w:hyperlink w:anchor="_Toc170820330" w:history="1">
            <w:r w:rsidR="00CD7DBC" w:rsidRPr="00EB0798">
              <w:rPr>
                <w:rStyle w:val="Collegamentoipertestuale"/>
                <w:noProof/>
              </w:rPr>
              <w:t>3.9</w:t>
            </w:r>
            <w:r w:rsidR="00CD7DBC">
              <w:rPr>
                <w:rFonts w:asciiTheme="minorHAnsi" w:eastAsiaTheme="minorEastAsia" w:hAnsiTheme="minorHAnsi" w:cstheme="minorBidi"/>
                <w:smallCaps w:val="0"/>
                <w:noProof/>
                <w:spacing w:val="0"/>
                <w:lang w:eastAsia="it-IT"/>
              </w:rPr>
              <w:tab/>
            </w:r>
            <w:r w:rsidR="00CD7DBC" w:rsidRPr="00EB0798">
              <w:rPr>
                <w:rStyle w:val="Collegamentoipertestuale"/>
                <w:noProof/>
              </w:rPr>
              <w:t>Esempio di immissione di un report</w:t>
            </w:r>
            <w:r w:rsidR="00CD7DBC">
              <w:rPr>
                <w:noProof/>
                <w:webHidden/>
              </w:rPr>
              <w:tab/>
            </w:r>
            <w:r w:rsidR="00CD7DBC">
              <w:rPr>
                <w:noProof/>
                <w:webHidden/>
              </w:rPr>
              <w:fldChar w:fldCharType="begin"/>
            </w:r>
            <w:r w:rsidR="00CD7DBC">
              <w:rPr>
                <w:noProof/>
                <w:webHidden/>
              </w:rPr>
              <w:instrText xml:space="preserve"> PAGEREF _Toc170820330 \h </w:instrText>
            </w:r>
            <w:r w:rsidR="00CD7DBC">
              <w:rPr>
                <w:noProof/>
                <w:webHidden/>
              </w:rPr>
            </w:r>
            <w:r w:rsidR="00CD7DBC">
              <w:rPr>
                <w:noProof/>
                <w:webHidden/>
              </w:rPr>
              <w:fldChar w:fldCharType="separate"/>
            </w:r>
            <w:r w:rsidR="00B2067B">
              <w:rPr>
                <w:noProof/>
                <w:webHidden/>
              </w:rPr>
              <w:t>95</w:t>
            </w:r>
            <w:r w:rsidR="00CD7DBC">
              <w:rPr>
                <w:noProof/>
                <w:webHidden/>
              </w:rPr>
              <w:fldChar w:fldCharType="end"/>
            </w:r>
          </w:hyperlink>
        </w:p>
        <w:p w14:paraId="5D116839" w14:textId="51781407" w:rsidR="00CD7DBC" w:rsidRDefault="00000000">
          <w:pPr>
            <w:pStyle w:val="Sommario3"/>
            <w:rPr>
              <w:rFonts w:asciiTheme="minorHAnsi" w:eastAsiaTheme="minorEastAsia" w:hAnsiTheme="minorHAnsi" w:cstheme="minorBidi"/>
              <w:noProof/>
              <w:spacing w:val="0"/>
              <w:sz w:val="22"/>
              <w:lang w:eastAsia="it-IT"/>
            </w:rPr>
          </w:pPr>
          <w:hyperlink w:anchor="_Toc170820331" w:history="1">
            <w:r w:rsidR="00CD7DBC" w:rsidRPr="00EB0798">
              <w:rPr>
                <w:rStyle w:val="Collegamentoipertestuale"/>
                <w:noProof/>
              </w:rPr>
              <w:t>3.9.1</w:t>
            </w:r>
            <w:r w:rsidR="00CD7DBC">
              <w:rPr>
                <w:rFonts w:asciiTheme="minorHAnsi" w:eastAsiaTheme="minorEastAsia" w:hAnsiTheme="minorHAnsi" w:cstheme="minorBidi"/>
                <w:noProof/>
                <w:spacing w:val="0"/>
                <w:sz w:val="22"/>
                <w:lang w:eastAsia="it-IT"/>
              </w:rPr>
              <w:tab/>
            </w:r>
            <w:r w:rsidR="00CD7DBC" w:rsidRPr="00EB0798">
              <w:rPr>
                <w:rStyle w:val="Collegamentoipertestuale"/>
                <w:noProof/>
              </w:rPr>
              <w:t>CWE-20</w:t>
            </w:r>
            <w:r w:rsidR="00CD7DBC">
              <w:rPr>
                <w:noProof/>
                <w:webHidden/>
              </w:rPr>
              <w:tab/>
            </w:r>
            <w:r w:rsidR="00CD7DBC">
              <w:rPr>
                <w:noProof/>
                <w:webHidden/>
              </w:rPr>
              <w:fldChar w:fldCharType="begin"/>
            </w:r>
            <w:r w:rsidR="00CD7DBC">
              <w:rPr>
                <w:noProof/>
                <w:webHidden/>
              </w:rPr>
              <w:instrText xml:space="preserve"> PAGEREF _Toc170820331 \h </w:instrText>
            </w:r>
            <w:r w:rsidR="00CD7DBC">
              <w:rPr>
                <w:noProof/>
                <w:webHidden/>
              </w:rPr>
            </w:r>
            <w:r w:rsidR="00CD7DBC">
              <w:rPr>
                <w:noProof/>
                <w:webHidden/>
              </w:rPr>
              <w:fldChar w:fldCharType="separate"/>
            </w:r>
            <w:r w:rsidR="00B2067B">
              <w:rPr>
                <w:noProof/>
                <w:webHidden/>
              </w:rPr>
              <w:t>96</w:t>
            </w:r>
            <w:r w:rsidR="00CD7DBC">
              <w:rPr>
                <w:noProof/>
                <w:webHidden/>
              </w:rPr>
              <w:fldChar w:fldCharType="end"/>
            </w:r>
          </w:hyperlink>
        </w:p>
        <w:p w14:paraId="7FD84378" w14:textId="0B8B29EE" w:rsidR="00CD7DBC" w:rsidRDefault="00000000">
          <w:pPr>
            <w:pStyle w:val="Sommario3"/>
            <w:rPr>
              <w:rFonts w:asciiTheme="minorHAnsi" w:eastAsiaTheme="minorEastAsia" w:hAnsiTheme="minorHAnsi" w:cstheme="minorBidi"/>
              <w:noProof/>
              <w:spacing w:val="0"/>
              <w:sz w:val="22"/>
              <w:lang w:eastAsia="it-IT"/>
            </w:rPr>
          </w:pPr>
          <w:hyperlink w:anchor="_Toc170820332" w:history="1">
            <w:r w:rsidR="00CD7DBC" w:rsidRPr="00EB0798">
              <w:rPr>
                <w:rStyle w:val="Collegamentoipertestuale"/>
                <w:noProof/>
              </w:rPr>
              <w:t>3.9.2</w:t>
            </w:r>
            <w:r w:rsidR="00CD7DBC">
              <w:rPr>
                <w:rFonts w:asciiTheme="minorHAnsi" w:eastAsiaTheme="minorEastAsia" w:hAnsiTheme="minorHAnsi" w:cstheme="minorBidi"/>
                <w:noProof/>
                <w:spacing w:val="0"/>
                <w:sz w:val="22"/>
                <w:lang w:eastAsia="it-IT"/>
              </w:rPr>
              <w:tab/>
            </w:r>
            <w:r w:rsidR="00CD7DBC" w:rsidRPr="00EB0798">
              <w:rPr>
                <w:rStyle w:val="Collegamentoipertestuale"/>
                <w:noProof/>
              </w:rPr>
              <w:t>CWE-1069</w:t>
            </w:r>
            <w:r w:rsidR="00CD7DBC">
              <w:rPr>
                <w:noProof/>
                <w:webHidden/>
              </w:rPr>
              <w:tab/>
            </w:r>
            <w:r w:rsidR="00CD7DBC">
              <w:rPr>
                <w:noProof/>
                <w:webHidden/>
              </w:rPr>
              <w:fldChar w:fldCharType="begin"/>
            </w:r>
            <w:r w:rsidR="00CD7DBC">
              <w:rPr>
                <w:noProof/>
                <w:webHidden/>
              </w:rPr>
              <w:instrText xml:space="preserve"> PAGEREF _Toc170820332 \h </w:instrText>
            </w:r>
            <w:r w:rsidR="00CD7DBC">
              <w:rPr>
                <w:noProof/>
                <w:webHidden/>
              </w:rPr>
            </w:r>
            <w:r w:rsidR="00CD7DBC">
              <w:rPr>
                <w:noProof/>
                <w:webHidden/>
              </w:rPr>
              <w:fldChar w:fldCharType="separate"/>
            </w:r>
            <w:r w:rsidR="00B2067B">
              <w:rPr>
                <w:noProof/>
                <w:webHidden/>
              </w:rPr>
              <w:t>97</w:t>
            </w:r>
            <w:r w:rsidR="00CD7DBC">
              <w:rPr>
                <w:noProof/>
                <w:webHidden/>
              </w:rPr>
              <w:fldChar w:fldCharType="end"/>
            </w:r>
          </w:hyperlink>
        </w:p>
        <w:p w14:paraId="26A160F6" w14:textId="0DB70743" w:rsidR="00CD7DBC" w:rsidRDefault="00000000">
          <w:pPr>
            <w:pStyle w:val="Sommario3"/>
            <w:rPr>
              <w:rFonts w:asciiTheme="minorHAnsi" w:eastAsiaTheme="minorEastAsia" w:hAnsiTheme="minorHAnsi" w:cstheme="minorBidi"/>
              <w:noProof/>
              <w:spacing w:val="0"/>
              <w:sz w:val="22"/>
              <w:lang w:eastAsia="it-IT"/>
            </w:rPr>
          </w:pPr>
          <w:hyperlink w:anchor="_Toc170820333" w:history="1">
            <w:r w:rsidR="00CD7DBC" w:rsidRPr="00EB0798">
              <w:rPr>
                <w:rStyle w:val="Collegamentoipertestuale"/>
                <w:noProof/>
              </w:rPr>
              <w:t>3.9.3</w:t>
            </w:r>
            <w:r w:rsidR="00CD7DBC">
              <w:rPr>
                <w:rFonts w:asciiTheme="minorHAnsi" w:eastAsiaTheme="minorEastAsia" w:hAnsiTheme="minorHAnsi" w:cstheme="minorBidi"/>
                <w:noProof/>
                <w:spacing w:val="0"/>
                <w:sz w:val="22"/>
                <w:lang w:eastAsia="it-IT"/>
              </w:rPr>
              <w:tab/>
            </w:r>
            <w:r w:rsidR="00CD7DBC" w:rsidRPr="00EB0798">
              <w:rPr>
                <w:rStyle w:val="Collegamentoipertestuale"/>
                <w:noProof/>
              </w:rPr>
              <w:t>CWE-328</w:t>
            </w:r>
            <w:r w:rsidR="00CD7DBC">
              <w:rPr>
                <w:noProof/>
                <w:webHidden/>
              </w:rPr>
              <w:tab/>
            </w:r>
            <w:r w:rsidR="00CD7DBC">
              <w:rPr>
                <w:noProof/>
                <w:webHidden/>
              </w:rPr>
              <w:fldChar w:fldCharType="begin"/>
            </w:r>
            <w:r w:rsidR="00CD7DBC">
              <w:rPr>
                <w:noProof/>
                <w:webHidden/>
              </w:rPr>
              <w:instrText xml:space="preserve"> PAGEREF _Toc170820333 \h </w:instrText>
            </w:r>
            <w:r w:rsidR="00CD7DBC">
              <w:rPr>
                <w:noProof/>
                <w:webHidden/>
              </w:rPr>
            </w:r>
            <w:r w:rsidR="00CD7DBC">
              <w:rPr>
                <w:noProof/>
                <w:webHidden/>
              </w:rPr>
              <w:fldChar w:fldCharType="separate"/>
            </w:r>
            <w:r w:rsidR="00B2067B">
              <w:rPr>
                <w:noProof/>
                <w:webHidden/>
              </w:rPr>
              <w:t>98</w:t>
            </w:r>
            <w:r w:rsidR="00CD7DBC">
              <w:rPr>
                <w:noProof/>
                <w:webHidden/>
              </w:rPr>
              <w:fldChar w:fldCharType="end"/>
            </w:r>
          </w:hyperlink>
        </w:p>
        <w:p w14:paraId="18117557" w14:textId="6E4B6364" w:rsidR="00CD7DBC" w:rsidRDefault="00000000">
          <w:pPr>
            <w:pStyle w:val="Sommario3"/>
            <w:rPr>
              <w:rFonts w:asciiTheme="minorHAnsi" w:eastAsiaTheme="minorEastAsia" w:hAnsiTheme="minorHAnsi" w:cstheme="minorBidi"/>
              <w:noProof/>
              <w:spacing w:val="0"/>
              <w:sz w:val="22"/>
              <w:lang w:eastAsia="it-IT"/>
            </w:rPr>
          </w:pPr>
          <w:hyperlink w:anchor="_Toc170820334" w:history="1">
            <w:r w:rsidR="00CD7DBC" w:rsidRPr="00EB0798">
              <w:rPr>
                <w:rStyle w:val="Collegamentoipertestuale"/>
                <w:noProof/>
              </w:rPr>
              <w:t>3.9.4</w:t>
            </w:r>
            <w:r w:rsidR="00CD7DBC">
              <w:rPr>
                <w:rFonts w:asciiTheme="minorHAnsi" w:eastAsiaTheme="minorEastAsia" w:hAnsiTheme="minorHAnsi" w:cstheme="minorBidi"/>
                <w:noProof/>
                <w:spacing w:val="0"/>
                <w:sz w:val="22"/>
                <w:lang w:eastAsia="it-IT"/>
              </w:rPr>
              <w:tab/>
            </w:r>
            <w:r w:rsidR="00CD7DBC" w:rsidRPr="00EB0798">
              <w:rPr>
                <w:rStyle w:val="Collegamentoipertestuale"/>
                <w:noProof/>
              </w:rPr>
              <w:t>Considerazioni</w:t>
            </w:r>
            <w:r w:rsidR="00CD7DBC">
              <w:rPr>
                <w:noProof/>
                <w:webHidden/>
              </w:rPr>
              <w:tab/>
            </w:r>
            <w:r w:rsidR="00CD7DBC">
              <w:rPr>
                <w:noProof/>
                <w:webHidden/>
              </w:rPr>
              <w:fldChar w:fldCharType="begin"/>
            </w:r>
            <w:r w:rsidR="00CD7DBC">
              <w:rPr>
                <w:noProof/>
                <w:webHidden/>
              </w:rPr>
              <w:instrText xml:space="preserve"> PAGEREF _Toc170820334 \h </w:instrText>
            </w:r>
            <w:r w:rsidR="00CD7DBC">
              <w:rPr>
                <w:noProof/>
                <w:webHidden/>
              </w:rPr>
            </w:r>
            <w:r w:rsidR="00CD7DBC">
              <w:rPr>
                <w:noProof/>
                <w:webHidden/>
              </w:rPr>
              <w:fldChar w:fldCharType="separate"/>
            </w:r>
            <w:r w:rsidR="00B2067B">
              <w:rPr>
                <w:noProof/>
                <w:webHidden/>
              </w:rPr>
              <w:t>98</w:t>
            </w:r>
            <w:r w:rsidR="00CD7DBC">
              <w:rPr>
                <w:noProof/>
                <w:webHidden/>
              </w:rPr>
              <w:fldChar w:fldCharType="end"/>
            </w:r>
          </w:hyperlink>
        </w:p>
        <w:p w14:paraId="70CF5861" w14:textId="38914A73" w:rsidR="00CD7DBC" w:rsidRDefault="00000000">
          <w:pPr>
            <w:pStyle w:val="Sommario2"/>
            <w:tabs>
              <w:tab w:val="left" w:pos="1440"/>
            </w:tabs>
            <w:rPr>
              <w:rFonts w:asciiTheme="minorHAnsi" w:eastAsiaTheme="minorEastAsia" w:hAnsiTheme="minorHAnsi" w:cstheme="minorBidi"/>
              <w:smallCaps w:val="0"/>
              <w:noProof/>
              <w:spacing w:val="0"/>
              <w:lang w:eastAsia="it-IT"/>
            </w:rPr>
          </w:pPr>
          <w:hyperlink w:anchor="_Toc170820335" w:history="1">
            <w:r w:rsidR="00CD7DBC" w:rsidRPr="00EB0798">
              <w:rPr>
                <w:rStyle w:val="Collegamentoipertestuale"/>
                <w:noProof/>
              </w:rPr>
              <w:t>3.10</w:t>
            </w:r>
            <w:r w:rsidR="00CD7DBC">
              <w:rPr>
                <w:rFonts w:asciiTheme="minorHAnsi" w:eastAsiaTheme="minorEastAsia" w:hAnsiTheme="minorHAnsi" w:cstheme="minorBidi"/>
                <w:smallCaps w:val="0"/>
                <w:noProof/>
                <w:spacing w:val="0"/>
                <w:lang w:eastAsia="it-IT"/>
              </w:rPr>
              <w:tab/>
            </w:r>
            <w:r w:rsidR="00CD7DBC" w:rsidRPr="00EB0798">
              <w:rPr>
                <w:rStyle w:val="Collegamentoipertestuale"/>
                <w:noProof/>
              </w:rPr>
              <w:t>Conclusioni</w:t>
            </w:r>
            <w:r w:rsidR="00CD7DBC">
              <w:rPr>
                <w:noProof/>
                <w:webHidden/>
              </w:rPr>
              <w:tab/>
            </w:r>
            <w:r w:rsidR="00CD7DBC">
              <w:rPr>
                <w:noProof/>
                <w:webHidden/>
              </w:rPr>
              <w:fldChar w:fldCharType="begin"/>
            </w:r>
            <w:r w:rsidR="00CD7DBC">
              <w:rPr>
                <w:noProof/>
                <w:webHidden/>
              </w:rPr>
              <w:instrText xml:space="preserve"> PAGEREF _Toc170820335 \h </w:instrText>
            </w:r>
            <w:r w:rsidR="00CD7DBC">
              <w:rPr>
                <w:noProof/>
                <w:webHidden/>
              </w:rPr>
            </w:r>
            <w:r w:rsidR="00CD7DBC">
              <w:rPr>
                <w:noProof/>
                <w:webHidden/>
              </w:rPr>
              <w:fldChar w:fldCharType="separate"/>
            </w:r>
            <w:r w:rsidR="00B2067B">
              <w:rPr>
                <w:noProof/>
                <w:webHidden/>
              </w:rPr>
              <w:t>99</w:t>
            </w:r>
            <w:r w:rsidR="00CD7DBC">
              <w:rPr>
                <w:noProof/>
                <w:webHidden/>
              </w:rPr>
              <w:fldChar w:fldCharType="end"/>
            </w:r>
          </w:hyperlink>
        </w:p>
        <w:p w14:paraId="5D7E6FE8" w14:textId="4E332D99" w:rsidR="00CD7DBC" w:rsidRDefault="00000000">
          <w:pPr>
            <w:pStyle w:val="Sommario1"/>
            <w:rPr>
              <w:rFonts w:asciiTheme="minorHAnsi" w:eastAsiaTheme="minorEastAsia" w:hAnsiTheme="minorHAnsi" w:cstheme="minorBidi"/>
              <w:b w:val="0"/>
              <w:smallCaps w:val="0"/>
              <w:noProof/>
              <w:spacing w:val="0"/>
              <w:sz w:val="22"/>
              <w:lang w:eastAsia="it-IT"/>
            </w:rPr>
          </w:pPr>
          <w:hyperlink w:anchor="_Toc170820336" w:history="1">
            <w:r w:rsidR="00CD7DBC" w:rsidRPr="00EB0798">
              <w:rPr>
                <w:rStyle w:val="Collegamentoipertestuale"/>
                <w:noProof/>
              </w:rPr>
              <w:t>Sviluppi Futuri</w:t>
            </w:r>
            <w:r w:rsidR="00CD7DBC">
              <w:rPr>
                <w:noProof/>
                <w:webHidden/>
              </w:rPr>
              <w:tab/>
            </w:r>
            <w:r w:rsidR="00CD7DBC">
              <w:rPr>
                <w:noProof/>
                <w:webHidden/>
              </w:rPr>
              <w:fldChar w:fldCharType="begin"/>
            </w:r>
            <w:r w:rsidR="00CD7DBC">
              <w:rPr>
                <w:noProof/>
                <w:webHidden/>
              </w:rPr>
              <w:instrText xml:space="preserve"> PAGEREF _Toc170820336 \h </w:instrText>
            </w:r>
            <w:r w:rsidR="00CD7DBC">
              <w:rPr>
                <w:noProof/>
                <w:webHidden/>
              </w:rPr>
            </w:r>
            <w:r w:rsidR="00CD7DBC">
              <w:rPr>
                <w:noProof/>
                <w:webHidden/>
              </w:rPr>
              <w:fldChar w:fldCharType="separate"/>
            </w:r>
            <w:r w:rsidR="00B2067B">
              <w:rPr>
                <w:noProof/>
                <w:webHidden/>
              </w:rPr>
              <w:t>102</w:t>
            </w:r>
            <w:r w:rsidR="00CD7DBC">
              <w:rPr>
                <w:noProof/>
                <w:webHidden/>
              </w:rPr>
              <w:fldChar w:fldCharType="end"/>
            </w:r>
          </w:hyperlink>
        </w:p>
        <w:p w14:paraId="5697FC0F" w14:textId="09413312" w:rsidR="00CD7DBC" w:rsidRDefault="00000000">
          <w:pPr>
            <w:pStyle w:val="Sommario1"/>
            <w:rPr>
              <w:rFonts w:asciiTheme="minorHAnsi" w:eastAsiaTheme="minorEastAsia" w:hAnsiTheme="minorHAnsi" w:cstheme="minorBidi"/>
              <w:b w:val="0"/>
              <w:smallCaps w:val="0"/>
              <w:noProof/>
              <w:spacing w:val="0"/>
              <w:sz w:val="22"/>
              <w:lang w:eastAsia="it-IT"/>
            </w:rPr>
          </w:pPr>
          <w:hyperlink w:anchor="_Toc170820337" w:history="1">
            <w:r w:rsidR="00CD7DBC" w:rsidRPr="00EB0798">
              <w:rPr>
                <w:rStyle w:val="Collegamentoipertestuale"/>
                <w:noProof/>
              </w:rPr>
              <w:t>Bibliografia</w:t>
            </w:r>
            <w:r w:rsidR="00CD7DBC">
              <w:rPr>
                <w:noProof/>
                <w:webHidden/>
              </w:rPr>
              <w:tab/>
            </w:r>
            <w:r w:rsidR="00CD7DBC">
              <w:rPr>
                <w:noProof/>
                <w:webHidden/>
              </w:rPr>
              <w:fldChar w:fldCharType="begin"/>
            </w:r>
            <w:r w:rsidR="00CD7DBC">
              <w:rPr>
                <w:noProof/>
                <w:webHidden/>
              </w:rPr>
              <w:instrText xml:space="preserve"> PAGEREF _Toc170820337 \h </w:instrText>
            </w:r>
            <w:r w:rsidR="00CD7DBC">
              <w:rPr>
                <w:noProof/>
                <w:webHidden/>
              </w:rPr>
            </w:r>
            <w:r w:rsidR="00CD7DBC">
              <w:rPr>
                <w:noProof/>
                <w:webHidden/>
              </w:rPr>
              <w:fldChar w:fldCharType="separate"/>
            </w:r>
            <w:r w:rsidR="00B2067B">
              <w:rPr>
                <w:noProof/>
                <w:webHidden/>
              </w:rPr>
              <w:t>104</w:t>
            </w:r>
            <w:r w:rsidR="00CD7DBC">
              <w:rPr>
                <w:noProof/>
                <w:webHidden/>
              </w:rPr>
              <w:fldChar w:fldCharType="end"/>
            </w:r>
          </w:hyperlink>
        </w:p>
        <w:p w14:paraId="65A2F552" w14:textId="48AE41CD" w:rsidR="00A97DC3" w:rsidRPr="007E4D82" w:rsidRDefault="00F81413" w:rsidP="00B86D72">
          <w:r>
            <w:rPr>
              <w:b/>
              <w:smallCaps/>
              <w:sz w:val="24"/>
            </w:rPr>
            <w:fldChar w:fldCharType="end"/>
          </w:r>
        </w:p>
      </w:sdtContent>
    </w:sdt>
    <w:p w14:paraId="3E770FBF" w14:textId="5B47D2F4" w:rsidR="00F81413" w:rsidRDefault="00F81413" w:rsidP="00C838DE">
      <w:pPr>
        <w:pStyle w:val="Sommario1"/>
      </w:pPr>
    </w:p>
    <w:p w14:paraId="48FE3519" w14:textId="51A1FABE" w:rsidR="00F90065" w:rsidRPr="007466D8" w:rsidRDefault="00F81413" w:rsidP="007466D8">
      <w:pPr>
        <w:spacing w:before="0" w:after="0" w:line="240" w:lineRule="auto"/>
        <w:jc w:val="left"/>
        <w:rPr>
          <w:b/>
          <w:smallCaps/>
          <w:sz w:val="24"/>
        </w:rPr>
      </w:pPr>
      <w:r>
        <w:br w:type="page"/>
      </w:r>
    </w:p>
    <w:p w14:paraId="189037F1" w14:textId="77777777" w:rsidR="00F90065" w:rsidRDefault="00F90065">
      <w:pPr>
        <w:spacing w:before="0" w:after="0" w:line="240" w:lineRule="auto"/>
        <w:jc w:val="left"/>
        <w:rPr>
          <w:b/>
          <w:smallCaps/>
          <w:sz w:val="24"/>
        </w:rPr>
      </w:pPr>
      <w:r>
        <w:lastRenderedPageBreak/>
        <w:br w:type="page"/>
      </w:r>
    </w:p>
    <w:p w14:paraId="6FBEC6B4" w14:textId="2CFB4697" w:rsidR="00F90065" w:rsidRPr="007E4D82" w:rsidRDefault="00F90065" w:rsidP="00F90065">
      <w:pPr>
        <w:pStyle w:val="Sottotitolo"/>
        <w:rPr>
          <w:ins w:id="20" w:author="Rick" w:date="2018-10-04T10:48:00Z"/>
        </w:rPr>
      </w:pPr>
      <w:bookmarkStart w:id="21" w:name="_Toc170820278"/>
      <w:r>
        <w:lastRenderedPageBreak/>
        <w:t>Abstract</w:t>
      </w:r>
      <w:bookmarkEnd w:id="21"/>
    </w:p>
    <w:p w14:paraId="04D9E367" w14:textId="77777777" w:rsidR="00F90065" w:rsidRPr="007A3B69" w:rsidRDefault="00F90065" w:rsidP="00F90065">
      <w:r w:rsidRPr="007A3B69">
        <w:t>Nell'era digitale in cui viviamo, l'informatica e la cybersecurity sono diventate componenti fondamentali della nostra esistenza quotidiana. Questo legame inscindibile tra tecnologia e sicurezza informatica è al centro del</w:t>
      </w:r>
      <w:r>
        <w:t xml:space="preserve"> presente studio</w:t>
      </w:r>
      <w:r w:rsidRPr="007A3B69">
        <w:t xml:space="preserve">, che esplora </w:t>
      </w:r>
      <w:r>
        <w:t>c</w:t>
      </w:r>
      <w:r w:rsidRPr="007A3B69">
        <w:t xml:space="preserve">ome la cybersecurity è diventata una materia indispensabile per proteggere i dati e le infrastrutture che sostengono la nostra società. Il mondo sta andando incontro all’evoluzione, giorno dopo giorno, mese dopo mese, anno dopo anno. L’evoluzione però non è solo positiva: ogni scoperta può essere interpretata sia come un progresso benefico, sia come una possibilità di impiego dannoso. </w:t>
      </w:r>
    </w:p>
    <w:p w14:paraId="35F58B35" w14:textId="77777777" w:rsidR="00F90065" w:rsidRPr="007E4D82" w:rsidRDefault="00F90065" w:rsidP="00F90065">
      <w:r w:rsidRPr="007E4D82">
        <w:t xml:space="preserve">Nell'ambito della sicurezza informatica, la distinzione tra uso </w:t>
      </w:r>
      <w:r w:rsidRPr="007E4D82">
        <w:rPr>
          <w:b/>
          <w:bCs/>
        </w:rPr>
        <w:t>legittimo</w:t>
      </w:r>
      <w:r w:rsidRPr="007E4D82">
        <w:t xml:space="preserve"> e </w:t>
      </w:r>
      <w:r w:rsidRPr="007E4D82">
        <w:rPr>
          <w:b/>
          <w:bCs/>
        </w:rPr>
        <w:t>malintenzionato</w:t>
      </w:r>
      <w:r w:rsidRPr="007E4D82">
        <w:t xml:space="preserve"> delle nuove tecnologie è delineata da una linea estremamente sottile. Per anticipare, identificare e difendere efficacemente le infrastrutture digitali dalle minacce emergenti, diventa cruciale adottare un approccio proattivo, che sia costantemente aggiornato. In questo contesto, ciò che distingue l'uso legittimo da quello malevolo non è tanto la </w:t>
      </w:r>
      <w:r w:rsidRPr="007E4D82">
        <w:rPr>
          <w:b/>
          <w:bCs/>
        </w:rPr>
        <w:t>conoscenza</w:t>
      </w:r>
      <w:r w:rsidRPr="007E4D82">
        <w:t xml:space="preserve"> in sé, quanto piuttosto gli </w:t>
      </w:r>
      <w:r w:rsidRPr="007E4D82">
        <w:rPr>
          <w:b/>
          <w:bCs/>
        </w:rPr>
        <w:t>intenti</w:t>
      </w:r>
      <w:r w:rsidRPr="007E4D82">
        <w:t xml:space="preserve"> che guidano il suo impiego. Le tecniche di attacco evolvono di pari passo con le tecnologie di difesa, generando un </w:t>
      </w:r>
      <w:r w:rsidRPr="007E4D82">
        <w:rPr>
          <w:b/>
          <w:bCs/>
        </w:rPr>
        <w:t>ciclo</w:t>
      </w:r>
      <w:r w:rsidRPr="007E4D82">
        <w:t xml:space="preserve"> </w:t>
      </w:r>
      <w:r w:rsidRPr="007E4D82">
        <w:rPr>
          <w:b/>
          <w:bCs/>
        </w:rPr>
        <w:t>continuo</w:t>
      </w:r>
      <w:r w:rsidRPr="007E4D82">
        <w:t xml:space="preserve"> di sfide e risposte. Questa dinamica impone agli esperti di sicurezza informatica di andare oltre la semplice reazione agli incidenti, spingendoli a prevedere e prevenire attivamente le potenziali minacce. </w:t>
      </w:r>
    </w:p>
    <w:p w14:paraId="27EA5137" w14:textId="77777777" w:rsidR="00F90065" w:rsidRDefault="00F90065" w:rsidP="00F90065">
      <w:r w:rsidRPr="007E4D82">
        <w:lastRenderedPageBreak/>
        <w:t xml:space="preserve">Adottare tale approccio multidisciplinare, che integra una profonda comprensione delle </w:t>
      </w:r>
      <w:r w:rsidRPr="007E4D82">
        <w:rPr>
          <w:b/>
          <w:bCs/>
        </w:rPr>
        <w:t>tattiche</w:t>
      </w:r>
      <w:r w:rsidRPr="007E4D82">
        <w:t xml:space="preserve">, </w:t>
      </w:r>
      <w:r w:rsidRPr="007E4D82">
        <w:rPr>
          <w:b/>
          <w:bCs/>
        </w:rPr>
        <w:t>tecniche</w:t>
      </w:r>
      <w:r w:rsidRPr="007E4D82">
        <w:t xml:space="preserve"> e </w:t>
      </w:r>
      <w:r w:rsidRPr="007E4D82">
        <w:rPr>
          <w:b/>
          <w:bCs/>
        </w:rPr>
        <w:t>procedure</w:t>
      </w:r>
      <w:r w:rsidRPr="007E4D82">
        <w:t xml:space="preserve"> (</w:t>
      </w:r>
      <w:proofErr w:type="spellStart"/>
      <w:r w:rsidRPr="007E4D82">
        <w:rPr>
          <w:b/>
          <w:bCs/>
        </w:rPr>
        <w:t>TTP</w:t>
      </w:r>
      <w:r>
        <w:rPr>
          <w:b/>
          <w:bCs/>
        </w:rPr>
        <w:t>s</w:t>
      </w:r>
      <w:proofErr w:type="spellEnd"/>
      <w:r w:rsidRPr="007E4D82">
        <w:t>) impiegate dagli aggressori con l'uso di strumenti all'avanguardia come l'</w:t>
      </w:r>
      <w:r w:rsidRPr="007E4D82">
        <w:rPr>
          <w:b/>
          <w:bCs/>
        </w:rPr>
        <w:t>analisi</w:t>
      </w:r>
      <w:r w:rsidRPr="007E4D82">
        <w:t xml:space="preserve"> </w:t>
      </w:r>
      <w:r w:rsidRPr="007E4D82">
        <w:rPr>
          <w:b/>
          <w:bCs/>
        </w:rPr>
        <w:t>comportamentale</w:t>
      </w:r>
      <w:r w:rsidRPr="007E4D82">
        <w:t xml:space="preserve">, la </w:t>
      </w:r>
      <w:proofErr w:type="spellStart"/>
      <w:r w:rsidRPr="007E4D82">
        <w:rPr>
          <w:b/>
          <w:bCs/>
        </w:rPr>
        <w:t>threat</w:t>
      </w:r>
      <w:proofErr w:type="spellEnd"/>
      <w:r w:rsidRPr="007E4D82">
        <w:t xml:space="preserve"> </w:t>
      </w:r>
      <w:r w:rsidRPr="007E4D82">
        <w:rPr>
          <w:b/>
          <w:bCs/>
        </w:rPr>
        <w:t>intelligence</w:t>
      </w:r>
      <w:r w:rsidRPr="007E4D82">
        <w:t xml:space="preserve"> e l'</w:t>
      </w:r>
      <w:r w:rsidRPr="007E4D82">
        <w:rPr>
          <w:b/>
          <w:bCs/>
        </w:rPr>
        <w:t>apprendimento</w:t>
      </w:r>
      <w:r w:rsidRPr="007E4D82">
        <w:t xml:space="preserve"> </w:t>
      </w:r>
      <w:r w:rsidRPr="007E4D82">
        <w:rPr>
          <w:b/>
          <w:bCs/>
        </w:rPr>
        <w:t>automatico</w:t>
      </w:r>
      <w:r w:rsidRPr="007E4D82">
        <w:t>, consente di anticipare e neutralizzare le minacce informatiche prima che queste si trasformino in attacchi concreti e dannosi. La capacità di rilevare precocemente le anomalie e i potenziali pericoli, analizzando e interpretando i segnali deboli all'interno del vasto mare di dati generati dalle attività di rete, rappresenta un pilastro fondamentale nella costruzione di un ecosistema digitale resiliente e sicuro.</w:t>
      </w:r>
    </w:p>
    <w:p w14:paraId="633A601A" w14:textId="77777777" w:rsidR="00F90065" w:rsidRPr="007E4D82" w:rsidRDefault="00F90065" w:rsidP="00F90065">
      <w:r>
        <w:t xml:space="preserve">Per ottenere un </w:t>
      </w:r>
      <w:r w:rsidRPr="008C1FF0">
        <w:rPr>
          <w:b/>
          <w:bCs/>
        </w:rPr>
        <w:t>vantaggio significativo</w:t>
      </w:r>
      <w:r>
        <w:t xml:space="preserve"> rispetto agli agenti di minaccia, bisognerebbe conoscere ad ogni possibile tecnica quali sono quelle che possano avvenire successivamente o che possano essere già avvenute.</w:t>
      </w:r>
    </w:p>
    <w:p w14:paraId="5CB1055B" w14:textId="4028C6DF" w:rsidR="00084D82" w:rsidRDefault="00F90065" w:rsidP="00F90065">
      <w:r w:rsidRPr="007E4D82">
        <w:t>In questo contesto, l'</w:t>
      </w:r>
      <w:r w:rsidRPr="0043302B">
        <w:rPr>
          <w:b/>
          <w:bCs/>
        </w:rPr>
        <w:t>obiettivo</w:t>
      </w:r>
      <w:r w:rsidRPr="007E4D82">
        <w:t xml:space="preserve"> primario </w:t>
      </w:r>
      <w:r>
        <w:t xml:space="preserve">del </w:t>
      </w:r>
      <w:r w:rsidRPr="007E4D82">
        <w:t xml:space="preserve">presente </w:t>
      </w:r>
      <w:r>
        <w:t>studio</w:t>
      </w:r>
      <w:r w:rsidRPr="007E4D82">
        <w:t xml:space="preserve"> è esattamente quello di esplorare e delineare l'importanza di un approccio proattivo nella sicurezza informatica, attraverso</w:t>
      </w:r>
      <w:r>
        <w:t xml:space="preserve"> lo sviluppo di un sistema che permetta un’analisi quantitativa</w:t>
      </w:r>
      <w:r w:rsidRPr="007E4D82">
        <w:t xml:space="preserve"> </w:t>
      </w:r>
      <w:r>
        <w:t>e</w:t>
      </w:r>
      <w:r w:rsidRPr="007E4D82">
        <w:t xml:space="preserve"> dettagliata delle strategie offensive e difensive, insieme all'</w:t>
      </w:r>
      <w:r w:rsidRPr="007E4D82">
        <w:rPr>
          <w:b/>
          <w:bCs/>
        </w:rPr>
        <w:t>implementazione</w:t>
      </w:r>
      <w:r w:rsidRPr="007E4D82">
        <w:t xml:space="preserve"> </w:t>
      </w:r>
      <w:r w:rsidRPr="007E4D82">
        <w:rPr>
          <w:b/>
          <w:bCs/>
        </w:rPr>
        <w:t>di soluzioni innovative per la prevenzione e il rilevamento</w:t>
      </w:r>
      <w:r w:rsidRPr="007E4D82">
        <w:t xml:space="preserve"> </w:t>
      </w:r>
      <w:r w:rsidRPr="0043302B">
        <w:rPr>
          <w:b/>
          <w:bCs/>
        </w:rPr>
        <w:t>di ogni possibile</w:t>
      </w:r>
      <w:r w:rsidRPr="007E4D82">
        <w:t xml:space="preserve"> </w:t>
      </w:r>
      <w:r w:rsidRPr="0043302B">
        <w:rPr>
          <w:b/>
          <w:bCs/>
        </w:rPr>
        <w:t>minaccia</w:t>
      </w:r>
      <w:r w:rsidRPr="007E4D82">
        <w:t xml:space="preserve"> conosciuta</w:t>
      </w:r>
      <w:r>
        <w:t xml:space="preserve"> nella CTI, anticipando le possibili azioni che un </w:t>
      </w:r>
      <w:proofErr w:type="spellStart"/>
      <w:r>
        <w:t>attacker</w:t>
      </w:r>
      <w:proofErr w:type="spellEnd"/>
      <w:r>
        <w:t xml:space="preserve"> può compiere in ogni fase della Cyber </w:t>
      </w:r>
      <w:proofErr w:type="spellStart"/>
      <w:r>
        <w:t>Kill</w:t>
      </w:r>
      <w:proofErr w:type="spellEnd"/>
      <w:r>
        <w:t xml:space="preserve"> Chain e correlando ad ogni possibile vulnerabilità le tecniche utilizzabili</w:t>
      </w:r>
      <w:r w:rsidRPr="007E4D82">
        <w:t>.</w:t>
      </w:r>
    </w:p>
    <w:p w14:paraId="04836791" w14:textId="0A34EA2D" w:rsidR="00F85D37" w:rsidRPr="00333F41" w:rsidRDefault="00084D82" w:rsidP="00084D82">
      <w:pPr>
        <w:spacing w:before="0" w:after="0" w:line="240" w:lineRule="auto"/>
        <w:jc w:val="left"/>
      </w:pPr>
      <w:r>
        <w:lastRenderedPageBreak/>
        <w:br w:type="page"/>
      </w:r>
    </w:p>
    <w:p w14:paraId="4CE4C2D2" w14:textId="654C5710" w:rsidR="004F76EF" w:rsidRPr="007A3B69" w:rsidRDefault="004F76EF" w:rsidP="00A329E5">
      <w:pPr>
        <w:pStyle w:val="Titolo1"/>
      </w:pPr>
      <w:bookmarkStart w:id="22" w:name="_Toc521926745"/>
      <w:bookmarkStart w:id="23" w:name="_Toc525114697"/>
      <w:bookmarkStart w:id="24" w:name="_Toc162019238"/>
      <w:bookmarkStart w:id="25" w:name="_Toc170820279"/>
      <w:r w:rsidRPr="007A3B69">
        <w:lastRenderedPageBreak/>
        <w:t>Capitolo I</w:t>
      </w:r>
      <w:bookmarkEnd w:id="22"/>
      <w:bookmarkEnd w:id="23"/>
      <w:bookmarkEnd w:id="24"/>
      <w:bookmarkEnd w:id="25"/>
      <w:r w:rsidR="00662E33" w:rsidRPr="007A3B69">
        <w:t xml:space="preserve"> </w:t>
      </w:r>
    </w:p>
    <w:p w14:paraId="5E12DCB8" w14:textId="660937AF" w:rsidR="002F1BFA" w:rsidRPr="007E4D82" w:rsidRDefault="004F76EF" w:rsidP="00A329E5">
      <w:pPr>
        <w:pStyle w:val="Sottotitolo"/>
        <w:rPr>
          <w:ins w:id="26" w:author="Rick" w:date="2018-10-04T10:48:00Z"/>
        </w:rPr>
      </w:pPr>
      <w:bookmarkStart w:id="27" w:name="_Toc525114698"/>
      <w:bookmarkStart w:id="28" w:name="_Toc162019239"/>
      <w:bookmarkStart w:id="29" w:name="_Toc170820280"/>
      <w:r w:rsidRPr="007E4D82">
        <w:t>Introduzione</w:t>
      </w:r>
      <w:bookmarkEnd w:id="27"/>
      <w:bookmarkEnd w:id="28"/>
      <w:bookmarkEnd w:id="29"/>
    </w:p>
    <w:p w14:paraId="0009487A" w14:textId="1021FD05" w:rsidR="00FA5DA4" w:rsidRDefault="00F90065" w:rsidP="00A329E5">
      <w:r w:rsidRPr="007E4D82">
        <w:t xml:space="preserve">Per acquisire una piena comprensione del panorama della cybersecurity </w:t>
      </w:r>
      <w:r>
        <w:t xml:space="preserve">e metodi per la gestione del rischio, </w:t>
      </w:r>
      <w:r w:rsidRPr="007E4D82">
        <w:t>bisogna conoscere l’ambiente in cui ormai l’uomo da anni si muove</w:t>
      </w:r>
      <w:r>
        <w:t xml:space="preserve"> e le tecnologie attualmente utilizzabili</w:t>
      </w:r>
      <w:r w:rsidRPr="007E4D82">
        <w:t>.</w:t>
      </w:r>
      <w:bookmarkStart w:id="30" w:name="_Toc162344541"/>
      <w:bookmarkStart w:id="31" w:name="_Toc162345060"/>
      <w:bookmarkStart w:id="32" w:name="_Toc162345098"/>
      <w:bookmarkStart w:id="33" w:name="_Toc162372849"/>
      <w:bookmarkStart w:id="34" w:name="_Toc162388766"/>
      <w:bookmarkStart w:id="35" w:name="_Toc162426539"/>
      <w:bookmarkStart w:id="36" w:name="_Toc162426675"/>
      <w:bookmarkStart w:id="37" w:name="_Toc162432895"/>
      <w:bookmarkStart w:id="38" w:name="_Toc162433074"/>
      <w:bookmarkStart w:id="39" w:name="_Toc162433157"/>
      <w:bookmarkStart w:id="40" w:name="_Toc162949517"/>
      <w:bookmarkStart w:id="41" w:name="_Toc163234265"/>
      <w:bookmarkStart w:id="42" w:name="_Toc163248349"/>
      <w:bookmarkStart w:id="43" w:name="_Toc163248395"/>
      <w:bookmarkStart w:id="44" w:name="_Toc163382015"/>
      <w:bookmarkStart w:id="45" w:name="_Toc163382176"/>
      <w:bookmarkStart w:id="46" w:name="_Toc163382257"/>
      <w:bookmarkStart w:id="47" w:name="_Toc163391975"/>
      <w:bookmarkStart w:id="48" w:name="_Toc163994640"/>
      <w:bookmarkStart w:id="49" w:name="_Toc167109821"/>
      <w:bookmarkStart w:id="50" w:name="_Toc162344542"/>
      <w:bookmarkStart w:id="51" w:name="_Toc162345061"/>
      <w:bookmarkStart w:id="52" w:name="_Toc162345099"/>
      <w:bookmarkStart w:id="53" w:name="_Toc162372850"/>
      <w:bookmarkStart w:id="54" w:name="_Toc162388767"/>
      <w:bookmarkStart w:id="55" w:name="_Toc162426540"/>
      <w:bookmarkStart w:id="56" w:name="_Toc162426676"/>
      <w:bookmarkStart w:id="57" w:name="_Toc162432896"/>
      <w:bookmarkStart w:id="58" w:name="_Toc162433075"/>
      <w:bookmarkStart w:id="59" w:name="_Toc162433158"/>
      <w:bookmarkStart w:id="60" w:name="_Toc162949518"/>
      <w:bookmarkStart w:id="61" w:name="_Toc163234266"/>
      <w:bookmarkStart w:id="62" w:name="_Toc163248350"/>
      <w:bookmarkStart w:id="63" w:name="_Toc163248396"/>
      <w:bookmarkStart w:id="64" w:name="_Toc163382016"/>
      <w:bookmarkStart w:id="65" w:name="_Toc163382177"/>
      <w:bookmarkStart w:id="66" w:name="_Toc163382258"/>
      <w:bookmarkStart w:id="67" w:name="_Toc163391976"/>
      <w:bookmarkStart w:id="68" w:name="_Toc163994641"/>
      <w:bookmarkStart w:id="69" w:name="_Toc167109822"/>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p>
    <w:p w14:paraId="23ED0C59" w14:textId="77777777" w:rsidR="00F90065" w:rsidRPr="009E5951" w:rsidRDefault="00F90065" w:rsidP="00F90065">
      <w:pPr>
        <w:pStyle w:val="Titolo2"/>
      </w:pPr>
      <w:bookmarkStart w:id="70" w:name="_Toc170820281"/>
      <w:bookmarkStart w:id="71" w:name="_Toc521926754"/>
      <w:bookmarkStart w:id="72" w:name="_Toc525114707"/>
      <w:bookmarkStart w:id="73" w:name="_Toc162019243"/>
      <w:r w:rsidRPr="009B211D">
        <w:t>Internet</w:t>
      </w:r>
      <w:r w:rsidRPr="009E5951">
        <w:t xml:space="preserve"> of </w:t>
      </w:r>
      <w:proofErr w:type="spellStart"/>
      <w:r w:rsidRPr="009E5951">
        <w:t>Things</w:t>
      </w:r>
      <w:proofErr w:type="spellEnd"/>
      <w:r w:rsidRPr="009E5951">
        <w:t xml:space="preserve"> – Un mondo interconnesso</w:t>
      </w:r>
      <w:bookmarkEnd w:id="70"/>
    </w:p>
    <w:p w14:paraId="57FF8307" w14:textId="77777777" w:rsidR="00F90065" w:rsidRPr="007E4D82" w:rsidRDefault="00F90065" w:rsidP="00F90065">
      <w:r w:rsidRPr="007E4D82">
        <w:t>Il concetto dell’</w:t>
      </w:r>
      <w:r w:rsidRPr="007E4D82">
        <w:rPr>
          <w:b/>
          <w:bCs/>
        </w:rPr>
        <w:t xml:space="preserve">Internet delle Cose </w:t>
      </w:r>
      <w:r w:rsidRPr="007E4D82">
        <w:rPr>
          <w:noProof/>
        </w:rPr>
        <w:t xml:space="preserve">[1] </w:t>
      </w:r>
      <w:r w:rsidRPr="007E4D82">
        <w:t>(</w:t>
      </w:r>
      <w:r w:rsidRPr="007E4D82">
        <w:rPr>
          <w:b/>
          <w:bCs/>
        </w:rPr>
        <w:t>IoT</w:t>
      </w:r>
      <w:r w:rsidRPr="007E4D82">
        <w:rPr>
          <w:rStyle w:val="Rimandonotaapidipagina"/>
          <w:rFonts w:cs="Arial"/>
        </w:rPr>
        <w:footnoteReference w:id="2"/>
      </w:r>
      <w:r w:rsidRPr="007E4D82">
        <w:t>) è alla base della vita smart</w:t>
      </w:r>
      <w:r w:rsidRPr="007E4D82">
        <w:rPr>
          <w:rStyle w:val="Rimandonotaapidipagina"/>
          <w:rFonts w:cs="Arial"/>
        </w:rPr>
        <w:footnoteReference w:id="3"/>
      </w:r>
      <w:r w:rsidRPr="007E4D82">
        <w:t xml:space="preserve"> che l’uomo vive ogni giorno, descrive dispositivi dotati di sensori, capacità di elaborazione, software e altre tecnologie che collegano e scambiano dati con altri dispositivi e sistemi su Internet o altre reti di comunicazione.</w:t>
      </w:r>
    </w:p>
    <w:p w14:paraId="00529570" w14:textId="77777777" w:rsidR="00F90065" w:rsidRPr="007E4D82" w:rsidRDefault="00F90065" w:rsidP="00F90065">
      <w:pPr>
        <w:rPr>
          <w:u w:val="single"/>
        </w:rPr>
      </w:pPr>
      <w:r w:rsidRPr="007E4D82">
        <w:t>La riflessione su chi detenga la vera conoscenza, se</w:t>
      </w:r>
      <w:r w:rsidRPr="007E4D82">
        <w:rPr>
          <w:b/>
          <w:bCs/>
        </w:rPr>
        <w:t xml:space="preserve"> siamo noi a esplorare il mondo o </w:t>
      </w:r>
      <w:r w:rsidRPr="007E4D82">
        <w:t>se</w:t>
      </w:r>
      <w:r w:rsidRPr="007E4D82">
        <w:rPr>
          <w:b/>
          <w:bCs/>
        </w:rPr>
        <w:t xml:space="preserve"> è il mondo a scrutarci dettagliatamente</w:t>
      </w:r>
      <w:r w:rsidRPr="007E4D82">
        <w:t xml:space="preserve">, assume un rilievo particolare nell'era attuale, dominata dalla </w:t>
      </w:r>
      <w:r w:rsidRPr="007E4D82">
        <w:lastRenderedPageBreak/>
        <w:t xml:space="preserve">presenza capillare di dispositivi connessi. Questi strumenti, progettati per agevolare la nostra esistenza, entrano nella sfera della nostra </w:t>
      </w:r>
      <w:r w:rsidRPr="007E4D82">
        <w:rPr>
          <w:b/>
          <w:bCs/>
        </w:rPr>
        <w:t>privacy</w:t>
      </w:r>
      <w:r w:rsidRPr="007E4D82">
        <w:t xml:space="preserve"> per nostra stessa scelta, sollevando interrogativi imprescindibili: quali dati raccolgono su di noi? Con quale precisione possono anticipare i nostri interessi e desideri di acquisto? E come fanno a mappare così accuratamente le nostre routine quotidiane? Ancor più cruciale è comprendere le potenziali implicazioni legate alla divulgazione di queste informazioni personali.</w:t>
      </w:r>
    </w:p>
    <w:p w14:paraId="7B3BA0C2" w14:textId="77777777" w:rsidR="00F90065" w:rsidRPr="00B75024" w:rsidRDefault="00F90065" w:rsidP="00F90065">
      <w:r w:rsidRPr="007E4D82">
        <w:t>Il compito della materia d’argomento di questo elaborato è proprio quello di rispondere all’ultima domanda.</w:t>
      </w:r>
    </w:p>
    <w:p w14:paraId="4622B82B" w14:textId="77777777" w:rsidR="00F90065" w:rsidRPr="007E4D82" w:rsidRDefault="00F90065" w:rsidP="00F90065">
      <w:pPr>
        <w:pStyle w:val="Titolo2"/>
      </w:pPr>
      <w:bookmarkStart w:id="74" w:name="_Toc170820282"/>
      <w:r w:rsidRPr="007E4D82">
        <w:t>Cybersecurity – Cos’è e di cosa si occupa</w:t>
      </w:r>
      <w:bookmarkEnd w:id="74"/>
    </w:p>
    <w:p w14:paraId="3D003691" w14:textId="77777777" w:rsidR="00F90065" w:rsidRPr="007A3B69" w:rsidRDefault="00F90065" w:rsidP="00F90065">
      <w:r w:rsidRPr="007A3B69">
        <w:t xml:space="preserve">La </w:t>
      </w:r>
      <w:r w:rsidRPr="007A3B69">
        <w:rPr>
          <w:b/>
          <w:bCs/>
        </w:rPr>
        <w:t>Cybersecurity</w:t>
      </w:r>
      <w:r w:rsidRPr="007A3B69">
        <w:t xml:space="preserve"> [2] è una materia che ha il compito di </w:t>
      </w:r>
      <w:r w:rsidRPr="007A3B69">
        <w:rPr>
          <w:b/>
          <w:bCs/>
        </w:rPr>
        <w:t>proteggere</w:t>
      </w:r>
      <w:r w:rsidRPr="007A3B69">
        <w:t xml:space="preserve">, nel senso più ampio del termine, </w:t>
      </w:r>
      <w:r w:rsidRPr="007A3B69">
        <w:rPr>
          <w:b/>
          <w:bCs/>
        </w:rPr>
        <w:t>infrastrutture</w:t>
      </w:r>
      <w:r w:rsidRPr="007A3B69">
        <w:t xml:space="preserve"> </w:t>
      </w:r>
      <w:r w:rsidRPr="007A3B69">
        <w:rPr>
          <w:b/>
          <w:bCs/>
        </w:rPr>
        <w:t>digitali</w:t>
      </w:r>
      <w:r w:rsidRPr="007A3B69">
        <w:t xml:space="preserve"> come sistemi, reti e programmi software da attacchi informatici, finalizzati all’ottenimento, trasformazione, distruzione, di informazioni sensibili e/o interruzione di processi aziendali.</w:t>
      </w:r>
    </w:p>
    <w:p w14:paraId="4C3A368F" w14:textId="77777777" w:rsidR="00F90065" w:rsidRPr="007E4D82" w:rsidRDefault="00F90065" w:rsidP="00F90065">
      <w:r w:rsidRPr="007E4D82">
        <w:t xml:space="preserve">Al cuore della cybersecurity vi è la triade </w:t>
      </w:r>
      <w:r w:rsidRPr="007E4D82">
        <w:rPr>
          <w:b/>
          <w:bCs/>
        </w:rPr>
        <w:t xml:space="preserve">CIA </w:t>
      </w:r>
      <w:r w:rsidRPr="007E4D82">
        <w:t>[3] (</w:t>
      </w:r>
      <w:proofErr w:type="spellStart"/>
      <w:r w:rsidRPr="007E4D82">
        <w:t>Confidentiality</w:t>
      </w:r>
      <w:proofErr w:type="spellEnd"/>
      <w:r w:rsidRPr="007E4D82">
        <w:t xml:space="preserve">, </w:t>
      </w:r>
      <w:proofErr w:type="spellStart"/>
      <w:r w:rsidRPr="007E4D82">
        <w:t>Integrity</w:t>
      </w:r>
      <w:proofErr w:type="spellEnd"/>
      <w:r w:rsidRPr="007E4D82">
        <w:t xml:space="preserve">, </w:t>
      </w:r>
      <w:proofErr w:type="spellStart"/>
      <w:r w:rsidRPr="007E4D82">
        <w:t>Availability</w:t>
      </w:r>
      <w:proofErr w:type="spellEnd"/>
      <w:r w:rsidRPr="007E4D82">
        <w:t xml:space="preserve">) che funge da pilastro per la sicurezza delle informazioni. Questo modello si prefigge di garantire la </w:t>
      </w:r>
      <w:r w:rsidRPr="007E4D82">
        <w:rPr>
          <w:b/>
          <w:bCs/>
        </w:rPr>
        <w:t>riservatezza</w:t>
      </w:r>
      <w:r w:rsidRPr="007E4D82">
        <w:t xml:space="preserve"> (</w:t>
      </w:r>
      <w:proofErr w:type="spellStart"/>
      <w:r w:rsidRPr="007E4D82">
        <w:rPr>
          <w:b/>
          <w:bCs/>
        </w:rPr>
        <w:t>Confidentiality</w:t>
      </w:r>
      <w:proofErr w:type="spellEnd"/>
      <w:r w:rsidRPr="007E4D82">
        <w:t>) proteggendo le informazioni sensibili dall'accesso non autorizzato, l'</w:t>
      </w:r>
      <w:r w:rsidRPr="007E4D82">
        <w:rPr>
          <w:b/>
          <w:bCs/>
        </w:rPr>
        <w:t>integrità</w:t>
      </w:r>
      <w:r w:rsidRPr="007E4D82">
        <w:t xml:space="preserve"> (</w:t>
      </w:r>
      <w:proofErr w:type="spellStart"/>
      <w:r w:rsidRPr="007E4D82">
        <w:rPr>
          <w:b/>
          <w:bCs/>
        </w:rPr>
        <w:t>Integrity</w:t>
      </w:r>
      <w:proofErr w:type="spellEnd"/>
      <w:r w:rsidRPr="007E4D82">
        <w:t xml:space="preserve">) assicurando che i dati non vengano alterati o distrutti in modo improprio, e la </w:t>
      </w:r>
      <w:r w:rsidRPr="007E4D82">
        <w:rPr>
          <w:b/>
          <w:bCs/>
        </w:rPr>
        <w:lastRenderedPageBreak/>
        <w:t>disponibilità</w:t>
      </w:r>
      <w:r w:rsidRPr="007E4D82">
        <w:t xml:space="preserve"> (</w:t>
      </w:r>
      <w:proofErr w:type="spellStart"/>
      <w:r w:rsidRPr="007E4D82">
        <w:rPr>
          <w:b/>
          <w:bCs/>
        </w:rPr>
        <w:t>Availability</w:t>
      </w:r>
      <w:proofErr w:type="spellEnd"/>
      <w:r w:rsidRPr="007E4D82">
        <w:t xml:space="preserve">) mantenendo l'accesso continuo e ininterrotto alle informazioni e ai sistemi per gli utenti autorizzati. </w:t>
      </w:r>
    </w:p>
    <w:p w14:paraId="704BFCA4" w14:textId="77777777" w:rsidR="00F90065" w:rsidRPr="007E4D82" w:rsidRDefault="00F90065" w:rsidP="00F90065">
      <w:r w:rsidRPr="007E4D82">
        <w:t>Insieme, questi principi formano il framework su cui si basano le strategie di difesa contro gli attacchi informatici, che puntano a violare queste fondamenta per infliggere danni o trarre vantaggi illeciti.</w:t>
      </w:r>
    </w:p>
    <w:p w14:paraId="7F05069C" w14:textId="77777777" w:rsidR="00F90065" w:rsidRPr="007E4D82" w:rsidRDefault="00F90065" w:rsidP="00F90065">
      <w:pPr>
        <w:pStyle w:val="Titolo2"/>
      </w:pPr>
      <w:bookmarkStart w:id="75" w:name="_Toc170820283"/>
      <w:r w:rsidRPr="007E4D82">
        <w:t xml:space="preserve">Cyber </w:t>
      </w:r>
      <w:proofErr w:type="spellStart"/>
      <w:r w:rsidRPr="007E4D82">
        <w:t>Kill</w:t>
      </w:r>
      <w:proofErr w:type="spellEnd"/>
      <w:r w:rsidRPr="007E4D82">
        <w:t xml:space="preserve"> Chain </w:t>
      </w:r>
      <w:bookmarkStart w:id="76" w:name="_Hlk162373592"/>
      <w:r w:rsidRPr="007E4D82">
        <w:t>–</w:t>
      </w:r>
      <w:bookmarkEnd w:id="76"/>
      <w:r w:rsidRPr="007E4D82">
        <w:t xml:space="preserve"> Cos’è e come usarla</w:t>
      </w:r>
      <w:bookmarkEnd w:id="75"/>
    </w:p>
    <w:p w14:paraId="7EDB9132" w14:textId="77777777" w:rsidR="00F90065" w:rsidRPr="007E4D82" w:rsidRDefault="00F90065" w:rsidP="00F90065">
      <w:r w:rsidRPr="007E4D82">
        <w:t xml:space="preserve">Per poter prevenire che accada qualsiasi tipo di incidente in natura di sicurezza informatica, bisogna comprendere a pieno come questi vengono messi in atto. Il modello che descrive le fasi con cui avviene un cyber-attacco è stato concretizzato e definito come </w:t>
      </w:r>
      <w:r w:rsidRPr="007E4D82">
        <w:rPr>
          <w:b/>
          <w:bCs/>
        </w:rPr>
        <w:t xml:space="preserve">Cyber </w:t>
      </w:r>
      <w:proofErr w:type="spellStart"/>
      <w:r w:rsidRPr="007E4D82">
        <w:rPr>
          <w:b/>
          <w:bCs/>
        </w:rPr>
        <w:t>Kill</w:t>
      </w:r>
      <w:proofErr w:type="spellEnd"/>
      <w:r w:rsidRPr="007E4D82">
        <w:rPr>
          <w:b/>
          <w:bCs/>
        </w:rPr>
        <w:t xml:space="preserve"> Chain</w:t>
      </w:r>
      <w:r>
        <w:rPr>
          <w:b/>
          <w:bCs/>
        </w:rPr>
        <w:t xml:space="preserve"> </w:t>
      </w:r>
      <w:r>
        <w:t>(</w:t>
      </w:r>
      <w:r>
        <w:rPr>
          <w:b/>
          <w:bCs/>
        </w:rPr>
        <w:t>CKC</w:t>
      </w:r>
      <w:r>
        <w:t>)</w:t>
      </w:r>
      <w:r w:rsidRPr="007E4D82">
        <w:t xml:space="preserve"> [8]</w:t>
      </w:r>
      <w:r>
        <w:t xml:space="preserve"> (figura 1)</w:t>
      </w:r>
      <w:r w:rsidRPr="007E4D82">
        <w:t>.</w:t>
      </w:r>
    </w:p>
    <w:p w14:paraId="485E1530" w14:textId="77777777" w:rsidR="00F90065" w:rsidRPr="007E4D82" w:rsidRDefault="00F90065" w:rsidP="00F90065">
      <w:r w:rsidRPr="007E4D82">
        <w:t xml:space="preserve">È fondamentale analizzare e capire in dettaglio la </w:t>
      </w:r>
      <w:r>
        <w:t>CKC</w:t>
      </w:r>
      <w:r w:rsidRPr="007E4D82">
        <w:t xml:space="preserve"> per implementare efficacemente misure di prevenzione e difesa. Questo modello, sviluppato per descrivere le fasi sequenziali di un attacco informatico, offre agli esperti di sicurezza una visione strutturata dei processi attraverso cui un aggressore pianifica e esegue un attacco. </w:t>
      </w:r>
    </w:p>
    <w:p w14:paraId="5C5FAD2D" w14:textId="77777777" w:rsidR="00F90065" w:rsidRPr="007E4D82" w:rsidRDefault="00F90065" w:rsidP="00F90065">
      <w:pPr>
        <w:jc w:val="center"/>
      </w:pPr>
      <w:r w:rsidRPr="007E4D82">
        <w:rPr>
          <w:noProof/>
        </w:rPr>
        <w:lastRenderedPageBreak/>
        <w:drawing>
          <wp:inline distT="0" distB="0" distL="0" distR="0" wp14:anchorId="4CB449FE" wp14:editId="3B877003">
            <wp:extent cx="4575808" cy="2888556"/>
            <wp:effectExtent l="0" t="0" r="0" b="7620"/>
            <wp:docPr id="272" name="Immagine 272" descr="CompTIA PenTest+ Study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mpTIA PenTest+ Study Guid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24821" cy="2919496"/>
                    </a:xfrm>
                    <a:prstGeom prst="rect">
                      <a:avLst/>
                    </a:prstGeom>
                    <a:noFill/>
                    <a:ln>
                      <a:noFill/>
                    </a:ln>
                  </pic:spPr>
                </pic:pic>
              </a:graphicData>
            </a:graphic>
          </wp:inline>
        </w:drawing>
      </w:r>
    </w:p>
    <w:p w14:paraId="5D836FE9" w14:textId="77777777" w:rsidR="00F90065" w:rsidRPr="00B75024" w:rsidRDefault="00F90065" w:rsidP="00F90065">
      <w:pPr>
        <w:jc w:val="center"/>
      </w:pPr>
      <w:r w:rsidRPr="00B75024">
        <w:t xml:space="preserve">Figura 1: Fasi della Cyber </w:t>
      </w:r>
      <w:proofErr w:type="spellStart"/>
      <w:r w:rsidRPr="00B75024">
        <w:t>Kill</w:t>
      </w:r>
      <w:proofErr w:type="spellEnd"/>
      <w:r w:rsidRPr="00B75024">
        <w:t xml:space="preserve"> Chain</w:t>
      </w:r>
    </w:p>
    <w:p w14:paraId="16693250" w14:textId="77777777" w:rsidR="00F90065" w:rsidRPr="007E4D82" w:rsidRDefault="00F90065" w:rsidP="00F90065">
      <w:r w:rsidRPr="007E4D82">
        <w:t xml:space="preserve">Le </w:t>
      </w:r>
      <w:r w:rsidRPr="0043302B">
        <w:t>fasi</w:t>
      </w:r>
      <w:r w:rsidRPr="007E4D82">
        <w:t xml:space="preserve"> di cui è composta la </w:t>
      </w:r>
      <w:r>
        <w:t>CKC</w:t>
      </w:r>
      <w:r w:rsidRPr="007E4D82">
        <w:t xml:space="preserve"> sono:</w:t>
      </w:r>
    </w:p>
    <w:p w14:paraId="5CBBD36B" w14:textId="77777777" w:rsidR="00F90065" w:rsidRPr="007E4D82" w:rsidRDefault="00F90065" w:rsidP="00F90065">
      <w:pPr>
        <w:pStyle w:val="Paragrafoelenco"/>
        <w:numPr>
          <w:ilvl w:val="0"/>
          <w:numId w:val="13"/>
        </w:numPr>
        <w:rPr>
          <w:b/>
          <w:sz w:val="32"/>
          <w:szCs w:val="32"/>
        </w:rPr>
      </w:pPr>
      <w:proofErr w:type="spellStart"/>
      <w:r w:rsidRPr="007E4D82">
        <w:rPr>
          <w:b/>
        </w:rPr>
        <w:t>Reconaissance</w:t>
      </w:r>
      <w:proofErr w:type="spellEnd"/>
      <w:r w:rsidRPr="007E4D82">
        <w:t>: volta a ottenere informazioni sulla vittima al fine di capire le modalità con cui agire successivamente. Può essere svolta in due modalità:</w:t>
      </w:r>
    </w:p>
    <w:p w14:paraId="2CAA9E18" w14:textId="77777777" w:rsidR="00F90065" w:rsidRPr="007E4D82" w:rsidRDefault="00F90065" w:rsidP="00F90065">
      <w:pPr>
        <w:pStyle w:val="Paragrafoelenco"/>
        <w:numPr>
          <w:ilvl w:val="1"/>
          <w:numId w:val="13"/>
        </w:numPr>
      </w:pPr>
      <w:r w:rsidRPr="007E4D82">
        <w:rPr>
          <w:b/>
          <w:i/>
          <w:iCs/>
        </w:rPr>
        <w:t>Passiva</w:t>
      </w:r>
      <w:r w:rsidRPr="007E4D82">
        <w:t xml:space="preserve">: utilizza metodi che non permettono all’individuo/organizzazione target di </w:t>
      </w:r>
      <w:r>
        <w:t>individuare le azioni di ricognizione in corso</w:t>
      </w:r>
      <w:r w:rsidRPr="007E4D82">
        <w:t xml:space="preserve"> (es. Domain Names, whois, Social Network).</w:t>
      </w:r>
    </w:p>
    <w:p w14:paraId="287FB99D" w14:textId="77777777" w:rsidR="00F90065" w:rsidRPr="007E4D82" w:rsidRDefault="00F90065" w:rsidP="00F90065">
      <w:pPr>
        <w:pStyle w:val="Paragrafoelenco"/>
        <w:numPr>
          <w:ilvl w:val="1"/>
          <w:numId w:val="13"/>
        </w:numPr>
      </w:pPr>
      <w:r w:rsidRPr="007E4D82">
        <w:rPr>
          <w:b/>
          <w:i/>
          <w:iCs/>
        </w:rPr>
        <w:t>Attiva</w:t>
      </w:r>
      <w:r w:rsidRPr="007E4D82">
        <w:t>: permette di ottenere un profilo del target più specifico ma potrebbe mettere in allerta la vittima (es. Port scanning and Services).</w:t>
      </w:r>
    </w:p>
    <w:p w14:paraId="47008D08" w14:textId="77777777" w:rsidR="00F90065" w:rsidRPr="007E4D82" w:rsidRDefault="00F90065" w:rsidP="00F90065">
      <w:pPr>
        <w:pStyle w:val="Paragrafoelenco"/>
        <w:numPr>
          <w:ilvl w:val="0"/>
          <w:numId w:val="13"/>
        </w:numPr>
        <w:rPr>
          <w:b/>
          <w:sz w:val="32"/>
          <w:szCs w:val="32"/>
        </w:rPr>
      </w:pPr>
      <w:proofErr w:type="spellStart"/>
      <w:r w:rsidRPr="00643E80">
        <w:rPr>
          <w:b/>
        </w:rPr>
        <w:t>Weaponization</w:t>
      </w:r>
      <w:proofErr w:type="spellEnd"/>
      <w:r w:rsidRPr="007E4D82">
        <w:rPr>
          <w:sz w:val="32"/>
          <w:szCs w:val="32"/>
        </w:rPr>
        <w:t xml:space="preserve">: </w:t>
      </w:r>
      <w:r w:rsidRPr="007E4D82">
        <w:t>ha lo scopo di progettare il metodo con cui agire, tramite le informazioni ottenute precedentemente, progettando e sviluppando due componenti:</w:t>
      </w:r>
    </w:p>
    <w:p w14:paraId="7B2F534E" w14:textId="77777777" w:rsidR="00F90065" w:rsidRPr="007E4D82" w:rsidRDefault="00F90065" w:rsidP="00F90065">
      <w:pPr>
        <w:pStyle w:val="Paragrafoelenco"/>
        <w:numPr>
          <w:ilvl w:val="1"/>
          <w:numId w:val="13"/>
        </w:numPr>
        <w:rPr>
          <w:b/>
          <w:sz w:val="32"/>
          <w:szCs w:val="32"/>
        </w:rPr>
      </w:pPr>
      <w:r w:rsidRPr="007E4D82">
        <w:rPr>
          <w:b/>
          <w:i/>
          <w:iCs/>
        </w:rPr>
        <w:lastRenderedPageBreak/>
        <w:t>RAT</w:t>
      </w:r>
      <w:r w:rsidRPr="007E4D82">
        <w:t xml:space="preserve">: </w:t>
      </w:r>
      <w:r w:rsidRPr="007E4D82">
        <w:rPr>
          <w:i/>
          <w:iCs/>
        </w:rPr>
        <w:t>Remote Acce</w:t>
      </w:r>
      <w:r>
        <w:rPr>
          <w:i/>
          <w:iCs/>
        </w:rPr>
        <w:t>s</w:t>
      </w:r>
      <w:r w:rsidRPr="007E4D82">
        <w:rPr>
          <w:i/>
          <w:iCs/>
        </w:rPr>
        <w:t>s Tool</w:t>
      </w:r>
      <w:r w:rsidRPr="007E4D82">
        <w:t xml:space="preserve">, la parte di software che permette di ottenere l’accesso quando viene eseguita sul sistema target, solitamente anche chiamata </w:t>
      </w:r>
      <w:r w:rsidRPr="007E4D82">
        <w:rPr>
          <w:i/>
          <w:iCs/>
        </w:rPr>
        <w:t>payload of cyber-</w:t>
      </w:r>
      <w:proofErr w:type="spellStart"/>
      <w:r w:rsidRPr="007E4D82">
        <w:rPr>
          <w:i/>
          <w:iCs/>
        </w:rPr>
        <w:t>weapon</w:t>
      </w:r>
      <w:proofErr w:type="spellEnd"/>
      <w:r w:rsidRPr="007E4D82">
        <w:t>.</w:t>
      </w:r>
    </w:p>
    <w:p w14:paraId="619BCAA6" w14:textId="77777777" w:rsidR="00F90065" w:rsidRPr="007E4D82" w:rsidRDefault="00F90065" w:rsidP="00F90065">
      <w:pPr>
        <w:pStyle w:val="Paragrafoelenco"/>
        <w:numPr>
          <w:ilvl w:val="1"/>
          <w:numId w:val="13"/>
        </w:numPr>
        <w:rPr>
          <w:b/>
          <w:sz w:val="32"/>
          <w:szCs w:val="32"/>
        </w:rPr>
      </w:pPr>
      <w:r w:rsidRPr="007E4D82">
        <w:rPr>
          <w:b/>
          <w:i/>
          <w:iCs/>
        </w:rPr>
        <w:t>Exploit</w:t>
      </w:r>
      <w:r w:rsidRPr="007E4D82">
        <w:t xml:space="preserve">: lo script che permette di eseguire il RAT utilizzando vulnerabilità dei sistemi/software target, tramite l’utilizzo di </w:t>
      </w:r>
      <w:r w:rsidRPr="007E4D82">
        <w:rPr>
          <w:i/>
          <w:iCs/>
        </w:rPr>
        <w:t>CVE</w:t>
      </w:r>
      <w:r>
        <w:rPr>
          <w:rStyle w:val="Rimandonotaapidipagina"/>
          <w:i/>
          <w:iCs/>
        </w:rPr>
        <w:footnoteReference w:id="4"/>
      </w:r>
      <w:r w:rsidRPr="007E4D82">
        <w:t>.</w:t>
      </w:r>
    </w:p>
    <w:p w14:paraId="30BA3120" w14:textId="77777777" w:rsidR="00F90065" w:rsidRPr="007E4D82" w:rsidRDefault="00F90065" w:rsidP="00F90065">
      <w:pPr>
        <w:pStyle w:val="Paragrafoelenco"/>
        <w:numPr>
          <w:ilvl w:val="0"/>
          <w:numId w:val="13"/>
        </w:numPr>
        <w:rPr>
          <w:b/>
          <w:sz w:val="32"/>
          <w:szCs w:val="32"/>
        </w:rPr>
      </w:pPr>
      <w:r w:rsidRPr="007E4D82">
        <w:rPr>
          <w:b/>
        </w:rPr>
        <w:t>Delivery</w:t>
      </w:r>
      <w:r w:rsidRPr="007E4D82">
        <w:t xml:space="preserve">: </w:t>
      </w:r>
      <w:r>
        <w:t xml:space="preserve">è </w:t>
      </w:r>
      <w:r w:rsidRPr="007E4D82">
        <w:t xml:space="preserve">la parte critica della catena per un </w:t>
      </w:r>
      <w:proofErr w:type="spellStart"/>
      <w:r w:rsidRPr="007E4D82">
        <w:t>attacker</w:t>
      </w:r>
      <w:proofErr w:type="spellEnd"/>
      <w:r w:rsidRPr="007E4D82">
        <w:rPr>
          <w:rStyle w:val="Rimandonotaapidipagina"/>
          <w:rFonts w:ascii="Arial" w:hAnsi="Arial" w:cs="Arial"/>
          <w:bCs/>
        </w:rPr>
        <w:footnoteReference w:id="5"/>
      </w:r>
      <w:r w:rsidRPr="007E4D82">
        <w:t>, l’</w:t>
      </w:r>
      <w:r w:rsidRPr="007E4D82">
        <w:rPr>
          <w:i/>
          <w:iCs/>
        </w:rPr>
        <w:t xml:space="preserve">alto rischio </w:t>
      </w:r>
      <w:r w:rsidRPr="007E4D82">
        <w:t>è dovuto alle possibili tracce che vengono lasciate dal cyber criminale. Nessun metodo permette di ottenere il 100% di successo in questa fase, ma anche un tentativo andato male permette di ottenere rilevanti informazioni sul target.</w:t>
      </w:r>
    </w:p>
    <w:p w14:paraId="71FB64E6" w14:textId="77777777" w:rsidR="00F90065" w:rsidRPr="007E4D82" w:rsidRDefault="00F90065" w:rsidP="00F90065">
      <w:pPr>
        <w:pStyle w:val="Paragrafoelenco"/>
        <w:numPr>
          <w:ilvl w:val="0"/>
          <w:numId w:val="13"/>
        </w:numPr>
        <w:rPr>
          <w:b/>
          <w:sz w:val="32"/>
          <w:szCs w:val="32"/>
        </w:rPr>
      </w:pPr>
      <w:r w:rsidRPr="007E4D82">
        <w:rPr>
          <w:b/>
        </w:rPr>
        <w:t>Exploitation</w:t>
      </w:r>
      <w:r w:rsidRPr="007E4D82">
        <w:rPr>
          <w:sz w:val="32"/>
          <w:szCs w:val="32"/>
        </w:rPr>
        <w:t>:</w:t>
      </w:r>
      <w:r w:rsidRPr="007E4D82">
        <w:t xml:space="preserve"> fase in cui vengono sfruttate le CVE per eseguire lo script sviluppato precedentemente, molte volte non è sufficiente un solo </w:t>
      </w:r>
      <w:r w:rsidRPr="007E4D82">
        <w:rPr>
          <w:i/>
          <w:iCs/>
        </w:rPr>
        <w:t>exploit</w:t>
      </w:r>
      <w:r w:rsidRPr="007E4D82">
        <w:t xml:space="preserve">, bensì si utilizzano </w:t>
      </w:r>
      <w:r w:rsidRPr="007E4D82">
        <w:rPr>
          <w:i/>
          <w:iCs/>
        </w:rPr>
        <w:t>exploit kit</w:t>
      </w:r>
      <w:r w:rsidRPr="007E4D82">
        <w:rPr>
          <w:rStyle w:val="Rimandonotaapidipagina"/>
          <w:rFonts w:ascii="Arial" w:hAnsi="Arial" w:cs="Arial"/>
          <w:bCs/>
          <w:i/>
          <w:iCs/>
        </w:rPr>
        <w:footnoteReference w:id="6"/>
      </w:r>
      <w:r w:rsidRPr="007E4D82">
        <w:t>.</w:t>
      </w:r>
    </w:p>
    <w:p w14:paraId="545AC84F" w14:textId="77777777" w:rsidR="00F90065" w:rsidRPr="007E4D82" w:rsidRDefault="00F90065" w:rsidP="00F90065">
      <w:pPr>
        <w:pStyle w:val="Paragrafoelenco"/>
        <w:numPr>
          <w:ilvl w:val="0"/>
          <w:numId w:val="13"/>
        </w:numPr>
        <w:rPr>
          <w:b/>
          <w:sz w:val="32"/>
          <w:szCs w:val="32"/>
        </w:rPr>
      </w:pPr>
      <w:r w:rsidRPr="007E4D82">
        <w:rPr>
          <w:b/>
        </w:rPr>
        <w:t>Installation</w:t>
      </w:r>
      <w:r w:rsidRPr="007E4D82">
        <w:rPr>
          <w:sz w:val="32"/>
          <w:szCs w:val="32"/>
        </w:rPr>
        <w:t xml:space="preserve">: </w:t>
      </w:r>
      <w:r w:rsidRPr="007E4D82">
        <w:t>prevede l’istallazione del RAT eludendo tutti i sistemi di sicurezza della vittima (ad es. Anti-Virus, Anti-Debugger, Anti-</w:t>
      </w:r>
      <w:proofErr w:type="spellStart"/>
      <w:r w:rsidRPr="007E4D82">
        <w:t>Emulation</w:t>
      </w:r>
      <w:proofErr w:type="spellEnd"/>
      <w:r w:rsidRPr="007E4D82">
        <w:t xml:space="preserve">), tramite l’utilizzo di </w:t>
      </w:r>
      <w:r w:rsidRPr="007E4D82">
        <w:rPr>
          <w:i/>
          <w:iCs/>
        </w:rPr>
        <w:t xml:space="preserve">Rootkit </w:t>
      </w:r>
      <w:r w:rsidRPr="007E4D82">
        <w:t xml:space="preserve">e </w:t>
      </w:r>
      <w:proofErr w:type="spellStart"/>
      <w:r w:rsidRPr="007E4D82">
        <w:rPr>
          <w:i/>
          <w:iCs/>
        </w:rPr>
        <w:t>Bootkit</w:t>
      </w:r>
      <w:proofErr w:type="spellEnd"/>
      <w:r w:rsidRPr="007E4D82">
        <w:t>, rendendo l’accesso ai sistemi della vittima persistente.</w:t>
      </w:r>
    </w:p>
    <w:p w14:paraId="39C3692C" w14:textId="77777777" w:rsidR="00F90065" w:rsidRPr="007E4D82" w:rsidRDefault="00F90065" w:rsidP="00F90065">
      <w:pPr>
        <w:pStyle w:val="Paragrafoelenco"/>
        <w:numPr>
          <w:ilvl w:val="0"/>
          <w:numId w:val="13"/>
        </w:numPr>
        <w:rPr>
          <w:b/>
          <w:sz w:val="32"/>
          <w:szCs w:val="32"/>
        </w:rPr>
      </w:pPr>
      <w:proofErr w:type="spellStart"/>
      <w:r w:rsidRPr="007E4D82">
        <w:rPr>
          <w:b/>
        </w:rPr>
        <w:lastRenderedPageBreak/>
        <w:t>Command</w:t>
      </w:r>
      <w:proofErr w:type="spellEnd"/>
      <w:r w:rsidRPr="007E4D82">
        <w:rPr>
          <w:b/>
        </w:rPr>
        <w:t xml:space="preserve"> &amp; </w:t>
      </w:r>
      <w:proofErr w:type="spellStart"/>
      <w:r w:rsidRPr="007E4D82">
        <w:rPr>
          <w:b/>
        </w:rPr>
        <w:t>Controll</w:t>
      </w:r>
      <w:proofErr w:type="spellEnd"/>
      <w:r w:rsidRPr="007E4D82">
        <w:rPr>
          <w:b/>
        </w:rPr>
        <w:t xml:space="preserve"> (C2)</w:t>
      </w:r>
      <w:r w:rsidRPr="007E4D82">
        <w:rPr>
          <w:sz w:val="32"/>
          <w:szCs w:val="32"/>
        </w:rPr>
        <w:t xml:space="preserve">: </w:t>
      </w:r>
      <w:r w:rsidRPr="007E4D82">
        <w:t>in questa fase l’</w:t>
      </w:r>
      <w:proofErr w:type="spellStart"/>
      <w:r w:rsidRPr="007E4D82">
        <w:t>attacker</w:t>
      </w:r>
      <w:proofErr w:type="spellEnd"/>
      <w:r w:rsidRPr="007E4D82">
        <w:t xml:space="preserve"> riesce a comunicare con i sistemi </w:t>
      </w:r>
      <w:proofErr w:type="spellStart"/>
      <w:r w:rsidRPr="007E4D82">
        <w:t>infetti</w:t>
      </w:r>
      <w:proofErr w:type="spellEnd"/>
      <w:r w:rsidRPr="007E4D82">
        <w:t>, negli anni sono nate differenti strutture per portare a termine questo step:</w:t>
      </w:r>
    </w:p>
    <w:p w14:paraId="18A69B19" w14:textId="77777777" w:rsidR="00F90065" w:rsidRPr="007E4D82" w:rsidRDefault="00F90065" w:rsidP="00F90065">
      <w:pPr>
        <w:pStyle w:val="Paragrafoelenco"/>
        <w:numPr>
          <w:ilvl w:val="1"/>
          <w:numId w:val="13"/>
        </w:numPr>
        <w:rPr>
          <w:b/>
          <w:sz w:val="32"/>
          <w:szCs w:val="32"/>
        </w:rPr>
      </w:pPr>
      <w:r w:rsidRPr="007E4D82">
        <w:rPr>
          <w:b/>
          <w:i/>
          <w:iCs/>
        </w:rPr>
        <w:t>Struttura Centralizzata</w:t>
      </w:r>
      <w:r w:rsidRPr="007E4D82">
        <w:t xml:space="preserve">: classica </w:t>
      </w:r>
      <w:r w:rsidRPr="007E4D82">
        <w:rPr>
          <w:i/>
          <w:iCs/>
        </w:rPr>
        <w:t xml:space="preserve">struttura </w:t>
      </w:r>
      <w:proofErr w:type="spellStart"/>
      <w:r w:rsidRPr="007E4D82">
        <w:rPr>
          <w:i/>
          <w:iCs/>
        </w:rPr>
        <w:t>client-server</w:t>
      </w:r>
      <w:proofErr w:type="spellEnd"/>
      <w:r w:rsidRPr="007E4D82">
        <w:t xml:space="preserve">, la limitazione consiste nel numero di risorse hardware/software disponibili nel </w:t>
      </w:r>
      <w:r w:rsidRPr="007E4D82">
        <w:rPr>
          <w:i/>
          <w:iCs/>
        </w:rPr>
        <w:t>C2 Server</w:t>
      </w:r>
      <w:r w:rsidRPr="007E4D82">
        <w:t>.</w:t>
      </w:r>
    </w:p>
    <w:p w14:paraId="4A98C6F4" w14:textId="77777777" w:rsidR="00F90065" w:rsidRPr="007E4D82" w:rsidRDefault="00F90065" w:rsidP="00F90065">
      <w:pPr>
        <w:pStyle w:val="Paragrafoelenco"/>
        <w:numPr>
          <w:ilvl w:val="1"/>
          <w:numId w:val="13"/>
        </w:numPr>
        <w:rPr>
          <w:b/>
          <w:sz w:val="32"/>
          <w:szCs w:val="32"/>
        </w:rPr>
      </w:pPr>
      <w:r w:rsidRPr="007E4D82">
        <w:rPr>
          <w:b/>
          <w:i/>
          <w:iCs/>
        </w:rPr>
        <w:t>Struttura Decentralizzata</w:t>
      </w:r>
      <w:r w:rsidRPr="007E4D82">
        <w:rPr>
          <w:b/>
        </w:rPr>
        <w:t xml:space="preserve">: </w:t>
      </w:r>
      <w:r w:rsidRPr="007E4D82">
        <w:t xml:space="preserve">prevede l’utilizzo della modalità di </w:t>
      </w:r>
      <w:r w:rsidRPr="007E4D82">
        <w:rPr>
          <w:i/>
          <w:iCs/>
        </w:rPr>
        <w:t>comunicazione peer-to-peer</w:t>
      </w:r>
      <w:r w:rsidRPr="007E4D82">
        <w:t>, la quale permette alta scalabilità e tolleranza verso gli errori di trasmissione.</w:t>
      </w:r>
    </w:p>
    <w:p w14:paraId="6215534F" w14:textId="77777777" w:rsidR="00F90065" w:rsidRPr="007E4D82" w:rsidRDefault="00F90065" w:rsidP="00F90065">
      <w:pPr>
        <w:pStyle w:val="Paragrafoelenco"/>
        <w:numPr>
          <w:ilvl w:val="1"/>
          <w:numId w:val="13"/>
        </w:numPr>
        <w:rPr>
          <w:b/>
          <w:sz w:val="32"/>
          <w:szCs w:val="32"/>
        </w:rPr>
      </w:pPr>
      <w:r w:rsidRPr="007E4D82">
        <w:rPr>
          <w:b/>
          <w:i/>
          <w:iCs/>
        </w:rPr>
        <w:t>Struttura basata sui Social Network</w:t>
      </w:r>
      <w:r w:rsidRPr="007E4D82">
        <w:t xml:space="preserve">: permette di passare le informazioni tramite l’utilizzo di social network (es. </w:t>
      </w:r>
      <w:proofErr w:type="spellStart"/>
      <w:r w:rsidRPr="007E4D82">
        <w:rPr>
          <w:i/>
          <w:iCs/>
        </w:rPr>
        <w:t>Taidoor</w:t>
      </w:r>
      <w:proofErr w:type="spellEnd"/>
      <w:r w:rsidRPr="007E4D82">
        <w:t>)</w:t>
      </w:r>
      <w:r>
        <w:t>.</w:t>
      </w:r>
    </w:p>
    <w:p w14:paraId="6729E147" w14:textId="77777777" w:rsidR="00F90065" w:rsidRPr="005F13DC" w:rsidRDefault="00F90065" w:rsidP="00F90065">
      <w:pPr>
        <w:pStyle w:val="Paragrafoelenco"/>
        <w:numPr>
          <w:ilvl w:val="0"/>
          <w:numId w:val="13"/>
        </w:numPr>
      </w:pPr>
      <w:r w:rsidRPr="007E4D82">
        <w:rPr>
          <w:b/>
        </w:rPr>
        <w:t xml:space="preserve">Act on </w:t>
      </w:r>
      <w:proofErr w:type="spellStart"/>
      <w:r w:rsidRPr="007E4D82">
        <w:rPr>
          <w:b/>
        </w:rPr>
        <w:t>Objective</w:t>
      </w:r>
      <w:proofErr w:type="spellEnd"/>
      <w:r w:rsidRPr="00E03D65">
        <w:t xml:space="preserve">: l'ultima fase della Cyber </w:t>
      </w:r>
      <w:proofErr w:type="spellStart"/>
      <w:r w:rsidRPr="00E03D65">
        <w:t>Kill</w:t>
      </w:r>
      <w:proofErr w:type="spellEnd"/>
      <w:r w:rsidRPr="00E03D65">
        <w:t xml:space="preserve"> Chain, implica </w:t>
      </w:r>
      <w:r w:rsidRPr="00E03D65">
        <w:rPr>
          <w:i/>
          <w:iCs/>
        </w:rPr>
        <w:t>il raggiungimento dell'obiettivo</w:t>
      </w:r>
      <w:r w:rsidRPr="00E03D65">
        <w:t xml:space="preserve"> </w:t>
      </w:r>
      <w:r w:rsidRPr="00E03D65">
        <w:rPr>
          <w:i/>
          <w:iCs/>
        </w:rPr>
        <w:t>prefissato</w:t>
      </w:r>
      <w:r w:rsidRPr="00E03D65">
        <w:t xml:space="preserve"> dall'aggressore. Dopo aver stabilito una presenza solida all'interno del sistema e aver ottenuto il controllo necessario tramite le fasi precedenti, l'attaccante esegue le azioni finali che possono variare a seconda delle sue intenzioni. Queste possono includere il furto di dati sensibili, la distruzione di informazioni critiche o asset aziendali o qualsiasi altro obiettivo malevolo (ad es. </w:t>
      </w:r>
      <w:proofErr w:type="spellStart"/>
      <w:r w:rsidRPr="00E03D65">
        <w:t>Ransoware</w:t>
      </w:r>
      <w:proofErr w:type="spellEnd"/>
      <w:r w:rsidRPr="00E03D65">
        <w:t xml:space="preserve">, </w:t>
      </w:r>
      <w:proofErr w:type="spellStart"/>
      <w:r w:rsidRPr="00E03D65">
        <w:t>BOTNets</w:t>
      </w:r>
      <w:proofErr w:type="spellEnd"/>
      <w:r w:rsidRPr="00E03D65">
        <w:t xml:space="preserve">, </w:t>
      </w:r>
      <w:proofErr w:type="spellStart"/>
      <w:r w:rsidRPr="00E03D65">
        <w:t>DDos</w:t>
      </w:r>
      <w:proofErr w:type="spellEnd"/>
      <w:r w:rsidRPr="00E03D65">
        <w:t xml:space="preserve">, </w:t>
      </w:r>
      <w:proofErr w:type="spellStart"/>
      <w:r w:rsidRPr="00E03D65">
        <w:t>ZeroDay</w:t>
      </w:r>
      <w:proofErr w:type="spellEnd"/>
      <w:r w:rsidRPr="00E03D65">
        <w:t xml:space="preserve">, Data </w:t>
      </w:r>
      <w:proofErr w:type="spellStart"/>
      <w:r w:rsidRPr="00E03D65">
        <w:t>exfiltration</w:t>
      </w:r>
      <w:proofErr w:type="spellEnd"/>
      <w:r w:rsidRPr="00E03D65">
        <w:t>).</w:t>
      </w:r>
    </w:p>
    <w:p w14:paraId="5E4241AB" w14:textId="77777777" w:rsidR="00F90065" w:rsidRPr="009E5951" w:rsidRDefault="00F90065" w:rsidP="00F90065">
      <w:pPr>
        <w:pStyle w:val="Titolo2"/>
      </w:pPr>
      <w:bookmarkStart w:id="77" w:name="_Toc170820284"/>
      <w:r w:rsidRPr="009E5951">
        <w:lastRenderedPageBreak/>
        <w:t>APT</w:t>
      </w:r>
      <w:r>
        <w:t xml:space="preserve"> e Indicatori</w:t>
      </w:r>
      <w:bookmarkEnd w:id="77"/>
    </w:p>
    <w:p w14:paraId="2EDE3888" w14:textId="77777777" w:rsidR="00F90065" w:rsidRDefault="00F90065" w:rsidP="00F90065">
      <w:r>
        <w:t xml:space="preserve">Per via dell’avanzamento delle tecnologie difensive del </w:t>
      </w:r>
      <w:r w:rsidRPr="009E5951">
        <w:rPr>
          <w:b/>
          <w:bCs/>
        </w:rPr>
        <w:t>blue team</w:t>
      </w:r>
      <w:r>
        <w:rPr>
          <w:rStyle w:val="Rimandonotaapidipagina"/>
          <w:b/>
          <w:bCs/>
        </w:rPr>
        <w:footnoteReference w:id="7"/>
      </w:r>
      <w:r>
        <w:t xml:space="preserve">, anche il </w:t>
      </w:r>
      <w:r>
        <w:rPr>
          <w:b/>
          <w:bCs/>
        </w:rPr>
        <w:t>red team</w:t>
      </w:r>
      <w:r>
        <w:rPr>
          <w:rStyle w:val="Rimandonotaapidipagina"/>
          <w:b/>
          <w:bCs/>
        </w:rPr>
        <w:footnoteReference w:id="8"/>
      </w:r>
      <w:r>
        <w:t xml:space="preserve"> si è evoluto dando via ad una nuova classe di minacce, denominate </w:t>
      </w:r>
      <w:r>
        <w:rPr>
          <w:b/>
          <w:bCs/>
        </w:rPr>
        <w:t xml:space="preserve">APT </w:t>
      </w:r>
      <w:r>
        <w:t>(</w:t>
      </w:r>
      <w:proofErr w:type="spellStart"/>
      <w:r>
        <w:rPr>
          <w:b/>
          <w:bCs/>
        </w:rPr>
        <w:t>Adavanced</w:t>
      </w:r>
      <w:proofErr w:type="spellEnd"/>
      <w:r>
        <w:rPr>
          <w:b/>
          <w:bCs/>
        </w:rPr>
        <w:t xml:space="preserve"> </w:t>
      </w:r>
      <w:proofErr w:type="spellStart"/>
      <w:r w:rsidRPr="00FF64B7">
        <w:rPr>
          <w:rFonts w:eastAsia="SimSun"/>
          <w:b/>
          <w:spacing w:val="0"/>
          <w:lang w:eastAsia="it-IT"/>
        </w:rPr>
        <w:t>Persistent</w:t>
      </w:r>
      <w:proofErr w:type="spellEnd"/>
      <w:r>
        <w:rPr>
          <w:b/>
          <w:bCs/>
        </w:rPr>
        <w:t xml:space="preserve"> </w:t>
      </w:r>
      <w:proofErr w:type="spellStart"/>
      <w:r>
        <w:rPr>
          <w:b/>
          <w:bCs/>
        </w:rPr>
        <w:t>Threat</w:t>
      </w:r>
      <w:proofErr w:type="spellEnd"/>
      <w:r>
        <w:t xml:space="preserve">) [9]. </w:t>
      </w:r>
    </w:p>
    <w:p w14:paraId="1E2B731A" w14:textId="77777777" w:rsidR="00F90065" w:rsidRDefault="00F90065" w:rsidP="00F90065">
      <w:r>
        <w:t xml:space="preserve">Questi nuovi metodi di attacco sono volti </w:t>
      </w:r>
      <w:r w:rsidRPr="009C734E">
        <w:t>all’</w:t>
      </w:r>
      <w:r w:rsidRPr="009C734E">
        <w:rPr>
          <w:b/>
          <w:bCs/>
        </w:rPr>
        <w:t>utilizzo di tools avanzati</w:t>
      </w:r>
      <w:r>
        <w:t xml:space="preserve"> e tecniche progettate per </w:t>
      </w:r>
      <w:r w:rsidRPr="009C734E">
        <w:rPr>
          <w:b/>
          <w:bCs/>
        </w:rPr>
        <w:t>eludere</w:t>
      </w:r>
      <w:r>
        <w:t xml:space="preserve"> </w:t>
      </w:r>
      <w:r w:rsidRPr="009C734E">
        <w:rPr>
          <w:b/>
          <w:bCs/>
        </w:rPr>
        <w:t>le</w:t>
      </w:r>
      <w:r>
        <w:t xml:space="preserve"> </w:t>
      </w:r>
      <w:r w:rsidRPr="009C734E">
        <w:rPr>
          <w:b/>
          <w:bCs/>
        </w:rPr>
        <w:t>convenzionali</w:t>
      </w:r>
      <w:r>
        <w:t xml:space="preserve"> </w:t>
      </w:r>
      <w:r w:rsidRPr="009C734E">
        <w:rPr>
          <w:b/>
          <w:bCs/>
        </w:rPr>
        <w:t>difes</w:t>
      </w:r>
      <w:r>
        <w:rPr>
          <w:b/>
          <w:bCs/>
        </w:rPr>
        <w:t>e</w:t>
      </w:r>
      <w:r>
        <w:t>.</w:t>
      </w:r>
    </w:p>
    <w:p w14:paraId="03EB810B" w14:textId="77777777" w:rsidR="00F90065" w:rsidRDefault="00F90065" w:rsidP="00F90065">
      <w:pPr>
        <w:rPr>
          <w:u w:val="single"/>
        </w:rPr>
      </w:pPr>
      <w:r>
        <w:t xml:space="preserve">L’unico modo per difendersi da questo tipo di minacce è utilizzare metodi di </w:t>
      </w:r>
      <w:proofErr w:type="spellStart"/>
      <w:r w:rsidRPr="008D67BA">
        <w:rPr>
          <w:b/>
          <w:bCs/>
          <w:i/>
          <w:iCs/>
        </w:rPr>
        <w:t>Intellience-driven</w:t>
      </w:r>
      <w:proofErr w:type="spellEnd"/>
      <w:r w:rsidRPr="008D67BA">
        <w:rPr>
          <w:b/>
          <w:bCs/>
          <w:i/>
          <w:iCs/>
        </w:rPr>
        <w:t xml:space="preserve"> Computer Network Defense</w:t>
      </w:r>
      <w:r>
        <w:t>, cioè un processo continuo basato su una strategia di gestione del rischio che mira a rilevare le minacce, includere le analisi sugli avversari, le loro capacità, obbiettivi e limitazioni.</w:t>
      </w:r>
    </w:p>
    <w:p w14:paraId="7CC2393E" w14:textId="77777777" w:rsidR="00F90065" w:rsidRDefault="00F90065" w:rsidP="00F90065">
      <w:r w:rsidRPr="00FF64B7">
        <w:t xml:space="preserve">Per </w:t>
      </w:r>
      <w:r>
        <w:t>utilizzare questo metodo di rilevazione degli</w:t>
      </w:r>
      <w:r w:rsidRPr="00FF64B7">
        <w:t xml:space="preserve"> APT, vengono impiegati specifici </w:t>
      </w:r>
      <w:r w:rsidRPr="005D6A9B">
        <w:rPr>
          <w:b/>
          <w:bCs/>
        </w:rPr>
        <w:t>identificatori</w:t>
      </w:r>
      <w:r w:rsidRPr="00FF64B7">
        <w:t xml:space="preserve"> o </w:t>
      </w:r>
      <w:r w:rsidRPr="005D6A9B">
        <w:rPr>
          <w:b/>
          <w:bCs/>
        </w:rPr>
        <w:t>indicatori di compromissione</w:t>
      </w:r>
      <w:r w:rsidRPr="00FF64B7">
        <w:t xml:space="preserve"> (</w:t>
      </w:r>
      <w:proofErr w:type="spellStart"/>
      <w:r w:rsidRPr="00FF64B7">
        <w:rPr>
          <w:b/>
          <w:bCs/>
        </w:rPr>
        <w:t>IoC</w:t>
      </w:r>
      <w:proofErr w:type="spellEnd"/>
      <w:r w:rsidRPr="00FF64B7">
        <w:t>)</w:t>
      </w:r>
      <w:r>
        <w:t xml:space="preserve"> [9] i quali possono essere suddivisi in tre categorie:</w:t>
      </w:r>
    </w:p>
    <w:p w14:paraId="421AECD8" w14:textId="77777777" w:rsidR="00F90065" w:rsidRPr="00B75024" w:rsidRDefault="00F90065" w:rsidP="00F90065">
      <w:pPr>
        <w:pStyle w:val="Paragrafoelenco"/>
        <w:numPr>
          <w:ilvl w:val="0"/>
          <w:numId w:val="19"/>
        </w:numPr>
        <w:rPr>
          <w:u w:val="single"/>
        </w:rPr>
      </w:pPr>
      <w:r w:rsidRPr="00B75024">
        <w:rPr>
          <w:b/>
          <w:bCs/>
        </w:rPr>
        <w:t>Atomici</w:t>
      </w:r>
      <w:r w:rsidRPr="00B75024">
        <w:t xml:space="preserve">: non posso essere suddivisi in parti più piccole (come l’indirizzo IP) </w:t>
      </w:r>
    </w:p>
    <w:p w14:paraId="1DFCF4E9" w14:textId="77777777" w:rsidR="00F90065" w:rsidRPr="00B75024" w:rsidRDefault="00F90065" w:rsidP="00F90065">
      <w:pPr>
        <w:pStyle w:val="Paragrafoelenco"/>
        <w:numPr>
          <w:ilvl w:val="0"/>
          <w:numId w:val="19"/>
        </w:numPr>
        <w:rPr>
          <w:u w:val="single"/>
        </w:rPr>
      </w:pPr>
      <w:r w:rsidRPr="00B75024">
        <w:rPr>
          <w:b/>
          <w:bCs/>
        </w:rPr>
        <w:t>Calcolati</w:t>
      </w:r>
      <w:r w:rsidRPr="00B75024">
        <w:t>: derivano da dati coinvolti in un incidente (come i valori hash)</w:t>
      </w:r>
    </w:p>
    <w:p w14:paraId="0C4C4B57" w14:textId="77777777" w:rsidR="00F90065" w:rsidRPr="00B75024" w:rsidRDefault="00F90065" w:rsidP="00F90065">
      <w:pPr>
        <w:pStyle w:val="Paragrafoelenco"/>
        <w:numPr>
          <w:ilvl w:val="0"/>
          <w:numId w:val="19"/>
        </w:numPr>
        <w:rPr>
          <w:u w:val="single"/>
        </w:rPr>
      </w:pPr>
      <w:r w:rsidRPr="00B75024">
        <w:rPr>
          <w:b/>
          <w:bCs/>
        </w:rPr>
        <w:lastRenderedPageBreak/>
        <w:t>Comportamentali</w:t>
      </w:r>
      <w:r w:rsidRPr="00B75024">
        <w:t>: maggiormente utilizzati, sono collezione di indicatori atomici e calcolati in combinazione logica tra loro.</w:t>
      </w:r>
    </w:p>
    <w:p w14:paraId="54F47BE6" w14:textId="77777777" w:rsidR="00F90065" w:rsidRDefault="00F90065" w:rsidP="00F90065">
      <w:pPr>
        <w:pStyle w:val="Titolo2"/>
        <w:rPr>
          <w:lang w:val="en-US"/>
        </w:rPr>
      </w:pPr>
      <w:bookmarkStart w:id="78" w:name="_Toc170820285"/>
      <w:r>
        <w:rPr>
          <w:lang w:val="en-US"/>
        </w:rPr>
        <w:t xml:space="preserve">CPE </w:t>
      </w:r>
      <w:r w:rsidRPr="00655C8E">
        <w:rPr>
          <w:lang w:val="en-US"/>
        </w:rPr>
        <w:t>–</w:t>
      </w:r>
      <w:r>
        <w:rPr>
          <w:lang w:val="en-US"/>
        </w:rPr>
        <w:t xml:space="preserve"> </w:t>
      </w:r>
      <w:r w:rsidRPr="00C45558">
        <w:rPr>
          <w:lang w:val="en-US"/>
        </w:rPr>
        <w:t>CVE</w:t>
      </w:r>
      <w:r>
        <w:rPr>
          <w:lang w:val="en-US"/>
        </w:rPr>
        <w:t xml:space="preserve"> </w:t>
      </w:r>
      <w:r w:rsidRPr="00655C8E">
        <w:rPr>
          <w:lang w:val="en-US"/>
        </w:rPr>
        <w:t xml:space="preserve">– </w:t>
      </w:r>
      <w:r>
        <w:rPr>
          <w:lang w:val="en-US"/>
        </w:rPr>
        <w:t xml:space="preserve">CWE </w:t>
      </w:r>
      <w:r w:rsidRPr="00655C8E">
        <w:rPr>
          <w:lang w:val="en-US"/>
        </w:rPr>
        <w:t>–</w:t>
      </w:r>
      <w:r>
        <w:rPr>
          <w:lang w:val="en-US"/>
        </w:rPr>
        <w:t xml:space="preserve"> CAPEC </w:t>
      </w:r>
      <w:r w:rsidRPr="00655C8E">
        <w:rPr>
          <w:lang w:val="en-US"/>
        </w:rPr>
        <w:t>–</w:t>
      </w:r>
      <w:r>
        <w:rPr>
          <w:lang w:val="en-US"/>
        </w:rPr>
        <w:t xml:space="preserve"> ATT&amp;CK</w:t>
      </w:r>
      <w:bookmarkEnd w:id="78"/>
    </w:p>
    <w:p w14:paraId="42420C3C" w14:textId="77777777" w:rsidR="00F90065" w:rsidRPr="00563036" w:rsidRDefault="00F90065" w:rsidP="00F90065">
      <w:r w:rsidRPr="00563036">
        <w:t xml:space="preserve">Le </w:t>
      </w:r>
      <w:r w:rsidRPr="00563036">
        <w:rPr>
          <w:b/>
          <w:bCs/>
        </w:rPr>
        <w:t xml:space="preserve">Common Platform </w:t>
      </w:r>
      <w:proofErr w:type="spellStart"/>
      <w:r w:rsidRPr="00563036">
        <w:rPr>
          <w:b/>
          <w:bCs/>
        </w:rPr>
        <w:t>Enumeration</w:t>
      </w:r>
      <w:proofErr w:type="spellEnd"/>
      <w:r w:rsidRPr="00563036">
        <w:t xml:space="preserve"> (</w:t>
      </w:r>
      <w:r w:rsidRPr="00563036">
        <w:rPr>
          <w:b/>
          <w:bCs/>
        </w:rPr>
        <w:t>CPE</w:t>
      </w:r>
      <w:r w:rsidRPr="00563036">
        <w:t xml:space="preserve">) sono uno standard per denominare e catalogare versioni specifiche di sistemi operativi, applicazioni software e dispositivi hardware. Mantenute dalla </w:t>
      </w:r>
      <w:r w:rsidRPr="00643E80">
        <w:rPr>
          <w:b/>
          <w:bCs/>
        </w:rPr>
        <w:t>MITRE Corporation</w:t>
      </w:r>
      <w:r w:rsidRPr="00563036">
        <w:t xml:space="preserve">, le CPE mirano a fornire un modo univoco e standardizzato per identificare e descrivere i prodotti in modo che sia possibile correlarli facilmente con le informazioni sulle </w:t>
      </w:r>
      <w:r w:rsidRPr="00563036">
        <w:rPr>
          <w:b/>
          <w:bCs/>
        </w:rPr>
        <w:t>CVE</w:t>
      </w:r>
      <w:r w:rsidRPr="00563036">
        <w:t>.</w:t>
      </w:r>
    </w:p>
    <w:p w14:paraId="7ADC1FED" w14:textId="77777777" w:rsidR="00F90065" w:rsidRPr="00563036" w:rsidRDefault="00F90065" w:rsidP="00F90065">
      <w:r w:rsidRPr="00563036">
        <w:t xml:space="preserve">Le </w:t>
      </w:r>
      <w:r w:rsidRPr="00563036">
        <w:rPr>
          <w:b/>
          <w:bCs/>
        </w:rPr>
        <w:t xml:space="preserve">Common </w:t>
      </w:r>
      <w:proofErr w:type="spellStart"/>
      <w:r w:rsidRPr="00563036">
        <w:rPr>
          <w:b/>
          <w:bCs/>
        </w:rPr>
        <w:t>Vulnerabilities</w:t>
      </w:r>
      <w:proofErr w:type="spellEnd"/>
      <w:r w:rsidRPr="00563036">
        <w:rPr>
          <w:b/>
          <w:bCs/>
        </w:rPr>
        <w:t xml:space="preserve"> and </w:t>
      </w:r>
      <w:proofErr w:type="spellStart"/>
      <w:r w:rsidRPr="00563036">
        <w:rPr>
          <w:b/>
          <w:bCs/>
        </w:rPr>
        <w:t>Exposures</w:t>
      </w:r>
      <w:proofErr w:type="spellEnd"/>
      <w:r w:rsidRPr="00563036">
        <w:t xml:space="preserve"> (</w:t>
      </w:r>
      <w:r w:rsidRPr="00563036">
        <w:rPr>
          <w:b/>
          <w:bCs/>
        </w:rPr>
        <w:t>CVE</w:t>
      </w:r>
      <w:r w:rsidRPr="00563036">
        <w:t>) [14], sono un catalogo pubblico di identificatori di vulnerabilità e falle di sicurezza, mantenut</w:t>
      </w:r>
      <w:r>
        <w:t>o anch’esso</w:t>
      </w:r>
      <w:r w:rsidRPr="00563036">
        <w:t xml:space="preserve"> dalla </w:t>
      </w:r>
      <w:r w:rsidRPr="00563036">
        <w:rPr>
          <w:b/>
          <w:bCs/>
        </w:rPr>
        <w:t xml:space="preserve">MITRE </w:t>
      </w:r>
      <w:proofErr w:type="spellStart"/>
      <w:r w:rsidRPr="00563036">
        <w:rPr>
          <w:b/>
          <w:bCs/>
        </w:rPr>
        <w:t>Coporation</w:t>
      </w:r>
      <w:proofErr w:type="spellEnd"/>
      <w:r w:rsidRPr="00563036">
        <w:t>, ormai da anni queste sono uno dei principali metodi di identificazione univoco delle minacce</w:t>
      </w:r>
      <w:r>
        <w:t xml:space="preserve"> su software proprietario</w:t>
      </w:r>
      <w:r w:rsidRPr="00563036">
        <w:t xml:space="preserve">. </w:t>
      </w:r>
    </w:p>
    <w:p w14:paraId="69C1C7E6" w14:textId="77777777" w:rsidR="00F90065" w:rsidRPr="00563036" w:rsidRDefault="00F90065" w:rsidP="00F90065">
      <w:r w:rsidRPr="00563036">
        <w:t>La caratteristica distintiva delle CVE è l'assegnazione di un identificativo unico, o CVE</w:t>
      </w:r>
      <w:r>
        <w:t>-ID</w:t>
      </w:r>
      <w:r w:rsidRPr="00563036">
        <w:t xml:space="preserve">, ad ogni vulnerabilità registrata. Originariamente, dal loro inizio nel 1999, </w:t>
      </w:r>
      <w:r>
        <w:t>i</w:t>
      </w:r>
      <w:r w:rsidRPr="00563036">
        <w:t xml:space="preserve"> CVE</w:t>
      </w:r>
      <w:r>
        <w:t>-ID</w:t>
      </w:r>
      <w:r w:rsidRPr="00563036">
        <w:t xml:space="preserve"> seguivano il formato CVE-YYYY-NNNN, dove "YYYY" rappresentava l'anno di identificazione della vulnerabilità e "NNNN" era un numero sequenziale che poteva arrivare fino a 9999 per ciascun anno, limitando il numero totale di vulnerabilità che potevano essere univocamente identificate in un singolo anno.</w:t>
      </w:r>
    </w:p>
    <w:p w14:paraId="4A1EA5AF" w14:textId="77777777" w:rsidR="00F90065" w:rsidRPr="00563036" w:rsidRDefault="00F90065" w:rsidP="00F90065">
      <w:r w:rsidRPr="00563036">
        <w:t xml:space="preserve">Tuttavia, a seguito dell'incremento esponenziale nel numero di vulnerabilità scoperte annualmente, dal 13 Gennaio 2015 è stato </w:t>
      </w:r>
      <w:r w:rsidRPr="00563036">
        <w:lastRenderedPageBreak/>
        <w:t>adottato un nuovo formato per gli identificatori CVE. Questo nuovo schema mantiene la parte dell'anno (CVE-anno-) ma sostituisce il numero sequenziale con una sequenza di cifre di lunghezza arbitraria, garantendo che l'ultimo campo abbia almeno quattro caratteri. Questa modifica non solo permette una capacità illimitata nell'assegnazione degli ID, ma assicura anche la retrocompatibilità con il formato precedente.</w:t>
      </w:r>
    </w:p>
    <w:p w14:paraId="14C71054" w14:textId="77777777" w:rsidR="00F90065" w:rsidRPr="00563036" w:rsidRDefault="00F90065" w:rsidP="00F90065">
      <w:r w:rsidRPr="00563036">
        <w:t xml:space="preserve">Parallelamente al sistema delle CVE, le </w:t>
      </w:r>
      <w:r w:rsidRPr="00563036">
        <w:rPr>
          <w:b/>
          <w:bCs/>
        </w:rPr>
        <w:t xml:space="preserve">Common </w:t>
      </w:r>
      <w:proofErr w:type="spellStart"/>
      <w:r w:rsidRPr="00563036">
        <w:rPr>
          <w:b/>
          <w:bCs/>
        </w:rPr>
        <w:t>Weakness</w:t>
      </w:r>
      <w:proofErr w:type="spellEnd"/>
      <w:r w:rsidRPr="00563036">
        <w:rPr>
          <w:b/>
          <w:bCs/>
        </w:rPr>
        <w:t xml:space="preserve"> </w:t>
      </w:r>
      <w:proofErr w:type="spellStart"/>
      <w:r w:rsidRPr="00563036">
        <w:rPr>
          <w:b/>
          <w:bCs/>
        </w:rPr>
        <w:t>Enumeration</w:t>
      </w:r>
      <w:proofErr w:type="spellEnd"/>
      <w:r w:rsidRPr="00563036">
        <w:t xml:space="preserve"> (</w:t>
      </w:r>
      <w:r w:rsidRPr="00563036">
        <w:rPr>
          <w:b/>
          <w:bCs/>
        </w:rPr>
        <w:t>CWE</w:t>
      </w:r>
      <w:r w:rsidRPr="00563036">
        <w:t>) [15] rappresentano un altro strumento fondamentale nel campo della sicurezza informatica, focalizzandosi sulle debolezze e difetti nel design e nell'implementazione del software che possono portare a vulnerabilità</w:t>
      </w:r>
      <w:r>
        <w:t xml:space="preserve"> specifiche</w:t>
      </w:r>
      <w:r w:rsidRPr="00563036">
        <w:t>. Mentre le CVE forniscono un catalogo di vulnerabilità specifiche e note, le CWE offrono una vista più astratta, categorizzando tipologie di debolezze che sono comunemente sfruttate dagli aggressori.</w:t>
      </w:r>
    </w:p>
    <w:p w14:paraId="33CA339E" w14:textId="77777777" w:rsidR="00F90065" w:rsidRPr="00563036" w:rsidRDefault="00F90065" w:rsidP="00F90065">
      <w:r w:rsidRPr="00563036">
        <w:t>La sinergia tra CVE e CWE si rivela estremamente utile per gli sviluppatori, i professionisti della sicurezza e le organizzazioni che mirano a migliorare le pratiche di sviluppo del software e a fortificare le loro difese contro attacchi informatici. Le CWE, mantenute anch'esse dalla MITRE Corporation, offrono una struttura per comprendere le cause radice delle vulnerabilità, facilitando la prevenzione e la mitigazione delle stesse fin dalle fasi iniziali dello sviluppo del software.</w:t>
      </w:r>
    </w:p>
    <w:p w14:paraId="6F2B0AB7" w14:textId="77777777" w:rsidR="00F90065" w:rsidRPr="00563036" w:rsidRDefault="00F90065" w:rsidP="00F90065">
      <w:r w:rsidRPr="00563036">
        <w:t xml:space="preserve">Le CWE, attraverso la loro classificazione, permettono di </w:t>
      </w:r>
      <w:r w:rsidRPr="00563036">
        <w:rPr>
          <w:b/>
          <w:bCs/>
        </w:rPr>
        <w:t>identificare</w:t>
      </w:r>
      <w:r w:rsidRPr="00563036">
        <w:t xml:space="preserve"> </w:t>
      </w:r>
      <w:r w:rsidRPr="00563036">
        <w:rPr>
          <w:b/>
          <w:bCs/>
        </w:rPr>
        <w:t>modelli</w:t>
      </w:r>
      <w:r w:rsidRPr="00563036">
        <w:t xml:space="preserve"> </w:t>
      </w:r>
      <w:r w:rsidRPr="00563036">
        <w:rPr>
          <w:b/>
          <w:bCs/>
        </w:rPr>
        <w:t>ricorrenti</w:t>
      </w:r>
      <w:r w:rsidRPr="00563036">
        <w:t xml:space="preserve"> </w:t>
      </w:r>
      <w:r w:rsidRPr="00563036">
        <w:rPr>
          <w:b/>
          <w:bCs/>
        </w:rPr>
        <w:t>di</w:t>
      </w:r>
      <w:r w:rsidRPr="00563036">
        <w:t xml:space="preserve"> </w:t>
      </w:r>
      <w:r w:rsidRPr="00563036">
        <w:rPr>
          <w:b/>
          <w:bCs/>
        </w:rPr>
        <w:t>errori</w:t>
      </w:r>
      <w:r w:rsidRPr="00563036">
        <w:t xml:space="preserve"> di programmazione </w:t>
      </w:r>
      <w:r w:rsidRPr="00563036">
        <w:rPr>
          <w:b/>
          <w:bCs/>
        </w:rPr>
        <w:t>e</w:t>
      </w:r>
      <w:r w:rsidRPr="00563036">
        <w:t xml:space="preserve"> </w:t>
      </w:r>
      <w:r w:rsidRPr="00563036">
        <w:rPr>
          <w:b/>
          <w:bCs/>
        </w:rPr>
        <w:t>difetti</w:t>
      </w:r>
      <w:r w:rsidRPr="00563036">
        <w:t xml:space="preserve"> </w:t>
      </w:r>
      <w:r w:rsidRPr="00563036">
        <w:rPr>
          <w:b/>
          <w:bCs/>
        </w:rPr>
        <w:lastRenderedPageBreak/>
        <w:t>di</w:t>
      </w:r>
      <w:r w:rsidRPr="00563036">
        <w:t xml:space="preserve"> </w:t>
      </w:r>
      <w:r w:rsidRPr="00563036">
        <w:rPr>
          <w:b/>
          <w:bCs/>
        </w:rPr>
        <w:t>design</w:t>
      </w:r>
      <w:r w:rsidRPr="00563036">
        <w:t>, promuovendo un approccio proattivo alla sicurezza che va oltre la semplice reazione alle minacce identificate tramite CVE. Questo approccio aiuta a costruire software intrinsecamente più sicuri, riducendo la superficie di attacco disponibile agli aggressori.</w:t>
      </w:r>
    </w:p>
    <w:p w14:paraId="6146F1E9" w14:textId="77777777" w:rsidR="00F90065" w:rsidRDefault="00F90065" w:rsidP="00F90065">
      <w:r>
        <w:t>Dalle CWE inoltre è possibile ricollegarsi ai</w:t>
      </w:r>
      <w:r w:rsidRPr="00924DD2">
        <w:t xml:space="preserve"> </w:t>
      </w:r>
      <w:r w:rsidRPr="00924DD2">
        <w:rPr>
          <w:b/>
          <w:bCs/>
        </w:rPr>
        <w:t xml:space="preserve">Common Attack Pattern </w:t>
      </w:r>
      <w:proofErr w:type="spellStart"/>
      <w:r w:rsidRPr="00924DD2">
        <w:rPr>
          <w:b/>
          <w:bCs/>
        </w:rPr>
        <w:t>Enumeration</w:t>
      </w:r>
      <w:proofErr w:type="spellEnd"/>
      <w:r w:rsidRPr="00924DD2">
        <w:rPr>
          <w:b/>
          <w:bCs/>
        </w:rPr>
        <w:t xml:space="preserve"> and </w:t>
      </w:r>
      <w:proofErr w:type="spellStart"/>
      <w:r w:rsidRPr="00924DD2">
        <w:rPr>
          <w:b/>
          <w:bCs/>
        </w:rPr>
        <w:t>Classification</w:t>
      </w:r>
      <w:proofErr w:type="spellEnd"/>
      <w:r>
        <w:rPr>
          <w:b/>
          <w:bCs/>
        </w:rPr>
        <w:t xml:space="preserve"> </w:t>
      </w:r>
      <w:r w:rsidRPr="00924DD2">
        <w:t>(</w:t>
      </w:r>
      <w:r>
        <w:rPr>
          <w:b/>
          <w:bCs/>
        </w:rPr>
        <w:t>CAPEC</w:t>
      </w:r>
      <w:r>
        <w:t xml:space="preserve">), nate nel 2007, sono un dizionario di pattern di attacco conosciuti e utilizzati dagli esperti del settore per prevenire aggressioni a sistemi informatici identificate, quest’ultimo inoltre sono correlate al </w:t>
      </w:r>
      <w:r w:rsidRPr="00924DD2">
        <w:rPr>
          <w:b/>
          <w:bCs/>
        </w:rPr>
        <w:t>MITRE ATT&amp;CK Framework</w:t>
      </w:r>
      <w:r>
        <w:rPr>
          <w:b/>
          <w:bCs/>
        </w:rPr>
        <w:t xml:space="preserve"> </w:t>
      </w:r>
      <w:r>
        <w:t>(figura 2).</w:t>
      </w:r>
    </w:p>
    <w:p w14:paraId="79BB52FB" w14:textId="2EF646D5" w:rsidR="00084D82" w:rsidRDefault="00F90065" w:rsidP="00F90065">
      <w:pPr>
        <w:jc w:val="center"/>
      </w:pPr>
      <w:r>
        <w:rPr>
          <w:noProof/>
        </w:rPr>
        <w:drawing>
          <wp:inline distT="0" distB="0" distL="0" distR="0" wp14:anchorId="226B5122" wp14:editId="0A145933">
            <wp:extent cx="4953469" cy="2594344"/>
            <wp:effectExtent l="0" t="0" r="0" b="0"/>
            <wp:docPr id="2" name="Immagine 2" descr="Representation of how MITRE leverages the CVE and CWE systems to develop its ATT&amp;CK framework. Source: fnCy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resentation of how MITRE leverages the CVE and CWE systems to develop its ATT&amp;CK framework. Source: fnCyb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88191" cy="2612530"/>
                    </a:xfrm>
                    <a:prstGeom prst="rect">
                      <a:avLst/>
                    </a:prstGeom>
                    <a:noFill/>
                    <a:ln>
                      <a:noFill/>
                    </a:ln>
                  </pic:spPr>
                </pic:pic>
              </a:graphicData>
            </a:graphic>
          </wp:inline>
        </w:drawing>
      </w:r>
      <w:r>
        <w:br/>
      </w:r>
      <w:r w:rsidRPr="00B75024">
        <w:t xml:space="preserve">Figura 2: </w:t>
      </w:r>
      <w:r>
        <w:t>Correlazione tra CPE-CVE-CWE-CAPEC-ATT&amp;CK</w:t>
      </w:r>
      <w:r w:rsidRPr="00B75024">
        <w:t xml:space="preserve"> [16]</w:t>
      </w:r>
    </w:p>
    <w:p w14:paraId="0021E261" w14:textId="66A75F06" w:rsidR="00F90065" w:rsidRPr="00924DD2" w:rsidRDefault="00084D82" w:rsidP="00084D82">
      <w:pPr>
        <w:spacing w:before="0" w:after="0" w:line="240" w:lineRule="auto"/>
        <w:jc w:val="left"/>
      </w:pPr>
      <w:r>
        <w:br w:type="page"/>
      </w:r>
    </w:p>
    <w:p w14:paraId="5745DFAF" w14:textId="77777777" w:rsidR="00FA5DA4" w:rsidRPr="007E4D82" w:rsidRDefault="00FA5DA4" w:rsidP="00A329E5">
      <w:pPr>
        <w:pStyle w:val="Titolo1"/>
      </w:pPr>
      <w:bookmarkStart w:id="79" w:name="_Toc170820286"/>
      <w:r w:rsidRPr="007E4D82">
        <w:lastRenderedPageBreak/>
        <w:t xml:space="preserve">Capitolo </w:t>
      </w:r>
      <w:r w:rsidRPr="007D5DF3">
        <w:t>II</w:t>
      </w:r>
      <w:bookmarkStart w:id="80" w:name="_Hlk521509706"/>
      <w:bookmarkEnd w:id="71"/>
      <w:bookmarkEnd w:id="72"/>
      <w:bookmarkEnd w:id="73"/>
      <w:bookmarkEnd w:id="79"/>
    </w:p>
    <w:p w14:paraId="582C527A" w14:textId="6A259954" w:rsidR="00623EC8" w:rsidRDefault="00311F37" w:rsidP="00A329E5">
      <w:pPr>
        <w:pStyle w:val="Sottotitolo"/>
      </w:pPr>
      <w:bookmarkStart w:id="81" w:name="_Toc169085196"/>
      <w:bookmarkStart w:id="82" w:name="_Toc169965273"/>
      <w:bookmarkStart w:id="83" w:name="_Toc169965391"/>
      <w:bookmarkStart w:id="84" w:name="_Toc169972726"/>
      <w:bookmarkStart w:id="85" w:name="_Toc170556567"/>
      <w:bookmarkStart w:id="86" w:name="_Toc170556781"/>
      <w:bookmarkStart w:id="87" w:name="_Toc170556958"/>
      <w:bookmarkStart w:id="88" w:name="_Toc170557044"/>
      <w:bookmarkStart w:id="89" w:name="_Toc170557174"/>
      <w:bookmarkStart w:id="90" w:name="_Toc170557313"/>
      <w:bookmarkStart w:id="91" w:name="_Toc170557419"/>
      <w:bookmarkStart w:id="92" w:name="_Toc170557505"/>
      <w:bookmarkStart w:id="93" w:name="_Toc170557591"/>
      <w:bookmarkStart w:id="94" w:name="_Toc170557771"/>
      <w:bookmarkStart w:id="95" w:name="_Toc170752581"/>
      <w:bookmarkStart w:id="96" w:name="_Toc170752643"/>
      <w:bookmarkStart w:id="97" w:name="_Toc170752713"/>
      <w:bookmarkStart w:id="98" w:name="_Toc170753152"/>
      <w:bookmarkStart w:id="99" w:name="_Toc170753244"/>
      <w:bookmarkStart w:id="100" w:name="_Toc170753322"/>
      <w:bookmarkStart w:id="101" w:name="_Toc170753517"/>
      <w:bookmarkStart w:id="102" w:name="_Toc170753685"/>
      <w:bookmarkStart w:id="103" w:name="_Toc170754784"/>
      <w:bookmarkStart w:id="104" w:name="_Toc170754845"/>
      <w:bookmarkStart w:id="105" w:name="_Toc170820287"/>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r w:rsidRPr="00311F37">
        <w:t>Stato dell’Arte</w:t>
      </w:r>
      <w:bookmarkEnd w:id="105"/>
    </w:p>
    <w:p w14:paraId="3F68F1E0" w14:textId="77777777" w:rsidR="00F90065" w:rsidRPr="00F90065" w:rsidRDefault="00F90065" w:rsidP="00F90065">
      <w:pPr>
        <w:pStyle w:val="Paragrafoelenco"/>
        <w:keepNext/>
        <w:numPr>
          <w:ilvl w:val="0"/>
          <w:numId w:val="1"/>
        </w:numPr>
        <w:spacing w:before="360" w:after="120"/>
        <w:ind w:left="0"/>
        <w:jc w:val="left"/>
        <w:outlineLvl w:val="1"/>
        <w:rPr>
          <w:rFonts w:eastAsia="Times New Roman" w:cs="Arial"/>
          <w:b/>
          <w:vanish/>
          <w:sz w:val="32"/>
          <w:szCs w:val="32"/>
          <w:lang w:eastAsia="en-US"/>
        </w:rPr>
      </w:pPr>
      <w:bookmarkStart w:id="106" w:name="_Toc170755065"/>
      <w:bookmarkStart w:id="107" w:name="_Toc170755459"/>
      <w:bookmarkStart w:id="108" w:name="_Toc170755519"/>
      <w:bookmarkStart w:id="109" w:name="_Toc170756399"/>
      <w:bookmarkStart w:id="110" w:name="_Toc170820288"/>
      <w:bookmarkEnd w:id="106"/>
      <w:bookmarkEnd w:id="107"/>
      <w:bookmarkEnd w:id="108"/>
      <w:bookmarkEnd w:id="109"/>
      <w:bookmarkEnd w:id="110"/>
    </w:p>
    <w:p w14:paraId="0E65BCC7" w14:textId="428D3CF9" w:rsidR="00F90065" w:rsidRPr="007E4D82" w:rsidRDefault="00F90065" w:rsidP="00F90065">
      <w:pPr>
        <w:pStyle w:val="Titolo2"/>
      </w:pPr>
      <w:bookmarkStart w:id="111" w:name="_Toc170820289"/>
      <w:r w:rsidRPr="007E4D82">
        <w:t>MITRE ATT&amp;CK Framework</w:t>
      </w:r>
      <w:bookmarkEnd w:id="111"/>
    </w:p>
    <w:p w14:paraId="7007C81A" w14:textId="77777777" w:rsidR="00F90065" w:rsidRDefault="00F90065" w:rsidP="00F90065">
      <w:r w:rsidRPr="00F36A4D">
        <w:t xml:space="preserve">In questo scenario in continua evoluzione, il </w:t>
      </w:r>
      <w:r w:rsidRPr="00633B5A">
        <w:t>MITRE ATT&amp;CK Framework</w:t>
      </w:r>
      <w:r w:rsidRPr="00F36A4D">
        <w:t xml:space="preserve"> </w:t>
      </w:r>
      <w:r>
        <w:t xml:space="preserve">[10] </w:t>
      </w:r>
      <w:r w:rsidRPr="00F36A4D">
        <w:t xml:space="preserve">emerge come uno strumento cruciale per la comprensione e la difesa contro </w:t>
      </w:r>
      <w:r>
        <w:t>gli</w:t>
      </w:r>
      <w:r w:rsidRPr="00F36A4D">
        <w:t xml:space="preserve"> APT e altre minacce avanzate. </w:t>
      </w:r>
      <w:r w:rsidRPr="00633B5A">
        <w:rPr>
          <w:b/>
          <w:bCs/>
        </w:rPr>
        <w:t>ATT&amp;CK</w:t>
      </w:r>
      <w:r w:rsidRPr="00F36A4D">
        <w:t xml:space="preserve">, acronimo di </w:t>
      </w:r>
      <w:proofErr w:type="spellStart"/>
      <w:r w:rsidRPr="00633B5A">
        <w:rPr>
          <w:b/>
          <w:bCs/>
          <w:i/>
          <w:iCs/>
        </w:rPr>
        <w:t>Adversarial</w:t>
      </w:r>
      <w:proofErr w:type="spellEnd"/>
      <w:r w:rsidRPr="00633B5A">
        <w:rPr>
          <w:b/>
          <w:bCs/>
          <w:i/>
          <w:iCs/>
        </w:rPr>
        <w:t xml:space="preserve"> </w:t>
      </w:r>
      <w:proofErr w:type="spellStart"/>
      <w:r w:rsidRPr="00633B5A">
        <w:rPr>
          <w:b/>
          <w:bCs/>
          <w:i/>
          <w:iCs/>
        </w:rPr>
        <w:t>Tactics</w:t>
      </w:r>
      <w:proofErr w:type="spellEnd"/>
      <w:r w:rsidRPr="00633B5A">
        <w:rPr>
          <w:b/>
          <w:bCs/>
          <w:i/>
          <w:iCs/>
        </w:rPr>
        <w:t>, Techniques, and Common Knowledge</w:t>
      </w:r>
      <w:r w:rsidRPr="00F36A4D">
        <w:t>, è una base di conoscenza pubblicamente accessibile che cataloga e descrive in modo dettagliato</w:t>
      </w:r>
      <w:r>
        <w:t>:</w:t>
      </w:r>
    </w:p>
    <w:p w14:paraId="759474EB" w14:textId="77777777" w:rsidR="00F90065" w:rsidRPr="00B75024" w:rsidRDefault="00F90065" w:rsidP="00F90065">
      <w:pPr>
        <w:pStyle w:val="Paragrafoelenco"/>
        <w:numPr>
          <w:ilvl w:val="0"/>
          <w:numId w:val="20"/>
        </w:numPr>
      </w:pPr>
      <w:r w:rsidRPr="00B75024">
        <w:t xml:space="preserve">le </w:t>
      </w:r>
      <w:r w:rsidRPr="00B75024">
        <w:rPr>
          <w:i/>
          <w:iCs/>
        </w:rPr>
        <w:t>tattiche</w:t>
      </w:r>
      <w:r w:rsidRPr="00B75024">
        <w:t xml:space="preserve"> (</w:t>
      </w:r>
      <w:proofErr w:type="spellStart"/>
      <w:r w:rsidRPr="00B75024">
        <w:rPr>
          <w:b/>
          <w:bCs/>
        </w:rPr>
        <w:t>tactics</w:t>
      </w:r>
      <w:proofErr w:type="spellEnd"/>
      <w:r w:rsidRPr="00B75024">
        <w:t xml:space="preserve">) e le </w:t>
      </w:r>
      <w:r w:rsidRPr="00B75024">
        <w:rPr>
          <w:i/>
          <w:iCs/>
        </w:rPr>
        <w:t xml:space="preserve">tecniche </w:t>
      </w:r>
      <w:r w:rsidRPr="00B75024">
        <w:t>(</w:t>
      </w:r>
      <w:proofErr w:type="spellStart"/>
      <w:r w:rsidRPr="00B75024">
        <w:rPr>
          <w:b/>
          <w:bCs/>
        </w:rPr>
        <w:t>attack</w:t>
      </w:r>
      <w:proofErr w:type="spellEnd"/>
      <w:r w:rsidRPr="00B75024">
        <w:rPr>
          <w:b/>
          <w:bCs/>
        </w:rPr>
        <w:t xml:space="preserve"> patterns</w:t>
      </w:r>
      <w:r w:rsidRPr="00B75024">
        <w:t xml:space="preserve">) utilizzate dagli aggressori nelle loro campagne malevole, anche dette </w:t>
      </w:r>
      <w:proofErr w:type="spellStart"/>
      <w:r w:rsidRPr="00563036">
        <w:rPr>
          <w:b/>
          <w:bCs/>
        </w:rPr>
        <w:t>Tactics</w:t>
      </w:r>
      <w:proofErr w:type="spellEnd"/>
      <w:r w:rsidRPr="00563036">
        <w:rPr>
          <w:b/>
          <w:bCs/>
        </w:rPr>
        <w:t xml:space="preserve"> Techniques and </w:t>
      </w:r>
      <w:proofErr w:type="spellStart"/>
      <w:r w:rsidRPr="00563036">
        <w:rPr>
          <w:b/>
          <w:bCs/>
        </w:rPr>
        <w:t>Procedures</w:t>
      </w:r>
      <w:proofErr w:type="spellEnd"/>
      <w:r w:rsidRPr="00B75024">
        <w:t xml:space="preserve"> (</w:t>
      </w:r>
      <w:proofErr w:type="spellStart"/>
      <w:r w:rsidRPr="00B75024">
        <w:rPr>
          <w:b/>
          <w:bCs/>
        </w:rPr>
        <w:t>TTPs</w:t>
      </w:r>
      <w:proofErr w:type="spellEnd"/>
      <w:r w:rsidRPr="00B75024">
        <w:t>)</w:t>
      </w:r>
      <w:r>
        <w:t>;</w:t>
      </w:r>
    </w:p>
    <w:p w14:paraId="5B5655BA" w14:textId="77777777" w:rsidR="00F90065" w:rsidRPr="00B75024" w:rsidRDefault="00F90065" w:rsidP="00F90065">
      <w:pPr>
        <w:pStyle w:val="Paragrafoelenco"/>
        <w:numPr>
          <w:ilvl w:val="0"/>
          <w:numId w:val="20"/>
        </w:numPr>
      </w:pPr>
      <w:r w:rsidRPr="00B75024">
        <w:t xml:space="preserve">tecniche di </w:t>
      </w:r>
      <w:r w:rsidRPr="00B75024">
        <w:rPr>
          <w:i/>
          <w:iCs/>
        </w:rPr>
        <w:t>riconoscimento</w:t>
      </w:r>
      <w:r w:rsidRPr="00B75024">
        <w:t xml:space="preserve"> (</w:t>
      </w:r>
      <w:proofErr w:type="spellStart"/>
      <w:r w:rsidRPr="00B75024">
        <w:rPr>
          <w:b/>
          <w:bCs/>
        </w:rPr>
        <w:t>detection</w:t>
      </w:r>
      <w:proofErr w:type="spellEnd"/>
      <w:r w:rsidRPr="00B75024">
        <w:t>)</w:t>
      </w:r>
      <w:r>
        <w:t>;</w:t>
      </w:r>
    </w:p>
    <w:p w14:paraId="1A23B23D" w14:textId="77777777" w:rsidR="00F90065" w:rsidRPr="00B75024" w:rsidRDefault="00F90065" w:rsidP="00F90065">
      <w:pPr>
        <w:pStyle w:val="Paragrafoelenco"/>
        <w:numPr>
          <w:ilvl w:val="0"/>
          <w:numId w:val="20"/>
        </w:numPr>
      </w:pPr>
      <w:r w:rsidRPr="00B75024">
        <w:t xml:space="preserve">metodi di </w:t>
      </w:r>
      <w:r w:rsidRPr="00B75024">
        <w:rPr>
          <w:i/>
          <w:iCs/>
        </w:rPr>
        <w:t>mitigazione</w:t>
      </w:r>
      <w:r w:rsidRPr="00B75024">
        <w:t xml:space="preserve"> (</w:t>
      </w:r>
      <w:proofErr w:type="spellStart"/>
      <w:r w:rsidRPr="00B75024">
        <w:rPr>
          <w:b/>
          <w:bCs/>
        </w:rPr>
        <w:t>course</w:t>
      </w:r>
      <w:proofErr w:type="spellEnd"/>
      <w:r w:rsidRPr="00B75024">
        <w:rPr>
          <w:b/>
          <w:bCs/>
        </w:rPr>
        <w:t xml:space="preserve"> of action</w:t>
      </w:r>
      <w:r w:rsidRPr="00B75024">
        <w:t>)</w:t>
      </w:r>
      <w:r>
        <w:t>;</w:t>
      </w:r>
    </w:p>
    <w:p w14:paraId="667996B0" w14:textId="77777777" w:rsidR="00F90065" w:rsidRPr="00B75024" w:rsidRDefault="00F90065" w:rsidP="00F90065">
      <w:pPr>
        <w:pStyle w:val="Paragrafoelenco"/>
        <w:numPr>
          <w:ilvl w:val="0"/>
          <w:numId w:val="20"/>
        </w:numPr>
      </w:pPr>
      <w:r w:rsidRPr="00B75024">
        <w:t xml:space="preserve">gruppi di </w:t>
      </w:r>
      <w:proofErr w:type="spellStart"/>
      <w:r w:rsidRPr="00B75024">
        <w:t>attacker</w:t>
      </w:r>
      <w:proofErr w:type="spellEnd"/>
      <w:r w:rsidRPr="00B75024">
        <w:t xml:space="preserve"> conosciuti (</w:t>
      </w:r>
      <w:proofErr w:type="spellStart"/>
      <w:r w:rsidRPr="00B75024">
        <w:rPr>
          <w:b/>
          <w:bCs/>
        </w:rPr>
        <w:t>threat</w:t>
      </w:r>
      <w:proofErr w:type="spellEnd"/>
      <w:r w:rsidRPr="00B75024">
        <w:rPr>
          <w:b/>
          <w:bCs/>
        </w:rPr>
        <w:t xml:space="preserve"> group</w:t>
      </w:r>
      <w:r w:rsidRPr="00B75024">
        <w:rPr>
          <w:i/>
          <w:iCs/>
        </w:rPr>
        <w:t xml:space="preserve"> </w:t>
      </w:r>
      <w:r w:rsidRPr="00B75024">
        <w:t>ad es. APT3, APT29)</w:t>
      </w:r>
      <w:r>
        <w:t>;</w:t>
      </w:r>
    </w:p>
    <w:p w14:paraId="6196D78B" w14:textId="77777777" w:rsidR="00F90065" w:rsidRDefault="00F90065" w:rsidP="00F90065">
      <w:pPr>
        <w:pStyle w:val="Paragrafoelenco"/>
        <w:numPr>
          <w:ilvl w:val="0"/>
          <w:numId w:val="20"/>
        </w:numPr>
      </w:pPr>
      <w:r w:rsidRPr="00B75024">
        <w:t xml:space="preserve">dispositivi/sistemi comunemente presenti in ambienti industriali </w:t>
      </w:r>
      <w:r>
        <w:t xml:space="preserve">che possono soffrire in casi di attacchi informatici </w:t>
      </w:r>
      <w:r w:rsidRPr="00B75024">
        <w:t>(</w:t>
      </w:r>
      <w:r w:rsidRPr="00B75024">
        <w:rPr>
          <w:b/>
          <w:bCs/>
        </w:rPr>
        <w:t>asset</w:t>
      </w:r>
      <w:r w:rsidRPr="00B75024">
        <w:t>)</w:t>
      </w:r>
      <w:r>
        <w:t>;</w:t>
      </w:r>
    </w:p>
    <w:p w14:paraId="72D7E821" w14:textId="77777777" w:rsidR="00F90065" w:rsidRPr="00B75024" w:rsidRDefault="00F90065" w:rsidP="00F90065">
      <w:pPr>
        <w:pStyle w:val="Paragrafoelenco"/>
        <w:numPr>
          <w:ilvl w:val="0"/>
          <w:numId w:val="20"/>
        </w:numPr>
      </w:pPr>
      <w:r>
        <w:t>tool/malware frequentemente usati dal red team per compiere azioni malevole (</w:t>
      </w:r>
      <w:r>
        <w:rPr>
          <w:b/>
          <w:bCs/>
        </w:rPr>
        <w:t>software</w:t>
      </w:r>
      <w:r>
        <w:t>).</w:t>
      </w:r>
    </w:p>
    <w:p w14:paraId="5FF124C2" w14:textId="77777777" w:rsidR="00F90065" w:rsidRPr="00285B1B" w:rsidRDefault="00F90065" w:rsidP="00F90065">
      <w:pPr>
        <w:rPr>
          <w:u w:val="single"/>
        </w:rPr>
      </w:pPr>
      <w:r w:rsidRPr="00285B1B">
        <w:lastRenderedPageBreak/>
        <w:t>Il framework mette a disposizione 3 matrici in modo da suddividere l</w:t>
      </w:r>
      <w:r>
        <w:t>’ambiente in cui gli attacchi possano avvenire</w:t>
      </w:r>
      <w:r w:rsidRPr="00285B1B">
        <w:t xml:space="preserve">: </w:t>
      </w:r>
      <w:r w:rsidRPr="00285B1B">
        <w:rPr>
          <w:b/>
          <w:bCs/>
          <w:i/>
          <w:iCs/>
        </w:rPr>
        <w:t>Enterprise</w:t>
      </w:r>
      <w:r w:rsidRPr="00285B1B">
        <w:t xml:space="preserve">, </w:t>
      </w:r>
      <w:r w:rsidRPr="00285B1B">
        <w:rPr>
          <w:b/>
          <w:bCs/>
          <w:i/>
          <w:iCs/>
        </w:rPr>
        <w:t xml:space="preserve">ICS </w:t>
      </w:r>
      <w:r w:rsidRPr="00285B1B">
        <w:t>(</w:t>
      </w:r>
      <w:r w:rsidRPr="00285B1B">
        <w:rPr>
          <w:b/>
          <w:bCs/>
          <w:i/>
          <w:iCs/>
        </w:rPr>
        <w:t>Industrial Control Systems</w:t>
      </w:r>
      <w:r w:rsidRPr="00285B1B">
        <w:t xml:space="preserve">) e </w:t>
      </w:r>
      <w:r w:rsidRPr="00285B1B">
        <w:rPr>
          <w:b/>
          <w:bCs/>
          <w:i/>
          <w:iCs/>
        </w:rPr>
        <w:t>Mobile</w:t>
      </w:r>
      <w:r w:rsidRPr="00285B1B">
        <w:t>.</w:t>
      </w:r>
    </w:p>
    <w:p w14:paraId="411C2089" w14:textId="77777777" w:rsidR="00F90065" w:rsidRPr="00F20B85" w:rsidRDefault="00F90065" w:rsidP="00F90065">
      <w:pPr>
        <w:rPr>
          <w:u w:val="single"/>
        </w:rPr>
      </w:pPr>
      <w:r>
        <w:t xml:space="preserve">Le </w:t>
      </w:r>
      <w:r w:rsidRPr="00F20B85">
        <w:rPr>
          <w:i/>
          <w:iCs/>
        </w:rPr>
        <w:t>tattiche</w:t>
      </w:r>
      <w:r>
        <w:t xml:space="preserve"> descritte </w:t>
      </w:r>
      <w:r w:rsidRPr="00F20B85">
        <w:t>nel</w:t>
      </w:r>
      <w:r>
        <w:t xml:space="preserve"> framework, nonché le colonne della matrice, sono:</w:t>
      </w:r>
    </w:p>
    <w:p w14:paraId="6F18FD7C" w14:textId="77777777" w:rsidR="00F90065" w:rsidRPr="00633B5A" w:rsidRDefault="00F90065" w:rsidP="00F90065">
      <w:pPr>
        <w:pStyle w:val="Paragrafoelenco"/>
        <w:numPr>
          <w:ilvl w:val="0"/>
          <w:numId w:val="14"/>
        </w:numPr>
      </w:pPr>
      <w:proofErr w:type="spellStart"/>
      <w:r w:rsidRPr="00633B5A">
        <w:rPr>
          <w:b/>
          <w:bCs/>
        </w:rPr>
        <w:t>Reconnaissance</w:t>
      </w:r>
      <w:proofErr w:type="spellEnd"/>
      <w:r w:rsidRPr="00633B5A">
        <w:t>: Raccogliere informazioni che possono essere utilizzate per pianificare futuri attacchi.</w:t>
      </w:r>
    </w:p>
    <w:p w14:paraId="2CC17675" w14:textId="77777777" w:rsidR="00F90065" w:rsidRPr="00633B5A" w:rsidRDefault="00F90065" w:rsidP="00F90065">
      <w:pPr>
        <w:pStyle w:val="Paragrafoelenco"/>
        <w:numPr>
          <w:ilvl w:val="0"/>
          <w:numId w:val="14"/>
        </w:numPr>
      </w:pPr>
      <w:r w:rsidRPr="00633B5A">
        <w:rPr>
          <w:b/>
          <w:bCs/>
        </w:rPr>
        <w:t>Resource</w:t>
      </w:r>
      <w:r w:rsidRPr="00633B5A">
        <w:t xml:space="preserve"> </w:t>
      </w:r>
      <w:r w:rsidRPr="00633B5A">
        <w:rPr>
          <w:b/>
          <w:bCs/>
        </w:rPr>
        <w:t>Development</w:t>
      </w:r>
      <w:r w:rsidRPr="00633B5A">
        <w:t>: Creare e gestire risorse utilizzate per supportare le operazioni offensive.</w:t>
      </w:r>
    </w:p>
    <w:p w14:paraId="14EA3C73" w14:textId="77777777" w:rsidR="00F90065" w:rsidRPr="00633B5A" w:rsidRDefault="00F90065" w:rsidP="00F90065">
      <w:pPr>
        <w:pStyle w:val="Paragrafoelenco"/>
        <w:numPr>
          <w:ilvl w:val="0"/>
          <w:numId w:val="14"/>
        </w:numPr>
      </w:pPr>
      <w:proofErr w:type="spellStart"/>
      <w:r w:rsidRPr="00633B5A">
        <w:rPr>
          <w:b/>
          <w:bCs/>
        </w:rPr>
        <w:t>Initial</w:t>
      </w:r>
      <w:proofErr w:type="spellEnd"/>
      <w:r w:rsidRPr="00633B5A">
        <w:t xml:space="preserve"> </w:t>
      </w:r>
      <w:r w:rsidRPr="00633B5A">
        <w:rPr>
          <w:b/>
          <w:bCs/>
        </w:rPr>
        <w:t>Access</w:t>
      </w:r>
      <w:r w:rsidRPr="00633B5A">
        <w:t>: Guadagnare l'ingresso nel network o nel sistema della vittima.</w:t>
      </w:r>
    </w:p>
    <w:p w14:paraId="791DC85D" w14:textId="77777777" w:rsidR="00F90065" w:rsidRPr="00633B5A" w:rsidRDefault="00F90065" w:rsidP="00F90065">
      <w:pPr>
        <w:pStyle w:val="Paragrafoelenco"/>
        <w:numPr>
          <w:ilvl w:val="0"/>
          <w:numId w:val="14"/>
        </w:numPr>
      </w:pPr>
      <w:proofErr w:type="spellStart"/>
      <w:r w:rsidRPr="00F20B85">
        <w:rPr>
          <w:b/>
          <w:bCs/>
        </w:rPr>
        <w:t>Execution</w:t>
      </w:r>
      <w:proofErr w:type="spellEnd"/>
      <w:r w:rsidRPr="00633B5A">
        <w:t>: Eseguire codice malevolo sul sistema della vittima per portare avanti l'attacco.</w:t>
      </w:r>
    </w:p>
    <w:p w14:paraId="069C87A8" w14:textId="77777777" w:rsidR="00F90065" w:rsidRPr="00633B5A" w:rsidRDefault="00F90065" w:rsidP="00F90065">
      <w:pPr>
        <w:pStyle w:val="Paragrafoelenco"/>
        <w:numPr>
          <w:ilvl w:val="0"/>
          <w:numId w:val="14"/>
        </w:numPr>
      </w:pPr>
      <w:proofErr w:type="spellStart"/>
      <w:r w:rsidRPr="00F20B85">
        <w:rPr>
          <w:b/>
          <w:bCs/>
        </w:rPr>
        <w:t>Persistence</w:t>
      </w:r>
      <w:proofErr w:type="spellEnd"/>
      <w:r w:rsidRPr="00633B5A">
        <w:t>: Mantenere l'accesso a lungo termine ai sistemi compromessi attraverso vari metodi, nonostante i riavvii e i cambiamenti di credenziali.</w:t>
      </w:r>
    </w:p>
    <w:p w14:paraId="3E0CF2DA" w14:textId="77777777" w:rsidR="00F90065" w:rsidRPr="00633B5A" w:rsidRDefault="00F90065" w:rsidP="00F90065">
      <w:pPr>
        <w:pStyle w:val="Paragrafoelenco"/>
        <w:numPr>
          <w:ilvl w:val="0"/>
          <w:numId w:val="14"/>
        </w:numPr>
      </w:pPr>
      <w:proofErr w:type="spellStart"/>
      <w:r w:rsidRPr="00F20B85">
        <w:rPr>
          <w:b/>
          <w:bCs/>
        </w:rPr>
        <w:t>Privilege</w:t>
      </w:r>
      <w:proofErr w:type="spellEnd"/>
      <w:r w:rsidRPr="00633B5A">
        <w:t xml:space="preserve"> </w:t>
      </w:r>
      <w:r w:rsidRPr="00F20B85">
        <w:rPr>
          <w:b/>
          <w:bCs/>
        </w:rPr>
        <w:t>Escalation</w:t>
      </w:r>
      <w:r w:rsidRPr="00633B5A">
        <w:t>: Ottenere livelli di accesso superiori sul sistema o network compromesso, spesso ottenendo privilegi di amministrazione.</w:t>
      </w:r>
    </w:p>
    <w:p w14:paraId="11CD5F3A" w14:textId="77777777" w:rsidR="00F90065" w:rsidRPr="00633B5A" w:rsidRDefault="00F90065" w:rsidP="00F90065">
      <w:pPr>
        <w:pStyle w:val="Paragrafoelenco"/>
        <w:numPr>
          <w:ilvl w:val="0"/>
          <w:numId w:val="14"/>
        </w:numPr>
      </w:pPr>
      <w:r w:rsidRPr="00F20B85">
        <w:rPr>
          <w:b/>
          <w:bCs/>
        </w:rPr>
        <w:t>Defense</w:t>
      </w:r>
      <w:r w:rsidRPr="00633B5A">
        <w:t xml:space="preserve"> </w:t>
      </w:r>
      <w:proofErr w:type="spellStart"/>
      <w:r w:rsidRPr="00F20B85">
        <w:rPr>
          <w:b/>
          <w:bCs/>
        </w:rPr>
        <w:t>Evasion</w:t>
      </w:r>
      <w:proofErr w:type="spellEnd"/>
      <w:r w:rsidRPr="00633B5A">
        <w:t>: Evitare il rilevamento attraverso diversi mezzi, includendo la modifica del codice malevolo e l'abuso di strumenti legittimi.</w:t>
      </w:r>
    </w:p>
    <w:p w14:paraId="0ECAF93C" w14:textId="77777777" w:rsidR="00F90065" w:rsidRPr="00633B5A" w:rsidRDefault="00F90065" w:rsidP="00F90065">
      <w:pPr>
        <w:pStyle w:val="Paragrafoelenco"/>
        <w:numPr>
          <w:ilvl w:val="0"/>
          <w:numId w:val="14"/>
        </w:numPr>
      </w:pPr>
      <w:proofErr w:type="spellStart"/>
      <w:r w:rsidRPr="00F20B85">
        <w:rPr>
          <w:b/>
          <w:bCs/>
        </w:rPr>
        <w:t>Credential</w:t>
      </w:r>
      <w:proofErr w:type="spellEnd"/>
      <w:r w:rsidRPr="00633B5A">
        <w:t xml:space="preserve"> </w:t>
      </w:r>
      <w:r w:rsidRPr="00F20B85">
        <w:rPr>
          <w:b/>
          <w:bCs/>
        </w:rPr>
        <w:t>Access</w:t>
      </w:r>
      <w:r w:rsidRPr="00633B5A">
        <w:t>: Rubare credenziali come nomi utente e password per ottenere ulteriore accesso all'interno dell'ambiente della vittima.</w:t>
      </w:r>
    </w:p>
    <w:p w14:paraId="1BC81903" w14:textId="77777777" w:rsidR="00F90065" w:rsidRPr="00633B5A" w:rsidRDefault="00F90065" w:rsidP="00F90065">
      <w:pPr>
        <w:pStyle w:val="Paragrafoelenco"/>
        <w:numPr>
          <w:ilvl w:val="0"/>
          <w:numId w:val="14"/>
        </w:numPr>
      </w:pPr>
      <w:r w:rsidRPr="00F20B85">
        <w:rPr>
          <w:b/>
          <w:bCs/>
        </w:rPr>
        <w:lastRenderedPageBreak/>
        <w:t>Discovery</w:t>
      </w:r>
      <w:r w:rsidRPr="00633B5A">
        <w:t>: Raccogliere informazioni sull'ambiente interno per orientare gli attacchi successivi.</w:t>
      </w:r>
    </w:p>
    <w:p w14:paraId="667453FD" w14:textId="77777777" w:rsidR="00F90065" w:rsidRPr="00633B5A" w:rsidRDefault="00F90065" w:rsidP="00F90065">
      <w:pPr>
        <w:pStyle w:val="Paragrafoelenco"/>
        <w:numPr>
          <w:ilvl w:val="0"/>
          <w:numId w:val="14"/>
        </w:numPr>
      </w:pPr>
      <w:proofErr w:type="spellStart"/>
      <w:r w:rsidRPr="00F20B85">
        <w:rPr>
          <w:b/>
          <w:bCs/>
        </w:rPr>
        <w:t>Lateral</w:t>
      </w:r>
      <w:proofErr w:type="spellEnd"/>
      <w:r w:rsidRPr="00633B5A">
        <w:t xml:space="preserve"> </w:t>
      </w:r>
      <w:proofErr w:type="spellStart"/>
      <w:r w:rsidRPr="00F20B85">
        <w:rPr>
          <w:b/>
          <w:bCs/>
        </w:rPr>
        <w:t>Movement</w:t>
      </w:r>
      <w:proofErr w:type="spellEnd"/>
      <w:r w:rsidRPr="00633B5A">
        <w:t>: Muoversi attraverso la rete per accedere a ulteriori sistemi e informazioni.</w:t>
      </w:r>
    </w:p>
    <w:p w14:paraId="17C71131" w14:textId="77777777" w:rsidR="00F90065" w:rsidRPr="00633B5A" w:rsidRDefault="00F90065" w:rsidP="00F90065">
      <w:pPr>
        <w:pStyle w:val="Paragrafoelenco"/>
        <w:numPr>
          <w:ilvl w:val="0"/>
          <w:numId w:val="14"/>
        </w:numPr>
      </w:pPr>
      <w:r w:rsidRPr="00F20B85">
        <w:rPr>
          <w:b/>
          <w:bCs/>
        </w:rPr>
        <w:t>Collection</w:t>
      </w:r>
      <w:r w:rsidRPr="00633B5A">
        <w:t>: Raccogliere dati di valore dall'ambiente della vittima.</w:t>
      </w:r>
    </w:p>
    <w:p w14:paraId="4AEB3714" w14:textId="77777777" w:rsidR="00F90065" w:rsidRPr="00633B5A" w:rsidRDefault="00F90065" w:rsidP="00F90065">
      <w:pPr>
        <w:pStyle w:val="Paragrafoelenco"/>
        <w:numPr>
          <w:ilvl w:val="0"/>
          <w:numId w:val="14"/>
        </w:numPr>
      </w:pPr>
      <w:proofErr w:type="spellStart"/>
      <w:r w:rsidRPr="00F20B85">
        <w:rPr>
          <w:b/>
          <w:bCs/>
        </w:rPr>
        <w:t>Command</w:t>
      </w:r>
      <w:proofErr w:type="spellEnd"/>
      <w:r w:rsidRPr="00633B5A">
        <w:t xml:space="preserve"> </w:t>
      </w:r>
      <w:r w:rsidRPr="00F20B85">
        <w:rPr>
          <w:b/>
          <w:bCs/>
        </w:rPr>
        <w:t>and</w:t>
      </w:r>
      <w:r w:rsidRPr="00633B5A">
        <w:t xml:space="preserve"> </w:t>
      </w:r>
      <w:r w:rsidRPr="00F20B85">
        <w:rPr>
          <w:b/>
          <w:bCs/>
        </w:rPr>
        <w:t>Control</w:t>
      </w:r>
      <w:r w:rsidRPr="00633B5A">
        <w:t xml:space="preserve"> (C2): Comunicare con i sistemi compromessi per controllarli a distanza.</w:t>
      </w:r>
    </w:p>
    <w:p w14:paraId="3CACCF89" w14:textId="77777777" w:rsidR="00F90065" w:rsidRDefault="00F90065" w:rsidP="00F90065">
      <w:pPr>
        <w:pStyle w:val="Paragrafoelenco"/>
        <w:numPr>
          <w:ilvl w:val="0"/>
          <w:numId w:val="14"/>
        </w:numPr>
      </w:pPr>
      <w:proofErr w:type="spellStart"/>
      <w:r w:rsidRPr="00F20B85">
        <w:rPr>
          <w:b/>
          <w:bCs/>
        </w:rPr>
        <w:t>Exfiltration</w:t>
      </w:r>
      <w:proofErr w:type="spellEnd"/>
      <w:r w:rsidRPr="00633B5A">
        <w:t>: Trasferire dati da un computer o rete compromessi a un luogo controllato dall'aggressore.</w:t>
      </w:r>
    </w:p>
    <w:p w14:paraId="4CA2895E" w14:textId="77777777" w:rsidR="00F90065" w:rsidRDefault="00F90065" w:rsidP="00F90065">
      <w:pPr>
        <w:pStyle w:val="Paragrafoelenco"/>
        <w:numPr>
          <w:ilvl w:val="0"/>
          <w:numId w:val="14"/>
        </w:numPr>
      </w:pPr>
      <w:proofErr w:type="spellStart"/>
      <w:r w:rsidRPr="00AF51D6">
        <w:rPr>
          <w:b/>
          <w:bCs/>
        </w:rPr>
        <w:t>Impair</w:t>
      </w:r>
      <w:proofErr w:type="spellEnd"/>
      <w:r w:rsidRPr="00AF51D6">
        <w:rPr>
          <w:b/>
          <w:bCs/>
        </w:rPr>
        <w:t xml:space="preserve"> </w:t>
      </w:r>
      <w:proofErr w:type="spellStart"/>
      <w:r w:rsidRPr="00AF51D6">
        <w:rPr>
          <w:b/>
          <w:bCs/>
        </w:rPr>
        <w:t>Process</w:t>
      </w:r>
      <w:proofErr w:type="spellEnd"/>
      <w:r w:rsidRPr="00AF51D6">
        <w:rPr>
          <w:b/>
          <w:bCs/>
        </w:rPr>
        <w:t xml:space="preserve"> Control</w:t>
      </w:r>
      <w:r>
        <w:t xml:space="preserve">: Tecniche che portano a manipolare, danneggiare e/o disabilitare processi di controllo fisici. </w:t>
      </w:r>
    </w:p>
    <w:p w14:paraId="127CC9BF" w14:textId="77777777" w:rsidR="00F90065" w:rsidRPr="00AF51D6" w:rsidRDefault="00F90065" w:rsidP="00F90065">
      <w:pPr>
        <w:pStyle w:val="Paragrafoelenco"/>
        <w:numPr>
          <w:ilvl w:val="0"/>
          <w:numId w:val="14"/>
        </w:numPr>
        <w:rPr>
          <w:b/>
          <w:bCs/>
        </w:rPr>
      </w:pPr>
      <w:proofErr w:type="spellStart"/>
      <w:r w:rsidRPr="00AF51D6">
        <w:rPr>
          <w:b/>
          <w:bCs/>
        </w:rPr>
        <w:t>Inhibit</w:t>
      </w:r>
      <w:proofErr w:type="spellEnd"/>
      <w:r w:rsidRPr="00AF51D6">
        <w:rPr>
          <w:b/>
          <w:bCs/>
        </w:rPr>
        <w:t xml:space="preserve"> </w:t>
      </w:r>
      <w:proofErr w:type="spellStart"/>
      <w:r w:rsidRPr="00AF51D6">
        <w:rPr>
          <w:b/>
          <w:bCs/>
        </w:rPr>
        <w:t>Response</w:t>
      </w:r>
      <w:proofErr w:type="spellEnd"/>
      <w:r w:rsidRPr="00AF51D6">
        <w:rPr>
          <w:b/>
          <w:bCs/>
        </w:rPr>
        <w:t xml:space="preserve"> </w:t>
      </w:r>
      <w:proofErr w:type="spellStart"/>
      <w:r w:rsidRPr="00AF51D6">
        <w:rPr>
          <w:b/>
          <w:bCs/>
        </w:rPr>
        <w:t>Function</w:t>
      </w:r>
      <w:proofErr w:type="spellEnd"/>
      <w:r>
        <w:t>: I</w:t>
      </w:r>
      <w:r w:rsidRPr="00AF51D6">
        <w:t>mpedire che le funzioni di sicurezza, protezione, garanzia della qualità e intervento dell'operatore rispondano a un guasto, a un pericolo o a uno stato pericoloso</w:t>
      </w:r>
      <w:r>
        <w:t xml:space="preserve"> non fermino le azioni malevole.</w:t>
      </w:r>
    </w:p>
    <w:p w14:paraId="58545BC2" w14:textId="77777777" w:rsidR="00F90065" w:rsidRDefault="00F90065" w:rsidP="00F90065">
      <w:pPr>
        <w:pStyle w:val="Paragrafoelenco"/>
        <w:numPr>
          <w:ilvl w:val="0"/>
          <w:numId w:val="14"/>
        </w:numPr>
      </w:pPr>
      <w:r w:rsidRPr="00F20B85">
        <w:rPr>
          <w:b/>
          <w:bCs/>
        </w:rPr>
        <w:t>Impact</w:t>
      </w:r>
      <w:r w:rsidRPr="00633B5A">
        <w:t>: Operazioni mirate a distruggere, interrompere o compromettere in modo significativo le risorse della vittima.</w:t>
      </w:r>
    </w:p>
    <w:p w14:paraId="3751043C" w14:textId="77777777" w:rsidR="00F90065" w:rsidRDefault="00F90065" w:rsidP="00F90065">
      <w:r>
        <w:t>Nella documentazione del framework in questione sono disponibili vari tool, tra cui:</w:t>
      </w:r>
    </w:p>
    <w:p w14:paraId="3A1C34B5" w14:textId="77777777" w:rsidR="00F90065" w:rsidRPr="002D424F" w:rsidRDefault="00F90065" w:rsidP="00F90065">
      <w:pPr>
        <w:pStyle w:val="Paragrafoelenco"/>
        <w:numPr>
          <w:ilvl w:val="0"/>
          <w:numId w:val="16"/>
        </w:numPr>
        <w:rPr>
          <w:u w:val="single"/>
        </w:rPr>
      </w:pPr>
      <w:r w:rsidRPr="002D424F">
        <w:rPr>
          <w:b/>
          <w:bCs/>
        </w:rPr>
        <w:t>ATT&amp;CK Workbench</w:t>
      </w:r>
      <w:r w:rsidRPr="002D424F">
        <w:t>: un’applicazione che</w:t>
      </w:r>
      <w:r>
        <w:t xml:space="preserve"> permette di esplorare creare, annotare e condividere estensioni della conoscenza MITRE ATT&amp;CK.</w:t>
      </w:r>
    </w:p>
    <w:p w14:paraId="671EE575" w14:textId="77777777" w:rsidR="00F90065" w:rsidRPr="002D424F" w:rsidRDefault="00F90065" w:rsidP="00F90065">
      <w:pPr>
        <w:pStyle w:val="Paragrafoelenco"/>
        <w:numPr>
          <w:ilvl w:val="0"/>
          <w:numId w:val="16"/>
        </w:numPr>
        <w:rPr>
          <w:u w:val="single"/>
        </w:rPr>
      </w:pPr>
      <w:r w:rsidRPr="002D424F">
        <w:rPr>
          <w:b/>
          <w:bCs/>
        </w:rPr>
        <w:lastRenderedPageBreak/>
        <w:t>Python Utilities</w:t>
      </w:r>
      <w:r w:rsidRPr="002D424F">
        <w:t>: prevede una l</w:t>
      </w:r>
      <w:r>
        <w:t xml:space="preserve">ibreria </w:t>
      </w:r>
      <w:proofErr w:type="spellStart"/>
      <w:r>
        <w:t>python</w:t>
      </w:r>
      <w:proofErr w:type="spellEnd"/>
      <w:r>
        <w:t xml:space="preserve"> scaricabile, da poter utilizzare per manipolare e ottenere oggetti </w:t>
      </w:r>
      <w:r w:rsidRPr="004B56F5">
        <w:rPr>
          <w:b/>
          <w:bCs/>
        </w:rPr>
        <w:t>STIX 2.0</w:t>
      </w:r>
      <w:r>
        <w:t xml:space="preserve"> (</w:t>
      </w:r>
      <w:proofErr w:type="spellStart"/>
      <w:r w:rsidRPr="004B56F5">
        <w:rPr>
          <w:b/>
          <w:bCs/>
          <w:color w:val="111111"/>
          <w:shd w:val="clear" w:color="auto" w:fill="FDFDFD"/>
        </w:rPr>
        <w:t>Structured</w:t>
      </w:r>
      <w:proofErr w:type="spellEnd"/>
      <w:r w:rsidRPr="004B56F5">
        <w:rPr>
          <w:b/>
          <w:bCs/>
          <w:color w:val="111111"/>
          <w:shd w:val="clear" w:color="auto" w:fill="FDFDFD"/>
        </w:rPr>
        <w:t xml:space="preserve"> </w:t>
      </w:r>
      <w:proofErr w:type="spellStart"/>
      <w:r w:rsidRPr="004B56F5">
        <w:rPr>
          <w:b/>
          <w:bCs/>
          <w:color w:val="111111"/>
          <w:shd w:val="clear" w:color="auto" w:fill="FDFDFD"/>
        </w:rPr>
        <w:t>Threat</w:t>
      </w:r>
      <w:proofErr w:type="spellEnd"/>
      <w:r w:rsidRPr="004B56F5">
        <w:rPr>
          <w:b/>
          <w:bCs/>
          <w:color w:val="111111"/>
          <w:shd w:val="clear" w:color="auto" w:fill="FDFDFD"/>
        </w:rPr>
        <w:t xml:space="preserve"> Information </w:t>
      </w:r>
      <w:proofErr w:type="spellStart"/>
      <w:r w:rsidRPr="004B56F5">
        <w:rPr>
          <w:b/>
          <w:bCs/>
          <w:color w:val="111111"/>
          <w:shd w:val="clear" w:color="auto" w:fill="FDFDFD"/>
        </w:rPr>
        <w:t>Expression</w:t>
      </w:r>
      <w:proofErr w:type="spellEnd"/>
      <w:r>
        <w:rPr>
          <w:rFonts w:ascii="Helvetica" w:hAnsi="Helvetica"/>
          <w:color w:val="111111"/>
          <w:shd w:val="clear" w:color="auto" w:fill="FDFDFD"/>
        </w:rPr>
        <w:t>).</w:t>
      </w:r>
      <w:r>
        <w:t xml:space="preserve"> </w:t>
      </w:r>
    </w:p>
    <w:p w14:paraId="2755B450" w14:textId="77777777" w:rsidR="00F90065" w:rsidRPr="004B56F5" w:rsidRDefault="00F90065" w:rsidP="00F90065">
      <w:pPr>
        <w:pStyle w:val="Paragrafoelenco"/>
        <w:numPr>
          <w:ilvl w:val="0"/>
          <w:numId w:val="16"/>
        </w:numPr>
      </w:pPr>
      <w:r w:rsidRPr="004B56F5">
        <w:rPr>
          <w:b/>
          <w:bCs/>
        </w:rPr>
        <w:t>ATT&amp;CK Navigator</w:t>
      </w:r>
      <w:r w:rsidRPr="004B56F5">
        <w:t xml:space="preserve">: </w:t>
      </w:r>
      <w:r>
        <w:t>u</w:t>
      </w:r>
      <w:r w:rsidRPr="004B56F5">
        <w:t>n tool web-</w:t>
      </w:r>
      <w:proofErr w:type="spellStart"/>
      <w:r w:rsidRPr="004B56F5">
        <w:t>based</w:t>
      </w:r>
      <w:proofErr w:type="spellEnd"/>
      <w:r w:rsidRPr="004B56F5">
        <w:t xml:space="preserve"> progettato specificamente per esplorare la matrice del MITRE ATT&amp;CK, consentendo agli utenti di annotare possibili combinazioni di tecniche per orchestrare un attacco o per ricostruire il percorso seguito dal red team. Questo strumento offre una piattaforma interattiva e facilmente navigabile che permette agli analisti di sicurezza, ai ricercatori e ai membri dei red team di visualizzare le tattiche e le tecniche descritte nel framework ATT&amp;CK.</w:t>
      </w:r>
      <w:r w:rsidRPr="004B56F5">
        <w:br/>
        <w:t>Con il MITRE ATT&amp;CK Navigator, gli utenti possono creare "</w:t>
      </w:r>
      <w:proofErr w:type="spellStart"/>
      <w:r w:rsidRPr="007D63D0">
        <w:rPr>
          <w:b/>
          <w:bCs/>
        </w:rPr>
        <w:t>layer</w:t>
      </w:r>
      <w:proofErr w:type="spellEnd"/>
      <w:r w:rsidRPr="004B56F5">
        <w:t xml:space="preserve">" personalizzati che evidenziano specifici insiemi di tecniche utilizzate in scenari di attacco noti o ipotetici, </w:t>
      </w:r>
      <w:r w:rsidRPr="007D63D0">
        <w:rPr>
          <w:b/>
          <w:bCs/>
        </w:rPr>
        <w:t xml:space="preserve">facilitando l'analisi delle minacce </w:t>
      </w:r>
      <w:r w:rsidRPr="004B56F5">
        <w:t xml:space="preserve">e la </w:t>
      </w:r>
      <w:r w:rsidRPr="007D63D0">
        <w:rPr>
          <w:b/>
          <w:bCs/>
        </w:rPr>
        <w:t>pianificazione della difesa</w:t>
      </w:r>
      <w:r w:rsidRPr="004B56F5">
        <w:t>. La capacità di annotare e combinare diverse tecniche aiuta a comprendere come gli attaccanti potrebbero stringere insieme varie tattiche per raggiungere i loro obiettivi, offrendo così spunti preziosi per lo sviluppo di strategie di mitigazione più efficaci. Inoltre, il Navigator consente la condivisione e la collaborazione tra i team, rendendo più semplice la disseminazione delle informazioni sulle minacce e l'aggiornamento delle conoscenze sulla sicurezza informatica</w:t>
      </w:r>
      <w:r>
        <w:t xml:space="preserve"> (figura 3)</w:t>
      </w:r>
      <w:r w:rsidRPr="004B56F5">
        <w:t>.</w:t>
      </w:r>
    </w:p>
    <w:p w14:paraId="1DF32FBD" w14:textId="77777777" w:rsidR="00F90065" w:rsidRDefault="00F90065" w:rsidP="00F90065">
      <w:pPr>
        <w:jc w:val="center"/>
      </w:pPr>
      <w:r w:rsidRPr="00224F25">
        <w:rPr>
          <w:noProof/>
        </w:rPr>
        <w:lastRenderedPageBreak/>
        <w:drawing>
          <wp:inline distT="0" distB="0" distL="0" distR="0" wp14:anchorId="32A7B58A" wp14:editId="66EC2BE6">
            <wp:extent cx="5002876" cy="239938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753"/>
                    <a:stretch/>
                  </pic:blipFill>
                  <pic:spPr bwMode="auto">
                    <a:xfrm>
                      <a:off x="0" y="0"/>
                      <a:ext cx="5113211" cy="2452302"/>
                    </a:xfrm>
                    <a:prstGeom prst="rect">
                      <a:avLst/>
                    </a:prstGeom>
                    <a:ln>
                      <a:noFill/>
                    </a:ln>
                    <a:extLst>
                      <a:ext uri="{53640926-AAD7-44D8-BBD7-CCE9431645EC}">
                        <a14:shadowObscured xmlns:a14="http://schemas.microsoft.com/office/drawing/2010/main"/>
                      </a:ext>
                    </a:extLst>
                  </pic:spPr>
                </pic:pic>
              </a:graphicData>
            </a:graphic>
          </wp:inline>
        </w:drawing>
      </w:r>
    </w:p>
    <w:p w14:paraId="157B34DD" w14:textId="77777777" w:rsidR="00F90065" w:rsidRPr="00B75024" w:rsidRDefault="00F90065" w:rsidP="00F90065">
      <w:pPr>
        <w:jc w:val="center"/>
        <w:rPr>
          <w:color w:val="C00000"/>
        </w:rPr>
      </w:pPr>
      <w:r w:rsidRPr="00B75024">
        <w:t>Figura 3: Esempio di utilizzo del MITRE ATT&amp;CK Navigator</w:t>
      </w:r>
      <w:r w:rsidRPr="00B75024">
        <w:br/>
        <w:t xml:space="preserve">studio dell’unione </w:t>
      </w:r>
      <w:r>
        <w:t xml:space="preserve">di </w:t>
      </w:r>
      <w:r w:rsidRPr="00B75024">
        <w:rPr>
          <w:color w:val="92D050"/>
        </w:rPr>
        <w:t>APT3</w:t>
      </w:r>
      <w:r w:rsidRPr="00B75024">
        <w:t xml:space="preserve">, </w:t>
      </w:r>
      <w:r w:rsidRPr="00B75024">
        <w:rPr>
          <w:color w:val="BF8F00" w:themeColor="accent4" w:themeShade="BF"/>
        </w:rPr>
        <w:t>APT29</w:t>
      </w:r>
      <w:r w:rsidRPr="00B75024">
        <w:t xml:space="preserve">, </w:t>
      </w:r>
      <w:r w:rsidRPr="00B75024">
        <w:rPr>
          <w:color w:val="C00000"/>
        </w:rPr>
        <w:t>APT3+APT29</w:t>
      </w:r>
    </w:p>
    <w:p w14:paraId="5611970C" w14:textId="77777777" w:rsidR="00F90065" w:rsidRDefault="00F90065" w:rsidP="00F90065">
      <w:pPr>
        <w:pStyle w:val="Titolo2"/>
      </w:pPr>
      <w:bookmarkStart w:id="112" w:name="_Toc170820290"/>
      <w:r w:rsidRPr="009E5951">
        <w:t>MITRE ATLAS – Nuove tecnologie e nuove minacce</w:t>
      </w:r>
      <w:bookmarkEnd w:id="112"/>
    </w:p>
    <w:p w14:paraId="7BDC9B0C" w14:textId="77777777" w:rsidR="00F90065" w:rsidRDefault="00F90065" w:rsidP="00F90065">
      <w:r w:rsidRPr="00B9533E">
        <w:t>Con l'ascesa e l'espansione delle tecnologie di Intelligenza Artificiale (</w:t>
      </w:r>
      <w:r w:rsidRPr="00B9533E">
        <w:rPr>
          <w:b/>
          <w:bCs/>
        </w:rPr>
        <w:t>AI</w:t>
      </w:r>
      <w:r w:rsidRPr="00B9533E">
        <w:t>), si è assistito non solo a un progresso significativo in vari campi, ma anche alla nascita di nuove strategie e tecniche da parte dei red team per condurre azioni malevole sfruttando o mirando a queste tecnologie avanzate.</w:t>
      </w:r>
      <w:r>
        <w:t xml:space="preserve"> </w:t>
      </w:r>
    </w:p>
    <w:p w14:paraId="59350695" w14:textId="77777777" w:rsidR="00F90065" w:rsidRPr="00AF51D6" w:rsidRDefault="00F90065" w:rsidP="00F90065">
      <w:r>
        <w:t xml:space="preserve">Con lo scopo di colmare il divario di conoscenza tra il red team e il blu team, è nato il nuovo framework </w:t>
      </w:r>
      <w:r w:rsidRPr="00B9533E">
        <w:rPr>
          <w:b/>
          <w:bCs/>
        </w:rPr>
        <w:t>Mitre</w:t>
      </w:r>
      <w:r>
        <w:rPr>
          <w:b/>
          <w:bCs/>
        </w:rPr>
        <w:t xml:space="preserve"> ATLAS </w:t>
      </w:r>
      <w:r>
        <w:t>(</w:t>
      </w:r>
      <w:proofErr w:type="spellStart"/>
      <w:r w:rsidRPr="00484A22">
        <w:rPr>
          <w:b/>
          <w:bCs/>
          <w:i/>
          <w:iCs/>
        </w:rPr>
        <w:t>Adversarial</w:t>
      </w:r>
      <w:proofErr w:type="spellEnd"/>
      <w:r w:rsidRPr="00484A22">
        <w:rPr>
          <w:b/>
          <w:bCs/>
          <w:i/>
          <w:iCs/>
        </w:rPr>
        <w:t xml:space="preserve"> </w:t>
      </w:r>
      <w:proofErr w:type="spellStart"/>
      <w:r w:rsidRPr="00484A22">
        <w:rPr>
          <w:b/>
          <w:bCs/>
          <w:i/>
          <w:iCs/>
        </w:rPr>
        <w:t>Threat</w:t>
      </w:r>
      <w:proofErr w:type="spellEnd"/>
      <w:r w:rsidRPr="00484A22">
        <w:rPr>
          <w:b/>
          <w:bCs/>
          <w:i/>
          <w:iCs/>
        </w:rPr>
        <w:t xml:space="preserve"> </w:t>
      </w:r>
      <w:proofErr w:type="spellStart"/>
      <w:r w:rsidRPr="00484A22">
        <w:rPr>
          <w:b/>
          <w:bCs/>
          <w:i/>
          <w:iCs/>
        </w:rPr>
        <w:t>Landscape</w:t>
      </w:r>
      <w:proofErr w:type="spellEnd"/>
      <w:r w:rsidRPr="00484A22">
        <w:rPr>
          <w:b/>
          <w:bCs/>
          <w:i/>
          <w:iCs/>
        </w:rPr>
        <w:t xml:space="preserve"> for </w:t>
      </w:r>
      <w:proofErr w:type="spellStart"/>
      <w:r w:rsidRPr="00484A22">
        <w:rPr>
          <w:b/>
          <w:bCs/>
          <w:i/>
          <w:iCs/>
        </w:rPr>
        <w:t>Artificial</w:t>
      </w:r>
      <w:proofErr w:type="spellEnd"/>
      <w:r w:rsidRPr="00484A22">
        <w:rPr>
          <w:b/>
          <w:bCs/>
          <w:i/>
          <w:iCs/>
        </w:rPr>
        <w:t>-Intelligence Systems</w:t>
      </w:r>
      <w:r>
        <w:t>) [11], complementare al precedente Mitre ATT&amp;CK.</w:t>
      </w:r>
    </w:p>
    <w:p w14:paraId="624A5945" w14:textId="77777777" w:rsidR="00F90065" w:rsidRDefault="00F90065" w:rsidP="00F90065">
      <w:r w:rsidRPr="00AF51D6">
        <w:t xml:space="preserve">La maggiore differenza tra il MITRE ATT&amp;CK Framework e ATLAS risiede principalmente nel modo in cui entrambi approcciano la categorizzazione e la rappresentazione delle tattiche utilizzate </w:t>
      </w:r>
      <w:r w:rsidRPr="00AF51D6">
        <w:lastRenderedPageBreak/>
        <w:t>dagli aggressori nel corso di un attacco informatico.</w:t>
      </w:r>
      <w:r>
        <w:t xml:space="preserve"> Nel secondo le tattiche utilizzate dagli </w:t>
      </w:r>
      <w:proofErr w:type="spellStart"/>
      <w:r>
        <w:t>attacker</w:t>
      </w:r>
      <w:proofErr w:type="spellEnd"/>
      <w:r>
        <w:t xml:space="preserve"> sono:</w:t>
      </w:r>
    </w:p>
    <w:p w14:paraId="594F8F6C" w14:textId="77777777" w:rsidR="00F90065" w:rsidRPr="00AF51D6" w:rsidRDefault="00F90065" w:rsidP="00F90065">
      <w:pPr>
        <w:pStyle w:val="Paragrafoelenco"/>
        <w:numPr>
          <w:ilvl w:val="0"/>
          <w:numId w:val="15"/>
        </w:numPr>
      </w:pPr>
      <w:proofErr w:type="spellStart"/>
      <w:r w:rsidRPr="00AF51D6">
        <w:t>Reconnaissance</w:t>
      </w:r>
      <w:proofErr w:type="spellEnd"/>
    </w:p>
    <w:p w14:paraId="5C3DF687" w14:textId="77777777" w:rsidR="00F90065" w:rsidRPr="00AF51D6" w:rsidRDefault="00F90065" w:rsidP="00F90065">
      <w:pPr>
        <w:pStyle w:val="Paragrafoelenco"/>
        <w:numPr>
          <w:ilvl w:val="0"/>
          <w:numId w:val="15"/>
        </w:numPr>
      </w:pPr>
      <w:r w:rsidRPr="00AF51D6">
        <w:t>Resource Development</w:t>
      </w:r>
    </w:p>
    <w:p w14:paraId="50278025" w14:textId="77777777" w:rsidR="00F90065" w:rsidRPr="00AF51D6" w:rsidRDefault="00F90065" w:rsidP="00F90065">
      <w:pPr>
        <w:pStyle w:val="Paragrafoelenco"/>
        <w:numPr>
          <w:ilvl w:val="0"/>
          <w:numId w:val="15"/>
        </w:numPr>
      </w:pPr>
      <w:proofErr w:type="spellStart"/>
      <w:r w:rsidRPr="00AF51D6">
        <w:t>Initial</w:t>
      </w:r>
      <w:proofErr w:type="spellEnd"/>
      <w:r w:rsidRPr="00AF51D6">
        <w:t xml:space="preserve"> Access</w:t>
      </w:r>
    </w:p>
    <w:p w14:paraId="166BE2E3" w14:textId="77777777" w:rsidR="00F90065" w:rsidRPr="00AF51D6" w:rsidRDefault="00F90065" w:rsidP="00F90065">
      <w:pPr>
        <w:pStyle w:val="Paragrafoelenco"/>
        <w:numPr>
          <w:ilvl w:val="0"/>
          <w:numId w:val="15"/>
        </w:numPr>
        <w:rPr>
          <w:b/>
          <w:bCs/>
        </w:rPr>
      </w:pPr>
      <w:r w:rsidRPr="00AF51D6">
        <w:rPr>
          <w:b/>
          <w:bCs/>
        </w:rPr>
        <w:t>ML Model Access</w:t>
      </w:r>
      <w:r>
        <w:t>: Gli avversari cercano di ottenere certi livelli di accesso ad un modello di  machine learning.</w:t>
      </w:r>
    </w:p>
    <w:p w14:paraId="43EBD0F7" w14:textId="77777777" w:rsidR="00F90065" w:rsidRPr="00AF51D6" w:rsidRDefault="00F90065" w:rsidP="00F90065">
      <w:pPr>
        <w:pStyle w:val="Paragrafoelenco"/>
        <w:numPr>
          <w:ilvl w:val="0"/>
          <w:numId w:val="15"/>
        </w:numPr>
      </w:pPr>
      <w:proofErr w:type="spellStart"/>
      <w:r w:rsidRPr="00AF51D6">
        <w:t>Execution</w:t>
      </w:r>
      <w:proofErr w:type="spellEnd"/>
    </w:p>
    <w:p w14:paraId="48BC7DE7" w14:textId="77777777" w:rsidR="00F90065" w:rsidRPr="00AF51D6" w:rsidRDefault="00F90065" w:rsidP="00F90065">
      <w:pPr>
        <w:pStyle w:val="Paragrafoelenco"/>
        <w:numPr>
          <w:ilvl w:val="0"/>
          <w:numId w:val="15"/>
        </w:numPr>
      </w:pPr>
      <w:proofErr w:type="spellStart"/>
      <w:r w:rsidRPr="00AF51D6">
        <w:t>Persistence</w:t>
      </w:r>
      <w:proofErr w:type="spellEnd"/>
    </w:p>
    <w:p w14:paraId="0236EF86" w14:textId="77777777" w:rsidR="00F90065" w:rsidRPr="00AF51D6" w:rsidRDefault="00F90065" w:rsidP="00F90065">
      <w:pPr>
        <w:pStyle w:val="Paragrafoelenco"/>
        <w:numPr>
          <w:ilvl w:val="0"/>
          <w:numId w:val="15"/>
        </w:numPr>
      </w:pPr>
      <w:proofErr w:type="spellStart"/>
      <w:r w:rsidRPr="00AF51D6">
        <w:t>Privilege</w:t>
      </w:r>
      <w:proofErr w:type="spellEnd"/>
      <w:r w:rsidRPr="00AF51D6">
        <w:t xml:space="preserve"> Escalation</w:t>
      </w:r>
    </w:p>
    <w:p w14:paraId="108F8AAD" w14:textId="77777777" w:rsidR="00F90065" w:rsidRPr="00AF51D6" w:rsidRDefault="00F90065" w:rsidP="00F90065">
      <w:pPr>
        <w:pStyle w:val="Paragrafoelenco"/>
        <w:numPr>
          <w:ilvl w:val="0"/>
          <w:numId w:val="15"/>
        </w:numPr>
      </w:pPr>
      <w:r w:rsidRPr="00AF51D6">
        <w:t xml:space="preserve">Defense </w:t>
      </w:r>
      <w:proofErr w:type="spellStart"/>
      <w:r w:rsidRPr="00AF51D6">
        <w:t>Evasion</w:t>
      </w:r>
      <w:proofErr w:type="spellEnd"/>
    </w:p>
    <w:p w14:paraId="6DC7BBA8" w14:textId="77777777" w:rsidR="00F90065" w:rsidRPr="00AF51D6" w:rsidRDefault="00F90065" w:rsidP="00F90065">
      <w:pPr>
        <w:pStyle w:val="Paragrafoelenco"/>
        <w:numPr>
          <w:ilvl w:val="0"/>
          <w:numId w:val="15"/>
        </w:numPr>
      </w:pPr>
      <w:proofErr w:type="spellStart"/>
      <w:r w:rsidRPr="00AF51D6">
        <w:t>Credential</w:t>
      </w:r>
      <w:proofErr w:type="spellEnd"/>
      <w:r w:rsidRPr="00AF51D6">
        <w:t xml:space="preserve"> Access</w:t>
      </w:r>
    </w:p>
    <w:p w14:paraId="2276FE57" w14:textId="77777777" w:rsidR="00F90065" w:rsidRPr="00AF51D6" w:rsidRDefault="00F90065" w:rsidP="00F90065">
      <w:pPr>
        <w:pStyle w:val="Paragrafoelenco"/>
        <w:numPr>
          <w:ilvl w:val="0"/>
          <w:numId w:val="15"/>
        </w:numPr>
      </w:pPr>
      <w:r w:rsidRPr="00AF51D6">
        <w:t>Discovery</w:t>
      </w:r>
    </w:p>
    <w:p w14:paraId="4A080F12" w14:textId="77777777" w:rsidR="00F90065" w:rsidRPr="00AF51D6" w:rsidRDefault="00F90065" w:rsidP="00F90065">
      <w:pPr>
        <w:pStyle w:val="Paragrafoelenco"/>
        <w:numPr>
          <w:ilvl w:val="0"/>
          <w:numId w:val="15"/>
        </w:numPr>
      </w:pPr>
      <w:r w:rsidRPr="00AF51D6">
        <w:t>Collection</w:t>
      </w:r>
    </w:p>
    <w:p w14:paraId="3236F99C" w14:textId="77777777" w:rsidR="00F90065" w:rsidRPr="00AF51D6" w:rsidRDefault="00F90065" w:rsidP="00F90065">
      <w:pPr>
        <w:pStyle w:val="Paragrafoelenco"/>
        <w:numPr>
          <w:ilvl w:val="0"/>
          <w:numId w:val="15"/>
        </w:numPr>
        <w:rPr>
          <w:b/>
          <w:bCs/>
        </w:rPr>
      </w:pPr>
      <w:r w:rsidRPr="00AF51D6">
        <w:rPr>
          <w:b/>
          <w:bCs/>
        </w:rPr>
        <w:t xml:space="preserve">ML Attack </w:t>
      </w:r>
      <w:proofErr w:type="spellStart"/>
      <w:r w:rsidRPr="00AF51D6">
        <w:rPr>
          <w:b/>
          <w:bCs/>
        </w:rPr>
        <w:t>Staging</w:t>
      </w:r>
      <w:proofErr w:type="spellEnd"/>
      <w:r>
        <w:t xml:space="preserve">: Il red team utilizza le conoscenze </w:t>
      </w:r>
      <w:r w:rsidRPr="00CC5CC1">
        <w:rPr>
          <w:i/>
          <w:iCs/>
        </w:rPr>
        <w:t>white box</w:t>
      </w:r>
      <w:r>
        <w:rPr>
          <w:rStyle w:val="Rimandonotaapidipagina"/>
          <w:rFonts w:ascii="Arial" w:hAnsi="Arial" w:cs="Arial"/>
        </w:rPr>
        <w:footnoteReference w:id="9"/>
      </w:r>
      <w:r>
        <w:t xml:space="preserve"> del sistema target per personalizzare l’attacco.</w:t>
      </w:r>
    </w:p>
    <w:p w14:paraId="0212A7DF" w14:textId="77777777" w:rsidR="00F90065" w:rsidRPr="00AF51D6" w:rsidRDefault="00F90065" w:rsidP="00F90065">
      <w:pPr>
        <w:pStyle w:val="Paragrafoelenco"/>
        <w:numPr>
          <w:ilvl w:val="0"/>
          <w:numId w:val="15"/>
        </w:numPr>
      </w:pPr>
      <w:proofErr w:type="spellStart"/>
      <w:r w:rsidRPr="00AF51D6">
        <w:t>Exfiltration</w:t>
      </w:r>
      <w:proofErr w:type="spellEnd"/>
    </w:p>
    <w:p w14:paraId="20BED375" w14:textId="77777777" w:rsidR="00F90065" w:rsidRDefault="00F90065" w:rsidP="00F90065">
      <w:pPr>
        <w:pStyle w:val="Paragrafoelenco"/>
        <w:numPr>
          <w:ilvl w:val="0"/>
          <w:numId w:val="15"/>
        </w:numPr>
      </w:pPr>
      <w:r w:rsidRPr="00AF51D6">
        <w:t>Impact</w:t>
      </w:r>
    </w:p>
    <w:p w14:paraId="53C2E0E2" w14:textId="77777777" w:rsidR="00F90065" w:rsidRPr="00DE45D9" w:rsidRDefault="00F90065" w:rsidP="00F90065">
      <w:r w:rsidRPr="00DE45D9">
        <w:br w:type="page"/>
      </w:r>
    </w:p>
    <w:p w14:paraId="07C45FEF" w14:textId="53533E35" w:rsidR="002A4CA3" w:rsidRDefault="002A4CA3" w:rsidP="00A329E5">
      <w:pPr>
        <w:pStyle w:val="Titolo2"/>
      </w:pPr>
      <w:bookmarkStart w:id="113" w:name="_Toc170820291"/>
      <w:r>
        <w:lastRenderedPageBreak/>
        <w:t xml:space="preserve">Mappatura Vulnerabilità </w:t>
      </w:r>
      <w:r w:rsidRPr="009E5951">
        <w:t>–</w:t>
      </w:r>
      <w:r>
        <w:t xml:space="preserve"> </w:t>
      </w:r>
      <w:r w:rsidR="00D54445">
        <w:t xml:space="preserve">MITRE </w:t>
      </w:r>
      <w:proofErr w:type="spellStart"/>
      <w:r>
        <w:t>TTPs</w:t>
      </w:r>
      <w:bookmarkEnd w:id="113"/>
      <w:proofErr w:type="spellEnd"/>
    </w:p>
    <w:p w14:paraId="6E7A5AB3" w14:textId="76DCD0CB" w:rsidR="00B86D72" w:rsidRPr="00B86D72" w:rsidRDefault="00CE743F" w:rsidP="00CE743F">
      <w:r>
        <w:t>Al fine di raggiungere l’obbiettivo del presente studio, bisogna trovare un approccio per</w:t>
      </w:r>
      <w:r w:rsidR="00B86D72">
        <w:t xml:space="preserve"> ottenere la relazione tra</w:t>
      </w:r>
      <w:r>
        <w:t xml:space="preserve"> le</w:t>
      </w:r>
      <w:r w:rsidR="00B86D72">
        <w:t xml:space="preserve"> MITRE </w:t>
      </w:r>
      <w:proofErr w:type="spellStart"/>
      <w:r w:rsidR="00B86D72">
        <w:t>TTPs</w:t>
      </w:r>
      <w:proofErr w:type="spellEnd"/>
      <w:r w:rsidR="00B86D72">
        <w:t xml:space="preserve"> e </w:t>
      </w:r>
      <w:r>
        <w:t xml:space="preserve">le possibili </w:t>
      </w:r>
      <w:r w:rsidR="00B86D72">
        <w:t>vulnerabilità</w:t>
      </w:r>
      <w:r>
        <w:t>, in modo da approfondire e analizzare l’impatto di ogni vulnerabilità nel proprio ambiente di sviluppo tramite un’analisi quantitativa</w:t>
      </w:r>
      <w:r w:rsidR="00B86D72">
        <w:t>.</w:t>
      </w:r>
    </w:p>
    <w:p w14:paraId="13A0FF6F" w14:textId="6FB6D5B5" w:rsidR="002A4CA3" w:rsidRPr="006A2FFF" w:rsidRDefault="002A4CA3" w:rsidP="00A329E5">
      <w:pPr>
        <w:pStyle w:val="Titolo3"/>
      </w:pPr>
      <w:bookmarkStart w:id="114" w:name="_Toc170820292"/>
      <w:proofErr w:type="spellStart"/>
      <w:r>
        <w:t>Mappings</w:t>
      </w:r>
      <w:proofErr w:type="spellEnd"/>
      <w:r w:rsidR="00B2067B">
        <w:t xml:space="preserve"> </w:t>
      </w:r>
      <w:r>
        <w:t>Explorer</w:t>
      </w:r>
      <w:bookmarkEnd w:id="114"/>
    </w:p>
    <w:p w14:paraId="2274143A" w14:textId="2550FFF9" w:rsidR="002A4CA3" w:rsidRDefault="002A4CA3" w:rsidP="00A329E5">
      <w:r>
        <w:t>Per approfondire lo studio sugli impatti che ogni vulnerabilità, identificata tramite u</w:t>
      </w:r>
      <w:r w:rsidR="00CE743F">
        <w:t>na CVE</w:t>
      </w:r>
      <w:r>
        <w:t>, può avere su un sistema informatico, la</w:t>
      </w:r>
      <w:r>
        <w:rPr>
          <w:b/>
          <w:bCs/>
        </w:rPr>
        <w:t xml:space="preserve"> CTID </w:t>
      </w:r>
      <w:r w:rsidRPr="001C4255">
        <w:t xml:space="preserve">(Center for </w:t>
      </w:r>
      <w:proofErr w:type="spellStart"/>
      <w:r w:rsidRPr="001C4255">
        <w:t>Threat-Informed</w:t>
      </w:r>
      <w:proofErr w:type="spellEnd"/>
      <w:r w:rsidRPr="001C4255">
        <w:t xml:space="preserve"> Defense) </w:t>
      </w:r>
      <w:r>
        <w:t xml:space="preserve">ha continuato a sviluppare un framework della </w:t>
      </w:r>
      <w:r w:rsidRPr="001C4255">
        <w:rPr>
          <w:b/>
          <w:bCs/>
        </w:rPr>
        <w:t>MITRE</w:t>
      </w:r>
      <w:r>
        <w:t xml:space="preserve"> </w:t>
      </w:r>
      <w:r w:rsidRPr="001C4255">
        <w:rPr>
          <w:b/>
          <w:bCs/>
        </w:rPr>
        <w:t>ENGENUITY</w:t>
      </w:r>
      <w:r>
        <w:rPr>
          <w:rStyle w:val="Rimandonotaapidipagina"/>
          <w:b/>
          <w:bCs/>
        </w:rPr>
        <w:footnoteReference w:id="10"/>
      </w:r>
      <w:r>
        <w:t xml:space="preserve"> che facilita la correlazione tra le CVE conosciute e le tecniche descritte nel framework ATT&amp;CK, anche se al tempo di scrittura di questo studio il framework </w:t>
      </w:r>
      <w:r w:rsidR="00FC4272">
        <w:t>MAPPING</w:t>
      </w:r>
      <w:r w:rsidR="00B2067B">
        <w:t>S</w:t>
      </w:r>
      <w:r w:rsidR="00FC4272">
        <w:t xml:space="preserve"> EXPLORER</w:t>
      </w:r>
      <w:r>
        <w:t xml:space="preserve"> lavora soltanto sul dominio </w:t>
      </w:r>
      <w:r w:rsidRPr="00E848BF">
        <w:rPr>
          <w:i/>
          <w:iCs/>
        </w:rPr>
        <w:t>Enterprise</w:t>
      </w:r>
      <w:r>
        <w:t xml:space="preserve"> della matrice ATT&amp;CK</w:t>
      </w:r>
      <w:r w:rsidR="00FC4272">
        <w:t>.</w:t>
      </w:r>
    </w:p>
    <w:p w14:paraId="5A38B2CF" w14:textId="77777777" w:rsidR="002A4CA3" w:rsidRDefault="002A4CA3" w:rsidP="00A329E5">
      <w:r>
        <w:t>Nello studio svolto da CTID ad ogni CVE vengono assegnati 4 parametri (figura 4):</w:t>
      </w:r>
    </w:p>
    <w:p w14:paraId="4C30A2D0" w14:textId="77777777" w:rsidR="002A4CA3" w:rsidRPr="00A73DAE" w:rsidRDefault="002A4CA3" w:rsidP="00A329E5">
      <w:pPr>
        <w:pStyle w:val="Paragrafoelenco"/>
        <w:numPr>
          <w:ilvl w:val="0"/>
          <w:numId w:val="18"/>
        </w:numPr>
      </w:pPr>
      <w:r w:rsidRPr="00A73DAE">
        <w:rPr>
          <w:b/>
          <w:bCs/>
        </w:rPr>
        <w:t>Exploitation Technique</w:t>
      </w:r>
      <w:r w:rsidRPr="00A73DAE">
        <w:t>:</w:t>
      </w:r>
      <w:r>
        <w:t xml:space="preserve"> una lista di metodi che possono essere usati per sfruttare la vulnerabilità;</w:t>
      </w:r>
    </w:p>
    <w:p w14:paraId="00E2E9D2" w14:textId="77777777" w:rsidR="002A4CA3" w:rsidRPr="00A73DAE" w:rsidRDefault="002A4CA3" w:rsidP="00A329E5">
      <w:pPr>
        <w:pStyle w:val="Paragrafoelenco"/>
        <w:numPr>
          <w:ilvl w:val="0"/>
          <w:numId w:val="17"/>
        </w:numPr>
      </w:pPr>
      <w:proofErr w:type="spellStart"/>
      <w:r w:rsidRPr="00A73DAE">
        <w:rPr>
          <w:b/>
          <w:bCs/>
        </w:rPr>
        <w:lastRenderedPageBreak/>
        <w:t>Primary</w:t>
      </w:r>
      <w:proofErr w:type="spellEnd"/>
      <w:r w:rsidRPr="00A73DAE">
        <w:rPr>
          <w:b/>
          <w:bCs/>
        </w:rPr>
        <w:t xml:space="preserve"> Impact</w:t>
      </w:r>
      <w:r w:rsidRPr="00A73DAE">
        <w:t>:</w:t>
      </w:r>
      <w:r>
        <w:t xml:space="preserve"> una lista di tecniche che identificano il beneficio inziale raggiunto;</w:t>
      </w:r>
    </w:p>
    <w:p w14:paraId="1C30D21E" w14:textId="77777777" w:rsidR="002A4CA3" w:rsidRPr="00A73DAE" w:rsidRDefault="002A4CA3" w:rsidP="00A329E5">
      <w:pPr>
        <w:pStyle w:val="Paragrafoelenco"/>
        <w:numPr>
          <w:ilvl w:val="0"/>
          <w:numId w:val="17"/>
        </w:numPr>
      </w:pPr>
      <w:proofErr w:type="spellStart"/>
      <w:r w:rsidRPr="00A73DAE">
        <w:rPr>
          <w:b/>
          <w:bCs/>
        </w:rPr>
        <w:t>Secondary</w:t>
      </w:r>
      <w:proofErr w:type="spellEnd"/>
      <w:r w:rsidRPr="00A73DAE">
        <w:rPr>
          <w:b/>
          <w:bCs/>
        </w:rPr>
        <w:t xml:space="preserve"> Impact</w:t>
      </w:r>
      <w:r w:rsidRPr="00A73DAE">
        <w:t>:</w:t>
      </w:r>
      <w:r>
        <w:t xml:space="preserve"> una lista di tecniche che descrivono cosa l’avversario può fare se ottiene il beneficio dell’impatto primario;</w:t>
      </w:r>
    </w:p>
    <w:p w14:paraId="17F97E8D" w14:textId="566D2F3D" w:rsidR="002A4CA3" w:rsidRPr="00A73DAE" w:rsidRDefault="002A4CA3" w:rsidP="00A329E5">
      <w:pPr>
        <w:pStyle w:val="Paragrafoelenco"/>
        <w:numPr>
          <w:ilvl w:val="0"/>
          <w:numId w:val="17"/>
        </w:numPr>
      </w:pPr>
      <w:proofErr w:type="spellStart"/>
      <w:r w:rsidRPr="00A73DAE">
        <w:rPr>
          <w:b/>
          <w:bCs/>
        </w:rPr>
        <w:t>Uncategorized</w:t>
      </w:r>
      <w:proofErr w:type="spellEnd"/>
      <w:r w:rsidRPr="00A73DAE">
        <w:t>:</w:t>
      </w:r>
      <w:r>
        <w:t xml:space="preserve"> una lista di tecniche correlate alla CVE in questione, il cui tipo di relazione non rientra tra le precedenti</w:t>
      </w:r>
      <w:r w:rsidR="00CE743F">
        <w:t xml:space="preserve"> o non è possibile delinearlo</w:t>
      </w:r>
      <w:r>
        <w:t>.</w:t>
      </w:r>
    </w:p>
    <w:p w14:paraId="5978A84C" w14:textId="77777777" w:rsidR="002A4CA3" w:rsidRPr="006A2FFF" w:rsidRDefault="002A4CA3" w:rsidP="00A329E5"/>
    <w:p w14:paraId="39353D89" w14:textId="79A611EE" w:rsidR="002A4CA3" w:rsidRDefault="002A4CA3" w:rsidP="00D54445">
      <w:pPr>
        <w:jc w:val="center"/>
      </w:pPr>
      <w:r>
        <w:rPr>
          <w:noProof/>
        </w:rPr>
        <w:drawing>
          <wp:inline distT="0" distB="0" distL="0" distR="0" wp14:anchorId="4E3BA714" wp14:editId="61859749">
            <wp:extent cx="4949825" cy="2390314"/>
            <wp:effectExtent l="0" t="0" r="3175" b="0"/>
            <wp:docPr id="3" name="Immagine 3" desc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w"/>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856" t="10641" r="911"/>
                    <a:stretch/>
                  </pic:blipFill>
                  <pic:spPr bwMode="auto">
                    <a:xfrm>
                      <a:off x="0" y="0"/>
                      <a:ext cx="4960250" cy="2395348"/>
                    </a:xfrm>
                    <a:prstGeom prst="rect">
                      <a:avLst/>
                    </a:prstGeom>
                    <a:noFill/>
                    <a:ln>
                      <a:noFill/>
                    </a:ln>
                    <a:extLst>
                      <a:ext uri="{53640926-AAD7-44D8-BBD7-CCE9431645EC}">
                        <a14:shadowObscured xmlns:a14="http://schemas.microsoft.com/office/drawing/2010/main"/>
                      </a:ext>
                    </a:extLst>
                  </pic:spPr>
                </pic:pic>
              </a:graphicData>
            </a:graphic>
          </wp:inline>
        </w:drawing>
      </w:r>
      <w:r w:rsidRPr="00B75024">
        <w:t xml:space="preserve">Figura 4: Esempio di come una CVE è </w:t>
      </w:r>
      <w:r>
        <w:t>relazionata</w:t>
      </w:r>
      <w:r w:rsidRPr="00B75024">
        <w:t xml:space="preserve"> al framework ATT&amp;CK [17]</w:t>
      </w:r>
    </w:p>
    <w:p w14:paraId="4A8685F6" w14:textId="33F07A90" w:rsidR="002A4CA3" w:rsidRDefault="002A4CA3" w:rsidP="00A329E5">
      <w:r>
        <w:t xml:space="preserve">Sebbene questo framework offra un'analisi comprensiva, la correlazione tra le CVE e le </w:t>
      </w:r>
      <w:proofErr w:type="spellStart"/>
      <w:r>
        <w:t>TTPs</w:t>
      </w:r>
      <w:proofErr w:type="spellEnd"/>
      <w:r>
        <w:t xml:space="preserve"> del MITRE ATT&amp;CK che mette a disposizione è aggiornata soltanto fino al</w:t>
      </w:r>
      <w:r w:rsidR="00CE743F">
        <w:t>l’anno</w:t>
      </w:r>
      <w:r>
        <w:t xml:space="preserve"> 2021, risultando quindi tre anni indietro rispetto alla data di redazione di questo studio.</w:t>
      </w:r>
      <w:r w:rsidRPr="00C45558">
        <w:t xml:space="preserve"> </w:t>
      </w:r>
      <w:r>
        <w:t xml:space="preserve">Al fine di ampliare il dataset di mappatura tra CVE e ATT&amp;CK </w:t>
      </w:r>
      <w:r w:rsidR="00CE743F">
        <w:t xml:space="preserve">verranno </w:t>
      </w:r>
      <w:r w:rsidR="00FC4272">
        <w:t>impiegate</w:t>
      </w:r>
      <w:r>
        <w:t xml:space="preserve"> anche </w:t>
      </w:r>
      <w:r w:rsidR="00FC4272">
        <w:t xml:space="preserve">altre tecniche per ottenere la medesima </w:t>
      </w:r>
      <w:r w:rsidR="00CE743F">
        <w:t>relazione</w:t>
      </w:r>
      <w:r w:rsidR="00FC4272">
        <w:t xml:space="preserve"> tra vulnerabilità e </w:t>
      </w:r>
      <w:proofErr w:type="spellStart"/>
      <w:r w:rsidR="00FC4272">
        <w:t>attack</w:t>
      </w:r>
      <w:proofErr w:type="spellEnd"/>
      <w:r w:rsidR="00FC4272">
        <w:t xml:space="preserve"> patterns </w:t>
      </w:r>
      <w:r w:rsidR="00CE743F">
        <w:t>MITRE</w:t>
      </w:r>
      <w:r>
        <w:t>.</w:t>
      </w:r>
    </w:p>
    <w:p w14:paraId="25CE1C5D" w14:textId="434B64C6" w:rsidR="002A4CA3" w:rsidRDefault="002955F9" w:rsidP="00A329E5">
      <w:pPr>
        <w:pStyle w:val="Titolo3"/>
      </w:pPr>
      <w:bookmarkStart w:id="115" w:name="_Toc170820293"/>
      <w:r>
        <w:lastRenderedPageBreak/>
        <w:t xml:space="preserve">Altri metodi di relazione tra Vulnerabilità e </w:t>
      </w:r>
      <w:proofErr w:type="spellStart"/>
      <w:r>
        <w:t>TTPs</w:t>
      </w:r>
      <w:bookmarkEnd w:id="115"/>
      <w:proofErr w:type="spellEnd"/>
    </w:p>
    <w:p w14:paraId="2B40D3CA" w14:textId="5343716F" w:rsidR="002955F9" w:rsidRDefault="002955F9" w:rsidP="00A329E5">
      <w:r>
        <w:t xml:space="preserve">Molteplici sono gli studi che hanno cercato di trovare una soluzione nel colmare il divario tra l’ambito delle </w:t>
      </w:r>
      <w:proofErr w:type="spellStart"/>
      <w:r>
        <w:t>TTPs</w:t>
      </w:r>
      <w:proofErr w:type="spellEnd"/>
      <w:r>
        <w:t xml:space="preserve"> e que</w:t>
      </w:r>
      <w:r w:rsidR="004972D0">
        <w:t>l</w:t>
      </w:r>
      <w:r>
        <w:t>lo delle vulnerabilità.</w:t>
      </w:r>
    </w:p>
    <w:p w14:paraId="7109B237" w14:textId="6EBDFE61" w:rsidR="002955F9" w:rsidRDefault="004972D0" w:rsidP="00A329E5">
      <w:r>
        <w:t>Di seguito vengono presentati i più</w:t>
      </w:r>
      <w:r w:rsidR="002955F9">
        <w:t xml:space="preserve"> recenti studi degni di nota nel contesto descritto</w:t>
      </w:r>
      <w:r>
        <w:t>.</w:t>
      </w:r>
    </w:p>
    <w:p w14:paraId="09D4CEFF" w14:textId="379AD00A" w:rsidR="00FC4272" w:rsidRPr="007F4FDC" w:rsidRDefault="00FC4272" w:rsidP="00FC4272">
      <w:pPr>
        <w:pStyle w:val="Titolo4"/>
        <w:rPr>
          <w:lang w:val="en-US"/>
        </w:rPr>
      </w:pPr>
      <w:r w:rsidRPr="007F4FDC">
        <w:rPr>
          <w:lang w:val="en-US"/>
        </w:rPr>
        <w:t>Mapping CVEs and ATT&amp;CK Framework TTPs: An Empirical Approach</w:t>
      </w:r>
    </w:p>
    <w:p w14:paraId="193A6A25" w14:textId="3125AB9B" w:rsidR="004A1431" w:rsidRDefault="004A1431" w:rsidP="00A85B6B">
      <w:r>
        <w:t xml:space="preserve">Un approccio empirico [16] per mappare le CVE con gli </w:t>
      </w:r>
      <w:proofErr w:type="spellStart"/>
      <w:r>
        <w:t>attack</w:t>
      </w:r>
      <w:proofErr w:type="spellEnd"/>
      <w:r>
        <w:t xml:space="preserve"> patterns del framework ATT&amp;CK si basa sulla natura relazionale che vi è tra queste informazioni. </w:t>
      </w:r>
    </w:p>
    <w:p w14:paraId="1132B81E" w14:textId="77D0608E" w:rsidR="004A1431" w:rsidRDefault="004A1431" w:rsidP="00A85B6B">
      <w:r>
        <w:t xml:space="preserve">Come descritto precedentemente una CVE è correlata a zero, una o più </w:t>
      </w:r>
      <w:proofErr w:type="spellStart"/>
      <w:r>
        <w:t>CWEs</w:t>
      </w:r>
      <w:proofErr w:type="spellEnd"/>
      <w:r>
        <w:t xml:space="preserve">, a sua volta correlata a zero, uno o più </w:t>
      </w:r>
      <w:proofErr w:type="spellStart"/>
      <w:r>
        <w:t>CAPECs</w:t>
      </w:r>
      <w:proofErr w:type="spellEnd"/>
      <w:r>
        <w:t xml:space="preserve">, a sua volta correlata a zero, uno o più </w:t>
      </w:r>
      <w:proofErr w:type="spellStart"/>
      <w:r>
        <w:t>attack</w:t>
      </w:r>
      <w:proofErr w:type="spellEnd"/>
      <w:r>
        <w:t xml:space="preserve"> patterns </w:t>
      </w:r>
      <w:r w:rsidR="00CE743F">
        <w:t xml:space="preserve">del framework </w:t>
      </w:r>
      <w:r>
        <w:t>ATT&amp;CK. Ripercorrendo questa catena di relazioni è possibile quindi, data una determinata vulnerabilità CVE o CWE, ottenere la relazione di essa con il framework MITRE ATT&amp;CK (figura 2).</w:t>
      </w:r>
    </w:p>
    <w:p w14:paraId="0620C40C" w14:textId="745183EB" w:rsidR="00A145FF" w:rsidRPr="00A85B6B" w:rsidRDefault="00CE743F" w:rsidP="00A85B6B">
      <w:r>
        <w:t>Considerato che ATT&amp;CK si evolve molte velocemente ed</w:t>
      </w:r>
      <w:r w:rsidR="007E21BD">
        <w:t xml:space="preserve"> è nato</w:t>
      </w:r>
      <w:r>
        <w:t xml:space="preserve"> </w:t>
      </w:r>
      <w:r w:rsidR="007E21BD">
        <w:t xml:space="preserve">5 anni dopo il </w:t>
      </w:r>
      <w:r w:rsidR="00E02750">
        <w:t>catalogo</w:t>
      </w:r>
      <w:r w:rsidR="007E21BD">
        <w:t xml:space="preserve"> CAPEC, debuttato a sua volta anni dopo la nascita </w:t>
      </w:r>
      <w:r w:rsidR="00E02750">
        <w:t>del sistema delle</w:t>
      </w:r>
      <w:r w:rsidR="007E21BD">
        <w:t xml:space="preserve"> CWE, l</w:t>
      </w:r>
      <w:r w:rsidR="00A145FF">
        <w:t xml:space="preserve">o </w:t>
      </w:r>
      <w:r w:rsidR="00A145FF" w:rsidRPr="00A145FF">
        <w:rPr>
          <w:b/>
          <w:bCs/>
        </w:rPr>
        <w:t>svantaggio</w:t>
      </w:r>
      <w:r w:rsidR="00A145FF">
        <w:t xml:space="preserve"> del</w:t>
      </w:r>
      <w:r w:rsidR="007E21BD">
        <w:t>l’</w:t>
      </w:r>
      <w:r w:rsidR="00A145FF">
        <w:t xml:space="preserve">approccio </w:t>
      </w:r>
      <w:r w:rsidR="007E21BD">
        <w:t xml:space="preserve">presentato </w:t>
      </w:r>
      <w:r w:rsidR="00A145FF">
        <w:t xml:space="preserve">sta nel fatto che non sempre vi sono relazioni tra CVE e </w:t>
      </w:r>
      <w:proofErr w:type="spellStart"/>
      <w:r w:rsidR="00A145FF">
        <w:t>CWE</w:t>
      </w:r>
      <w:r w:rsidR="00514486">
        <w:t>s</w:t>
      </w:r>
      <w:proofErr w:type="spellEnd"/>
      <w:r w:rsidR="00A145FF">
        <w:t>,</w:t>
      </w:r>
      <w:r w:rsidR="007E21BD">
        <w:t xml:space="preserve"> tra</w:t>
      </w:r>
      <w:r w:rsidR="00A145FF">
        <w:t xml:space="preserve"> CWE e </w:t>
      </w:r>
      <w:proofErr w:type="spellStart"/>
      <w:r w:rsidR="00A145FF">
        <w:t>CAPEC</w:t>
      </w:r>
      <w:r w:rsidR="00514486">
        <w:t>s</w:t>
      </w:r>
      <w:proofErr w:type="spellEnd"/>
      <w:r w:rsidR="00A145FF">
        <w:t xml:space="preserve"> o tra CAPEC e MITRE </w:t>
      </w:r>
      <w:proofErr w:type="spellStart"/>
      <w:r w:rsidR="00A145FF">
        <w:t>TTPs</w:t>
      </w:r>
      <w:proofErr w:type="spellEnd"/>
      <w:r w:rsidR="00A145FF">
        <w:t xml:space="preserve">, quindi non è </w:t>
      </w:r>
      <w:r w:rsidR="00A145FF">
        <w:lastRenderedPageBreak/>
        <w:t xml:space="preserve">sempre possibile ottenere la relazione finale tra vulnerabilità e MITRE </w:t>
      </w:r>
      <w:proofErr w:type="spellStart"/>
      <w:r w:rsidR="00A145FF">
        <w:t>TTPs</w:t>
      </w:r>
      <w:proofErr w:type="spellEnd"/>
      <w:r w:rsidR="00A145FF">
        <w:t>.</w:t>
      </w:r>
    </w:p>
    <w:p w14:paraId="4CE94CD1" w14:textId="5BB17D41" w:rsidR="005A31C0" w:rsidRPr="00213643" w:rsidRDefault="005A31C0" w:rsidP="00A329E5">
      <w:pPr>
        <w:pStyle w:val="Titolo4"/>
        <w:rPr>
          <w:lang w:val="en-US"/>
        </w:rPr>
      </w:pPr>
      <w:r w:rsidRPr="00213643">
        <w:rPr>
          <w:lang w:val="en-US"/>
        </w:rPr>
        <w:t>SMET - Semantic Mapping of CVE to ATT&amp;CK and its Application to Cyber Security</w:t>
      </w:r>
    </w:p>
    <w:p w14:paraId="30F7E0BA" w14:textId="2CB98705" w:rsidR="00176EEF" w:rsidRDefault="005A31C0" w:rsidP="00A329E5">
      <w:r w:rsidRPr="00A539FA">
        <w:t>SMET</w:t>
      </w:r>
      <w:r>
        <w:t xml:space="preserve"> [24], è un nuovo strumento</w:t>
      </w:r>
      <w:r w:rsidRPr="00A539FA">
        <w:t xml:space="preserve"> che utilizza </w:t>
      </w:r>
      <w:r>
        <w:t xml:space="preserve">un modello denominato </w:t>
      </w:r>
      <w:r w:rsidRPr="00A539FA">
        <w:t>ATT&amp;CK BERT</w:t>
      </w:r>
      <w:r>
        <w:t xml:space="preserve"> </w:t>
      </w:r>
      <w:r w:rsidRPr="00A539FA">
        <w:t>per mappare automaticamente le voci di CVE alle tecniche di ATT&amp;CK in base alla similarità testuale.</w:t>
      </w:r>
      <w:r>
        <w:t xml:space="preserve"> ATT&amp;CK BERT è</w:t>
      </w:r>
      <w:r w:rsidR="00A539FA">
        <w:t xml:space="preserve"> un </w:t>
      </w:r>
      <w:r w:rsidR="00A539FA" w:rsidRPr="005F4790">
        <w:rPr>
          <w:b/>
          <w:bCs/>
        </w:rPr>
        <w:t>modello di similarità</w:t>
      </w:r>
      <w:r w:rsidR="00A539FA" w:rsidRPr="005F4790">
        <w:t xml:space="preserve"> tra frasi, o "</w:t>
      </w:r>
      <w:proofErr w:type="spellStart"/>
      <w:r w:rsidR="00A539FA" w:rsidRPr="009E2DF0">
        <w:rPr>
          <w:b/>
          <w:bCs/>
        </w:rPr>
        <w:t>sentence</w:t>
      </w:r>
      <w:proofErr w:type="spellEnd"/>
      <w:r w:rsidR="00A539FA" w:rsidRPr="009E2DF0">
        <w:rPr>
          <w:b/>
          <w:bCs/>
        </w:rPr>
        <w:t xml:space="preserve"> </w:t>
      </w:r>
      <w:proofErr w:type="spellStart"/>
      <w:r w:rsidR="00A539FA" w:rsidRPr="009E2DF0">
        <w:rPr>
          <w:b/>
          <w:bCs/>
        </w:rPr>
        <w:t>similarity</w:t>
      </w:r>
      <w:proofErr w:type="spellEnd"/>
      <w:r w:rsidR="00A539FA" w:rsidRPr="009E2DF0">
        <w:rPr>
          <w:b/>
          <w:bCs/>
        </w:rPr>
        <w:t xml:space="preserve"> model</w:t>
      </w:r>
      <w:r w:rsidR="00A539FA" w:rsidRPr="005F4790">
        <w:t>",</w:t>
      </w:r>
      <w:r w:rsidR="00A539FA">
        <w:t xml:space="preserve"> </w:t>
      </w:r>
      <w:r w:rsidR="008E07BE">
        <w:t xml:space="preserve">un modello di ML </w:t>
      </w:r>
      <w:r w:rsidR="00A539FA" w:rsidRPr="005F4790">
        <w:t>utilizzato nel campo dell'elaborazione del linguaggio naturale (</w:t>
      </w:r>
      <w:r w:rsidR="00A539FA" w:rsidRPr="005F4790">
        <w:rPr>
          <w:b/>
          <w:bCs/>
        </w:rPr>
        <w:t>NLP</w:t>
      </w:r>
      <w:r w:rsidR="00A539FA" w:rsidRPr="005F4790">
        <w:t xml:space="preserve">) per determinare </w:t>
      </w:r>
      <w:r w:rsidR="00A539FA">
        <w:t>quando una vulnerabilità è correlata ad una TTP</w:t>
      </w:r>
      <w:r w:rsidR="00A539FA" w:rsidRPr="005F4790">
        <w:t>.</w:t>
      </w:r>
      <w:r w:rsidR="00176EEF">
        <w:t xml:space="preserve"> Il modello risultante è ottenuto tramite il fine-tuning del modello noto come BERT</w:t>
      </w:r>
      <w:r w:rsidR="00176EEF">
        <w:rPr>
          <w:rStyle w:val="Rimandonotaapidipagina"/>
        </w:rPr>
        <w:footnoteReference w:id="11"/>
      </w:r>
      <w:r w:rsidR="00176EEF">
        <w:t xml:space="preserve">. </w:t>
      </w:r>
    </w:p>
    <w:p w14:paraId="5F44A368" w14:textId="64EE9C87" w:rsidR="00A539FA" w:rsidRDefault="00176EEF" w:rsidP="00A329E5">
      <w:r>
        <w:t xml:space="preserve">Il </w:t>
      </w:r>
      <w:r w:rsidR="00A539FA" w:rsidRPr="000B5CA8">
        <w:t>suo scopo è quello di trasformare descrizioni testuali complesse in rappresentazioni vettoriali</w:t>
      </w:r>
      <w:r w:rsidR="00A539FA">
        <w:t xml:space="preserve"> (detti vettori </w:t>
      </w:r>
      <w:proofErr w:type="spellStart"/>
      <w:r w:rsidR="00A539FA" w:rsidRPr="000B5CA8">
        <w:rPr>
          <w:b/>
          <w:bCs/>
        </w:rPr>
        <w:t>embedding</w:t>
      </w:r>
      <w:proofErr w:type="spellEnd"/>
      <w:r w:rsidR="00A539FA">
        <w:t xml:space="preserve">) </w:t>
      </w:r>
      <w:r w:rsidR="00A539FA" w:rsidRPr="000B5CA8">
        <w:t>che riflettano il significato semantico sottostante, facilitando così l'analisi delle strategie di attacco e migliorando la comprensione delle minacce</w:t>
      </w:r>
      <w:r w:rsidR="00A539FA">
        <w:t>.</w:t>
      </w:r>
    </w:p>
    <w:p w14:paraId="673DC68A" w14:textId="77777777" w:rsidR="00A539FA" w:rsidRDefault="00A539FA" w:rsidP="00A329E5">
      <w:r w:rsidRPr="000B5CA8">
        <w:t xml:space="preserve">I vettori </w:t>
      </w:r>
      <w:proofErr w:type="spellStart"/>
      <w:r w:rsidRPr="000B5CA8">
        <w:rPr>
          <w:b/>
          <w:bCs/>
        </w:rPr>
        <w:t>embedding</w:t>
      </w:r>
      <w:proofErr w:type="spellEnd"/>
      <w:r>
        <w:rPr>
          <w:b/>
          <w:bCs/>
        </w:rPr>
        <w:t xml:space="preserve"> </w:t>
      </w:r>
      <w:r>
        <w:t>[21]</w:t>
      </w:r>
      <w:r w:rsidRPr="000B5CA8">
        <w:t xml:space="preserve">, sono rappresentazioni numeriche ad alta </w:t>
      </w:r>
      <w:proofErr w:type="spellStart"/>
      <w:r w:rsidRPr="000B5CA8">
        <w:t>dimensionalità</w:t>
      </w:r>
      <w:proofErr w:type="spellEnd"/>
      <w:r w:rsidRPr="000B5CA8">
        <w:t xml:space="preserve"> di frasi o parole</w:t>
      </w:r>
      <w:r>
        <w:t>,</w:t>
      </w:r>
      <w:r w:rsidRPr="000B5CA8">
        <w:t xml:space="preserve"> catturano il contesto e il significato semantico delle entità linguistiche, trasformando il testo in un </w:t>
      </w:r>
      <w:r w:rsidRPr="000B5CA8">
        <w:lastRenderedPageBreak/>
        <w:t xml:space="preserve">formato che può essere facilmente processato dai modelli di machine learning. </w:t>
      </w:r>
      <w:r>
        <w:t xml:space="preserve">I vettori risultanti dall’utilizzo di tale modello semantico permettono ai ricercatori di studiare la similarità tra 2 testi, tramite vari modi, nello studio in questione [25] viene utilizzata  la </w:t>
      </w:r>
      <w:r>
        <w:rPr>
          <w:b/>
          <w:bCs/>
        </w:rPr>
        <w:t>similarità coseno</w:t>
      </w:r>
      <w:r>
        <w:t>.</w:t>
      </w:r>
    </w:p>
    <w:p w14:paraId="47F67C57" w14:textId="77777777" w:rsidR="00A539FA" w:rsidRDefault="00A539FA" w:rsidP="00A329E5">
      <w:r w:rsidRPr="00FB707D">
        <w:t xml:space="preserve">La </w:t>
      </w:r>
      <w:r w:rsidRPr="00FB707D">
        <w:rPr>
          <w:b/>
          <w:bCs/>
        </w:rPr>
        <w:t>similarità coseno</w:t>
      </w:r>
      <w:r w:rsidRPr="00FB707D">
        <w:t xml:space="preserve"> è una metrica utilizzata per misurare quanto due vettori </w:t>
      </w:r>
      <w:proofErr w:type="spellStart"/>
      <w:r w:rsidRPr="00FB707D">
        <w:t>embedding</w:t>
      </w:r>
      <w:proofErr w:type="spellEnd"/>
      <w:r w:rsidRPr="00FB707D">
        <w:t xml:space="preserve"> siano simili l'uno all'altro in termini di orientamento nello spazio vettoriale, ignorando la loro magnitudine</w:t>
      </w:r>
      <w:r>
        <w:rPr>
          <w:rStyle w:val="Rimandonotaapidipagina"/>
        </w:rPr>
        <w:footnoteReference w:id="12"/>
      </w:r>
      <w:r w:rsidRPr="00FB707D">
        <w:t>.</w:t>
      </w:r>
    </w:p>
    <w:p w14:paraId="560CF823" w14:textId="77777777" w:rsidR="00A539FA" w:rsidRDefault="00A539FA" w:rsidP="00A329E5">
      <w:r>
        <w:t>La formula per calcolare la similarità coseno tra due vettori A e B è</w:t>
      </w:r>
    </w:p>
    <w:p w14:paraId="4A982B15" w14:textId="77777777" w:rsidR="00A539FA" w:rsidRPr="00FB5EFD" w:rsidRDefault="00A539FA" w:rsidP="00A329E5">
      <m:oMathPara>
        <m:oMath>
          <m:r>
            <m:rPr>
              <m:sty m:val="p"/>
            </m:rPr>
            <w:rPr>
              <w:rFonts w:ascii="Cambria Math" w:hAnsi="Cambria Math"/>
            </w:rPr>
            <m:t xml:space="preserve">Similarità Coseno = </m:t>
          </m:r>
          <m:f>
            <m:fPr>
              <m:ctrlPr>
                <w:rPr>
                  <w:rFonts w:ascii="Cambria Math" w:hAnsi="Cambria Math"/>
                  <w:i/>
                </w:rPr>
              </m:ctrlPr>
            </m:fPr>
            <m:num>
              <m:r>
                <w:rPr>
                  <w:rFonts w:ascii="Cambria Math" w:hAnsi="Cambria Math"/>
                </w:rPr>
                <m:t>A∙B</m:t>
              </m:r>
            </m:num>
            <m:den>
              <m:r>
                <w:rPr>
                  <w:rFonts w:ascii="Cambria Math" w:hAnsi="Cambria Math"/>
                </w:rPr>
                <m:t>∥A∥∙∥B∥</m:t>
              </m:r>
            </m:den>
          </m:f>
        </m:oMath>
      </m:oMathPara>
    </w:p>
    <w:p w14:paraId="4AB9B2B3" w14:textId="77777777" w:rsidR="00A539FA" w:rsidRPr="00FB5EFD" w:rsidRDefault="00A539FA" w:rsidP="00A329E5">
      <w:r w:rsidRPr="00FB5EFD">
        <w:t>Dove:</w:t>
      </w:r>
    </w:p>
    <w:p w14:paraId="51095059" w14:textId="77777777" w:rsidR="00A539FA" w:rsidRPr="00FB5EFD" w:rsidRDefault="00A539FA" w:rsidP="00A329E5">
      <w:pPr>
        <w:pStyle w:val="Paragrafoelenco"/>
        <w:numPr>
          <w:ilvl w:val="0"/>
          <w:numId w:val="15"/>
        </w:numPr>
        <w:rPr>
          <w:b/>
          <w:bCs/>
        </w:rPr>
      </w:pPr>
      <m:oMath>
        <m:r>
          <w:rPr>
            <w:rFonts w:ascii="Cambria Math" w:hAnsi="Cambria Math"/>
          </w:rPr>
          <m:t>A∙B</m:t>
        </m:r>
      </m:oMath>
      <w:r w:rsidRPr="00FB5EFD">
        <w:t xml:space="preserve"> rappresenta il prodotto scalare dei vettori A e B</w:t>
      </w:r>
    </w:p>
    <w:p w14:paraId="6D5C3F92" w14:textId="77777777" w:rsidR="00A539FA" w:rsidRDefault="00A539FA" w:rsidP="00A329E5">
      <w:pPr>
        <w:pStyle w:val="Paragrafoelenco"/>
        <w:numPr>
          <w:ilvl w:val="0"/>
          <w:numId w:val="15"/>
        </w:numPr>
      </w:pPr>
      <m:oMath>
        <m:r>
          <w:rPr>
            <w:rFonts w:ascii="Cambria Math" w:hAnsi="Cambria Math"/>
          </w:rPr>
          <m:t>∥A∥∙∥B∥</m:t>
        </m:r>
      </m:oMath>
      <w:r w:rsidRPr="00FB5EFD">
        <w:t xml:space="preserve"> sono le magnitudini dei vettori A e B, calcolate come </w:t>
      </w:r>
      <m:oMath>
        <m:r>
          <w:rPr>
            <w:rFonts w:ascii="Cambria Math" w:hAnsi="Cambria Math"/>
          </w:rPr>
          <m:t>√</m:t>
        </m:r>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2</m:t>
                </m:r>
              </m:sup>
            </m:sSubSup>
          </m:e>
        </m:nary>
      </m:oMath>
      <w:r w:rsidRPr="00FB5EFD">
        <w:t xml:space="preserve"> e </w:t>
      </w:r>
      <m:oMath>
        <m:r>
          <w:rPr>
            <w:rFonts w:ascii="Cambria Math" w:hAnsi="Cambria Math"/>
          </w:rPr>
          <m:t>√</m:t>
        </m:r>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2</m:t>
                </m:r>
              </m:sup>
            </m:sSubSup>
          </m:e>
        </m:nary>
      </m:oMath>
      <w:r w:rsidRPr="00FB5EFD">
        <w:t xml:space="preserve"> rispettivamente dove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Pr="00FB5EFD">
        <w:t xml:space="preserve"> 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Pr="00FB5EFD">
        <w:t xml:space="preserve">  sono gli elementi dei vettori A e B</w:t>
      </w:r>
    </w:p>
    <w:p w14:paraId="06FFAAB2" w14:textId="77777777" w:rsidR="00A539FA" w:rsidRPr="00FB5EFD" w:rsidRDefault="00A539FA" w:rsidP="00A329E5">
      <w:r w:rsidRPr="00FB5EFD">
        <w:t>Il risultato della similarità coseno varia tra -1 e 1, dove:</w:t>
      </w:r>
    </w:p>
    <w:p w14:paraId="19441C73" w14:textId="02B8014B" w:rsidR="00A539FA" w:rsidRPr="00FB5EFD" w:rsidRDefault="00A539FA" w:rsidP="00A329E5">
      <w:pPr>
        <w:pStyle w:val="Paragrafoelenco"/>
        <w:numPr>
          <w:ilvl w:val="0"/>
          <w:numId w:val="15"/>
        </w:numPr>
      </w:pPr>
      <w:r w:rsidRPr="00FB5EFD">
        <w:t xml:space="preserve">1 indica che </w:t>
      </w:r>
      <w:r w:rsidR="00514486">
        <w:t xml:space="preserve"> </w:t>
      </w:r>
      <w:r w:rsidRPr="00FB5EFD">
        <w:t>i due vettori sono direzionati esattamente nella stessa direzione,</w:t>
      </w:r>
    </w:p>
    <w:p w14:paraId="65041A94" w14:textId="77777777" w:rsidR="00A539FA" w:rsidRPr="00FB5EFD" w:rsidRDefault="00A539FA" w:rsidP="00A329E5">
      <w:pPr>
        <w:pStyle w:val="Paragrafoelenco"/>
        <w:numPr>
          <w:ilvl w:val="0"/>
          <w:numId w:val="15"/>
        </w:numPr>
      </w:pPr>
      <w:r w:rsidRPr="00FB5EFD">
        <w:lastRenderedPageBreak/>
        <w:t>0 indica che i vettori sono ortogonali (angolo di 90 gradi, indicando indipendenza o nessuna similarità),</w:t>
      </w:r>
    </w:p>
    <w:p w14:paraId="697C7F72" w14:textId="77777777" w:rsidR="00A539FA" w:rsidRPr="00FB5EFD" w:rsidRDefault="00A539FA" w:rsidP="00A329E5">
      <w:pPr>
        <w:pStyle w:val="Paragrafoelenco"/>
        <w:numPr>
          <w:ilvl w:val="0"/>
          <w:numId w:val="15"/>
        </w:numPr>
      </w:pPr>
      <w:r w:rsidRPr="00FB5EFD">
        <w:t>-1 indica che i vettori sono direzionati esattamente in direzioni opposte.</w:t>
      </w:r>
    </w:p>
    <w:p w14:paraId="683236E4" w14:textId="77777777" w:rsidR="00A539FA" w:rsidRDefault="00A539FA" w:rsidP="00A329E5">
      <w:r w:rsidRPr="00FB707D">
        <w:t>Questo significa che la similarità coseno valuta l'angolo tra due vettori</w:t>
      </w:r>
      <w:r>
        <w:t xml:space="preserve"> con valori compresi tra -1 e 1</w:t>
      </w:r>
      <w:r w:rsidRPr="00FB707D">
        <w:t>, dove un valore di similarità vicino a 1 indica una forte correlazione semantica tra le frasi o le parole rappresentate dai vettori</w:t>
      </w:r>
      <w:r>
        <w:t xml:space="preserve"> (figura 5)</w:t>
      </w:r>
      <w:r w:rsidRPr="00FB707D">
        <w:t>.</w:t>
      </w:r>
    </w:p>
    <w:p w14:paraId="6970BA0B" w14:textId="77777777" w:rsidR="00A539FA" w:rsidRDefault="00A539FA" w:rsidP="00E02750">
      <w:pPr>
        <w:jc w:val="center"/>
      </w:pPr>
      <w:r>
        <w:rPr>
          <w:noProof/>
        </w:rPr>
        <w:drawing>
          <wp:inline distT="0" distB="0" distL="0" distR="0" wp14:anchorId="61C29205" wp14:editId="73633003">
            <wp:extent cx="5040630" cy="1267460"/>
            <wp:effectExtent l="0" t="0" r="7620" b="889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0630" cy="1267460"/>
                    </a:xfrm>
                    <a:prstGeom prst="rect">
                      <a:avLst/>
                    </a:prstGeom>
                    <a:noFill/>
                    <a:ln>
                      <a:noFill/>
                    </a:ln>
                  </pic:spPr>
                </pic:pic>
              </a:graphicData>
            </a:graphic>
          </wp:inline>
        </w:drawing>
      </w:r>
    </w:p>
    <w:p w14:paraId="297963B2" w14:textId="6F25AA0C" w:rsidR="00A539FA" w:rsidRDefault="00A539FA" w:rsidP="00E02750">
      <w:pPr>
        <w:jc w:val="center"/>
      </w:pPr>
      <w:r w:rsidRPr="00DE45D9">
        <w:t xml:space="preserve">Figura 5: rappresentazione grafica della similarità </w:t>
      </w:r>
      <w:r>
        <w:t xml:space="preserve">coseno </w:t>
      </w:r>
      <w:r w:rsidRPr="00DE45D9">
        <w:t>tra due</w:t>
      </w:r>
      <w:r w:rsidR="00E73CE4">
        <w:t xml:space="preserve"> </w:t>
      </w:r>
      <w:r w:rsidRPr="00DE45D9">
        <w:t>vettori</w:t>
      </w:r>
    </w:p>
    <w:p w14:paraId="16C6B90E" w14:textId="70AC09E9" w:rsidR="00A539FA" w:rsidRDefault="00A539FA" w:rsidP="00A329E5">
      <w:r>
        <w:t xml:space="preserve">Il modello in questione però è addestrato solo su un </w:t>
      </w:r>
      <w:r w:rsidRPr="00B86D72">
        <w:rPr>
          <w:b/>
          <w:bCs/>
        </w:rPr>
        <w:t>dataset</w:t>
      </w:r>
      <w:r>
        <w:t xml:space="preserve"> </w:t>
      </w:r>
      <w:r w:rsidRPr="00B86D72">
        <w:rPr>
          <w:b/>
          <w:bCs/>
        </w:rPr>
        <w:t>ridotto</w:t>
      </w:r>
      <w:r>
        <w:t xml:space="preserve"> di </w:t>
      </w:r>
      <w:proofErr w:type="spellStart"/>
      <w:r>
        <w:t>TTPs</w:t>
      </w:r>
      <w:proofErr w:type="spellEnd"/>
      <w:r>
        <w:t xml:space="preserve"> del framework </w:t>
      </w:r>
      <w:r w:rsidRPr="00B86D72">
        <w:rPr>
          <w:b/>
          <w:bCs/>
        </w:rPr>
        <w:t>ATT&amp;CK</w:t>
      </w:r>
      <w:r>
        <w:t xml:space="preserve"> e nessuna del framework ATLAS,</w:t>
      </w:r>
      <w:r w:rsidR="00B86D72">
        <w:t xml:space="preserve"> inoltre vari test di studi</w:t>
      </w:r>
      <w:r w:rsidR="00E02750">
        <w:t xml:space="preserve"> [30]</w:t>
      </w:r>
      <w:r w:rsidR="00B86D72">
        <w:t xml:space="preserve"> differenti dimostrano come questo LLM sia particolarmente </w:t>
      </w:r>
      <w:r w:rsidR="00E02750">
        <w:t>impreciso</w:t>
      </w:r>
      <w:r w:rsidR="00B86D72">
        <w:t xml:space="preserve"> quando </w:t>
      </w:r>
      <w:r w:rsidR="00B204D2">
        <w:t>gli si danno in input descrizioni come quelle dei noti APT,</w:t>
      </w:r>
      <w:r w:rsidR="007E3098">
        <w:t xml:space="preserve"> </w:t>
      </w:r>
      <w:r>
        <w:t>essendo così limitato non può essere utilizzato nello sviluppo di questo applicativo.</w:t>
      </w:r>
    </w:p>
    <w:p w14:paraId="116C93E1" w14:textId="55114F12" w:rsidR="00D2551D" w:rsidRPr="00213643" w:rsidRDefault="005B2D81" w:rsidP="00A329E5">
      <w:pPr>
        <w:pStyle w:val="Titolo4"/>
        <w:rPr>
          <w:lang w:val="en-US"/>
        </w:rPr>
      </w:pPr>
      <w:r w:rsidRPr="00213643">
        <w:rPr>
          <w:lang w:val="en-US"/>
        </w:rPr>
        <w:t>TRAM - Threat Report ATT&amp;CK Mapper</w:t>
      </w:r>
    </w:p>
    <w:p w14:paraId="429C66E5" w14:textId="37ABDEA4" w:rsidR="00D2551D" w:rsidRPr="00D2551D" w:rsidRDefault="00D2551D" w:rsidP="00A329E5">
      <w:pPr>
        <w:rPr>
          <w:b/>
          <w:spacing w:val="0"/>
        </w:rPr>
      </w:pPr>
      <w:r w:rsidRPr="00D905EE">
        <w:rPr>
          <w:b/>
          <w:bCs/>
          <w:lang w:val="en-US"/>
        </w:rPr>
        <w:t>TRAM</w:t>
      </w:r>
      <w:r w:rsidRPr="00D905EE">
        <w:rPr>
          <w:lang w:val="en-US"/>
        </w:rPr>
        <w:t xml:space="preserve"> (Threat Report ATT&amp;CK Mapper)</w:t>
      </w:r>
      <w:r w:rsidR="00BF0DB8" w:rsidRPr="00D905EE">
        <w:rPr>
          <w:lang w:val="en-US"/>
        </w:rPr>
        <w:t xml:space="preserve"> [25]</w:t>
      </w:r>
      <w:r w:rsidRPr="00D905EE">
        <w:rPr>
          <w:lang w:val="en-US"/>
        </w:rPr>
        <w:t xml:space="preserve">, </w:t>
      </w:r>
      <w:proofErr w:type="spellStart"/>
      <w:r w:rsidRPr="00D905EE">
        <w:rPr>
          <w:lang w:val="en-US"/>
        </w:rPr>
        <w:t>sviluppato</w:t>
      </w:r>
      <w:proofErr w:type="spellEnd"/>
      <w:r w:rsidRPr="00D905EE">
        <w:rPr>
          <w:lang w:val="en-US"/>
        </w:rPr>
        <w:t xml:space="preserve"> da MITRE </w:t>
      </w:r>
      <w:proofErr w:type="spellStart"/>
      <w:r w:rsidRPr="00D905EE">
        <w:rPr>
          <w:lang w:val="en-US"/>
        </w:rPr>
        <w:t>Engenuity</w:t>
      </w:r>
      <w:proofErr w:type="spellEnd"/>
      <w:r w:rsidRPr="00D905EE">
        <w:rPr>
          <w:lang w:val="en-US"/>
        </w:rPr>
        <w:t xml:space="preserve">, è uno </w:t>
      </w:r>
      <w:proofErr w:type="spellStart"/>
      <w:r w:rsidRPr="00D905EE">
        <w:rPr>
          <w:lang w:val="en-US"/>
        </w:rPr>
        <w:t>strumento</w:t>
      </w:r>
      <w:proofErr w:type="spellEnd"/>
      <w:r w:rsidRPr="00D905EE">
        <w:rPr>
          <w:lang w:val="en-US"/>
        </w:rPr>
        <w:t xml:space="preserve"> </w:t>
      </w:r>
      <w:proofErr w:type="spellStart"/>
      <w:r w:rsidRPr="00D905EE">
        <w:rPr>
          <w:lang w:val="en-US"/>
        </w:rPr>
        <w:t>che</w:t>
      </w:r>
      <w:proofErr w:type="spellEnd"/>
      <w:r w:rsidRPr="00D905EE">
        <w:rPr>
          <w:lang w:val="en-US"/>
        </w:rPr>
        <w:t xml:space="preserve"> </w:t>
      </w:r>
      <w:proofErr w:type="spellStart"/>
      <w:r w:rsidRPr="00D905EE">
        <w:rPr>
          <w:lang w:val="en-US"/>
        </w:rPr>
        <w:t>mira</w:t>
      </w:r>
      <w:proofErr w:type="spellEnd"/>
      <w:r w:rsidRPr="00D905EE">
        <w:rPr>
          <w:lang w:val="en-US"/>
        </w:rPr>
        <w:t xml:space="preserve"> </w:t>
      </w:r>
      <w:proofErr w:type="gramStart"/>
      <w:r w:rsidRPr="00D905EE">
        <w:rPr>
          <w:lang w:val="en-US"/>
        </w:rPr>
        <w:t>a</w:t>
      </w:r>
      <w:proofErr w:type="gramEnd"/>
      <w:r w:rsidRPr="00D905EE">
        <w:rPr>
          <w:lang w:val="en-US"/>
        </w:rPr>
        <w:t xml:space="preserve"> </w:t>
      </w:r>
      <w:proofErr w:type="spellStart"/>
      <w:r w:rsidRPr="00D905EE">
        <w:rPr>
          <w:lang w:val="en-US"/>
        </w:rPr>
        <w:t>individuare</w:t>
      </w:r>
      <w:proofErr w:type="spellEnd"/>
      <w:r w:rsidRPr="00D905EE">
        <w:rPr>
          <w:lang w:val="en-US"/>
        </w:rPr>
        <w:t xml:space="preserve"> le </w:t>
      </w:r>
      <w:proofErr w:type="spellStart"/>
      <w:r w:rsidRPr="00D905EE">
        <w:rPr>
          <w:lang w:val="en-US"/>
        </w:rPr>
        <w:t>relazioni</w:t>
      </w:r>
      <w:proofErr w:type="spellEnd"/>
      <w:r w:rsidRPr="00D905EE">
        <w:rPr>
          <w:lang w:val="en-US"/>
        </w:rPr>
        <w:t xml:space="preserve"> </w:t>
      </w:r>
      <w:proofErr w:type="spellStart"/>
      <w:r w:rsidRPr="00D905EE">
        <w:rPr>
          <w:lang w:val="en-US"/>
        </w:rPr>
        <w:t>tra</w:t>
      </w:r>
      <w:proofErr w:type="spellEnd"/>
      <w:r w:rsidRPr="00D905EE">
        <w:rPr>
          <w:lang w:val="en-US"/>
        </w:rPr>
        <w:t xml:space="preserve"> </w:t>
      </w:r>
      <w:r w:rsidRPr="00D905EE">
        <w:rPr>
          <w:lang w:val="en-US"/>
        </w:rPr>
        <w:lastRenderedPageBreak/>
        <w:t xml:space="preserve">un report </w:t>
      </w:r>
      <w:proofErr w:type="spellStart"/>
      <w:r w:rsidRPr="00D905EE">
        <w:rPr>
          <w:lang w:val="en-US"/>
        </w:rPr>
        <w:t>testuale</w:t>
      </w:r>
      <w:proofErr w:type="spellEnd"/>
      <w:r w:rsidRPr="00D905EE">
        <w:rPr>
          <w:lang w:val="en-US"/>
        </w:rPr>
        <w:t xml:space="preserve"> </w:t>
      </w:r>
      <w:proofErr w:type="spellStart"/>
      <w:r w:rsidRPr="00D905EE">
        <w:rPr>
          <w:lang w:val="en-US"/>
        </w:rPr>
        <w:t>proveniente</w:t>
      </w:r>
      <w:proofErr w:type="spellEnd"/>
      <w:r w:rsidRPr="00D905EE">
        <w:rPr>
          <w:lang w:val="en-US"/>
        </w:rPr>
        <w:t xml:space="preserve"> </w:t>
      </w:r>
      <w:proofErr w:type="spellStart"/>
      <w:r w:rsidRPr="00D905EE">
        <w:rPr>
          <w:lang w:val="en-US"/>
        </w:rPr>
        <w:t>dalla</w:t>
      </w:r>
      <w:proofErr w:type="spellEnd"/>
      <w:r w:rsidRPr="00D905EE">
        <w:rPr>
          <w:lang w:val="en-US"/>
        </w:rPr>
        <w:t xml:space="preserve"> community CTI e le TTPs (Tactics, Techniques, and Procedures) del framework MITRE ATT&amp;CK. </w:t>
      </w:r>
      <w:r w:rsidRPr="00D2551D">
        <w:t xml:space="preserve">Utilizzando un modello di machine learning basato su BERT e un modello di </w:t>
      </w:r>
      <w:r w:rsidR="00BF0DB8">
        <w:t>R</w:t>
      </w:r>
      <w:r w:rsidRPr="00D2551D">
        <w:t xml:space="preserve">egressione </w:t>
      </w:r>
      <w:r w:rsidR="00BF0DB8">
        <w:t>L</w:t>
      </w:r>
      <w:r w:rsidRPr="00D2551D">
        <w:t>ogistica</w:t>
      </w:r>
      <w:r w:rsidR="00BF0DB8">
        <w:rPr>
          <w:rStyle w:val="Rimandonotaapidipagina"/>
        </w:rPr>
        <w:footnoteReference w:id="13"/>
      </w:r>
      <w:r w:rsidRPr="00D2551D">
        <w:t xml:space="preserve">. Tuttavia, sebbene lo strumento sembri essere pratico, attualmente non offre un'API pronta per la produzione, limitando la sua integrazione diretta con altri sistemi machine-to-machine. Anche se è possibile bypassare questa limitazione utilizzando tecniche di web </w:t>
      </w:r>
      <w:proofErr w:type="spellStart"/>
      <w:r w:rsidRPr="00D2551D">
        <w:t>scraping</w:t>
      </w:r>
      <w:proofErr w:type="spellEnd"/>
      <w:r w:rsidR="00E02750">
        <w:t xml:space="preserve"> o ricreazione dei metodi di accesso alle informazioni finali</w:t>
      </w:r>
      <w:r w:rsidRPr="00D2551D">
        <w:t>, va notato che TRAM si basa su modelli di machine learning addestrati su</w:t>
      </w:r>
      <w:r>
        <w:t xml:space="preserve"> report</w:t>
      </w:r>
      <w:r w:rsidRPr="00D2551D">
        <w:t xml:space="preserve"> provenienti esclusivamente dalla</w:t>
      </w:r>
      <w:r w:rsidR="00B204D2">
        <w:t xml:space="preserve"> </w:t>
      </w:r>
      <w:r w:rsidR="00B204D2" w:rsidRPr="00D2551D">
        <w:t>CTI</w:t>
      </w:r>
      <w:r w:rsidRPr="00D2551D">
        <w:t xml:space="preserve"> community</w:t>
      </w:r>
      <w:r w:rsidR="00B204D2">
        <w:t>, d</w:t>
      </w:r>
      <w:r w:rsidRPr="00D2551D">
        <w:t xml:space="preserve">i conseguenza, non è in grado di </w:t>
      </w:r>
      <w:r>
        <w:t>analizzare</w:t>
      </w:r>
      <w:r w:rsidRPr="00D2551D">
        <w:t xml:space="preserve"> descrizioni relative a CVE</w:t>
      </w:r>
      <w:r w:rsidR="00B86D72">
        <w:t>, che risultano molto specifiche al software a cui si rivolgono</w:t>
      </w:r>
      <w:r w:rsidRPr="00D2551D">
        <w:t>, come invece richiesto nello studio in questione.</w:t>
      </w:r>
    </w:p>
    <w:p w14:paraId="59D7680C" w14:textId="783A75F5" w:rsidR="001B7EEE" w:rsidRPr="00213643" w:rsidRDefault="001B7EEE" w:rsidP="00A329E5">
      <w:pPr>
        <w:pStyle w:val="Titolo4"/>
        <w:rPr>
          <w:lang w:val="en-US"/>
        </w:rPr>
      </w:pPr>
      <w:r w:rsidRPr="00213643">
        <w:rPr>
          <w:lang w:val="en-US"/>
        </w:rPr>
        <w:t>Threat action extraction using information retrieval</w:t>
      </w:r>
    </w:p>
    <w:p w14:paraId="019F15F1" w14:textId="1180E379" w:rsidR="001B7EEE" w:rsidRDefault="000E0DCA" w:rsidP="00A329E5">
      <w:r>
        <w:t xml:space="preserve">In un altro studio </w:t>
      </w:r>
      <w:r w:rsidR="001B7EEE">
        <w:t>[</w:t>
      </w:r>
      <w:r w:rsidR="004972D0">
        <w:t>2</w:t>
      </w:r>
      <w:r w:rsidR="007A54C8">
        <w:t>8</w:t>
      </w:r>
      <w:r w:rsidR="001B7EEE">
        <w:t xml:space="preserve">] </w:t>
      </w:r>
      <w:r>
        <w:t>è stato</w:t>
      </w:r>
      <w:r w:rsidR="001B7EEE">
        <w:t xml:space="preserve"> proposto un modello</w:t>
      </w:r>
      <w:r w:rsidR="008D1ED7">
        <w:t xml:space="preserve"> denominat</w:t>
      </w:r>
      <w:r w:rsidR="00E02750">
        <w:t>o</w:t>
      </w:r>
      <w:r w:rsidR="008D1ED7">
        <w:t xml:space="preserve"> </w:t>
      </w:r>
      <w:proofErr w:type="spellStart"/>
      <w:r w:rsidR="008D1ED7" w:rsidRPr="00E02750">
        <w:rPr>
          <w:b/>
          <w:bCs/>
        </w:rPr>
        <w:t>SecureBERT</w:t>
      </w:r>
      <w:proofErr w:type="spellEnd"/>
      <w:r w:rsidR="001B7EEE">
        <w:t xml:space="preserve"> per estrarre azioni di minaccia utilizzando tecniche di </w:t>
      </w:r>
      <w:r w:rsidR="001B7EEE">
        <w:lastRenderedPageBreak/>
        <w:t>recupero delle informazioni. Per catturare le azioni di minaccia, questo studio utilizza vettori di parole, algoritmi di tagging e di filtraggio. La soluzione proposta genera automaticamente una lista di azioni di minaccia come base dell'ontologia, impiega una tecnica di estrazione</w:t>
      </w:r>
      <w:r w:rsidR="00B35329">
        <w:t xml:space="preserve"> delle minacce</w:t>
      </w:r>
      <w:r w:rsidR="001B7EEE">
        <w:t xml:space="preserve"> in due fasi e utilizza modelli di vettori di parole per l'estrazione di queste azioni.</w:t>
      </w:r>
      <w:r w:rsidR="00B35329">
        <w:t xml:space="preserve"> Tuttavia, q</w:t>
      </w:r>
      <w:r w:rsidR="001B7EEE">
        <w:t>uesto lavoro etichetta i token in una frase con le loro categorie grammaticali utilizzando il part-of-speech tagging, ma non mantiene i legami grammaticali tra di essi, risultando</w:t>
      </w:r>
      <w:r w:rsidR="00B204D2">
        <w:t xml:space="preserve"> quindi una</w:t>
      </w:r>
      <w:r w:rsidR="001B7EEE">
        <w:t xml:space="preserve"> semantica limitata </w:t>
      </w:r>
      <w:r w:rsidR="008D1ED7">
        <w:t>e</w:t>
      </w:r>
      <w:r w:rsidR="001B7EEE">
        <w:t xml:space="preserve"> poco utile per collegare i testi di cybersicurezza</w:t>
      </w:r>
      <w:r w:rsidR="00B204D2">
        <w:t xml:space="preserve"> molto complessi e prolissi</w:t>
      </w:r>
      <w:r w:rsidR="001B7EEE">
        <w:t>.</w:t>
      </w:r>
    </w:p>
    <w:p w14:paraId="0D33B655" w14:textId="47D6A80B" w:rsidR="00B204D2" w:rsidRPr="00213643" w:rsidRDefault="00B204D2" w:rsidP="00B204D2">
      <w:pPr>
        <w:pStyle w:val="Titolo4"/>
        <w:rPr>
          <w:lang w:val="en-US"/>
        </w:rPr>
      </w:pPr>
      <w:proofErr w:type="spellStart"/>
      <w:r w:rsidRPr="00213643">
        <w:rPr>
          <w:bCs/>
          <w:lang w:val="en-US"/>
        </w:rPr>
        <w:t>TTPpredictor</w:t>
      </w:r>
      <w:proofErr w:type="spellEnd"/>
      <w:r w:rsidRPr="00213643">
        <w:rPr>
          <w:lang w:val="en-US"/>
        </w:rPr>
        <w:t xml:space="preserve"> - CVE-driven attack technique prediction with semantic information extraction and a domain-specific language model</w:t>
      </w:r>
    </w:p>
    <w:p w14:paraId="13E6848B" w14:textId="0D9A073E" w:rsidR="00B204D2" w:rsidRDefault="00B204D2" w:rsidP="00B204D2">
      <w:r>
        <w:t xml:space="preserve">Nello studio in quesitone </w:t>
      </w:r>
      <w:r w:rsidRPr="001B7EEE">
        <w:t>[2</w:t>
      </w:r>
      <w:r>
        <w:t>6</w:t>
      </w:r>
      <w:r w:rsidRPr="001B7EEE">
        <w:t>]</w:t>
      </w:r>
      <w:r>
        <w:t xml:space="preserve"> è stato migliorato il modello</w:t>
      </w:r>
      <w:r w:rsidR="00E02750">
        <w:t xml:space="preserve"> </w:t>
      </w:r>
      <w:r>
        <w:t xml:space="preserve">precedentemente creato dai medesimi autori denominato </w:t>
      </w:r>
      <w:proofErr w:type="spellStart"/>
      <w:r>
        <w:t>SecureBERT</w:t>
      </w:r>
      <w:proofErr w:type="spellEnd"/>
      <w:r>
        <w:t xml:space="preserve"> (modello basato su BERT che utilizza il SRL</w:t>
      </w:r>
      <w:r>
        <w:rPr>
          <w:rStyle w:val="Rimandonotaapidipagina"/>
          <w:bCs/>
        </w:rPr>
        <w:footnoteReference w:id="14"/>
      </w:r>
      <w:r>
        <w:t xml:space="preserve">) [27], con il nuovo nome di </w:t>
      </w:r>
      <w:proofErr w:type="spellStart"/>
      <w:r w:rsidRPr="007E3098">
        <w:rPr>
          <w:b/>
        </w:rPr>
        <w:t>TTPpredictor</w:t>
      </w:r>
      <w:proofErr w:type="spellEnd"/>
      <w:r>
        <w:t xml:space="preserve">. </w:t>
      </w:r>
    </w:p>
    <w:p w14:paraId="0D777BAD" w14:textId="77777777" w:rsidR="00B204D2" w:rsidRDefault="00B204D2" w:rsidP="00B204D2">
      <w:r>
        <w:lastRenderedPageBreak/>
        <w:t>Gli autori affermano di aver ottenuto un’</w:t>
      </w:r>
      <w:proofErr w:type="spellStart"/>
      <w:r>
        <w:t>accurancy</w:t>
      </w:r>
      <w:proofErr w:type="spellEnd"/>
      <w:r>
        <w:rPr>
          <w:rStyle w:val="Rimandonotaapidipagina"/>
          <w:bCs/>
        </w:rPr>
        <w:footnoteReference w:id="15"/>
      </w:r>
      <w:r>
        <w:t xml:space="preserve"> di circa il 98% e un F1-score tra il 95% e 98%.</w:t>
      </w:r>
    </w:p>
    <w:p w14:paraId="3BD051A6" w14:textId="77777777" w:rsidR="00B204D2" w:rsidRPr="007E3098" w:rsidRDefault="00B204D2" w:rsidP="00B204D2">
      <w:r w:rsidRPr="007E3098">
        <w:t xml:space="preserve">Tuttavia, nonostante l'efficacia di </w:t>
      </w:r>
      <w:proofErr w:type="spellStart"/>
      <w:r w:rsidRPr="007E3098">
        <w:t>TTPpredictor</w:t>
      </w:r>
      <w:proofErr w:type="spellEnd"/>
      <w:r w:rsidRPr="007E3098">
        <w:t xml:space="preserve">, questo strumento </w:t>
      </w:r>
      <w:r>
        <w:t xml:space="preserve">non può essere utilizzato </w:t>
      </w:r>
      <w:r w:rsidRPr="007E3098">
        <w:t xml:space="preserve">per lo studio in questione, poiché non considera le CWE e le </w:t>
      </w:r>
      <w:proofErr w:type="spellStart"/>
      <w:r w:rsidRPr="007E3098">
        <w:t>TTP</w:t>
      </w:r>
      <w:r>
        <w:t>s</w:t>
      </w:r>
      <w:proofErr w:type="spellEnd"/>
      <w:r w:rsidRPr="007E3098">
        <w:t xml:space="preserve"> della matrice ATLAS</w:t>
      </w:r>
      <w:r>
        <w:t>, tantomeno potrà essere testato visto che non sembra essere</w:t>
      </w:r>
      <w:r>
        <w:rPr>
          <w:rStyle w:val="Rimandonotaapidipagina"/>
          <w:bCs/>
        </w:rPr>
        <w:footnoteReference w:id="16"/>
      </w:r>
      <w:r>
        <w:t xml:space="preserve"> di pubblico dominio</w:t>
      </w:r>
      <w:r w:rsidRPr="007E3098">
        <w:t>.</w:t>
      </w:r>
    </w:p>
    <w:p w14:paraId="240ED36C" w14:textId="77777777" w:rsidR="00B204D2" w:rsidRDefault="00B204D2" w:rsidP="00A329E5"/>
    <w:p w14:paraId="4F1961B1" w14:textId="7B26553E" w:rsidR="001B7EEE" w:rsidRPr="00213643" w:rsidRDefault="004972D0" w:rsidP="00A329E5">
      <w:pPr>
        <w:pStyle w:val="Titolo4"/>
        <w:rPr>
          <w:lang w:val="en-US"/>
        </w:rPr>
      </w:pPr>
      <w:proofErr w:type="spellStart"/>
      <w:r w:rsidRPr="00213643">
        <w:rPr>
          <w:lang w:val="en-US"/>
        </w:rPr>
        <w:t>ExAction</w:t>
      </w:r>
      <w:proofErr w:type="spellEnd"/>
      <w:r w:rsidRPr="00213643">
        <w:rPr>
          <w:lang w:val="en-US"/>
        </w:rPr>
        <w:t xml:space="preserve">: </w:t>
      </w:r>
      <w:r w:rsidR="001B7EEE" w:rsidRPr="00213643">
        <w:rPr>
          <w:lang w:val="en-US"/>
        </w:rPr>
        <w:t>Automatically extracting threat actions from cyber threat intelligence report based on multimodal learning</w:t>
      </w:r>
    </w:p>
    <w:p w14:paraId="1BC5A469" w14:textId="46A1BA9D" w:rsidR="001B7EEE" w:rsidRDefault="000E0DCA" w:rsidP="00A329E5">
      <w:r>
        <w:t xml:space="preserve">In questo paper </w:t>
      </w:r>
      <w:r w:rsidR="001B7EEE">
        <w:t>[</w:t>
      </w:r>
      <w:r w:rsidR="004972D0">
        <w:t>2</w:t>
      </w:r>
      <w:r w:rsidR="007A54C8">
        <w:t>9</w:t>
      </w:r>
      <w:r w:rsidR="001B7EEE">
        <w:t xml:space="preserve">], gli autori presentano un meccanismo per estrarre automaticamente azioni di minaccia dai rapporti APT e produrre </w:t>
      </w:r>
      <w:proofErr w:type="spellStart"/>
      <w:r w:rsidR="001B7EEE">
        <w:t>TTP</w:t>
      </w:r>
      <w:r w:rsidR="00B204D2">
        <w:t>s</w:t>
      </w:r>
      <w:proofErr w:type="spellEnd"/>
      <w:r w:rsidR="001B7EEE">
        <w:t>.</w:t>
      </w:r>
      <w:r w:rsidR="00E02750">
        <w:t xml:space="preserve"> Vengono estratte le azioni di minaccia</w:t>
      </w:r>
      <w:r w:rsidR="001B7EEE">
        <w:t xml:space="preserve"> dai rapporti APT utilizzando un estrattore basato su BERT-</w:t>
      </w:r>
      <w:proofErr w:type="spellStart"/>
      <w:r w:rsidR="001B7EEE">
        <w:t>BiLSTM</w:t>
      </w:r>
      <w:proofErr w:type="spellEnd"/>
      <w:r w:rsidR="001B7EEE">
        <w:t>-CRF</w:t>
      </w:r>
      <w:r w:rsidR="00B204D2">
        <w:t>.</w:t>
      </w:r>
      <w:r w:rsidR="001B7EEE">
        <w:t xml:space="preserve"> </w:t>
      </w:r>
      <w:r w:rsidR="00B204D2">
        <w:t xml:space="preserve">Viene </w:t>
      </w:r>
      <w:r w:rsidR="00E02750">
        <w:t>usata</w:t>
      </w:r>
      <w:r w:rsidR="00B204D2">
        <w:t xml:space="preserve"> </w:t>
      </w:r>
      <w:r w:rsidR="001B7EEE">
        <w:t>una tecnica per estrarre relazioni tra entità, collegando le entità in modo contestuale e semantico</w:t>
      </w:r>
      <w:r w:rsidR="00B204D2">
        <w:t>, q</w:t>
      </w:r>
      <w:r w:rsidR="001B7EEE">
        <w:t>uesto approccio</w:t>
      </w:r>
      <w:r w:rsidR="00E02750">
        <w:t xml:space="preserve"> però</w:t>
      </w:r>
      <w:r w:rsidR="001B7EEE">
        <w:t xml:space="preserve"> ha </w:t>
      </w:r>
      <w:r w:rsidR="001B7EEE">
        <w:lastRenderedPageBreak/>
        <w:t xml:space="preserve">capacità limitate di estrazione delle azioni a causa della sua eccessiva dipendenza dall'analisi semantica e del part-of-speech che non riesce a identificare </w:t>
      </w:r>
      <w:r w:rsidR="00B204D2">
        <w:t xml:space="preserve">correttamente i riferimenti </w:t>
      </w:r>
      <w:r w:rsidR="001B7EEE">
        <w:t>dei pronomi. Inoltre</w:t>
      </w:r>
      <w:r w:rsidR="00B204D2">
        <w:t xml:space="preserve"> questo studio </w:t>
      </w:r>
      <w:r w:rsidR="001B7EEE">
        <w:t>non si estende al collegamento delle informazioni sulle vulnerabilità e sulle minacce</w:t>
      </w:r>
      <w:r w:rsidR="00B204D2">
        <w:t>, risultando così inutilizzabile per la risoluzione dell’obbiettivo posto</w:t>
      </w:r>
      <w:r w:rsidR="001B7EEE">
        <w:t>.</w:t>
      </w:r>
    </w:p>
    <w:p w14:paraId="08411EAC" w14:textId="04F56701" w:rsidR="001B7EEE" w:rsidRPr="00213643" w:rsidRDefault="001B7EEE" w:rsidP="00A329E5">
      <w:pPr>
        <w:pStyle w:val="Titolo4"/>
        <w:rPr>
          <w:lang w:val="en-US"/>
        </w:rPr>
      </w:pPr>
      <w:r w:rsidRPr="00213643">
        <w:rPr>
          <w:lang w:val="en-US"/>
        </w:rPr>
        <w:t>Automated threat report classification over multi-source data</w:t>
      </w:r>
    </w:p>
    <w:p w14:paraId="45426DBF" w14:textId="1BCECC84" w:rsidR="001B7EEE" w:rsidRDefault="000E0DCA" w:rsidP="00A329E5">
      <w:r>
        <w:t>Altri ricercatori</w:t>
      </w:r>
      <w:r w:rsidR="001B7EEE">
        <w:t xml:space="preserve"> [</w:t>
      </w:r>
      <w:r w:rsidR="007A54C8">
        <w:t>30</w:t>
      </w:r>
      <w:r w:rsidR="001B7EEE">
        <w:t xml:space="preserve">] hanno sfruttato tecniche di elaborazione del linguaggio naturale per estrarre azioni degli aggressori da 18.257 documenti di rapporti di minacce generati da diverse organizzazioni e le hanno classificate automaticamente in tattiche e tecniche standardizzate. La mancanza di dati etichettati e formati di rapporti non standard sono le principali sfide che questo studio affronta utilizzando un approccio di correzione dei </w:t>
      </w:r>
      <w:proofErr w:type="spellStart"/>
      <w:r w:rsidR="001B7EEE">
        <w:t>bias</w:t>
      </w:r>
      <w:proofErr w:type="spellEnd"/>
      <w:r w:rsidR="001B7EEE">
        <w:t xml:space="preserve">. In questo lavoro, le descrizioni testuali dei </w:t>
      </w:r>
      <w:r w:rsidR="008D1ED7">
        <w:t>report vengono</w:t>
      </w:r>
      <w:r w:rsidR="001B7EEE">
        <w:t xml:space="preserve"> </w:t>
      </w:r>
      <w:proofErr w:type="spellStart"/>
      <w:r w:rsidR="001B7EEE">
        <w:t>tokenizzate</w:t>
      </w:r>
      <w:proofErr w:type="spellEnd"/>
      <w:r w:rsidR="001B7EEE">
        <w:t xml:space="preserve">, </w:t>
      </w:r>
      <w:r w:rsidR="008D1ED7">
        <w:t xml:space="preserve">viene calcolato </w:t>
      </w:r>
      <w:r w:rsidR="001B7EEE">
        <w:t xml:space="preserve">il punteggio TF-IDF per ogni parola e vengono applicati diversi meccanismi di correzione dei </w:t>
      </w:r>
      <w:proofErr w:type="spellStart"/>
      <w:r w:rsidR="001B7EEE">
        <w:t>bias</w:t>
      </w:r>
      <w:proofErr w:type="spellEnd"/>
      <w:r w:rsidR="001B7EEE">
        <w:t xml:space="preserve"> per superare i formati non standard.</w:t>
      </w:r>
      <w:r w:rsidR="008D1ED7">
        <w:t xml:space="preserve"> Tuttavia</w:t>
      </w:r>
      <w:r w:rsidR="001B7EEE">
        <w:t xml:space="preserve"> </w:t>
      </w:r>
      <w:r w:rsidR="008D1ED7">
        <w:t>c</w:t>
      </w:r>
      <w:r w:rsidR="001B7EEE">
        <w:t>ome riportato</w:t>
      </w:r>
      <w:r w:rsidR="004972D0">
        <w:t xml:space="preserve">, </w:t>
      </w:r>
      <w:r w:rsidR="001B7EEE">
        <w:t>questo approccio mostra una precisione molto bassa, vicina al 60%, nella classificazione delle informazioni sulle minacce in tecniche ATT&amp;CK quando si utilizzano rapporti di minacce comunemente usati come le note APT e i dataset Symantec come dati di test.</w:t>
      </w:r>
    </w:p>
    <w:p w14:paraId="20791A3F" w14:textId="023952F7" w:rsidR="001B7EEE" w:rsidRDefault="001B7EEE" w:rsidP="00A329E5">
      <w:pPr>
        <w:pStyle w:val="Titolo4"/>
      </w:pPr>
      <w:r>
        <w:lastRenderedPageBreak/>
        <w:t>BRON</w:t>
      </w:r>
    </w:p>
    <w:p w14:paraId="60F09EE7" w14:textId="26AC12BB" w:rsidR="001B7EEE" w:rsidRDefault="001B7EEE" w:rsidP="00A329E5">
      <w:r>
        <w:t>BRON [</w:t>
      </w:r>
      <w:r w:rsidR="004972D0">
        <w:t>3</w:t>
      </w:r>
      <w:r w:rsidR="007A54C8">
        <w:t>1</w:t>
      </w:r>
      <w:r>
        <w:t xml:space="preserve">] è un framework completo che combina più fonti pubbliche di informazioni su minacce e vulnerabilità informatiche, ovvero </w:t>
      </w:r>
      <w:proofErr w:type="spellStart"/>
      <w:r>
        <w:t>MITRE's</w:t>
      </w:r>
      <w:proofErr w:type="spellEnd"/>
      <w:r>
        <w:t xml:space="preserve"> ATT&amp;CK MATRIX, CWE, CVE e CAPEC. BRON mantiene tutte le voci e le relazioni, facilitando il tracciamento bidirezionale del percorso. Utilizza modelli di attacco per stabilire connessioni tra obiettivi di attacco, mezzi, vulnerabilità e configurazioni software e hardware mirate. Nonostante il grande database di informazioni sulle minacce raccolte in questo studio, questo dataset è inutilizzabile per addestrare modelli di classificazione CVE</w:t>
      </w:r>
      <w:r w:rsidR="00290826">
        <w:t xml:space="preserve"> to </w:t>
      </w:r>
      <w:proofErr w:type="spellStart"/>
      <w:r w:rsidR="00290826">
        <w:t>TTPs</w:t>
      </w:r>
      <w:proofErr w:type="spellEnd"/>
      <w:r w:rsidR="00290826">
        <w:t xml:space="preserve"> </w:t>
      </w:r>
      <w:r>
        <w:t>perché l'etichettatura è troppo generale/astratta e non si orienta verso le specifiche CVE/CWE e tecniche MITRE.</w:t>
      </w:r>
    </w:p>
    <w:p w14:paraId="0A0CF0B8" w14:textId="1F138508" w:rsidR="001B7EEE" w:rsidRPr="00213643" w:rsidRDefault="001B7EEE" w:rsidP="00A329E5">
      <w:pPr>
        <w:pStyle w:val="Titolo4"/>
        <w:rPr>
          <w:lang w:val="en-US"/>
        </w:rPr>
      </w:pPr>
      <w:r w:rsidRPr="00213643">
        <w:rPr>
          <w:lang w:val="en-US"/>
        </w:rPr>
        <w:t xml:space="preserve">Linking </w:t>
      </w:r>
      <w:r w:rsidR="00D2551D" w:rsidRPr="00213643">
        <w:rPr>
          <w:lang w:val="en-US"/>
        </w:rPr>
        <w:t>CVE</w:t>
      </w:r>
      <w:r w:rsidRPr="00213643">
        <w:rPr>
          <w:lang w:val="en-US"/>
        </w:rPr>
        <w:t xml:space="preserve">s to </w:t>
      </w:r>
      <w:proofErr w:type="spellStart"/>
      <w:r w:rsidRPr="00213643">
        <w:rPr>
          <w:lang w:val="en-US"/>
        </w:rPr>
        <w:t>mitre</w:t>
      </w:r>
      <w:proofErr w:type="spellEnd"/>
      <w:r w:rsidRPr="00213643">
        <w:rPr>
          <w:lang w:val="en-US"/>
        </w:rPr>
        <w:t xml:space="preserve"> </w:t>
      </w:r>
      <w:proofErr w:type="spellStart"/>
      <w:r w:rsidRPr="00213643">
        <w:rPr>
          <w:lang w:val="en-US"/>
        </w:rPr>
        <w:t>att&amp;ck</w:t>
      </w:r>
      <w:proofErr w:type="spellEnd"/>
      <w:r w:rsidRPr="00213643">
        <w:rPr>
          <w:lang w:val="en-US"/>
        </w:rPr>
        <w:t xml:space="preserve"> techniques</w:t>
      </w:r>
    </w:p>
    <w:p w14:paraId="2D7B6C6E" w14:textId="5863B9CD" w:rsidR="001B7EEE" w:rsidRDefault="000E0DCA" w:rsidP="00A329E5">
      <w:r>
        <w:t xml:space="preserve">Un’altra soluzione </w:t>
      </w:r>
      <w:r w:rsidR="001B7EEE">
        <w:t>[</w:t>
      </w:r>
      <w:r w:rsidR="004972D0">
        <w:t>3</w:t>
      </w:r>
      <w:r w:rsidR="007A54C8">
        <w:t>2</w:t>
      </w:r>
      <w:r w:rsidR="001B7EEE">
        <w:t xml:space="preserve">] </w:t>
      </w:r>
      <w:r w:rsidR="00EE0628">
        <w:t>proposta da altri ricercatori promuove</w:t>
      </w:r>
      <w:r w:rsidR="001B7EEE">
        <w:t xml:space="preserve"> l'uso della tassonomia MITRE ATT&amp;CK per mappare le CVE alle tecniche di attacco. Introducono un modello di rete neurale di </w:t>
      </w:r>
      <w:proofErr w:type="spellStart"/>
      <w:r w:rsidR="001B7EEE">
        <w:t>embedding</w:t>
      </w:r>
      <w:proofErr w:type="spellEnd"/>
      <w:r w:rsidR="001B7EEE">
        <w:t xml:space="preserve"> multi-head con etichettatura non supervisionata per automatizzare questo processo. </w:t>
      </w:r>
      <w:r w:rsidR="00290826">
        <w:t>I</w:t>
      </w:r>
      <w:r w:rsidR="00EA44D2">
        <w:t>n</w:t>
      </w:r>
      <w:r w:rsidR="00290826">
        <w:t xml:space="preserve"> questo studio affermano che a</w:t>
      </w:r>
      <w:r w:rsidR="001B7EEE">
        <w:t>rricchire le CVE con una base di conoscenza di strategie di mitigazione e scenari di attacco migliora</w:t>
      </w:r>
      <w:r w:rsidR="00290826">
        <w:t xml:space="preserve"> il modello nel</w:t>
      </w:r>
      <w:r w:rsidR="001B7EEE">
        <w:t>la comprensione. La valutazione mostra la mappatura di molte CVE alle tecniche ATT&amp;CK, ma le limitazioni, tra cui una copertura limitata di sole 17 tecniche e una piccola base di conoscenza, rendono la soluzione poco pratica.</w:t>
      </w:r>
    </w:p>
    <w:p w14:paraId="72FB8A87" w14:textId="63AAA7EB" w:rsidR="001B7EEE" w:rsidRPr="00213643" w:rsidRDefault="00B72E27" w:rsidP="00A329E5">
      <w:pPr>
        <w:pStyle w:val="Titolo4"/>
        <w:rPr>
          <w:lang w:val="en-US"/>
        </w:rPr>
      </w:pPr>
      <w:r w:rsidRPr="00213643">
        <w:rPr>
          <w:lang w:val="en-US"/>
        </w:rPr>
        <w:lastRenderedPageBreak/>
        <w:t xml:space="preserve">Cve2att&amp;ck: Bert-based mapping of CVEs to </w:t>
      </w:r>
      <w:proofErr w:type="spellStart"/>
      <w:r w:rsidRPr="00213643">
        <w:rPr>
          <w:lang w:val="en-US"/>
        </w:rPr>
        <w:t>mitre</w:t>
      </w:r>
      <w:proofErr w:type="spellEnd"/>
      <w:r w:rsidRPr="00213643">
        <w:rPr>
          <w:lang w:val="en-US"/>
        </w:rPr>
        <w:t xml:space="preserve"> ATT&amp;CK techniques</w:t>
      </w:r>
    </w:p>
    <w:p w14:paraId="36FE63B1" w14:textId="4FB89D45" w:rsidR="001B7EEE" w:rsidRDefault="00EE0628" w:rsidP="00A329E5">
      <w:r>
        <w:t>In questo studio</w:t>
      </w:r>
      <w:r w:rsidR="001B7EEE">
        <w:t xml:space="preserve"> [</w:t>
      </w:r>
      <w:r w:rsidR="004972D0">
        <w:t>3</w:t>
      </w:r>
      <w:r w:rsidR="007A54C8">
        <w:t>3</w:t>
      </w:r>
      <w:r w:rsidR="001B7EEE">
        <w:t xml:space="preserve">] affrontano un database di conoscenze sulla sicurezza informatica standardizzato annotando un dataset di CVE con tecniche MITRE ATT&amp;CK. Il loro studio presenta modelli per collegare automaticamente le CVE alle tecniche utilizzando la descrizione testuale dai metadati CVE. Utilizzano modelli di machine learning classici e modelli di linguaggio basati su BERT, </w:t>
      </w:r>
      <w:r w:rsidR="00311DF0">
        <w:t xml:space="preserve">tuttavia vengono usati </w:t>
      </w:r>
      <w:r w:rsidR="001B7EEE">
        <w:t>set di addestramento sbilanciati</w:t>
      </w:r>
      <w:r w:rsidR="00311DF0">
        <w:t xml:space="preserve"> e solo 1813 CVE e 31 tecniche MITRE, il</w:t>
      </w:r>
      <w:r w:rsidR="001B7EEE">
        <w:t xml:space="preserve"> miglior modello</w:t>
      </w:r>
      <w:r w:rsidR="00311DF0">
        <w:t xml:space="preserve"> infatti</w:t>
      </w:r>
      <w:r w:rsidR="001B7EEE">
        <w:t xml:space="preserve"> ha ottenuto un F1-score</w:t>
      </w:r>
      <w:r w:rsidR="00C328AF">
        <w:rPr>
          <w:rStyle w:val="Rimandonotaapidipagina"/>
        </w:rPr>
        <w:footnoteReference w:id="17"/>
      </w:r>
      <w:r w:rsidR="001B7EEE">
        <w:t xml:space="preserve"> del 47,84%</w:t>
      </w:r>
      <w:r w:rsidR="00311DF0">
        <w:t xml:space="preserve">, </w:t>
      </w:r>
      <w:r w:rsidR="001B7EEE">
        <w:t>indicando una mancanza di generalizzazione</w:t>
      </w:r>
      <w:r w:rsidR="00290826">
        <w:t xml:space="preserve"> in fase di addestramento</w:t>
      </w:r>
      <w:r w:rsidR="001B7EEE">
        <w:t>.</w:t>
      </w:r>
    </w:p>
    <w:p w14:paraId="58434083" w14:textId="1FBDDEF1" w:rsidR="001B7EEE" w:rsidRPr="00213643" w:rsidRDefault="00B72E27" w:rsidP="00A329E5">
      <w:pPr>
        <w:pStyle w:val="Titolo4"/>
        <w:rPr>
          <w:lang w:val="en-US"/>
        </w:rPr>
      </w:pPr>
      <w:r w:rsidRPr="00213643">
        <w:rPr>
          <w:lang w:val="en-US"/>
        </w:rPr>
        <w:t xml:space="preserve">Linking common vulnerabilities and exposures to the </w:t>
      </w:r>
      <w:proofErr w:type="spellStart"/>
      <w:r w:rsidRPr="00213643">
        <w:rPr>
          <w:lang w:val="en-US"/>
        </w:rPr>
        <w:t>mitre</w:t>
      </w:r>
      <w:proofErr w:type="spellEnd"/>
      <w:r w:rsidRPr="00213643">
        <w:rPr>
          <w:lang w:val="en-US"/>
        </w:rPr>
        <w:t xml:space="preserve"> </w:t>
      </w:r>
      <w:proofErr w:type="spellStart"/>
      <w:r w:rsidRPr="00213643">
        <w:rPr>
          <w:lang w:val="en-US"/>
        </w:rPr>
        <w:t>att&amp;ck</w:t>
      </w:r>
      <w:proofErr w:type="spellEnd"/>
      <w:r w:rsidRPr="00213643">
        <w:rPr>
          <w:lang w:val="en-US"/>
        </w:rPr>
        <w:t xml:space="preserve"> framework: A self-distillation approach</w:t>
      </w:r>
    </w:p>
    <w:p w14:paraId="3B34C1D8" w14:textId="1519B669" w:rsidR="002955F9" w:rsidRDefault="00EE0628" w:rsidP="00A329E5">
      <w:r>
        <w:t xml:space="preserve">Un ultimo lavoro </w:t>
      </w:r>
      <w:r w:rsidR="001B7EEE">
        <w:t>[</w:t>
      </w:r>
      <w:r w:rsidR="004972D0">
        <w:t>3</w:t>
      </w:r>
      <w:r w:rsidR="007A54C8">
        <w:t>4</w:t>
      </w:r>
      <w:r w:rsidR="001B7EEE">
        <w:t xml:space="preserve">] </w:t>
      </w:r>
      <w:r>
        <w:t xml:space="preserve">mira </w:t>
      </w:r>
      <w:r w:rsidR="001B7EEE">
        <w:t xml:space="preserve">a costruire una base di conoscenze sulla sicurezza informatica per la difesa delle infrastrutture critiche. </w:t>
      </w:r>
      <w:r w:rsidR="00290826">
        <w:t>Viene proposto</w:t>
      </w:r>
      <w:r w:rsidR="001B7EEE">
        <w:t xml:space="preserve"> il modello CVE Transformer (</w:t>
      </w:r>
      <w:r w:rsidR="001B7EEE" w:rsidRPr="00290826">
        <w:rPr>
          <w:b/>
          <w:bCs/>
        </w:rPr>
        <w:t>CVET</w:t>
      </w:r>
      <w:r w:rsidR="001B7EEE">
        <w:t xml:space="preserve">) per etichettare </w:t>
      </w:r>
      <w:r w:rsidR="001B7EEE">
        <w:lastRenderedPageBreak/>
        <w:t xml:space="preserve">le CVE con </w:t>
      </w:r>
      <w:r w:rsidR="00311DF0">
        <w:t>10</w:t>
      </w:r>
      <w:r w:rsidR="001B7EEE">
        <w:t xml:space="preserve"> </w:t>
      </w:r>
      <w:r w:rsidR="00EA44D2">
        <w:t>tecniche del framework</w:t>
      </w:r>
      <w:r w:rsidR="001B7EEE">
        <w:t xml:space="preserve"> ATT&amp;CK. Il modello utilizza il fine-tuning e la distillazione della conoscenza con </w:t>
      </w:r>
      <w:proofErr w:type="spellStart"/>
      <w:r w:rsidR="001B7EEE">
        <w:t>RoBERTa</w:t>
      </w:r>
      <w:proofErr w:type="spellEnd"/>
      <w:r w:rsidR="001B7EEE">
        <w:t>, raggiungendo un F1-score del 76,1% nell'etichettare le CVE. Lo studio utilizza un dataset CVE da BRON [</w:t>
      </w:r>
      <w:r w:rsidR="00D2551D">
        <w:t>31</w:t>
      </w:r>
      <w:r w:rsidR="001B7EEE">
        <w:t>], che fornisce classificazioni in astrazioni di alto livello, comprese le tecniche e tattiche MITRE ATT&amp;CK. Tuttavia,</w:t>
      </w:r>
      <w:r w:rsidR="00311DF0">
        <w:t xml:space="preserve"> </w:t>
      </w:r>
      <w:r w:rsidR="0048380B">
        <w:t xml:space="preserve">il modello di cui parlano in questo studio non sembra essere di pubblico dominio, anche se lo fosse la sua percentuale di accuratezza circa sull’80% non viene considerata abbastanza sufficiente per il raggiungimento dell’obbiettivo presentato, </w:t>
      </w:r>
      <w:r w:rsidR="006C0544">
        <w:t>non tenendo conto comunque che</w:t>
      </w:r>
      <w:r w:rsidR="00EA44D2">
        <w:t xml:space="preserve"> </w:t>
      </w:r>
      <w:r w:rsidR="006C0544">
        <w:t>non è sufficientemente addestrato per effettuare predizioni sul dominio della</w:t>
      </w:r>
      <w:r w:rsidR="0048380B">
        <w:t xml:space="preserve"> matrice ATLAS o sulle descrizioni delle CWE</w:t>
      </w:r>
      <w:r w:rsidR="001B7EEE">
        <w:t>.</w:t>
      </w:r>
    </w:p>
    <w:p w14:paraId="39C24AE2" w14:textId="641F9998" w:rsidR="00186AE9" w:rsidRDefault="00186AE9" w:rsidP="00A329E5">
      <w:pPr>
        <w:pStyle w:val="Titolo4"/>
      </w:pPr>
      <w:r>
        <w:t>Conclusione</w:t>
      </w:r>
    </w:p>
    <w:p w14:paraId="0AC370B2" w14:textId="2A0D9D21" w:rsidR="007E6762" w:rsidRDefault="00186AE9" w:rsidP="00A329E5">
      <w:r>
        <w:t>Tra tutti gli studi precedentemente riportati,</w:t>
      </w:r>
      <w:r w:rsidR="007E6762">
        <w:t xml:space="preserve"> i </w:t>
      </w:r>
      <w:r w:rsidR="007E6762" w:rsidRPr="006C0544">
        <w:rPr>
          <w:b/>
          <w:bCs/>
        </w:rPr>
        <w:t>principali problemi</w:t>
      </w:r>
      <w:r w:rsidR="007E6762">
        <w:t xml:space="preserve"> che limitano l’utilizzo di ciascun modello di mappatura tra vulnerabilità e </w:t>
      </w:r>
      <w:proofErr w:type="spellStart"/>
      <w:r w:rsidR="007E6762">
        <w:t>TTPs</w:t>
      </w:r>
      <w:proofErr w:type="spellEnd"/>
      <w:r w:rsidR="007E6762">
        <w:t xml:space="preserve"> sono</w:t>
      </w:r>
      <w:r w:rsidR="00215FFA">
        <w:t xml:space="preserve"> i seguenti</w:t>
      </w:r>
      <w:r w:rsidR="007E6762">
        <w:t>:</w:t>
      </w:r>
    </w:p>
    <w:p w14:paraId="643F2DFD" w14:textId="1B906F98" w:rsidR="007E6762" w:rsidRDefault="007E6762" w:rsidP="00A329E5">
      <w:pPr>
        <w:pStyle w:val="Paragrafoelenco"/>
        <w:numPr>
          <w:ilvl w:val="0"/>
          <w:numId w:val="34"/>
        </w:numPr>
      </w:pPr>
      <w:r w:rsidRPr="006C0544">
        <w:rPr>
          <w:b/>
          <w:bCs/>
        </w:rPr>
        <w:t>nessuno</w:t>
      </w:r>
      <w:r w:rsidRPr="007E6762">
        <w:t xml:space="preserve"> riesce a offrire una mappatura </w:t>
      </w:r>
      <w:r w:rsidRPr="006C0544">
        <w:rPr>
          <w:b/>
          <w:bCs/>
        </w:rPr>
        <w:t>sufficientemente</w:t>
      </w:r>
      <w:r w:rsidRPr="007E6762">
        <w:t xml:space="preserve"> </w:t>
      </w:r>
      <w:r w:rsidRPr="006C0544">
        <w:rPr>
          <w:b/>
          <w:bCs/>
        </w:rPr>
        <w:t>precisa</w:t>
      </w:r>
      <w:r w:rsidRPr="007E6762">
        <w:t xml:space="preserve"> tra CVE</w:t>
      </w:r>
      <w:r w:rsidR="0048380B">
        <w:t>/CWE</w:t>
      </w:r>
      <w:r w:rsidRPr="007E6762">
        <w:t xml:space="preserve"> e </w:t>
      </w:r>
      <w:proofErr w:type="spellStart"/>
      <w:r w:rsidRPr="007E6762">
        <w:t>TTPs</w:t>
      </w:r>
      <w:proofErr w:type="spellEnd"/>
      <w:r w:rsidRPr="007E6762">
        <w:t xml:space="preserve"> del contesto di ATT&amp;CK</w:t>
      </w:r>
      <w:r>
        <w:t>;</w:t>
      </w:r>
    </w:p>
    <w:p w14:paraId="082EAD31" w14:textId="77CA396E" w:rsidR="007E6762" w:rsidRDefault="007E6762" w:rsidP="00A329E5">
      <w:pPr>
        <w:pStyle w:val="Paragrafoelenco"/>
        <w:numPr>
          <w:ilvl w:val="0"/>
          <w:numId w:val="34"/>
        </w:numPr>
      </w:pPr>
      <w:r w:rsidRPr="006C0544">
        <w:rPr>
          <w:b/>
          <w:bCs/>
        </w:rPr>
        <w:t>neanche</w:t>
      </w:r>
      <w:r>
        <w:t xml:space="preserve"> </w:t>
      </w:r>
      <w:r w:rsidRPr="006C0544">
        <w:rPr>
          <w:b/>
          <w:bCs/>
        </w:rPr>
        <w:t>uno</w:t>
      </w:r>
      <w:r>
        <w:t xml:space="preserve"> tra i recenti studi tratta della </w:t>
      </w:r>
      <w:r w:rsidRPr="006C0544">
        <w:rPr>
          <w:b/>
          <w:bCs/>
        </w:rPr>
        <w:t>matrice</w:t>
      </w:r>
      <w:r>
        <w:t xml:space="preserve"> </w:t>
      </w:r>
      <w:r w:rsidRPr="006C0544">
        <w:rPr>
          <w:b/>
          <w:bCs/>
        </w:rPr>
        <w:t>ATLAS</w:t>
      </w:r>
      <w:r>
        <w:t>;</w:t>
      </w:r>
    </w:p>
    <w:p w14:paraId="240A17D7" w14:textId="275FF511" w:rsidR="007E6762" w:rsidRPr="007E6762" w:rsidRDefault="00582471" w:rsidP="00A329E5">
      <w:pPr>
        <w:pStyle w:val="Paragrafoelenco"/>
        <w:numPr>
          <w:ilvl w:val="0"/>
          <w:numId w:val="34"/>
        </w:numPr>
      </w:pPr>
      <w:r>
        <w:t xml:space="preserve">gli studi che trattano anche CWE sono </w:t>
      </w:r>
      <w:r w:rsidRPr="006C0544">
        <w:rPr>
          <w:b/>
          <w:bCs/>
        </w:rPr>
        <w:t>troppo</w:t>
      </w:r>
      <w:r>
        <w:t xml:space="preserve"> </w:t>
      </w:r>
      <w:r w:rsidRPr="006C0544">
        <w:rPr>
          <w:b/>
          <w:bCs/>
        </w:rPr>
        <w:t>generali</w:t>
      </w:r>
      <w:r>
        <w:t xml:space="preserve"> e non si rifanno in maniera precisa a </w:t>
      </w:r>
      <w:proofErr w:type="spellStart"/>
      <w:r>
        <w:t>TTPs</w:t>
      </w:r>
      <w:proofErr w:type="spellEnd"/>
      <w:r>
        <w:t xml:space="preserve"> dei </w:t>
      </w:r>
      <w:proofErr w:type="spellStart"/>
      <w:r>
        <w:t>framworks</w:t>
      </w:r>
      <w:proofErr w:type="spellEnd"/>
      <w:r>
        <w:t xml:space="preserve"> MITRE.</w:t>
      </w:r>
    </w:p>
    <w:p w14:paraId="283F19B5" w14:textId="1C3CEE19" w:rsidR="00186AE9" w:rsidRDefault="00186AE9" w:rsidP="00A329E5">
      <w:r>
        <w:t xml:space="preserve">Questo crea una lacuna significativa nella capacità di correlare accuratamente le vulnerabilità con le tecniche di attacco specifiche, </w:t>
      </w:r>
      <w:r>
        <w:lastRenderedPageBreak/>
        <w:t>limitando così l'efficacia delle difese informatiche che si basano su queste correlazioni.</w:t>
      </w:r>
    </w:p>
    <w:p w14:paraId="2146EFC6" w14:textId="21000538" w:rsidR="002955F9" w:rsidRDefault="00186AE9" w:rsidP="00A329E5">
      <w:r>
        <w:t xml:space="preserve">Nella fase di design e sviluppo di questo progetto, si intraprenderà una nuova soluzione per superare queste limitazioni. L'obiettivo è </w:t>
      </w:r>
      <w:r w:rsidR="00582471">
        <w:t xml:space="preserve">usare </w:t>
      </w:r>
      <w:r w:rsidR="00333F41">
        <w:t>dei metodi</w:t>
      </w:r>
      <w:r w:rsidR="00582471">
        <w:t xml:space="preserve"> o tecniche</w:t>
      </w:r>
      <w:r w:rsidR="00333F41">
        <w:t xml:space="preserve"> </w:t>
      </w:r>
      <w:r>
        <w:t>che possa</w:t>
      </w:r>
      <w:r w:rsidR="00333F41">
        <w:t>no</w:t>
      </w:r>
      <w:r>
        <w:t xml:space="preserve"> mappare in modo preciso le CVE e le CWE alle relative tecniche di attacco</w:t>
      </w:r>
      <w:r w:rsidR="0048380B">
        <w:t xml:space="preserve"> MITRE</w:t>
      </w:r>
      <w:r>
        <w:t>.</w:t>
      </w:r>
    </w:p>
    <w:p w14:paraId="11E3084C" w14:textId="30C27891" w:rsidR="00623EC8" w:rsidRDefault="00623EC8" w:rsidP="00A329E5">
      <w:pPr>
        <w:pStyle w:val="Titolo2"/>
      </w:pPr>
      <w:bookmarkStart w:id="116" w:name="_Toc170820294"/>
      <w:r>
        <w:t xml:space="preserve">Analisi di un reale attacco </w:t>
      </w:r>
      <w:r w:rsidR="006C0544">
        <w:t>utilizzando il framework</w:t>
      </w:r>
      <w:r w:rsidR="00C36056">
        <w:t xml:space="preserve"> MITRE ATT&amp;CK</w:t>
      </w:r>
      <w:bookmarkEnd w:id="116"/>
    </w:p>
    <w:p w14:paraId="3439AD45" w14:textId="340FB585" w:rsidR="00542670" w:rsidRPr="009F2874" w:rsidRDefault="00FE77BA" w:rsidP="00A329E5">
      <w:r w:rsidRPr="00FE77BA">
        <w:t xml:space="preserve">Il cyber attacco preso in esempio è </w:t>
      </w:r>
      <w:r>
        <w:t xml:space="preserve">avvenuto contro il sistema internet satellitare della compagnia americana </w:t>
      </w:r>
      <w:proofErr w:type="spellStart"/>
      <w:r w:rsidR="00E34921">
        <w:rPr>
          <w:b/>
          <w:bCs/>
        </w:rPr>
        <w:t>Viasat</w:t>
      </w:r>
      <w:proofErr w:type="spellEnd"/>
      <w:r w:rsidR="009F2874" w:rsidRPr="009F2874">
        <w:rPr>
          <w:b/>
          <w:bCs/>
        </w:rPr>
        <w:t xml:space="preserve"> </w:t>
      </w:r>
      <w:r w:rsidR="009F2874" w:rsidRPr="00604C4F">
        <w:rPr>
          <w:b/>
          <w:bCs/>
        </w:rPr>
        <w:t>Inc</w:t>
      </w:r>
      <w:r w:rsidR="009F2874">
        <w:t>.</w:t>
      </w:r>
    </w:p>
    <w:p w14:paraId="6049DCE8" w14:textId="77777777" w:rsidR="006C0544" w:rsidRDefault="005D5C84" w:rsidP="00A329E5">
      <w:r w:rsidRPr="005D5C84">
        <w:t xml:space="preserve">Il 24 febbraio 2022, coincidendo con l'inizio dell'invasione russa dell'Ucraina, si è verificato un attacco informatico di significativa entità che ha colpito l'accesso a Internet via satellite a banda larga. Questo attacco ha specificamente mirato a disabilitare i modem utilizzati per stabilire la comunicazione con la rete satellitare </w:t>
      </w:r>
      <w:r w:rsidRPr="005D5C84">
        <w:rPr>
          <w:b/>
          <w:bCs/>
        </w:rPr>
        <w:t>KA-SAT</w:t>
      </w:r>
      <w:r w:rsidRPr="005D5C84">
        <w:t xml:space="preserve">, gestita da </w:t>
      </w:r>
      <w:proofErr w:type="spellStart"/>
      <w:r w:rsidR="00E34921">
        <w:t>Viasat</w:t>
      </w:r>
      <w:proofErr w:type="spellEnd"/>
      <w:r w:rsidRPr="009F2874">
        <w:t xml:space="preserve"> Inc</w:t>
      </w:r>
      <w:r w:rsidR="006C0544">
        <w:t>.</w:t>
      </w:r>
      <w:r w:rsidR="00B357C6">
        <w:t xml:space="preserve">, la quale appoggia una parte dei sui servizi su quelli offerti da </w:t>
      </w:r>
      <w:proofErr w:type="spellStart"/>
      <w:r w:rsidR="00B357C6" w:rsidRPr="00B357C6">
        <w:rPr>
          <w:b/>
          <w:bCs/>
        </w:rPr>
        <w:t>Skylogic</w:t>
      </w:r>
      <w:proofErr w:type="spellEnd"/>
      <w:r w:rsidR="00B357C6">
        <w:t xml:space="preserve">, una </w:t>
      </w:r>
      <w:r w:rsidR="00B357C6" w:rsidRPr="00B357C6">
        <w:t xml:space="preserve">società specializzata in servizi di comunicazione satellitare a banda larga per </w:t>
      </w:r>
      <w:r w:rsidR="006C0544">
        <w:t xml:space="preserve">il </w:t>
      </w:r>
      <w:r w:rsidR="006C0544" w:rsidRPr="00B357C6">
        <w:t>pubblico</w:t>
      </w:r>
      <w:r w:rsidR="006C0544">
        <w:t>,</w:t>
      </w:r>
      <w:r w:rsidR="00B357C6" w:rsidRPr="00B357C6">
        <w:t xml:space="preserve"> piccole e medie imprese</w:t>
      </w:r>
      <w:r w:rsidR="006C0544">
        <w:t xml:space="preserve"> e </w:t>
      </w:r>
      <w:r w:rsidR="00B357C6" w:rsidRPr="00B357C6">
        <w:t>conglomerati industriali</w:t>
      </w:r>
      <w:r w:rsidRPr="005D5C84">
        <w:t xml:space="preserve">. </w:t>
      </w:r>
    </w:p>
    <w:p w14:paraId="68FACEBC" w14:textId="38A62485" w:rsidR="005D5C84" w:rsidRDefault="005D5C84" w:rsidP="00A329E5">
      <w:r w:rsidRPr="005D5C84">
        <w:t xml:space="preserve">L'effetto immediato </w:t>
      </w:r>
      <w:r w:rsidR="006C0544">
        <w:t xml:space="preserve"> di tale attacco </w:t>
      </w:r>
      <w:r w:rsidRPr="005D5C84">
        <w:t xml:space="preserve">è stata la </w:t>
      </w:r>
      <w:r w:rsidRPr="00B357C6">
        <w:rPr>
          <w:b/>
          <w:bCs/>
        </w:rPr>
        <w:t>perdita di connettività</w:t>
      </w:r>
      <w:r w:rsidRPr="005D5C84">
        <w:t xml:space="preserve"> per decine di migliaia di utenti in Ucraina e in diverse parti dell'Europa, evidenziando la vulnerabilità delle infrastrutture critiche di comunicazione in contesti di conflitto geopolitico</w:t>
      </w:r>
      <w:r>
        <w:t xml:space="preserve"> [12]</w:t>
      </w:r>
      <w:r w:rsidRPr="005D5C84">
        <w:t>.</w:t>
      </w:r>
    </w:p>
    <w:p w14:paraId="7639AF25" w14:textId="77777777" w:rsidR="006C0544" w:rsidRDefault="005D6AF6" w:rsidP="00A329E5">
      <w:r w:rsidRPr="005D6AF6">
        <w:lastRenderedPageBreak/>
        <w:t xml:space="preserve">L'attacco informatico contro </w:t>
      </w:r>
      <w:proofErr w:type="spellStart"/>
      <w:r w:rsidR="00E34921">
        <w:t>Viasat</w:t>
      </w:r>
      <w:proofErr w:type="spellEnd"/>
      <w:r w:rsidRPr="005D6AF6">
        <w:t xml:space="preserve"> ha avuto </w:t>
      </w:r>
      <w:r w:rsidRPr="00B357C6">
        <w:rPr>
          <w:b/>
          <w:bCs/>
        </w:rPr>
        <w:t xml:space="preserve">ripercussioni ben oltre la semplice interruzione dei servizi </w:t>
      </w:r>
      <w:r w:rsidRPr="005D6AF6">
        <w:t xml:space="preserve">di comunicazione, toccando infrastrutture critiche e numerosi utenti in diverse nazioni europee. Una significativa </w:t>
      </w:r>
      <w:r w:rsidRPr="00B357C6">
        <w:rPr>
          <w:b/>
          <w:bCs/>
        </w:rPr>
        <w:t>compagnia</w:t>
      </w:r>
      <w:r w:rsidRPr="005D6AF6">
        <w:t xml:space="preserve"> </w:t>
      </w:r>
      <w:r w:rsidRPr="00B357C6">
        <w:rPr>
          <w:b/>
          <w:bCs/>
        </w:rPr>
        <w:t>energetica</w:t>
      </w:r>
      <w:r w:rsidRPr="005D6AF6">
        <w:t xml:space="preserve"> </w:t>
      </w:r>
      <w:r w:rsidRPr="00B357C6">
        <w:rPr>
          <w:b/>
          <w:bCs/>
        </w:rPr>
        <w:t>tedesca</w:t>
      </w:r>
      <w:r w:rsidRPr="005D6AF6">
        <w:t xml:space="preserve"> ha riscontrato la perdita della capacità di monitoraggio remoto su oltre 5.800 turbine eoliche</w:t>
      </w:r>
      <w:r>
        <w:t xml:space="preserve">. </w:t>
      </w:r>
      <w:r w:rsidRPr="005D6AF6">
        <w:t xml:space="preserve">In </w:t>
      </w:r>
      <w:r w:rsidRPr="00B357C6">
        <w:rPr>
          <w:b/>
          <w:bCs/>
        </w:rPr>
        <w:t>Francia</w:t>
      </w:r>
      <w:r w:rsidRPr="005D6AF6">
        <w:t xml:space="preserve">, quasi 9.000 utenti di un </w:t>
      </w:r>
      <w:r w:rsidRPr="00B357C6">
        <w:rPr>
          <w:b/>
          <w:bCs/>
        </w:rPr>
        <w:t>provider</w:t>
      </w:r>
      <w:r w:rsidRPr="005D6AF6">
        <w:t xml:space="preserve"> </w:t>
      </w:r>
      <w:r w:rsidRPr="00B357C6">
        <w:rPr>
          <w:b/>
          <w:bCs/>
        </w:rPr>
        <w:t>di</w:t>
      </w:r>
      <w:r w:rsidRPr="005D6AF6">
        <w:t xml:space="preserve"> </w:t>
      </w:r>
      <w:r w:rsidRPr="00B357C6">
        <w:rPr>
          <w:b/>
          <w:bCs/>
        </w:rPr>
        <w:t>servizi</w:t>
      </w:r>
      <w:r w:rsidRPr="005D6AF6">
        <w:t xml:space="preserve"> </w:t>
      </w:r>
      <w:r w:rsidRPr="00B357C6">
        <w:rPr>
          <w:b/>
          <w:bCs/>
        </w:rPr>
        <w:t>Internet</w:t>
      </w:r>
      <w:r w:rsidRPr="005D6AF6">
        <w:t xml:space="preserve"> via satellite hanno sperimentato un'interruzione della connessione, mentre un altro fornitore ha visto circa un terzo dei suoi 40.000 abbonati in </w:t>
      </w:r>
      <w:r w:rsidRPr="00B357C6">
        <w:rPr>
          <w:b/>
          <w:bCs/>
        </w:rPr>
        <w:t>Europa</w:t>
      </w:r>
      <w:r w:rsidRPr="005D6AF6">
        <w:t xml:space="preserve"> (includendo paesi come Germania, Francia, Ungheria, Grecia, Italia e Polonia) affrontare </w:t>
      </w:r>
      <w:r w:rsidRPr="00B357C6">
        <w:rPr>
          <w:b/>
          <w:bCs/>
        </w:rPr>
        <w:t>problemi</w:t>
      </w:r>
      <w:r w:rsidRPr="005D6AF6">
        <w:t xml:space="preserve"> </w:t>
      </w:r>
      <w:r w:rsidRPr="00B357C6">
        <w:rPr>
          <w:b/>
          <w:bCs/>
        </w:rPr>
        <w:t>di</w:t>
      </w:r>
      <w:r w:rsidRPr="005D6AF6">
        <w:t xml:space="preserve"> </w:t>
      </w:r>
      <w:r w:rsidRPr="00B357C6">
        <w:rPr>
          <w:b/>
          <w:bCs/>
        </w:rPr>
        <w:t>accesso</w:t>
      </w:r>
      <w:r w:rsidRPr="005D6AF6">
        <w:t xml:space="preserve"> </w:t>
      </w:r>
      <w:r w:rsidRPr="00B357C6">
        <w:rPr>
          <w:b/>
          <w:bCs/>
        </w:rPr>
        <w:t>a</w:t>
      </w:r>
      <w:r w:rsidRPr="005D6AF6">
        <w:t xml:space="preserve"> </w:t>
      </w:r>
      <w:r w:rsidRPr="00B357C6">
        <w:rPr>
          <w:b/>
          <w:bCs/>
        </w:rPr>
        <w:t>Internet</w:t>
      </w:r>
      <w:r w:rsidRPr="005D6AF6">
        <w:t xml:space="preserve">. </w:t>
      </w:r>
    </w:p>
    <w:p w14:paraId="2DC0700D" w14:textId="2DD8EE46" w:rsidR="005D6AF6" w:rsidRDefault="005D6AF6" w:rsidP="00A329E5">
      <w:r w:rsidRPr="005D6AF6">
        <w:t>In totale, l'attacco ha impattato diverse migliaia di clienti in Ucraina e decine di migliaia di utenti della banda larga fissa in tutto il continente europeo, sottolineando l'ampio raggio d'azione e le severe conseguenze che un attacco mirato può generare su scala transnazionale.</w:t>
      </w:r>
    </w:p>
    <w:p w14:paraId="78A94C3A" w14:textId="09E9758A" w:rsidR="00542670" w:rsidRDefault="00542670" w:rsidP="00A329E5">
      <w:r>
        <w:t>Premettendo che quest</w:t>
      </w:r>
      <w:r w:rsidR="006C0544">
        <w:t>a</w:t>
      </w:r>
      <w:r>
        <w:t xml:space="preserve"> sia solo un’ipotesi, come dice la fonte</w:t>
      </w:r>
      <w:r w:rsidR="008D4FB0">
        <w:t xml:space="preserve"> [</w:t>
      </w:r>
      <w:r w:rsidR="005D5C84" w:rsidRPr="00563036">
        <w:t>13</w:t>
      </w:r>
      <w:r w:rsidR="008D4FB0">
        <w:t>]</w:t>
      </w:r>
      <w:r>
        <w:t>:</w:t>
      </w:r>
    </w:p>
    <w:p w14:paraId="218A7ABA" w14:textId="28239AF4" w:rsidR="00743FDD" w:rsidRPr="0038064E" w:rsidRDefault="00542670" w:rsidP="00A329E5">
      <w:pPr>
        <w:pStyle w:val="Citazione"/>
        <w:rPr>
          <w:lang w:val="en-US"/>
        </w:rPr>
      </w:pPr>
      <w:r w:rsidRPr="0038064E">
        <w:rPr>
          <w:shd w:val="clear" w:color="auto" w:fill="FFFFFF"/>
          <w:lang w:val="en-US"/>
        </w:rPr>
        <w:t xml:space="preserve">“Without first-hand knowledge of </w:t>
      </w:r>
      <w:proofErr w:type="spellStart"/>
      <w:r w:rsidR="00E34921" w:rsidRPr="0038064E">
        <w:rPr>
          <w:shd w:val="clear" w:color="auto" w:fill="FFFFFF"/>
          <w:lang w:val="en-US"/>
        </w:rPr>
        <w:t>Viasat</w:t>
      </w:r>
      <w:r w:rsidRPr="0038064E">
        <w:rPr>
          <w:shd w:val="clear" w:color="auto" w:fill="FFFFFF"/>
          <w:lang w:val="en-US"/>
        </w:rPr>
        <w:t>’s</w:t>
      </w:r>
      <w:proofErr w:type="spellEnd"/>
      <w:r w:rsidRPr="0038064E">
        <w:rPr>
          <w:shd w:val="clear" w:color="auto" w:fill="FFFFFF"/>
          <w:lang w:val="en-US"/>
        </w:rPr>
        <w:t xml:space="preserve"> systems, we cannot be certain about our hypothesis</w:t>
      </w:r>
      <w:r w:rsidRPr="0038064E">
        <w:rPr>
          <w:lang w:val="en-US"/>
        </w:rPr>
        <w:t>”</w:t>
      </w:r>
    </w:p>
    <w:p w14:paraId="314B8E40" w14:textId="243BF8D7" w:rsidR="005D6AF6" w:rsidRPr="00563036" w:rsidRDefault="0038064E" w:rsidP="00A329E5">
      <w:pPr>
        <w:rPr>
          <w:rFonts w:eastAsia="SimSun"/>
          <w:shd w:val="clear" w:color="auto" w:fill="FFFFFF"/>
          <w:lang w:eastAsia="it-IT"/>
        </w:rPr>
      </w:pPr>
      <w:r w:rsidRPr="00563036">
        <w:rPr>
          <w:rFonts w:eastAsia="SimSun"/>
          <w:shd w:val="clear" w:color="auto" w:fill="FFFFFF"/>
          <w:lang w:eastAsia="it-IT"/>
        </w:rPr>
        <w:t>è</w:t>
      </w:r>
      <w:r w:rsidR="005D6AF6" w:rsidRPr="00563036">
        <w:rPr>
          <w:rFonts w:eastAsia="SimSun"/>
          <w:shd w:val="clear" w:color="auto" w:fill="FFFFFF"/>
          <w:lang w:eastAsia="it-IT"/>
        </w:rPr>
        <w:t xml:space="preserve"> stato </w:t>
      </w:r>
      <w:r w:rsidR="006C0544" w:rsidRPr="00563036">
        <w:rPr>
          <w:rFonts w:eastAsia="SimSun"/>
          <w:shd w:val="clear" w:color="auto" w:fill="FFFFFF"/>
          <w:lang w:eastAsia="it-IT"/>
        </w:rPr>
        <w:t>possibile</w:t>
      </w:r>
      <w:r w:rsidR="005D6AF6" w:rsidRPr="00563036">
        <w:rPr>
          <w:rFonts w:eastAsia="SimSun"/>
          <w:shd w:val="clear" w:color="auto" w:fill="FFFFFF"/>
          <w:lang w:eastAsia="it-IT"/>
        </w:rPr>
        <w:t xml:space="preserve"> creare una mappatura tra le </w:t>
      </w:r>
      <w:proofErr w:type="spellStart"/>
      <w:r w:rsidR="005D6AF6" w:rsidRPr="00563036">
        <w:rPr>
          <w:rFonts w:eastAsia="SimSun"/>
          <w:shd w:val="clear" w:color="auto" w:fill="FFFFFF"/>
          <w:lang w:eastAsia="it-IT"/>
        </w:rPr>
        <w:t>TTPs</w:t>
      </w:r>
      <w:proofErr w:type="spellEnd"/>
      <w:r w:rsidR="005D6AF6" w:rsidRPr="00563036">
        <w:rPr>
          <w:rFonts w:eastAsia="SimSun"/>
          <w:shd w:val="clear" w:color="auto" w:fill="FFFFFF"/>
          <w:lang w:eastAsia="it-IT"/>
        </w:rPr>
        <w:t xml:space="preserve"> del framework MITRE ATT&amp;CK e l’attacco precedentemente descritto.</w:t>
      </w:r>
    </w:p>
    <w:p w14:paraId="00D57A6E" w14:textId="588E2E64" w:rsidR="00D638AA" w:rsidRPr="00D638AA" w:rsidRDefault="00D638AA" w:rsidP="00A329E5">
      <w:pPr>
        <w:pStyle w:val="Titolo3"/>
      </w:pPr>
      <w:bookmarkStart w:id="117" w:name="_Toc170820295"/>
      <w:proofErr w:type="spellStart"/>
      <w:r w:rsidRPr="00D638AA">
        <w:t>Reconaissance</w:t>
      </w:r>
      <w:bookmarkEnd w:id="117"/>
      <w:proofErr w:type="spellEnd"/>
    </w:p>
    <w:p w14:paraId="22BCD5FF" w14:textId="4DCD1CAC" w:rsidR="008D4FB0" w:rsidRPr="008D4FB0" w:rsidRDefault="008D4FB0" w:rsidP="00A329E5">
      <w:r w:rsidRPr="008D4FB0">
        <w:t>Tutto è iniziato nel 20</w:t>
      </w:r>
      <w:r>
        <w:t>21</w:t>
      </w:r>
      <w:r w:rsidRPr="008D4FB0">
        <w:t xml:space="preserve">, </w:t>
      </w:r>
      <w:proofErr w:type="spellStart"/>
      <w:r w:rsidRPr="008D4FB0">
        <w:t>F</w:t>
      </w:r>
      <w:r>
        <w:t>ortinet</w:t>
      </w:r>
      <w:proofErr w:type="spellEnd"/>
      <w:r>
        <w:t xml:space="preserve"> ha rilevato un attacco sulla </w:t>
      </w:r>
      <w:r w:rsidR="0023470E">
        <w:t>VPN</w:t>
      </w:r>
      <w:r>
        <w:t xml:space="preserve"> “</w:t>
      </w:r>
      <w:proofErr w:type="spellStart"/>
      <w:r>
        <w:rPr>
          <w:i/>
          <w:iCs/>
        </w:rPr>
        <w:t>Fortigate</w:t>
      </w:r>
      <w:proofErr w:type="spellEnd"/>
      <w:r>
        <w:t xml:space="preserve">” riguardante la vulnerabilità </w:t>
      </w:r>
      <w:r w:rsidRPr="00DB6A2B">
        <w:rPr>
          <w:b/>
          <w:bCs/>
        </w:rPr>
        <w:t>CVE-2018-13379</w:t>
      </w:r>
      <w:r>
        <w:t xml:space="preserve"> </w:t>
      </w:r>
      <w:r w:rsidR="00DB6A2B">
        <w:lastRenderedPageBreak/>
        <w:t>pubblicata</w:t>
      </w:r>
      <w:r>
        <w:t xml:space="preserve"> dal 2019. Tramite questa il gruppo di hacker russi noti con il denominativo </w:t>
      </w:r>
      <w:r w:rsidRPr="00DB6A2B">
        <w:rPr>
          <w:b/>
          <w:bCs/>
        </w:rPr>
        <w:t>Groove</w:t>
      </w:r>
      <w:r>
        <w:t xml:space="preserve"> ha rubato credenziali di quasi 500.000 indirizzi IP, utilizzano le seguenti </w:t>
      </w:r>
      <w:proofErr w:type="spellStart"/>
      <w:r>
        <w:t>TTPs</w:t>
      </w:r>
      <w:proofErr w:type="spellEnd"/>
      <w:r>
        <w:t>:</w:t>
      </w:r>
    </w:p>
    <w:tbl>
      <w:tblPr>
        <w:tblStyle w:val="Grigliatabella"/>
        <w:tblW w:w="8041" w:type="dxa"/>
        <w:tblLook w:val="04A0" w:firstRow="1" w:lastRow="0" w:firstColumn="1" w:lastColumn="0" w:noHBand="0" w:noVBand="1"/>
      </w:tblPr>
      <w:tblGrid>
        <w:gridCol w:w="2890"/>
        <w:gridCol w:w="5151"/>
      </w:tblGrid>
      <w:tr w:rsidR="008D4FB0" w14:paraId="2A733E9E" w14:textId="77777777" w:rsidTr="00AC370B">
        <w:tc>
          <w:tcPr>
            <w:tcW w:w="2890" w:type="dxa"/>
          </w:tcPr>
          <w:p w14:paraId="6BE33BAA" w14:textId="77B40DF2" w:rsidR="008D4FB0" w:rsidRPr="009E52B2" w:rsidRDefault="008D4FB0" w:rsidP="00A329E5">
            <w:r w:rsidRPr="009E52B2">
              <w:t>Tattiche</w:t>
            </w:r>
          </w:p>
        </w:tc>
        <w:tc>
          <w:tcPr>
            <w:tcW w:w="5151" w:type="dxa"/>
          </w:tcPr>
          <w:p w14:paraId="0774E49E" w14:textId="7C58788E" w:rsidR="008D4FB0" w:rsidRPr="009E52B2" w:rsidRDefault="008D4FB0" w:rsidP="00A329E5">
            <w:r w:rsidRPr="009E52B2">
              <w:t>Tecniche</w:t>
            </w:r>
          </w:p>
        </w:tc>
      </w:tr>
      <w:tr w:rsidR="008D4FB0" w:rsidRPr="00D905EE" w14:paraId="6D1CFE55" w14:textId="77777777" w:rsidTr="00AC370B">
        <w:tc>
          <w:tcPr>
            <w:tcW w:w="2890" w:type="dxa"/>
            <w:vMerge w:val="restart"/>
          </w:tcPr>
          <w:p w14:paraId="2235F63D" w14:textId="698232F3" w:rsidR="008D4FB0" w:rsidRDefault="008D4FB0" w:rsidP="00A329E5">
            <w:proofErr w:type="spellStart"/>
            <w:r>
              <w:t>Reconaissance</w:t>
            </w:r>
            <w:proofErr w:type="spellEnd"/>
          </w:p>
        </w:tc>
        <w:tc>
          <w:tcPr>
            <w:tcW w:w="5151" w:type="dxa"/>
          </w:tcPr>
          <w:p w14:paraId="0B34368A" w14:textId="3D1AC9D8" w:rsidR="008D4FB0" w:rsidRPr="008D4FB0" w:rsidRDefault="008D4FB0" w:rsidP="00A329E5">
            <w:pPr>
              <w:rPr>
                <w:lang w:val="en-US"/>
              </w:rPr>
            </w:pPr>
            <w:r w:rsidRPr="008D4FB0">
              <w:rPr>
                <w:lang w:val="en-US"/>
              </w:rPr>
              <w:t>[T1595.002] Active Scanning: Vulnerability Scanning</w:t>
            </w:r>
          </w:p>
        </w:tc>
      </w:tr>
      <w:tr w:rsidR="008D4FB0" w:rsidRPr="00D905EE" w14:paraId="64F5A612" w14:textId="77777777" w:rsidTr="00AC370B">
        <w:tc>
          <w:tcPr>
            <w:tcW w:w="2890" w:type="dxa"/>
            <w:vMerge/>
          </w:tcPr>
          <w:p w14:paraId="0C55F78C" w14:textId="77777777" w:rsidR="008D4FB0" w:rsidRPr="008D4FB0" w:rsidRDefault="008D4FB0" w:rsidP="00A329E5">
            <w:pPr>
              <w:rPr>
                <w:lang w:val="en-US"/>
              </w:rPr>
            </w:pPr>
          </w:p>
        </w:tc>
        <w:tc>
          <w:tcPr>
            <w:tcW w:w="5151" w:type="dxa"/>
          </w:tcPr>
          <w:p w14:paraId="5906624A" w14:textId="19E7316E" w:rsidR="008D4FB0" w:rsidRPr="008D4FB0" w:rsidRDefault="008D4FB0" w:rsidP="00A329E5">
            <w:pPr>
              <w:rPr>
                <w:lang w:val="en-US"/>
              </w:rPr>
            </w:pPr>
            <w:r w:rsidRPr="008D4FB0">
              <w:rPr>
                <w:lang w:val="en-US"/>
              </w:rPr>
              <w:t>[T1593] Search Open Websites/Domains</w:t>
            </w:r>
          </w:p>
        </w:tc>
      </w:tr>
      <w:tr w:rsidR="008D4FB0" w:rsidRPr="00D905EE" w14:paraId="59A2D339" w14:textId="77777777" w:rsidTr="00AC370B">
        <w:tc>
          <w:tcPr>
            <w:tcW w:w="2890" w:type="dxa"/>
            <w:vMerge/>
          </w:tcPr>
          <w:p w14:paraId="3EF0DDAD" w14:textId="77777777" w:rsidR="008D4FB0" w:rsidRPr="008D4FB0" w:rsidRDefault="008D4FB0" w:rsidP="00A329E5">
            <w:pPr>
              <w:rPr>
                <w:lang w:val="en-US"/>
              </w:rPr>
            </w:pPr>
          </w:p>
        </w:tc>
        <w:tc>
          <w:tcPr>
            <w:tcW w:w="5151" w:type="dxa"/>
          </w:tcPr>
          <w:p w14:paraId="39750738" w14:textId="03D6DB6C" w:rsidR="008D4FB0" w:rsidRPr="008D4FB0" w:rsidRDefault="008D4FB0" w:rsidP="00A329E5">
            <w:pPr>
              <w:rPr>
                <w:lang w:val="en-US"/>
              </w:rPr>
            </w:pPr>
            <w:r w:rsidRPr="008D4FB0">
              <w:rPr>
                <w:lang w:val="en-US"/>
              </w:rPr>
              <w:t>[T1589.001] Gather Victim Identity Information: Credentials</w:t>
            </w:r>
          </w:p>
        </w:tc>
      </w:tr>
      <w:tr w:rsidR="008D4FB0" w14:paraId="0336DCB1" w14:textId="77777777" w:rsidTr="00AC370B">
        <w:tc>
          <w:tcPr>
            <w:tcW w:w="2890" w:type="dxa"/>
            <w:vMerge w:val="restart"/>
          </w:tcPr>
          <w:p w14:paraId="568E106A" w14:textId="268BFF50" w:rsidR="008D4FB0" w:rsidRDefault="008D4FB0" w:rsidP="00A329E5">
            <w:r>
              <w:t>Resource Development</w:t>
            </w:r>
          </w:p>
        </w:tc>
        <w:tc>
          <w:tcPr>
            <w:tcW w:w="5151" w:type="dxa"/>
          </w:tcPr>
          <w:p w14:paraId="2318A321" w14:textId="11042154" w:rsidR="008D4FB0" w:rsidRPr="008D4FB0" w:rsidRDefault="008D4FB0" w:rsidP="00A329E5">
            <w:pPr>
              <w:rPr>
                <w:lang w:val="en-US"/>
              </w:rPr>
            </w:pPr>
            <w:r w:rsidRPr="008D4FB0">
              <w:rPr>
                <w:lang w:val="en-US"/>
              </w:rPr>
              <w:t>[T1650] Acquire Access</w:t>
            </w:r>
          </w:p>
        </w:tc>
      </w:tr>
      <w:tr w:rsidR="008D4FB0" w:rsidRPr="008D4FB0" w14:paraId="1676898A" w14:textId="77777777" w:rsidTr="00AC370B">
        <w:tc>
          <w:tcPr>
            <w:tcW w:w="2890" w:type="dxa"/>
            <w:vMerge/>
          </w:tcPr>
          <w:p w14:paraId="6ABD3283" w14:textId="77777777" w:rsidR="008D4FB0" w:rsidRDefault="008D4FB0" w:rsidP="00A329E5"/>
        </w:tc>
        <w:tc>
          <w:tcPr>
            <w:tcW w:w="5151" w:type="dxa"/>
          </w:tcPr>
          <w:p w14:paraId="7747BEFB" w14:textId="4A04B2EA" w:rsidR="008D4FB0" w:rsidRPr="008D4FB0" w:rsidRDefault="008D4FB0" w:rsidP="00A329E5">
            <w:pPr>
              <w:rPr>
                <w:lang w:val="en-US"/>
              </w:rPr>
            </w:pPr>
            <w:r w:rsidRPr="008D4FB0">
              <w:rPr>
                <w:lang w:val="en-US"/>
              </w:rPr>
              <w:t>[T1586] Compromise Accounts</w:t>
            </w:r>
          </w:p>
        </w:tc>
      </w:tr>
    </w:tbl>
    <w:p w14:paraId="285D0BD1" w14:textId="00694165" w:rsidR="00D638AA" w:rsidRDefault="005546FF" w:rsidP="00A329E5">
      <w:pPr>
        <w:pStyle w:val="Titolo3"/>
        <w:rPr>
          <w:lang w:val="en-US"/>
        </w:rPr>
      </w:pPr>
      <w:bookmarkStart w:id="118" w:name="_Toc170820296"/>
      <w:r>
        <w:rPr>
          <w:lang w:val="en-US"/>
        </w:rPr>
        <w:t>Initial Acces</w:t>
      </w:r>
      <w:r w:rsidR="00CE47BA">
        <w:rPr>
          <w:lang w:val="en-US"/>
        </w:rPr>
        <w:t>s</w:t>
      </w:r>
      <w:bookmarkEnd w:id="118"/>
    </w:p>
    <w:p w14:paraId="3FD5342E" w14:textId="04802BD8" w:rsidR="00D638AA" w:rsidRDefault="0023470E" w:rsidP="00A329E5">
      <w:r w:rsidRPr="0023470E">
        <w:t xml:space="preserve">Dato che i server di controllo di </w:t>
      </w:r>
      <w:proofErr w:type="spellStart"/>
      <w:r w:rsidRPr="0023470E">
        <w:t>Skylogic</w:t>
      </w:r>
      <w:proofErr w:type="spellEnd"/>
      <w:r w:rsidRPr="0023470E">
        <w:t xml:space="preserve">, le Gateway Earth Stations e i modem Surfbeam2 impiegati da </w:t>
      </w:r>
      <w:proofErr w:type="spellStart"/>
      <w:r w:rsidR="00E34921">
        <w:t>Viasat</w:t>
      </w:r>
      <w:proofErr w:type="spellEnd"/>
      <w:r w:rsidRPr="0023470E">
        <w:t xml:space="preserve"> si affidano a dispositivi VPN forniti dalla società </w:t>
      </w:r>
      <w:proofErr w:type="spellStart"/>
      <w:r w:rsidRPr="0023470E">
        <w:t>Fortinet</w:t>
      </w:r>
      <w:proofErr w:type="spellEnd"/>
      <w:r w:rsidRPr="0023470E">
        <w:t xml:space="preserve">, </w:t>
      </w:r>
      <w:r w:rsidR="00E34921">
        <w:t xml:space="preserve">è chiaro </w:t>
      </w:r>
      <w:r w:rsidRPr="0023470E">
        <w:t>che il punto di vulnerabilità sfruttato per l'intrusione era effettivamente legato a queste VPN</w:t>
      </w:r>
      <w:r>
        <w:t>.</w:t>
      </w:r>
    </w:p>
    <w:tbl>
      <w:tblPr>
        <w:tblStyle w:val="Grigliatabella"/>
        <w:tblW w:w="0" w:type="auto"/>
        <w:tblLook w:val="04A0" w:firstRow="1" w:lastRow="0" w:firstColumn="1" w:lastColumn="0" w:noHBand="0" w:noVBand="1"/>
      </w:tblPr>
      <w:tblGrid>
        <w:gridCol w:w="1681"/>
        <w:gridCol w:w="4842"/>
      </w:tblGrid>
      <w:tr w:rsidR="00D638AA" w14:paraId="1D908D77" w14:textId="77777777" w:rsidTr="00AC370B">
        <w:tc>
          <w:tcPr>
            <w:tcW w:w="1681" w:type="dxa"/>
          </w:tcPr>
          <w:p w14:paraId="26BE3AFC" w14:textId="186274A5" w:rsidR="00D638AA" w:rsidRPr="009E52B2" w:rsidRDefault="00D638AA" w:rsidP="00A329E5">
            <w:r w:rsidRPr="009E52B2">
              <w:t>Tattiche</w:t>
            </w:r>
          </w:p>
        </w:tc>
        <w:tc>
          <w:tcPr>
            <w:tcW w:w="4842" w:type="dxa"/>
          </w:tcPr>
          <w:p w14:paraId="6AE991F0" w14:textId="1B4D788F" w:rsidR="00D638AA" w:rsidRPr="009E52B2" w:rsidRDefault="00D638AA" w:rsidP="00A329E5">
            <w:r w:rsidRPr="009E52B2">
              <w:t>Tecniche</w:t>
            </w:r>
          </w:p>
        </w:tc>
      </w:tr>
      <w:tr w:rsidR="00D638AA" w:rsidRPr="00D905EE" w14:paraId="15E91D66" w14:textId="77777777" w:rsidTr="00AC370B">
        <w:tc>
          <w:tcPr>
            <w:tcW w:w="1681" w:type="dxa"/>
            <w:vMerge w:val="restart"/>
          </w:tcPr>
          <w:p w14:paraId="4D8FC9A6" w14:textId="1D290E6B" w:rsidR="00D638AA" w:rsidRDefault="00D638AA" w:rsidP="00A329E5">
            <w:proofErr w:type="spellStart"/>
            <w:r>
              <w:t>Initial</w:t>
            </w:r>
            <w:proofErr w:type="spellEnd"/>
            <w:r>
              <w:t xml:space="preserve"> </w:t>
            </w:r>
            <w:proofErr w:type="spellStart"/>
            <w:r>
              <w:t>Acces</w:t>
            </w:r>
            <w:proofErr w:type="spellEnd"/>
          </w:p>
        </w:tc>
        <w:tc>
          <w:tcPr>
            <w:tcW w:w="4842" w:type="dxa"/>
          </w:tcPr>
          <w:p w14:paraId="2037C0B8" w14:textId="2235B33B" w:rsidR="00D638AA" w:rsidRPr="00D905EE" w:rsidRDefault="00D638AA" w:rsidP="00A329E5">
            <w:pPr>
              <w:rPr>
                <w:lang w:val="fr-FR"/>
              </w:rPr>
            </w:pPr>
            <w:r w:rsidRPr="00D905EE">
              <w:rPr>
                <w:lang w:val="fr-FR"/>
              </w:rPr>
              <w:t>[T1190] Exploit Public-</w:t>
            </w:r>
            <w:proofErr w:type="spellStart"/>
            <w:r w:rsidRPr="00D905EE">
              <w:rPr>
                <w:lang w:val="fr-FR"/>
              </w:rPr>
              <w:t>Facing</w:t>
            </w:r>
            <w:proofErr w:type="spellEnd"/>
            <w:r w:rsidRPr="00D905EE">
              <w:rPr>
                <w:lang w:val="fr-FR"/>
              </w:rPr>
              <w:t xml:space="preserve"> Application</w:t>
            </w:r>
          </w:p>
        </w:tc>
      </w:tr>
      <w:tr w:rsidR="00D638AA" w:rsidRPr="00D638AA" w14:paraId="5610E9A7" w14:textId="77777777" w:rsidTr="00AC370B">
        <w:tc>
          <w:tcPr>
            <w:tcW w:w="1681" w:type="dxa"/>
            <w:vMerge/>
          </w:tcPr>
          <w:p w14:paraId="2B19A1A1" w14:textId="77777777" w:rsidR="00D638AA" w:rsidRPr="00D905EE" w:rsidRDefault="00D638AA" w:rsidP="00A329E5">
            <w:pPr>
              <w:rPr>
                <w:lang w:val="fr-FR"/>
              </w:rPr>
            </w:pPr>
          </w:p>
        </w:tc>
        <w:tc>
          <w:tcPr>
            <w:tcW w:w="4842" w:type="dxa"/>
          </w:tcPr>
          <w:p w14:paraId="115A7396" w14:textId="23EBFADA" w:rsidR="00D638AA" w:rsidRPr="00D638AA" w:rsidRDefault="00D638AA" w:rsidP="00A329E5">
            <w:pPr>
              <w:rPr>
                <w:lang w:val="en-US"/>
              </w:rPr>
            </w:pPr>
            <w:r w:rsidRPr="00D638AA">
              <w:rPr>
                <w:lang w:val="en-US"/>
              </w:rPr>
              <w:t>[T1133] External Remote Services</w:t>
            </w:r>
          </w:p>
        </w:tc>
      </w:tr>
    </w:tbl>
    <w:p w14:paraId="215347EA" w14:textId="68289FAB" w:rsidR="009E52B2" w:rsidRPr="008675A2" w:rsidRDefault="005546FF" w:rsidP="00A329E5">
      <w:pPr>
        <w:pStyle w:val="Titolo3"/>
        <w:rPr>
          <w:lang w:val="en-US"/>
        </w:rPr>
      </w:pPr>
      <w:bookmarkStart w:id="119" w:name="_Toc170820297"/>
      <w:r>
        <w:rPr>
          <w:lang w:val="en-US"/>
        </w:rPr>
        <w:t>Exploitation</w:t>
      </w:r>
      <w:bookmarkEnd w:id="119"/>
    </w:p>
    <w:p w14:paraId="6C16ABAC" w14:textId="77777777" w:rsidR="00E34921" w:rsidRDefault="009E52B2" w:rsidP="00A329E5">
      <w:r>
        <w:t>Le indagini condotte in seguito all'attacco hanno rivelato che l'intrusione è stata resa possibile da una configurazione errata in una Virtual Private Network (VPN), utilizzata per accedere in remoto alla rete KA-SAT.</w:t>
      </w:r>
    </w:p>
    <w:p w14:paraId="6E9AAC7A" w14:textId="65F3228E" w:rsidR="0023470E" w:rsidRDefault="009E52B2" w:rsidP="00A329E5">
      <w:r>
        <w:t xml:space="preserve">Nonostante </w:t>
      </w:r>
      <w:proofErr w:type="spellStart"/>
      <w:r>
        <w:t>Fortinet</w:t>
      </w:r>
      <w:proofErr w:type="spellEnd"/>
      <w:r>
        <w:t xml:space="preserve"> avesse precedentemente rilasciato una patch per correggere la CVE identificata, sia gli operatori di </w:t>
      </w:r>
      <w:proofErr w:type="spellStart"/>
      <w:r w:rsidR="00E34921">
        <w:t>Viasat</w:t>
      </w:r>
      <w:proofErr w:type="spellEnd"/>
      <w:r>
        <w:t xml:space="preserve"> che </w:t>
      </w:r>
      <w:proofErr w:type="spellStart"/>
      <w:r>
        <w:t>Skylogic</w:t>
      </w:r>
      <w:proofErr w:type="spellEnd"/>
      <w:r>
        <w:t xml:space="preserve"> non avevano </w:t>
      </w:r>
      <w:r w:rsidR="00E34921">
        <w:t>distribuito</w:t>
      </w:r>
      <w:r>
        <w:t xml:space="preserve"> l'aggiornamento necessario. Di conseguenza, l'accesso non autorizzato è stato facilitato attraverso le VPN non aggiornate, consentendo agli aggressori di penetrare nelle Gateway Earth Stations di </w:t>
      </w:r>
      <w:proofErr w:type="spellStart"/>
      <w:r>
        <w:t>Skylogic</w:t>
      </w:r>
      <w:proofErr w:type="spellEnd"/>
      <w:r>
        <w:t>.</w:t>
      </w:r>
    </w:p>
    <w:tbl>
      <w:tblPr>
        <w:tblStyle w:val="Grigliatabella"/>
        <w:tblW w:w="0" w:type="auto"/>
        <w:tblLook w:val="04A0" w:firstRow="1" w:lastRow="0" w:firstColumn="1" w:lastColumn="0" w:noHBand="0" w:noVBand="1"/>
      </w:tblPr>
      <w:tblGrid>
        <w:gridCol w:w="2405"/>
        <w:gridCol w:w="5523"/>
      </w:tblGrid>
      <w:tr w:rsidR="009E52B2" w14:paraId="1BE70C0C" w14:textId="77777777" w:rsidTr="00AC370B">
        <w:tc>
          <w:tcPr>
            <w:tcW w:w="2405" w:type="dxa"/>
          </w:tcPr>
          <w:p w14:paraId="0D0F4766" w14:textId="431DA536" w:rsidR="009E52B2" w:rsidRPr="009E52B2" w:rsidRDefault="009E52B2" w:rsidP="00A329E5">
            <w:r>
              <w:t>Tattiche</w:t>
            </w:r>
          </w:p>
        </w:tc>
        <w:tc>
          <w:tcPr>
            <w:tcW w:w="5523" w:type="dxa"/>
          </w:tcPr>
          <w:p w14:paraId="1E32BF71" w14:textId="19FA8A3C" w:rsidR="009E52B2" w:rsidRPr="009E52B2" w:rsidRDefault="009E52B2" w:rsidP="00A329E5">
            <w:r>
              <w:t>Tecniche</w:t>
            </w:r>
          </w:p>
        </w:tc>
      </w:tr>
      <w:tr w:rsidR="009E52B2" w14:paraId="5F3610E0" w14:textId="77777777" w:rsidTr="00AC370B">
        <w:tc>
          <w:tcPr>
            <w:tcW w:w="2405" w:type="dxa"/>
          </w:tcPr>
          <w:p w14:paraId="09C5F278" w14:textId="5DD74106" w:rsidR="009E52B2" w:rsidRDefault="009E52B2" w:rsidP="00A329E5">
            <w:proofErr w:type="spellStart"/>
            <w:r w:rsidRPr="009E52B2">
              <w:t>Initial</w:t>
            </w:r>
            <w:proofErr w:type="spellEnd"/>
            <w:r w:rsidRPr="009E52B2">
              <w:t xml:space="preserve"> Access</w:t>
            </w:r>
          </w:p>
        </w:tc>
        <w:tc>
          <w:tcPr>
            <w:tcW w:w="5523" w:type="dxa"/>
          </w:tcPr>
          <w:p w14:paraId="09F38B5C" w14:textId="5B0CD5C1" w:rsidR="009E52B2" w:rsidRDefault="009E52B2" w:rsidP="00A329E5">
            <w:r w:rsidRPr="009E52B2">
              <w:t xml:space="preserve">[T1078] </w:t>
            </w:r>
            <w:proofErr w:type="spellStart"/>
            <w:r w:rsidRPr="009E52B2">
              <w:t>Valid</w:t>
            </w:r>
            <w:proofErr w:type="spellEnd"/>
            <w:r w:rsidRPr="009E52B2">
              <w:t xml:space="preserve"> Accounts</w:t>
            </w:r>
          </w:p>
        </w:tc>
      </w:tr>
      <w:tr w:rsidR="009E52B2" w:rsidRPr="00D905EE" w14:paraId="61108FDD" w14:textId="77777777" w:rsidTr="00AC370B">
        <w:tc>
          <w:tcPr>
            <w:tcW w:w="2405" w:type="dxa"/>
          </w:tcPr>
          <w:p w14:paraId="38325404" w14:textId="7BC32A8A" w:rsidR="009E52B2" w:rsidRDefault="009E52B2" w:rsidP="00A329E5">
            <w:proofErr w:type="spellStart"/>
            <w:r w:rsidRPr="009E52B2">
              <w:t>Privilege</w:t>
            </w:r>
            <w:proofErr w:type="spellEnd"/>
            <w:r w:rsidRPr="009E52B2">
              <w:t xml:space="preserve"> Escalation</w:t>
            </w:r>
            <w:r w:rsidRPr="009E52B2">
              <w:tab/>
            </w:r>
          </w:p>
        </w:tc>
        <w:tc>
          <w:tcPr>
            <w:tcW w:w="5523" w:type="dxa"/>
          </w:tcPr>
          <w:p w14:paraId="7DCDF3D8" w14:textId="62A60E93" w:rsidR="009E52B2" w:rsidRPr="00D905EE" w:rsidRDefault="009E52B2" w:rsidP="00A329E5">
            <w:pPr>
              <w:rPr>
                <w:lang w:val="fr-FR"/>
              </w:rPr>
            </w:pPr>
            <w:r w:rsidRPr="00D905EE">
              <w:rPr>
                <w:lang w:val="fr-FR"/>
              </w:rPr>
              <w:t xml:space="preserve">[T1068] Exploitation for </w:t>
            </w:r>
            <w:proofErr w:type="spellStart"/>
            <w:r w:rsidRPr="00D905EE">
              <w:rPr>
                <w:lang w:val="fr-FR"/>
              </w:rPr>
              <w:t>Privilege</w:t>
            </w:r>
            <w:proofErr w:type="spellEnd"/>
            <w:r w:rsidRPr="00D905EE">
              <w:rPr>
                <w:lang w:val="fr-FR"/>
              </w:rPr>
              <w:t xml:space="preserve"> </w:t>
            </w:r>
            <w:proofErr w:type="spellStart"/>
            <w:r w:rsidRPr="00D905EE">
              <w:rPr>
                <w:lang w:val="fr-FR"/>
              </w:rPr>
              <w:t>Escalation</w:t>
            </w:r>
            <w:proofErr w:type="spellEnd"/>
          </w:p>
        </w:tc>
      </w:tr>
      <w:tr w:rsidR="009E52B2" w:rsidRPr="00D905EE" w14:paraId="19F3ACF5" w14:textId="77777777" w:rsidTr="00AC370B">
        <w:tc>
          <w:tcPr>
            <w:tcW w:w="2405" w:type="dxa"/>
          </w:tcPr>
          <w:p w14:paraId="536C0ECA" w14:textId="40CCE3B7" w:rsidR="009E52B2" w:rsidRDefault="009E52B2" w:rsidP="00A329E5">
            <w:r w:rsidRPr="009E52B2">
              <w:t xml:space="preserve">Defense </w:t>
            </w:r>
            <w:proofErr w:type="spellStart"/>
            <w:r w:rsidRPr="009E52B2">
              <w:t>Evasion</w:t>
            </w:r>
            <w:proofErr w:type="spellEnd"/>
          </w:p>
        </w:tc>
        <w:tc>
          <w:tcPr>
            <w:tcW w:w="5523" w:type="dxa"/>
          </w:tcPr>
          <w:p w14:paraId="73803EBC" w14:textId="08FFB197" w:rsidR="009E52B2" w:rsidRPr="00563036" w:rsidRDefault="009E52B2" w:rsidP="00A329E5">
            <w:pPr>
              <w:rPr>
                <w:lang w:val="en-US"/>
              </w:rPr>
            </w:pPr>
            <w:r w:rsidRPr="00563036">
              <w:rPr>
                <w:lang w:val="en-US"/>
              </w:rPr>
              <w:t>[T1562.004] Impair Defenses: Disable or Modify System Firewall</w:t>
            </w:r>
          </w:p>
        </w:tc>
      </w:tr>
    </w:tbl>
    <w:p w14:paraId="3E8E4854" w14:textId="3D5EBC1A" w:rsidR="008675A2" w:rsidRDefault="008675A2" w:rsidP="00A329E5">
      <w:pPr>
        <w:pStyle w:val="Titolo3"/>
      </w:pPr>
      <w:bookmarkStart w:id="120" w:name="_Toc170820298"/>
      <w:proofErr w:type="spellStart"/>
      <w:r>
        <w:t>Lateral</w:t>
      </w:r>
      <w:proofErr w:type="spellEnd"/>
      <w:r>
        <w:t xml:space="preserve"> </w:t>
      </w:r>
      <w:proofErr w:type="spellStart"/>
      <w:r>
        <w:t>movement</w:t>
      </w:r>
      <w:bookmarkEnd w:id="120"/>
      <w:proofErr w:type="spellEnd"/>
    </w:p>
    <w:p w14:paraId="76B25027" w14:textId="18CC2033" w:rsidR="008675A2" w:rsidRDefault="008675A2" w:rsidP="00A329E5">
      <w:r>
        <w:t>Dopo aver ottenuto l'accesso iniziale attraverso le VPN non aggiornate, l'aggressore ha eseguito un</w:t>
      </w:r>
      <w:r w:rsidR="00DB6A2B">
        <w:t xml:space="preserve"> </w:t>
      </w:r>
      <w:proofErr w:type="spellStart"/>
      <w:r w:rsidR="00DB6A2B">
        <w:t>lateral</w:t>
      </w:r>
      <w:proofErr w:type="spellEnd"/>
      <w:r w:rsidR="00DB6A2B">
        <w:t xml:space="preserve"> </w:t>
      </w:r>
      <w:proofErr w:type="spellStart"/>
      <w:r w:rsidR="00DB6A2B">
        <w:t>movment</w:t>
      </w:r>
      <w:proofErr w:type="spellEnd"/>
      <w:r w:rsidR="00DB6A2B">
        <w:t xml:space="preserve"> </w:t>
      </w:r>
      <w:r>
        <w:t xml:space="preserve">all'interno </w:t>
      </w:r>
      <w:r>
        <w:lastRenderedPageBreak/>
        <w:t xml:space="preserve">della rete di gestione fiduciaria, dirigendosi verso un segmento di rete specificamente designato per il controllo e la gestione della rete. Attraverso questo accesso avanzato, o </w:t>
      </w:r>
      <w:proofErr w:type="spellStart"/>
      <w:r w:rsidR="00DB6A2B">
        <w:t>privilage</w:t>
      </w:r>
      <w:proofErr w:type="spellEnd"/>
      <w:r w:rsidR="00DB6A2B">
        <w:t xml:space="preserve"> </w:t>
      </w:r>
      <w:r>
        <w:t xml:space="preserve">escalation, l'aggressore è stato in grado di oltrepassare la </w:t>
      </w:r>
      <w:proofErr w:type="spellStart"/>
      <w:r>
        <w:t>Demilitarized</w:t>
      </w:r>
      <w:proofErr w:type="spellEnd"/>
      <w:r>
        <w:t xml:space="preserve"> Zone (DMZ) e infiltrarsi nella rete intranet satellitare, che rappresenta la rete di gestione fiduciaria principale utilizzata per interfacciarsi con i modem Surfbeam2.</w:t>
      </w:r>
    </w:p>
    <w:tbl>
      <w:tblPr>
        <w:tblStyle w:val="Grigliatabella"/>
        <w:tblW w:w="0" w:type="auto"/>
        <w:tblLook w:val="04A0" w:firstRow="1" w:lastRow="0" w:firstColumn="1" w:lastColumn="0" w:noHBand="0" w:noVBand="1"/>
      </w:tblPr>
      <w:tblGrid>
        <w:gridCol w:w="2304"/>
        <w:gridCol w:w="5599"/>
      </w:tblGrid>
      <w:tr w:rsidR="008675A2" w:rsidRPr="009E52B2" w14:paraId="3F50DAC5" w14:textId="77777777" w:rsidTr="00AC370B">
        <w:tc>
          <w:tcPr>
            <w:tcW w:w="2304" w:type="dxa"/>
          </w:tcPr>
          <w:p w14:paraId="6F9A32A1" w14:textId="77777777" w:rsidR="008675A2" w:rsidRPr="009E52B2" w:rsidRDefault="008675A2" w:rsidP="00A329E5">
            <w:r>
              <w:t>Tattiche</w:t>
            </w:r>
          </w:p>
        </w:tc>
        <w:tc>
          <w:tcPr>
            <w:tcW w:w="5599" w:type="dxa"/>
          </w:tcPr>
          <w:p w14:paraId="09954A52" w14:textId="77777777" w:rsidR="008675A2" w:rsidRPr="009E52B2" w:rsidRDefault="008675A2" w:rsidP="00A329E5">
            <w:r>
              <w:t>Tecniche</w:t>
            </w:r>
          </w:p>
        </w:tc>
      </w:tr>
      <w:tr w:rsidR="008675A2" w:rsidRPr="00D905EE" w14:paraId="3057EBC3" w14:textId="77777777" w:rsidTr="00AC370B">
        <w:tc>
          <w:tcPr>
            <w:tcW w:w="2304" w:type="dxa"/>
            <w:vMerge w:val="restart"/>
          </w:tcPr>
          <w:p w14:paraId="1BE58D23" w14:textId="27ED5FA7" w:rsidR="008675A2" w:rsidRDefault="008675A2" w:rsidP="00A329E5">
            <w:r w:rsidRPr="008675A2">
              <w:t>Discovery</w:t>
            </w:r>
            <w:r w:rsidRPr="008675A2">
              <w:tab/>
            </w:r>
          </w:p>
        </w:tc>
        <w:tc>
          <w:tcPr>
            <w:tcW w:w="5599" w:type="dxa"/>
          </w:tcPr>
          <w:p w14:paraId="50643BD3" w14:textId="1D1A8023" w:rsidR="008675A2" w:rsidRPr="00563036" w:rsidRDefault="008675A2" w:rsidP="00A329E5">
            <w:pPr>
              <w:rPr>
                <w:lang w:val="en-US"/>
              </w:rPr>
            </w:pPr>
            <w:r w:rsidRPr="00563036">
              <w:rPr>
                <w:lang w:val="en-US"/>
              </w:rPr>
              <w:t>[T1049] System Network Connections Discovery</w:t>
            </w:r>
          </w:p>
        </w:tc>
      </w:tr>
      <w:tr w:rsidR="008675A2" w14:paraId="65970C9E" w14:textId="77777777" w:rsidTr="00AC370B">
        <w:tc>
          <w:tcPr>
            <w:tcW w:w="2304" w:type="dxa"/>
            <w:vMerge/>
          </w:tcPr>
          <w:p w14:paraId="37FC7713" w14:textId="003CC8E8" w:rsidR="008675A2" w:rsidRPr="00563036" w:rsidRDefault="008675A2" w:rsidP="00A329E5">
            <w:pPr>
              <w:rPr>
                <w:lang w:val="en-US"/>
              </w:rPr>
            </w:pPr>
          </w:p>
        </w:tc>
        <w:tc>
          <w:tcPr>
            <w:tcW w:w="5599" w:type="dxa"/>
          </w:tcPr>
          <w:p w14:paraId="6B70E892" w14:textId="29394258" w:rsidR="008675A2" w:rsidRDefault="008675A2" w:rsidP="00A329E5">
            <w:r w:rsidRPr="008675A2">
              <w:t>[T1082] System Information Discovery</w:t>
            </w:r>
          </w:p>
        </w:tc>
      </w:tr>
      <w:tr w:rsidR="008675A2" w14:paraId="52DA363F" w14:textId="77777777" w:rsidTr="00AC370B">
        <w:tc>
          <w:tcPr>
            <w:tcW w:w="2304" w:type="dxa"/>
            <w:vMerge w:val="restart"/>
          </w:tcPr>
          <w:p w14:paraId="6ECBF2AC" w14:textId="39547050" w:rsidR="008675A2" w:rsidRDefault="008675A2" w:rsidP="00A329E5">
            <w:proofErr w:type="spellStart"/>
            <w:r w:rsidRPr="008675A2">
              <w:t>Lateral</w:t>
            </w:r>
            <w:proofErr w:type="spellEnd"/>
            <w:r w:rsidRPr="008675A2">
              <w:t xml:space="preserve"> </w:t>
            </w:r>
            <w:proofErr w:type="spellStart"/>
            <w:r w:rsidRPr="008675A2">
              <w:t>Movement</w:t>
            </w:r>
            <w:proofErr w:type="spellEnd"/>
          </w:p>
        </w:tc>
        <w:tc>
          <w:tcPr>
            <w:tcW w:w="5599" w:type="dxa"/>
          </w:tcPr>
          <w:p w14:paraId="21299231" w14:textId="4AEA6DB5" w:rsidR="008675A2" w:rsidRDefault="008675A2" w:rsidP="00A329E5">
            <w:r w:rsidRPr="008675A2">
              <w:t>[T1021] Remote Services</w:t>
            </w:r>
          </w:p>
        </w:tc>
      </w:tr>
      <w:tr w:rsidR="008675A2" w14:paraId="55A60493" w14:textId="77777777" w:rsidTr="00AC370B">
        <w:tc>
          <w:tcPr>
            <w:tcW w:w="2304" w:type="dxa"/>
            <w:vMerge/>
          </w:tcPr>
          <w:p w14:paraId="14CF9E00" w14:textId="77777777" w:rsidR="008675A2" w:rsidRPr="008675A2" w:rsidRDefault="008675A2" w:rsidP="00A329E5"/>
        </w:tc>
        <w:tc>
          <w:tcPr>
            <w:tcW w:w="5599" w:type="dxa"/>
          </w:tcPr>
          <w:p w14:paraId="7BED320D" w14:textId="643A7B41" w:rsidR="008675A2" w:rsidRPr="009E52B2" w:rsidRDefault="008675A2" w:rsidP="00A329E5">
            <w:r w:rsidRPr="008675A2">
              <w:t xml:space="preserve">[T1570] </w:t>
            </w:r>
            <w:proofErr w:type="spellStart"/>
            <w:r w:rsidRPr="008675A2">
              <w:t>Lateral</w:t>
            </w:r>
            <w:proofErr w:type="spellEnd"/>
            <w:r w:rsidRPr="008675A2">
              <w:t xml:space="preserve"> Tool Transfer</w:t>
            </w:r>
          </w:p>
        </w:tc>
      </w:tr>
    </w:tbl>
    <w:p w14:paraId="2C898A72" w14:textId="1E1FD905" w:rsidR="00240C95" w:rsidRDefault="00240C95" w:rsidP="00A329E5">
      <w:pPr>
        <w:pStyle w:val="Titolo3"/>
      </w:pPr>
      <w:bookmarkStart w:id="121" w:name="_Toc170820299"/>
      <w:r>
        <w:t>Discovery</w:t>
      </w:r>
      <w:bookmarkEnd w:id="121"/>
    </w:p>
    <w:p w14:paraId="7655DD6A" w14:textId="0D159520" w:rsidR="00240C95" w:rsidRPr="00240C95" w:rsidRDefault="00240C95" w:rsidP="00A329E5">
      <w:r>
        <w:t xml:space="preserve">L'attacco mirato non ha colpito uniformemente tutti i modem </w:t>
      </w:r>
      <w:proofErr w:type="spellStart"/>
      <w:r w:rsidR="00E34921">
        <w:t>Viasat</w:t>
      </w:r>
      <w:proofErr w:type="spellEnd"/>
      <w:r>
        <w:t xml:space="preserve">; infatti, solo una selezione di questi è stata presa di mira. Questa specificità d'azione può essere attribuita alla capacità degli operatori situati presso le Gateway Earth Stations di dirigere il segnale verso determinate celle geografiche tra le 82 disponibili sulla rete satellitare KA-SAT. </w:t>
      </w:r>
      <w:r w:rsidR="00DB6A2B">
        <w:t>Ciò</w:t>
      </w:r>
      <w:r>
        <w:t xml:space="preserve"> significa che l'aggressore aveva la possibilità di determinare quali specifiche aree geografiche (e di conseguenza, i modem corrispondenti situati in quelle aree) fossero </w:t>
      </w:r>
      <w:r>
        <w:lastRenderedPageBreak/>
        <w:t>destinati a ricevere il segnale contaminato da comandi malevoli. Questo approccio selettivo ha permesso all'attaccante di concentrare l'attacco su target specifici, massimizzando l'efficacia dell'operazione dannosa e limitando al contempo la possibilità di rilevazione precoce dell'attacco stesso</w:t>
      </w:r>
    </w:p>
    <w:tbl>
      <w:tblPr>
        <w:tblStyle w:val="Grigliatabella"/>
        <w:tblW w:w="0" w:type="auto"/>
        <w:tblLook w:val="04A0" w:firstRow="1" w:lastRow="0" w:firstColumn="1" w:lastColumn="0" w:noHBand="0" w:noVBand="1"/>
      </w:tblPr>
      <w:tblGrid>
        <w:gridCol w:w="1425"/>
        <w:gridCol w:w="5708"/>
      </w:tblGrid>
      <w:tr w:rsidR="00240C95" w14:paraId="6A3F13F7" w14:textId="77777777" w:rsidTr="00AC370B">
        <w:tc>
          <w:tcPr>
            <w:tcW w:w="1425" w:type="dxa"/>
          </w:tcPr>
          <w:p w14:paraId="4E291B36" w14:textId="7C13704E" w:rsidR="00240C95" w:rsidRPr="00240C95" w:rsidRDefault="00240C95" w:rsidP="00A329E5">
            <w:r>
              <w:t>Tattiche</w:t>
            </w:r>
          </w:p>
        </w:tc>
        <w:tc>
          <w:tcPr>
            <w:tcW w:w="5708" w:type="dxa"/>
          </w:tcPr>
          <w:p w14:paraId="1A05C40E" w14:textId="4CC2B2B4" w:rsidR="00240C95" w:rsidRPr="00240C95" w:rsidRDefault="00240C95" w:rsidP="00A329E5">
            <w:r>
              <w:t>Tecniche</w:t>
            </w:r>
          </w:p>
        </w:tc>
      </w:tr>
      <w:tr w:rsidR="00240C95" w:rsidRPr="00D905EE" w14:paraId="2EBDE2EE" w14:textId="77777777" w:rsidTr="00AC370B">
        <w:tc>
          <w:tcPr>
            <w:tcW w:w="1425" w:type="dxa"/>
            <w:vMerge w:val="restart"/>
          </w:tcPr>
          <w:p w14:paraId="10EDE47E" w14:textId="327C24E1" w:rsidR="00240C95" w:rsidRDefault="00240C95" w:rsidP="00A329E5">
            <w:r>
              <w:t>Discovery</w:t>
            </w:r>
          </w:p>
        </w:tc>
        <w:tc>
          <w:tcPr>
            <w:tcW w:w="5708" w:type="dxa"/>
          </w:tcPr>
          <w:p w14:paraId="11636F9F" w14:textId="6254D701" w:rsidR="00240C95" w:rsidRPr="00563036" w:rsidRDefault="00240C95" w:rsidP="00A329E5">
            <w:pPr>
              <w:rPr>
                <w:lang w:val="en-US"/>
              </w:rPr>
            </w:pPr>
            <w:r w:rsidRPr="00563036">
              <w:rPr>
                <w:lang w:val="en-US"/>
              </w:rPr>
              <w:t>[T1016] System Network Configuration Discovery</w:t>
            </w:r>
          </w:p>
        </w:tc>
      </w:tr>
      <w:tr w:rsidR="00240C95" w14:paraId="4D3D7E50" w14:textId="77777777" w:rsidTr="00AC370B">
        <w:tc>
          <w:tcPr>
            <w:tcW w:w="1425" w:type="dxa"/>
            <w:vMerge/>
          </w:tcPr>
          <w:p w14:paraId="45B798D5" w14:textId="77777777" w:rsidR="00240C95" w:rsidRPr="00563036" w:rsidRDefault="00240C95" w:rsidP="00A329E5">
            <w:pPr>
              <w:rPr>
                <w:lang w:val="en-US"/>
              </w:rPr>
            </w:pPr>
          </w:p>
        </w:tc>
        <w:tc>
          <w:tcPr>
            <w:tcW w:w="5708" w:type="dxa"/>
          </w:tcPr>
          <w:p w14:paraId="2F6EEB16" w14:textId="79416CF0" w:rsidR="00240C95" w:rsidRDefault="00240C95" w:rsidP="00A329E5">
            <w:r w:rsidRPr="00240C95">
              <w:t>[T1082] System Information Discovery</w:t>
            </w:r>
          </w:p>
        </w:tc>
      </w:tr>
    </w:tbl>
    <w:p w14:paraId="55130C8F" w14:textId="5ABC6206" w:rsidR="009E52B2" w:rsidRDefault="009E52B2" w:rsidP="00A329E5"/>
    <w:p w14:paraId="08095D9E" w14:textId="2DF44C6C" w:rsidR="00240C95" w:rsidRDefault="00240C95" w:rsidP="00A329E5">
      <w:pPr>
        <w:pStyle w:val="Titolo3"/>
      </w:pPr>
      <w:bookmarkStart w:id="122" w:name="_Toc170820300"/>
      <w:r>
        <w:t xml:space="preserve">Defense </w:t>
      </w:r>
      <w:proofErr w:type="spellStart"/>
      <w:r>
        <w:t>evasion</w:t>
      </w:r>
      <w:proofErr w:type="spellEnd"/>
      <w:r>
        <w:t xml:space="preserve"> &amp; </w:t>
      </w:r>
      <w:proofErr w:type="spellStart"/>
      <w:r w:rsidRPr="00240C95">
        <w:t>Privilege</w:t>
      </w:r>
      <w:proofErr w:type="spellEnd"/>
      <w:r w:rsidRPr="00240C95">
        <w:t xml:space="preserve"> Escalation</w:t>
      </w:r>
      <w:bookmarkEnd w:id="122"/>
    </w:p>
    <w:p w14:paraId="7298E25A" w14:textId="22E628A1" w:rsidR="00240C95" w:rsidRDefault="00240C95" w:rsidP="00A329E5">
      <w:r>
        <w:t>Una volta che l’</w:t>
      </w:r>
      <w:proofErr w:type="spellStart"/>
      <w:r>
        <w:t>attacker</w:t>
      </w:r>
      <w:proofErr w:type="spellEnd"/>
      <w:r>
        <w:t xml:space="preserve"> ha ottenuto l’accesso ai modem, ha utilizzato altre tecniche di </w:t>
      </w:r>
      <w:proofErr w:type="spellStart"/>
      <w:r>
        <w:t>privilage</w:t>
      </w:r>
      <w:proofErr w:type="spellEnd"/>
      <w:r>
        <w:t xml:space="preserve"> escalation, </w:t>
      </w:r>
      <w:r w:rsidRPr="00240C95">
        <w:t>utilizzando la VPN senza patc</w:t>
      </w:r>
      <w:r>
        <w:t>h.</w:t>
      </w:r>
    </w:p>
    <w:tbl>
      <w:tblPr>
        <w:tblStyle w:val="Grigliatabella"/>
        <w:tblW w:w="8041" w:type="dxa"/>
        <w:tblLook w:val="04A0" w:firstRow="1" w:lastRow="0" w:firstColumn="1" w:lastColumn="0" w:noHBand="0" w:noVBand="1"/>
      </w:tblPr>
      <w:tblGrid>
        <w:gridCol w:w="2592"/>
        <w:gridCol w:w="5449"/>
      </w:tblGrid>
      <w:tr w:rsidR="00240C95" w14:paraId="0DE293D2" w14:textId="77777777" w:rsidTr="00AC370B">
        <w:tc>
          <w:tcPr>
            <w:tcW w:w="2592" w:type="dxa"/>
          </w:tcPr>
          <w:p w14:paraId="741E8286" w14:textId="746F533C" w:rsidR="00240C95" w:rsidRPr="00240C95" w:rsidRDefault="00240C95" w:rsidP="00A329E5">
            <w:r>
              <w:t>Tattiche</w:t>
            </w:r>
          </w:p>
        </w:tc>
        <w:tc>
          <w:tcPr>
            <w:tcW w:w="5449" w:type="dxa"/>
          </w:tcPr>
          <w:p w14:paraId="518246CA" w14:textId="1751FF95" w:rsidR="00240C95" w:rsidRPr="00240C95" w:rsidRDefault="00240C95" w:rsidP="00A329E5">
            <w:r>
              <w:t>Tecniche</w:t>
            </w:r>
          </w:p>
        </w:tc>
      </w:tr>
      <w:tr w:rsidR="00240C95" w:rsidRPr="00D905EE" w14:paraId="4E25178E" w14:textId="77777777" w:rsidTr="00AC370B">
        <w:tc>
          <w:tcPr>
            <w:tcW w:w="2592" w:type="dxa"/>
          </w:tcPr>
          <w:p w14:paraId="484D89FF" w14:textId="66B734F4" w:rsidR="00240C95" w:rsidRDefault="00240C95" w:rsidP="00A329E5">
            <w:r w:rsidRPr="00240C95">
              <w:t xml:space="preserve">Defense </w:t>
            </w:r>
            <w:proofErr w:type="spellStart"/>
            <w:r w:rsidRPr="00240C95">
              <w:t>Evasion</w:t>
            </w:r>
            <w:proofErr w:type="spellEnd"/>
          </w:p>
        </w:tc>
        <w:tc>
          <w:tcPr>
            <w:tcW w:w="5449" w:type="dxa"/>
          </w:tcPr>
          <w:p w14:paraId="61B3EA01" w14:textId="4B5901A1" w:rsidR="00240C95" w:rsidRPr="00563036" w:rsidRDefault="00240C95" w:rsidP="00A329E5">
            <w:pPr>
              <w:rPr>
                <w:lang w:val="en-US"/>
              </w:rPr>
            </w:pPr>
            <w:r w:rsidRPr="00563036">
              <w:rPr>
                <w:lang w:val="en-US"/>
              </w:rPr>
              <w:t>[T1562.004] Impair Defenses: Disable or Modify System Firewall</w:t>
            </w:r>
          </w:p>
        </w:tc>
      </w:tr>
      <w:tr w:rsidR="00240C95" w14:paraId="33703068" w14:textId="77777777" w:rsidTr="00AC370B">
        <w:tc>
          <w:tcPr>
            <w:tcW w:w="2592" w:type="dxa"/>
          </w:tcPr>
          <w:p w14:paraId="000591B5" w14:textId="0BA5137F" w:rsidR="00240C95" w:rsidRDefault="00240C95" w:rsidP="00A329E5">
            <w:proofErr w:type="spellStart"/>
            <w:r w:rsidRPr="00240C95">
              <w:t>Initial</w:t>
            </w:r>
            <w:proofErr w:type="spellEnd"/>
            <w:r w:rsidRPr="00240C95">
              <w:t xml:space="preserve"> Access</w:t>
            </w:r>
            <w:r w:rsidRPr="00240C95">
              <w:tab/>
            </w:r>
          </w:p>
        </w:tc>
        <w:tc>
          <w:tcPr>
            <w:tcW w:w="5449" w:type="dxa"/>
          </w:tcPr>
          <w:p w14:paraId="70B38E8A" w14:textId="134C9E9D" w:rsidR="00240C95" w:rsidRDefault="00240C95" w:rsidP="00A329E5">
            <w:r w:rsidRPr="00240C95">
              <w:t xml:space="preserve">[T1133] </w:t>
            </w:r>
            <w:proofErr w:type="spellStart"/>
            <w:r w:rsidRPr="00240C95">
              <w:t>External</w:t>
            </w:r>
            <w:proofErr w:type="spellEnd"/>
            <w:r w:rsidRPr="00240C95">
              <w:t xml:space="preserve"> Remote Services</w:t>
            </w:r>
          </w:p>
        </w:tc>
      </w:tr>
      <w:tr w:rsidR="00240C95" w:rsidRPr="00D905EE" w14:paraId="2B3AF11E" w14:textId="77777777" w:rsidTr="00AC370B">
        <w:tc>
          <w:tcPr>
            <w:tcW w:w="2592" w:type="dxa"/>
          </w:tcPr>
          <w:p w14:paraId="71FDD92C" w14:textId="4013150F" w:rsidR="00240C95" w:rsidRPr="00240C95" w:rsidRDefault="00240C95" w:rsidP="00A329E5">
            <w:pPr>
              <w:rPr>
                <w:spacing w:val="0"/>
                <w:lang w:eastAsia="it-IT"/>
              </w:rPr>
            </w:pPr>
            <w:proofErr w:type="spellStart"/>
            <w:r w:rsidRPr="00240C95">
              <w:t>Privilege</w:t>
            </w:r>
            <w:proofErr w:type="spellEnd"/>
            <w:r w:rsidRPr="00240C95">
              <w:t xml:space="preserve"> Escalation</w:t>
            </w:r>
          </w:p>
        </w:tc>
        <w:tc>
          <w:tcPr>
            <w:tcW w:w="5449" w:type="dxa"/>
          </w:tcPr>
          <w:p w14:paraId="3281738F" w14:textId="231F1D09" w:rsidR="00240C95" w:rsidRPr="00D905EE" w:rsidRDefault="00240C95" w:rsidP="00A329E5">
            <w:pPr>
              <w:rPr>
                <w:lang w:val="fr-FR"/>
              </w:rPr>
            </w:pPr>
            <w:r w:rsidRPr="00D905EE">
              <w:rPr>
                <w:lang w:val="fr-FR"/>
              </w:rPr>
              <w:t xml:space="preserve">[T1068] Exploitation for </w:t>
            </w:r>
            <w:proofErr w:type="spellStart"/>
            <w:r w:rsidRPr="00D905EE">
              <w:rPr>
                <w:lang w:val="fr-FR"/>
              </w:rPr>
              <w:t>Privilege</w:t>
            </w:r>
            <w:proofErr w:type="spellEnd"/>
            <w:r w:rsidRPr="00D905EE">
              <w:rPr>
                <w:lang w:val="fr-FR"/>
              </w:rPr>
              <w:t xml:space="preserve"> </w:t>
            </w:r>
            <w:proofErr w:type="spellStart"/>
            <w:r w:rsidRPr="00D905EE">
              <w:rPr>
                <w:lang w:val="fr-FR"/>
              </w:rPr>
              <w:t>Escalation</w:t>
            </w:r>
            <w:proofErr w:type="spellEnd"/>
          </w:p>
        </w:tc>
      </w:tr>
    </w:tbl>
    <w:p w14:paraId="7BAF1285" w14:textId="7D5DE319" w:rsidR="007A0EBC" w:rsidRDefault="00240C95" w:rsidP="00A329E5">
      <w:pPr>
        <w:pStyle w:val="Titolo3"/>
      </w:pPr>
      <w:bookmarkStart w:id="123" w:name="_Toc170820301"/>
      <w:proofErr w:type="spellStart"/>
      <w:r>
        <w:lastRenderedPageBreak/>
        <w:t>Execution</w:t>
      </w:r>
      <w:bookmarkEnd w:id="123"/>
      <w:proofErr w:type="spellEnd"/>
    </w:p>
    <w:p w14:paraId="300FD45B" w14:textId="2D381DE0" w:rsidR="007A0EBC" w:rsidRDefault="00B262A3" w:rsidP="00A329E5">
      <w:r>
        <w:t xml:space="preserve">L’attaccate è riuscito a fornire un aggiornamento firmware valido al dispositivo, installando un binario </w:t>
      </w:r>
      <w:r w:rsidRPr="00B262A3">
        <w:rPr>
          <w:i/>
          <w:iCs/>
        </w:rPr>
        <w:t>ELF</w:t>
      </w:r>
      <w:r>
        <w:t xml:space="preserve"> (</w:t>
      </w:r>
      <w:proofErr w:type="spellStart"/>
      <w:r w:rsidRPr="00B262A3">
        <w:rPr>
          <w:i/>
          <w:iCs/>
        </w:rPr>
        <w:t>Executable</w:t>
      </w:r>
      <w:proofErr w:type="spellEnd"/>
      <w:r w:rsidRPr="00B262A3">
        <w:rPr>
          <w:i/>
          <w:iCs/>
        </w:rPr>
        <w:t xml:space="preserve"> and </w:t>
      </w:r>
      <w:proofErr w:type="spellStart"/>
      <w:r w:rsidRPr="00B262A3">
        <w:rPr>
          <w:i/>
          <w:iCs/>
        </w:rPr>
        <w:t>Linkable</w:t>
      </w:r>
      <w:proofErr w:type="spellEnd"/>
      <w:r w:rsidRPr="00B262A3">
        <w:rPr>
          <w:i/>
          <w:iCs/>
        </w:rPr>
        <w:t xml:space="preserve"> Format</w:t>
      </w:r>
      <w:r>
        <w:t>) detto “</w:t>
      </w:r>
      <w:proofErr w:type="spellStart"/>
      <w:r w:rsidRPr="00B262A3">
        <w:rPr>
          <w:i/>
          <w:iCs/>
        </w:rPr>
        <w:t>Acidrain</w:t>
      </w:r>
      <w:proofErr w:type="spellEnd"/>
      <w:r>
        <w:t>”, che sovrascriveva i dati chiave nella memoria flash dei modem, rendendoli impossibilitati ad accedere alla rete, ma non permanentemente inutilizzabili.</w:t>
      </w:r>
    </w:p>
    <w:tbl>
      <w:tblPr>
        <w:tblStyle w:val="Grigliatabella"/>
        <w:tblW w:w="8041" w:type="dxa"/>
        <w:tblLook w:val="04A0" w:firstRow="1" w:lastRow="0" w:firstColumn="1" w:lastColumn="0" w:noHBand="0" w:noVBand="1"/>
      </w:tblPr>
      <w:tblGrid>
        <w:gridCol w:w="2890"/>
        <w:gridCol w:w="5151"/>
      </w:tblGrid>
      <w:tr w:rsidR="00B262A3" w14:paraId="5BD5635F" w14:textId="77777777" w:rsidTr="00AC370B">
        <w:tc>
          <w:tcPr>
            <w:tcW w:w="2890" w:type="dxa"/>
          </w:tcPr>
          <w:p w14:paraId="7D5ED5E5" w14:textId="0A8F46A3" w:rsidR="00B262A3" w:rsidRPr="00B262A3" w:rsidRDefault="00B262A3" w:rsidP="00A329E5">
            <w:r>
              <w:t>Tattiche</w:t>
            </w:r>
          </w:p>
        </w:tc>
        <w:tc>
          <w:tcPr>
            <w:tcW w:w="5151" w:type="dxa"/>
          </w:tcPr>
          <w:p w14:paraId="3A409D0A" w14:textId="16DD0F96" w:rsidR="00B262A3" w:rsidRPr="00B262A3" w:rsidRDefault="00B262A3" w:rsidP="00A329E5">
            <w:pPr>
              <w:rPr>
                <w:sz w:val="20"/>
                <w:szCs w:val="20"/>
              </w:rPr>
            </w:pPr>
            <w:r w:rsidRPr="00B262A3">
              <w:t>Tecniche</w:t>
            </w:r>
          </w:p>
        </w:tc>
      </w:tr>
      <w:tr w:rsidR="00B262A3" w14:paraId="53957265" w14:textId="77777777" w:rsidTr="00AC370B">
        <w:tc>
          <w:tcPr>
            <w:tcW w:w="2890" w:type="dxa"/>
          </w:tcPr>
          <w:p w14:paraId="24520C14" w14:textId="3A08785B" w:rsidR="00B262A3" w:rsidRDefault="00B262A3" w:rsidP="00A329E5">
            <w:r w:rsidRPr="00B262A3">
              <w:t>Resource Development</w:t>
            </w:r>
          </w:p>
        </w:tc>
        <w:tc>
          <w:tcPr>
            <w:tcW w:w="5151" w:type="dxa"/>
          </w:tcPr>
          <w:p w14:paraId="7AA62990" w14:textId="2BB6E2CF" w:rsidR="00B262A3" w:rsidRDefault="00B262A3" w:rsidP="00A329E5">
            <w:r w:rsidRPr="00B262A3">
              <w:t xml:space="preserve">[T1588.002] </w:t>
            </w:r>
            <w:proofErr w:type="spellStart"/>
            <w:r w:rsidRPr="00B262A3">
              <w:t>Obtain</w:t>
            </w:r>
            <w:proofErr w:type="spellEnd"/>
            <w:r w:rsidRPr="00B262A3">
              <w:t xml:space="preserve"> Capabilities: Tool</w:t>
            </w:r>
          </w:p>
        </w:tc>
      </w:tr>
      <w:tr w:rsidR="00B262A3" w14:paraId="5D81F7EA" w14:textId="77777777" w:rsidTr="00AC370B">
        <w:tc>
          <w:tcPr>
            <w:tcW w:w="2890" w:type="dxa"/>
          </w:tcPr>
          <w:p w14:paraId="27527AEA" w14:textId="65476244" w:rsidR="00B262A3" w:rsidRDefault="00B262A3" w:rsidP="00A329E5">
            <w:proofErr w:type="spellStart"/>
            <w:r w:rsidRPr="00B262A3">
              <w:t>Execution</w:t>
            </w:r>
            <w:proofErr w:type="spellEnd"/>
          </w:p>
        </w:tc>
        <w:tc>
          <w:tcPr>
            <w:tcW w:w="5151" w:type="dxa"/>
          </w:tcPr>
          <w:p w14:paraId="22421DE7" w14:textId="7631575D" w:rsidR="00B262A3" w:rsidRDefault="00B262A3" w:rsidP="00A329E5">
            <w:r w:rsidRPr="00B262A3">
              <w:t>[T1072] Software Deployment Tools</w:t>
            </w:r>
          </w:p>
        </w:tc>
      </w:tr>
      <w:tr w:rsidR="00B262A3" w14:paraId="6D07D776" w14:textId="77777777" w:rsidTr="00AC370B">
        <w:tc>
          <w:tcPr>
            <w:tcW w:w="2890" w:type="dxa"/>
          </w:tcPr>
          <w:p w14:paraId="5E10B368" w14:textId="351E8C48" w:rsidR="00B262A3" w:rsidRDefault="00B262A3" w:rsidP="00A329E5">
            <w:proofErr w:type="spellStart"/>
            <w:r w:rsidRPr="00B262A3">
              <w:t>Initial</w:t>
            </w:r>
            <w:proofErr w:type="spellEnd"/>
            <w:r w:rsidRPr="00B262A3">
              <w:t xml:space="preserve"> Access</w:t>
            </w:r>
          </w:p>
        </w:tc>
        <w:tc>
          <w:tcPr>
            <w:tcW w:w="5151" w:type="dxa"/>
          </w:tcPr>
          <w:p w14:paraId="41BF9019" w14:textId="58A42F73" w:rsidR="00B262A3" w:rsidRDefault="00B262A3" w:rsidP="00A329E5">
            <w:r w:rsidRPr="00B262A3">
              <w:t>[T1195] Supply Chain Compromise</w:t>
            </w:r>
          </w:p>
        </w:tc>
      </w:tr>
      <w:tr w:rsidR="00B262A3" w:rsidRPr="00CE47BA" w14:paraId="2F5F08D6" w14:textId="77777777" w:rsidTr="00AC370B">
        <w:tc>
          <w:tcPr>
            <w:tcW w:w="2890" w:type="dxa"/>
          </w:tcPr>
          <w:p w14:paraId="60E1B58A" w14:textId="13C71494" w:rsidR="00B262A3" w:rsidRDefault="00B262A3" w:rsidP="00A329E5">
            <w:r w:rsidRPr="00B262A3">
              <w:t xml:space="preserve">Defense </w:t>
            </w:r>
            <w:proofErr w:type="spellStart"/>
            <w:r w:rsidRPr="00B262A3">
              <w:t>Evasion</w:t>
            </w:r>
            <w:proofErr w:type="spellEnd"/>
          </w:p>
        </w:tc>
        <w:tc>
          <w:tcPr>
            <w:tcW w:w="5151" w:type="dxa"/>
          </w:tcPr>
          <w:p w14:paraId="4DFE49B8" w14:textId="2B78A47D" w:rsidR="00B262A3" w:rsidRPr="00563036" w:rsidRDefault="00B262A3" w:rsidP="00A329E5">
            <w:pPr>
              <w:rPr>
                <w:lang w:val="en-US"/>
              </w:rPr>
            </w:pPr>
            <w:r w:rsidRPr="00563036">
              <w:rPr>
                <w:lang w:val="en-US"/>
              </w:rPr>
              <w:t>[T1070.004] Indicator Removal: File Deletion</w:t>
            </w:r>
          </w:p>
        </w:tc>
      </w:tr>
      <w:tr w:rsidR="00B262A3" w:rsidRPr="00CE47BA" w14:paraId="2F4DDF57" w14:textId="77777777" w:rsidTr="00AC370B">
        <w:tc>
          <w:tcPr>
            <w:tcW w:w="2890" w:type="dxa"/>
          </w:tcPr>
          <w:p w14:paraId="6B1B1789" w14:textId="0440EF1A" w:rsidR="00B262A3" w:rsidRPr="00B262A3" w:rsidRDefault="00B262A3" w:rsidP="00A329E5">
            <w:proofErr w:type="spellStart"/>
            <w:r w:rsidRPr="00B262A3">
              <w:t>Persistence</w:t>
            </w:r>
            <w:proofErr w:type="spellEnd"/>
          </w:p>
        </w:tc>
        <w:tc>
          <w:tcPr>
            <w:tcW w:w="5151" w:type="dxa"/>
          </w:tcPr>
          <w:p w14:paraId="0962D339" w14:textId="40C65706" w:rsidR="00B262A3" w:rsidRPr="00563036" w:rsidRDefault="00B262A3" w:rsidP="00A329E5">
            <w:pPr>
              <w:rPr>
                <w:lang w:val="en-US"/>
              </w:rPr>
            </w:pPr>
            <w:r w:rsidRPr="00563036">
              <w:rPr>
                <w:lang w:val="en-US"/>
              </w:rPr>
              <w:t>[T1542.001] Pre-OS Boot: System Firmware</w:t>
            </w:r>
          </w:p>
        </w:tc>
      </w:tr>
    </w:tbl>
    <w:p w14:paraId="2FD73377" w14:textId="0726DECD" w:rsidR="005D6AF6" w:rsidRDefault="005D6AF6" w:rsidP="00A329E5">
      <w:pPr>
        <w:pStyle w:val="Titolo3"/>
      </w:pPr>
      <w:bookmarkStart w:id="124" w:name="_Toc170820302"/>
      <w:r>
        <w:t>Impact</w:t>
      </w:r>
      <w:bookmarkEnd w:id="124"/>
    </w:p>
    <w:p w14:paraId="71CB7AF9" w14:textId="618A6DCF" w:rsidR="005D6AF6" w:rsidRDefault="005D6AF6" w:rsidP="00A329E5">
      <w:r>
        <w:t xml:space="preserve">In questa fase vengono </w:t>
      </w:r>
      <w:r w:rsidR="00DB6A2B">
        <w:t>presentate</w:t>
      </w:r>
      <w:r>
        <w:t xml:space="preserve"> le ultime tecniche utilizzate per ottener</w:t>
      </w:r>
      <w:r w:rsidR="00DB6A2B">
        <w:t xml:space="preserve">e </w:t>
      </w:r>
      <w:r>
        <w:t>gli obbiettivi prefissati.</w:t>
      </w:r>
    </w:p>
    <w:tbl>
      <w:tblPr>
        <w:tblStyle w:val="Grigliatabella"/>
        <w:tblW w:w="0" w:type="auto"/>
        <w:tblLook w:val="04A0" w:firstRow="1" w:lastRow="0" w:firstColumn="1" w:lastColumn="0" w:noHBand="0" w:noVBand="1"/>
      </w:tblPr>
      <w:tblGrid>
        <w:gridCol w:w="1290"/>
        <w:gridCol w:w="5000"/>
      </w:tblGrid>
      <w:tr w:rsidR="00E34921" w14:paraId="5F2F7020" w14:textId="77777777" w:rsidTr="00AC370B">
        <w:tc>
          <w:tcPr>
            <w:tcW w:w="1290" w:type="dxa"/>
          </w:tcPr>
          <w:p w14:paraId="699D7DE1" w14:textId="66CB5325" w:rsidR="00E34921" w:rsidRPr="00E34921" w:rsidRDefault="00E34921" w:rsidP="00A329E5">
            <w:r w:rsidRPr="00E34921">
              <w:t>Tattiche</w:t>
            </w:r>
          </w:p>
        </w:tc>
        <w:tc>
          <w:tcPr>
            <w:tcW w:w="5000" w:type="dxa"/>
          </w:tcPr>
          <w:p w14:paraId="59F3206A" w14:textId="0E9BDA7D" w:rsidR="00E34921" w:rsidRPr="00E34921" w:rsidRDefault="00E34921" w:rsidP="00A329E5">
            <w:r>
              <w:t>Tecniche</w:t>
            </w:r>
          </w:p>
        </w:tc>
      </w:tr>
      <w:tr w:rsidR="00E34921" w14:paraId="624D46DE" w14:textId="77777777" w:rsidTr="00AC370B">
        <w:tc>
          <w:tcPr>
            <w:tcW w:w="1290" w:type="dxa"/>
            <w:vMerge w:val="restart"/>
          </w:tcPr>
          <w:p w14:paraId="39ED71DD" w14:textId="6EA88355" w:rsidR="00E34921" w:rsidRDefault="00E34921" w:rsidP="00A329E5">
            <w:r w:rsidRPr="00E34921">
              <w:t>Impact</w:t>
            </w:r>
          </w:p>
        </w:tc>
        <w:tc>
          <w:tcPr>
            <w:tcW w:w="5000" w:type="dxa"/>
          </w:tcPr>
          <w:p w14:paraId="6535F6E3" w14:textId="5A5B8586" w:rsidR="00E34921" w:rsidRDefault="00E34921" w:rsidP="00A329E5">
            <w:r w:rsidRPr="00E34921">
              <w:t xml:space="preserve">[T1529] System </w:t>
            </w:r>
            <w:proofErr w:type="spellStart"/>
            <w:r w:rsidRPr="00E34921">
              <w:t>Shutdown</w:t>
            </w:r>
            <w:proofErr w:type="spellEnd"/>
            <w:r w:rsidRPr="00E34921">
              <w:t>/Reboot</w:t>
            </w:r>
          </w:p>
        </w:tc>
      </w:tr>
      <w:tr w:rsidR="00E34921" w14:paraId="461E85B7" w14:textId="77777777" w:rsidTr="00AC370B">
        <w:tc>
          <w:tcPr>
            <w:tcW w:w="1290" w:type="dxa"/>
            <w:vMerge/>
          </w:tcPr>
          <w:p w14:paraId="49A49BC6" w14:textId="77777777" w:rsidR="00E34921" w:rsidRDefault="00E34921" w:rsidP="00A329E5"/>
        </w:tc>
        <w:tc>
          <w:tcPr>
            <w:tcW w:w="5000" w:type="dxa"/>
          </w:tcPr>
          <w:p w14:paraId="4AF8CEB3" w14:textId="4971C30F" w:rsidR="00E34921" w:rsidRDefault="00E34921" w:rsidP="00A329E5">
            <w:r w:rsidRPr="00E34921">
              <w:t xml:space="preserve">[T1485] Data </w:t>
            </w:r>
            <w:proofErr w:type="spellStart"/>
            <w:r w:rsidRPr="00E34921">
              <w:t>Destruction</w:t>
            </w:r>
            <w:proofErr w:type="spellEnd"/>
          </w:p>
        </w:tc>
      </w:tr>
      <w:tr w:rsidR="00E34921" w14:paraId="4D5121A4" w14:textId="77777777" w:rsidTr="00AC370B">
        <w:tc>
          <w:tcPr>
            <w:tcW w:w="1290" w:type="dxa"/>
            <w:vMerge/>
          </w:tcPr>
          <w:p w14:paraId="1BFC8B69" w14:textId="77777777" w:rsidR="00E34921" w:rsidRDefault="00E34921" w:rsidP="00A329E5"/>
        </w:tc>
        <w:tc>
          <w:tcPr>
            <w:tcW w:w="5000" w:type="dxa"/>
          </w:tcPr>
          <w:p w14:paraId="427CEB06" w14:textId="19038806" w:rsidR="00E34921" w:rsidRDefault="00E34921" w:rsidP="00A329E5">
            <w:r w:rsidRPr="00E34921">
              <w:t xml:space="preserve">[T1495] Firmware </w:t>
            </w:r>
            <w:proofErr w:type="spellStart"/>
            <w:r w:rsidRPr="00E34921">
              <w:t>Corruption</w:t>
            </w:r>
            <w:proofErr w:type="spellEnd"/>
          </w:p>
        </w:tc>
      </w:tr>
      <w:tr w:rsidR="00E34921" w14:paraId="798CB5CB" w14:textId="77777777" w:rsidTr="00AC370B">
        <w:tc>
          <w:tcPr>
            <w:tcW w:w="1290" w:type="dxa"/>
            <w:vMerge/>
          </w:tcPr>
          <w:p w14:paraId="3C846FF6" w14:textId="77777777" w:rsidR="00E34921" w:rsidRDefault="00E34921" w:rsidP="00A329E5"/>
        </w:tc>
        <w:tc>
          <w:tcPr>
            <w:tcW w:w="5000" w:type="dxa"/>
          </w:tcPr>
          <w:p w14:paraId="3FC812F9" w14:textId="004104E2" w:rsidR="00E34921" w:rsidRDefault="00E34921" w:rsidP="00A329E5">
            <w:r w:rsidRPr="00E34921">
              <w:t xml:space="preserve">[T1561] Disk </w:t>
            </w:r>
            <w:proofErr w:type="spellStart"/>
            <w:r w:rsidRPr="00E34921">
              <w:t>Wipe</w:t>
            </w:r>
            <w:proofErr w:type="spellEnd"/>
          </w:p>
        </w:tc>
      </w:tr>
      <w:tr w:rsidR="00E34921" w14:paraId="0F6824E2" w14:textId="77777777" w:rsidTr="00AC370B">
        <w:tc>
          <w:tcPr>
            <w:tcW w:w="1290" w:type="dxa"/>
            <w:vMerge/>
          </w:tcPr>
          <w:p w14:paraId="262716B2" w14:textId="77777777" w:rsidR="00E34921" w:rsidRDefault="00E34921" w:rsidP="00A329E5"/>
        </w:tc>
        <w:tc>
          <w:tcPr>
            <w:tcW w:w="5000" w:type="dxa"/>
          </w:tcPr>
          <w:p w14:paraId="449E7E82" w14:textId="4AE7EEB1" w:rsidR="00E34921" w:rsidRDefault="00E34921" w:rsidP="00A329E5">
            <w:r w:rsidRPr="00E34921">
              <w:t xml:space="preserve">[T1529] System </w:t>
            </w:r>
            <w:proofErr w:type="spellStart"/>
            <w:r w:rsidRPr="00E34921">
              <w:t>Shutdown</w:t>
            </w:r>
            <w:proofErr w:type="spellEnd"/>
            <w:r w:rsidRPr="00E34921">
              <w:t>/Reboot</w:t>
            </w:r>
          </w:p>
        </w:tc>
      </w:tr>
      <w:tr w:rsidR="00E34921" w14:paraId="436B157F" w14:textId="77777777" w:rsidTr="00AC370B">
        <w:tc>
          <w:tcPr>
            <w:tcW w:w="1290" w:type="dxa"/>
            <w:vMerge/>
          </w:tcPr>
          <w:p w14:paraId="295BBBE8" w14:textId="77777777" w:rsidR="00E34921" w:rsidRDefault="00E34921" w:rsidP="00A329E5"/>
        </w:tc>
        <w:tc>
          <w:tcPr>
            <w:tcW w:w="5000" w:type="dxa"/>
          </w:tcPr>
          <w:p w14:paraId="3F4489E6" w14:textId="7409A0B7" w:rsidR="00E34921" w:rsidRDefault="00E34921" w:rsidP="00A329E5">
            <w:r w:rsidRPr="00E34921">
              <w:t xml:space="preserve">[T1485] Data </w:t>
            </w:r>
            <w:proofErr w:type="spellStart"/>
            <w:r w:rsidRPr="00E34921">
              <w:t>Destruction</w:t>
            </w:r>
            <w:proofErr w:type="spellEnd"/>
          </w:p>
        </w:tc>
      </w:tr>
      <w:tr w:rsidR="00E34921" w14:paraId="5A6ED137" w14:textId="77777777" w:rsidTr="00AC370B">
        <w:tc>
          <w:tcPr>
            <w:tcW w:w="1290" w:type="dxa"/>
            <w:vMerge/>
          </w:tcPr>
          <w:p w14:paraId="7E2473E9" w14:textId="77777777" w:rsidR="00E34921" w:rsidRDefault="00E34921" w:rsidP="00A329E5"/>
        </w:tc>
        <w:tc>
          <w:tcPr>
            <w:tcW w:w="5000" w:type="dxa"/>
          </w:tcPr>
          <w:p w14:paraId="577FBC7C" w14:textId="32D4D2A4" w:rsidR="00E34921" w:rsidRDefault="00E34921" w:rsidP="00A329E5">
            <w:r w:rsidRPr="00E34921">
              <w:t xml:space="preserve">[T1495] Firmware </w:t>
            </w:r>
            <w:proofErr w:type="spellStart"/>
            <w:r w:rsidRPr="00E34921">
              <w:t>Corruption</w:t>
            </w:r>
            <w:proofErr w:type="spellEnd"/>
          </w:p>
        </w:tc>
      </w:tr>
      <w:tr w:rsidR="00E34921" w14:paraId="20469676" w14:textId="77777777" w:rsidTr="00AC370B">
        <w:tc>
          <w:tcPr>
            <w:tcW w:w="1290" w:type="dxa"/>
            <w:vMerge/>
          </w:tcPr>
          <w:p w14:paraId="685D0198" w14:textId="77777777" w:rsidR="00E34921" w:rsidRDefault="00E34921" w:rsidP="00A329E5"/>
        </w:tc>
        <w:tc>
          <w:tcPr>
            <w:tcW w:w="5000" w:type="dxa"/>
          </w:tcPr>
          <w:p w14:paraId="53132385" w14:textId="43A6A665" w:rsidR="00E34921" w:rsidRDefault="00E34921" w:rsidP="00A329E5">
            <w:r w:rsidRPr="00E34921">
              <w:t xml:space="preserve">[T1561] Disk </w:t>
            </w:r>
            <w:proofErr w:type="spellStart"/>
            <w:r w:rsidRPr="00E34921">
              <w:t>Wipe</w:t>
            </w:r>
            <w:proofErr w:type="spellEnd"/>
          </w:p>
        </w:tc>
      </w:tr>
      <w:tr w:rsidR="00E34921" w:rsidRPr="00CE47BA" w14:paraId="3A926671" w14:textId="77777777" w:rsidTr="00AC370B">
        <w:tc>
          <w:tcPr>
            <w:tcW w:w="1290" w:type="dxa"/>
            <w:vMerge/>
          </w:tcPr>
          <w:p w14:paraId="4F06EAFB" w14:textId="77777777" w:rsidR="00E34921" w:rsidRDefault="00E34921" w:rsidP="00A329E5"/>
        </w:tc>
        <w:tc>
          <w:tcPr>
            <w:tcW w:w="5000" w:type="dxa"/>
          </w:tcPr>
          <w:p w14:paraId="57718F46" w14:textId="0B35CA44" w:rsidR="00E34921" w:rsidRPr="00563036" w:rsidRDefault="00E34921" w:rsidP="00A329E5">
            <w:pPr>
              <w:rPr>
                <w:lang w:val="en-US"/>
              </w:rPr>
            </w:pPr>
            <w:r w:rsidRPr="00563036">
              <w:rPr>
                <w:lang w:val="en-US"/>
              </w:rPr>
              <w:t>[T1561.001] Disk Wipe: Disk Content Wipe</w:t>
            </w:r>
          </w:p>
        </w:tc>
      </w:tr>
      <w:tr w:rsidR="00E34921" w14:paraId="10036331" w14:textId="77777777" w:rsidTr="00AC370B">
        <w:tc>
          <w:tcPr>
            <w:tcW w:w="1290" w:type="dxa"/>
            <w:vMerge/>
          </w:tcPr>
          <w:p w14:paraId="1D70DA1D" w14:textId="77777777" w:rsidR="00E34921" w:rsidRPr="00563036" w:rsidRDefault="00E34921" w:rsidP="00A329E5">
            <w:pPr>
              <w:rPr>
                <w:lang w:val="en-US"/>
              </w:rPr>
            </w:pPr>
          </w:p>
        </w:tc>
        <w:tc>
          <w:tcPr>
            <w:tcW w:w="5000" w:type="dxa"/>
          </w:tcPr>
          <w:p w14:paraId="0D6C54F1" w14:textId="535BC368" w:rsidR="00E34921" w:rsidRDefault="00E34921" w:rsidP="00A329E5">
            <w:r w:rsidRPr="00E34921">
              <w:t xml:space="preserve">[T1561.002] Disk </w:t>
            </w:r>
            <w:proofErr w:type="spellStart"/>
            <w:r w:rsidRPr="00E34921">
              <w:t>Structure</w:t>
            </w:r>
            <w:proofErr w:type="spellEnd"/>
            <w:r w:rsidRPr="00E34921">
              <w:t xml:space="preserve"> </w:t>
            </w:r>
            <w:proofErr w:type="spellStart"/>
            <w:r w:rsidRPr="00E34921">
              <w:t>Wipe</w:t>
            </w:r>
            <w:proofErr w:type="spellEnd"/>
          </w:p>
        </w:tc>
      </w:tr>
      <w:tr w:rsidR="00E34921" w14:paraId="18C79336" w14:textId="77777777" w:rsidTr="00AC370B">
        <w:tc>
          <w:tcPr>
            <w:tcW w:w="1290" w:type="dxa"/>
            <w:vMerge/>
          </w:tcPr>
          <w:p w14:paraId="6D0106C5" w14:textId="77777777" w:rsidR="00E34921" w:rsidRDefault="00E34921" w:rsidP="00A329E5"/>
        </w:tc>
        <w:tc>
          <w:tcPr>
            <w:tcW w:w="5000" w:type="dxa"/>
          </w:tcPr>
          <w:p w14:paraId="5B6DA7B4" w14:textId="3F8C60F8" w:rsidR="00E34921" w:rsidRDefault="00E34921" w:rsidP="00A329E5">
            <w:r w:rsidRPr="00E34921">
              <w:t xml:space="preserve">[T1531] Account Access </w:t>
            </w:r>
            <w:proofErr w:type="spellStart"/>
            <w:r w:rsidRPr="00E34921">
              <w:t>Removal</w:t>
            </w:r>
            <w:proofErr w:type="spellEnd"/>
          </w:p>
        </w:tc>
      </w:tr>
      <w:tr w:rsidR="00E34921" w:rsidRPr="00D905EE" w14:paraId="16C98388" w14:textId="77777777" w:rsidTr="00AC370B">
        <w:tc>
          <w:tcPr>
            <w:tcW w:w="1290" w:type="dxa"/>
            <w:vMerge/>
          </w:tcPr>
          <w:p w14:paraId="3B674AE5" w14:textId="77777777" w:rsidR="00E34921" w:rsidRDefault="00E34921" w:rsidP="00A329E5"/>
        </w:tc>
        <w:tc>
          <w:tcPr>
            <w:tcW w:w="5000" w:type="dxa"/>
          </w:tcPr>
          <w:p w14:paraId="04B10996" w14:textId="099A594D" w:rsidR="00E34921" w:rsidRPr="00563036" w:rsidRDefault="00E34921" w:rsidP="00A329E5">
            <w:pPr>
              <w:rPr>
                <w:lang w:val="en-US"/>
              </w:rPr>
            </w:pPr>
            <w:r w:rsidRPr="00563036">
              <w:rPr>
                <w:lang w:val="en-US"/>
              </w:rPr>
              <w:t>[T1498] Network Denial of Service</w:t>
            </w:r>
          </w:p>
        </w:tc>
      </w:tr>
      <w:tr w:rsidR="00E34921" w14:paraId="65377741" w14:textId="77777777" w:rsidTr="00AC370B">
        <w:tc>
          <w:tcPr>
            <w:tcW w:w="1290" w:type="dxa"/>
            <w:vMerge/>
          </w:tcPr>
          <w:p w14:paraId="4BC7A92F" w14:textId="77777777" w:rsidR="00E34921" w:rsidRPr="00563036" w:rsidRDefault="00E34921" w:rsidP="00A329E5">
            <w:pPr>
              <w:rPr>
                <w:lang w:val="en-US"/>
              </w:rPr>
            </w:pPr>
          </w:p>
        </w:tc>
        <w:tc>
          <w:tcPr>
            <w:tcW w:w="5000" w:type="dxa"/>
          </w:tcPr>
          <w:p w14:paraId="45B2536E" w14:textId="7C1C29A1" w:rsidR="00E34921" w:rsidRDefault="00E34921" w:rsidP="00A329E5">
            <w:r w:rsidRPr="00E34921">
              <w:t>[T1489] Service Stop</w:t>
            </w:r>
          </w:p>
        </w:tc>
      </w:tr>
    </w:tbl>
    <w:p w14:paraId="11019896" w14:textId="5065AE14" w:rsidR="00AC370B" w:rsidRDefault="00AC370B" w:rsidP="00A329E5"/>
    <w:p w14:paraId="67D41240" w14:textId="77777777" w:rsidR="00AC370B" w:rsidRDefault="00AC370B" w:rsidP="00A329E5">
      <w:r>
        <w:br w:type="page"/>
      </w:r>
    </w:p>
    <w:p w14:paraId="05A87720" w14:textId="522ED3E9" w:rsidR="00311F37" w:rsidRDefault="00311F37" w:rsidP="00A329E5">
      <w:pPr>
        <w:pStyle w:val="Titolo2"/>
      </w:pPr>
      <w:bookmarkStart w:id="125" w:name="_Toc170820303"/>
      <w:r w:rsidRPr="007E4D82">
        <w:lastRenderedPageBreak/>
        <w:t>Attacchi Cyber – Analisi delle tendenze</w:t>
      </w:r>
      <w:bookmarkEnd w:id="125"/>
    </w:p>
    <w:p w14:paraId="3BB6A68E" w14:textId="4634ABAE" w:rsidR="002B66CD" w:rsidRPr="002B66CD" w:rsidRDefault="002B66CD" w:rsidP="00A329E5">
      <w:r w:rsidRPr="007E4D82">
        <w:t>Negli ultimi anni, il panorama globale ha testimoniato l'urgente richiesta di avanzamenti tecnologici nel campo della difesa informatica, volti a proteggere dati, procedure e infrastrutture critici.</w:t>
      </w:r>
    </w:p>
    <w:p w14:paraId="434386C8" w14:textId="6AF96280" w:rsidR="002B66CD" w:rsidRPr="002B66CD" w:rsidRDefault="002B66CD" w:rsidP="00A329E5">
      <w:pPr>
        <w:pStyle w:val="Titolo3"/>
      </w:pPr>
      <w:bookmarkStart w:id="126" w:name="_Toc170820304"/>
      <w:r>
        <w:t>Q2 2022 vs Q</w:t>
      </w:r>
      <w:r w:rsidR="00722F5E">
        <w:t>2</w:t>
      </w:r>
      <w:r>
        <w:t xml:space="preserve"> 2023</w:t>
      </w:r>
      <w:bookmarkEnd w:id="126"/>
    </w:p>
    <w:p w14:paraId="2AEEA772" w14:textId="51DCCD56" w:rsidR="00311F37" w:rsidRPr="007E4D82" w:rsidRDefault="00311F37" w:rsidP="00A329E5">
      <w:r w:rsidRPr="007E4D82">
        <w:t>Un'</w:t>
      </w:r>
      <w:r w:rsidRPr="007E4D82">
        <w:rPr>
          <w:b/>
          <w:bCs/>
        </w:rPr>
        <w:t>indagine comparativa</w:t>
      </w:r>
      <w:r w:rsidRPr="007E4D82">
        <w:t xml:space="preserve"> recente [4], che confronta i dati relativi agli attacchi informatici noti fino al Q2</w:t>
      </w:r>
      <w:r>
        <w:rPr>
          <w:rStyle w:val="Rimandonotaapidipagina"/>
          <w:rFonts w:cs="Arial"/>
        </w:rPr>
        <w:footnoteReference w:id="18"/>
      </w:r>
      <w:r w:rsidRPr="007E4D82">
        <w:t xml:space="preserve"> 2022 e quelli registrati nel Q2 2023</w:t>
      </w:r>
      <w:r w:rsidR="00B357C6">
        <w:t xml:space="preserve"> (figura </w:t>
      </w:r>
      <w:r w:rsidR="00F716FC">
        <w:t>6</w:t>
      </w:r>
      <w:r w:rsidR="00B357C6">
        <w:t>)</w:t>
      </w:r>
      <w:r w:rsidRPr="007E4D82">
        <w:t>, ha evidenziato un incremento esponenziale nella media settimanale degli attacchi informatici a livello globale, interessando diversi settori industriali. Questo trend allarmante sottolinea non solo la crescente sofisticatezza e frequenza delle minacce informatiche, ma anche l'impellente necessità per le organizzazioni di ogni ambito di rafforzare le loro misure di sicurezza per contrastare efficacemente tali pericoli.</w:t>
      </w:r>
    </w:p>
    <w:p w14:paraId="209A8952" w14:textId="45B5BB23" w:rsidR="00311F37" w:rsidRPr="00B75024" w:rsidRDefault="00311F37" w:rsidP="00722F5E">
      <w:pPr>
        <w:jc w:val="center"/>
      </w:pPr>
      <w:r w:rsidRPr="007E4D82">
        <w:rPr>
          <w:noProof/>
        </w:rPr>
        <w:lastRenderedPageBreak/>
        <w:drawing>
          <wp:inline distT="0" distB="0" distL="0" distR="0" wp14:anchorId="6AE15745" wp14:editId="1717A39D">
            <wp:extent cx="4871971" cy="2451032"/>
            <wp:effectExtent l="0" t="0" r="0" b="317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452" t="11871" r="4683" b="3037"/>
                    <a:stretch/>
                  </pic:blipFill>
                  <pic:spPr bwMode="auto">
                    <a:xfrm>
                      <a:off x="0" y="0"/>
                      <a:ext cx="4871971" cy="2451032"/>
                    </a:xfrm>
                    <a:prstGeom prst="rect">
                      <a:avLst/>
                    </a:prstGeom>
                    <a:noFill/>
                    <a:ln>
                      <a:noFill/>
                    </a:ln>
                    <a:extLst>
                      <a:ext uri="{53640926-AAD7-44D8-BBD7-CCE9431645EC}">
                        <a14:shadowObscured xmlns:a14="http://schemas.microsoft.com/office/drawing/2010/main"/>
                      </a:ext>
                    </a:extLst>
                  </pic:spPr>
                </pic:pic>
              </a:graphicData>
            </a:graphic>
          </wp:inline>
        </w:drawing>
      </w:r>
      <w:r w:rsidR="00B357C6">
        <w:br/>
      </w:r>
      <w:r w:rsidR="00B357C6" w:rsidRPr="00B75024">
        <w:t>Figura</w:t>
      </w:r>
      <w:r w:rsidR="00F716FC">
        <w:t xml:space="preserve"> 6</w:t>
      </w:r>
      <w:r w:rsidR="00B357C6" w:rsidRPr="00B75024">
        <w:t>: Q2 2022 vs Q2 2023</w:t>
      </w:r>
    </w:p>
    <w:p w14:paraId="373DF3FB" w14:textId="71D6DEE7" w:rsidR="00246A72" w:rsidRPr="005D6A9B" w:rsidRDefault="00311F37" w:rsidP="00A329E5">
      <w:r w:rsidRPr="005D6A9B">
        <w:t xml:space="preserve">I dati allarmanti emersi dallo studio mostrano un incremento significativo degli attacchi informatici, con particolare enfasi sui settori delle consulenze, bancario e sanitario. Tra questi, il </w:t>
      </w:r>
      <w:r w:rsidRPr="005D6A9B">
        <w:rPr>
          <w:b/>
          <w:bCs/>
        </w:rPr>
        <w:t>settore</w:t>
      </w:r>
      <w:r w:rsidRPr="005D6A9B">
        <w:t xml:space="preserve"> </w:t>
      </w:r>
      <w:r w:rsidRPr="005D6A9B">
        <w:rPr>
          <w:b/>
          <w:bCs/>
        </w:rPr>
        <w:t>sanitario</w:t>
      </w:r>
      <w:r w:rsidRPr="005D6A9B">
        <w:t xml:space="preserve"> emerge come particolarmente </w:t>
      </w:r>
      <w:r w:rsidRPr="005D6A9B">
        <w:rPr>
          <w:b/>
          <w:bCs/>
        </w:rPr>
        <w:t>critico</w:t>
      </w:r>
      <w:r w:rsidRPr="005D6A9B">
        <w:t xml:space="preserve">, non solo perché rappresenta il terzo settore più colpito al mondo da questa ondata di attacchi, ma anche per l'ampia quantità di introiti che genera a livello globale e per il </w:t>
      </w:r>
      <w:r w:rsidRPr="005D6A9B">
        <w:rPr>
          <w:b/>
          <w:bCs/>
        </w:rPr>
        <w:t>vasto</w:t>
      </w:r>
      <w:r w:rsidRPr="005D6A9B">
        <w:t xml:space="preserve"> </w:t>
      </w:r>
      <w:r w:rsidRPr="005D6A9B">
        <w:rPr>
          <w:b/>
          <w:bCs/>
        </w:rPr>
        <w:t>volume</w:t>
      </w:r>
      <w:r w:rsidRPr="005D6A9B">
        <w:t xml:space="preserve"> </w:t>
      </w:r>
      <w:r w:rsidRPr="005D6A9B">
        <w:rPr>
          <w:b/>
          <w:bCs/>
        </w:rPr>
        <w:t>di</w:t>
      </w:r>
      <w:r w:rsidRPr="005D6A9B">
        <w:t xml:space="preserve"> </w:t>
      </w:r>
      <w:r w:rsidRPr="005D6A9B">
        <w:rPr>
          <w:b/>
          <w:bCs/>
        </w:rPr>
        <w:t>informazioni</w:t>
      </w:r>
      <w:r w:rsidRPr="005D6A9B">
        <w:t xml:space="preserve"> </w:t>
      </w:r>
      <w:r w:rsidRPr="005D6A9B">
        <w:rPr>
          <w:b/>
          <w:bCs/>
        </w:rPr>
        <w:t>sensibili</w:t>
      </w:r>
      <w:r w:rsidRPr="005D6A9B">
        <w:t xml:space="preserve"> che gestisce. Questa situazione mette in luce l'urgenza con cui il settore sanitario deve affrontare le sfide legate alla cybersecurity, sottolineando l'importanza di implementare misure di protezione</w:t>
      </w:r>
      <w:r w:rsidR="008F3AD1">
        <w:t xml:space="preserve"> e prevenzione</w:t>
      </w:r>
      <w:r w:rsidRPr="005D6A9B">
        <w:t xml:space="preserve"> avanzate per salvaguardare dati di vitale importanza.</w:t>
      </w:r>
    </w:p>
    <w:p w14:paraId="43579485" w14:textId="0AD143A5" w:rsidR="002B66CD" w:rsidRDefault="002B66CD" w:rsidP="00A329E5">
      <w:pPr>
        <w:pStyle w:val="Titolo3"/>
      </w:pPr>
      <w:bookmarkStart w:id="127" w:name="_Toc170820305"/>
      <w:r>
        <w:t>Provenienza delle cyber minacce</w:t>
      </w:r>
      <w:bookmarkEnd w:id="127"/>
    </w:p>
    <w:p w14:paraId="146F2B9F" w14:textId="68FCAA7E" w:rsidR="00311F37" w:rsidRPr="007E4D82" w:rsidRDefault="00311F37" w:rsidP="00A329E5">
      <w:r w:rsidRPr="007E4D82">
        <w:t xml:space="preserve">Un altro grande dilemma è dovuto alla provenienza di questi attacchi. Uno studio [5] in cui sono coinvolte la Cybersecurity and </w:t>
      </w:r>
      <w:proofErr w:type="spellStart"/>
      <w:r w:rsidRPr="007E4D82">
        <w:t>Infrastructure</w:t>
      </w:r>
      <w:proofErr w:type="spellEnd"/>
      <w:r w:rsidRPr="007E4D82">
        <w:t xml:space="preserve"> Security Agency (</w:t>
      </w:r>
      <w:r w:rsidRPr="007E4D82">
        <w:rPr>
          <w:b/>
          <w:bCs/>
        </w:rPr>
        <w:t>CISA</w:t>
      </w:r>
      <w:r w:rsidRPr="007E4D82">
        <w:t>), la National Security Agency (</w:t>
      </w:r>
      <w:r w:rsidRPr="007E4D82">
        <w:rPr>
          <w:b/>
          <w:bCs/>
        </w:rPr>
        <w:t>NSA</w:t>
      </w:r>
      <w:r w:rsidRPr="007E4D82">
        <w:t xml:space="preserve">) e il Federal Bureau of </w:t>
      </w:r>
      <w:proofErr w:type="spellStart"/>
      <w:r w:rsidRPr="007E4D82">
        <w:t>Investigation</w:t>
      </w:r>
      <w:proofErr w:type="spellEnd"/>
      <w:r w:rsidRPr="007E4D82">
        <w:t xml:space="preserve"> (</w:t>
      </w:r>
      <w:r w:rsidRPr="007E4D82">
        <w:rPr>
          <w:b/>
          <w:bCs/>
        </w:rPr>
        <w:t>FBI</w:t>
      </w:r>
      <w:r w:rsidRPr="007E4D82">
        <w:t>)</w:t>
      </w:r>
      <w:r w:rsidR="00B357C6">
        <w:t xml:space="preserve"> (figura </w:t>
      </w:r>
      <w:r w:rsidR="00F716FC">
        <w:t>7</w:t>
      </w:r>
      <w:r w:rsidR="00B357C6">
        <w:t>),</w:t>
      </w:r>
      <w:r w:rsidRPr="007E4D82">
        <w:t xml:space="preserve"> evidenzia </w:t>
      </w:r>
      <w:r w:rsidRPr="007E4D82">
        <w:lastRenderedPageBreak/>
        <w:t xml:space="preserve">che circa il 45% di questi attacchi ha origine ignota, perciò la </w:t>
      </w:r>
      <w:r w:rsidRPr="007E4D82">
        <w:rPr>
          <w:b/>
          <w:bCs/>
        </w:rPr>
        <w:t>tracciabilità</w:t>
      </w:r>
      <w:r w:rsidRPr="007E4D82">
        <w:t xml:space="preserve"> e l'</w:t>
      </w:r>
      <w:r w:rsidRPr="007E4D82">
        <w:rPr>
          <w:b/>
          <w:bCs/>
        </w:rPr>
        <w:t>identificazione</w:t>
      </w:r>
      <w:r w:rsidRPr="007E4D82">
        <w:t xml:space="preserve"> </w:t>
      </w:r>
      <w:r w:rsidRPr="007E4D82">
        <w:rPr>
          <w:b/>
          <w:bCs/>
        </w:rPr>
        <w:t>degli aggressori</w:t>
      </w:r>
      <w:r w:rsidRPr="007E4D82">
        <w:t xml:space="preserve"> rappresentano ancora sfide significative nel contrasto alle minacce informatiche.</w:t>
      </w:r>
    </w:p>
    <w:p w14:paraId="193E4360" w14:textId="00D0615E" w:rsidR="00311F37" w:rsidRPr="00B75024" w:rsidRDefault="00311F37" w:rsidP="008F3AD1">
      <w:pPr>
        <w:jc w:val="center"/>
      </w:pPr>
      <w:r w:rsidRPr="007E4D82">
        <w:rPr>
          <w:noProof/>
        </w:rPr>
        <w:drawing>
          <wp:inline distT="0" distB="0" distL="0" distR="0" wp14:anchorId="1606A7E5" wp14:editId="2D324337">
            <wp:extent cx="4001315" cy="2015775"/>
            <wp:effectExtent l="19050" t="19050" r="18415" b="22860"/>
            <wp:docPr id="8" name="Immagine 8" descr="Infographic: Who’s Behind Cyber Attacks? | 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fographic: Who’s Behind Cyber Attacks? | Statista"/>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808" t="27812" r="7287" b="27904"/>
                    <a:stretch/>
                  </pic:blipFill>
                  <pic:spPr bwMode="auto">
                    <a:xfrm>
                      <a:off x="0" y="0"/>
                      <a:ext cx="4011202" cy="2020756"/>
                    </a:xfrm>
                    <a:prstGeom prst="rect">
                      <a:avLst/>
                    </a:prstGeom>
                    <a:noFill/>
                    <a:ln>
                      <a:solidFill>
                        <a:schemeClr val="bg1">
                          <a:lumMod val="95000"/>
                        </a:schemeClr>
                      </a:solidFill>
                    </a:ln>
                    <a:extLst>
                      <a:ext uri="{53640926-AAD7-44D8-BBD7-CCE9431645EC}">
                        <a14:shadowObscured xmlns:a14="http://schemas.microsoft.com/office/drawing/2010/main"/>
                      </a:ext>
                    </a:extLst>
                  </pic:spPr>
                </pic:pic>
              </a:graphicData>
            </a:graphic>
          </wp:inline>
        </w:drawing>
      </w:r>
      <w:r w:rsidR="00B357C6">
        <w:br/>
      </w:r>
      <w:r w:rsidR="00B357C6" w:rsidRPr="00B75024">
        <w:t xml:space="preserve">Figura </w:t>
      </w:r>
      <w:r w:rsidR="00F716FC">
        <w:t>7</w:t>
      </w:r>
      <w:r w:rsidR="00B357C6" w:rsidRPr="00B75024">
        <w:t>: Da dove provengono i cyber attacchi</w:t>
      </w:r>
    </w:p>
    <w:p w14:paraId="063912DA" w14:textId="7FB341C1" w:rsidR="002B66CD" w:rsidRPr="007E4D82" w:rsidRDefault="002B66CD" w:rsidP="00A329E5">
      <w:pPr>
        <w:pStyle w:val="Titolo3"/>
      </w:pPr>
      <w:bookmarkStart w:id="128" w:name="_Toc170820306"/>
      <w:r>
        <w:t>Stime dei costi futuri</w:t>
      </w:r>
      <w:bookmarkEnd w:id="128"/>
    </w:p>
    <w:p w14:paraId="04AB6E54" w14:textId="281DAC61" w:rsidR="00311F37" w:rsidRPr="007E4D82" w:rsidRDefault="00311F37" w:rsidP="00A329E5">
      <w:r w:rsidRPr="007E4D82">
        <w:t xml:space="preserve">Basandosi sulle valutazioni della fonte che ha fornito i dati menzionati in precedenza, il </w:t>
      </w:r>
      <w:r w:rsidRPr="007E4D82">
        <w:rPr>
          <w:b/>
          <w:bCs/>
        </w:rPr>
        <w:t xml:space="preserve">costo annuale globale associato alla mitigazione dei crimini informatici </w:t>
      </w:r>
      <w:r w:rsidRPr="007E4D82">
        <w:t xml:space="preserve">[6] nei prossimi 4 anni è destinato ad aumentare in maniera lineare di circa </w:t>
      </w:r>
      <w:r w:rsidRPr="007E4D82">
        <w:rPr>
          <w:b/>
          <w:bCs/>
        </w:rPr>
        <w:t>1,5 trilioni di dollari statunitensi</w:t>
      </w:r>
      <w:r w:rsidRPr="007E4D82">
        <w:t xml:space="preserve"> all’anno</w:t>
      </w:r>
      <w:r w:rsidR="00BB2D61">
        <w:t xml:space="preserve"> (figura </w:t>
      </w:r>
      <w:r w:rsidR="00F716FC">
        <w:t>8</w:t>
      </w:r>
      <w:r w:rsidR="00BB2D61">
        <w:t>)</w:t>
      </w:r>
      <w:r w:rsidRPr="007E4D82">
        <w:t>.</w:t>
      </w:r>
    </w:p>
    <w:p w14:paraId="37D5BF93" w14:textId="13D98668" w:rsidR="005D6A9B" w:rsidRPr="00B75024" w:rsidRDefault="00311F37" w:rsidP="008F3AD1">
      <w:pPr>
        <w:jc w:val="center"/>
      </w:pPr>
      <w:r w:rsidRPr="00B75024">
        <w:rPr>
          <w:noProof/>
        </w:rPr>
        <w:lastRenderedPageBreak/>
        <w:drawing>
          <wp:inline distT="0" distB="0" distL="0" distR="0" wp14:anchorId="44231B9C" wp14:editId="4B60FBB4">
            <wp:extent cx="4092359" cy="3555288"/>
            <wp:effectExtent l="0" t="0" r="3810" b="7620"/>
            <wp:docPr id="9" name="Immagine 9" descr="Infographic: Cybercrime Expected To Skyrocket in Coming Years | 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fographic: Cybercrime Expected To Skyrocket in Coming Years | Statista"/>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3262" b="9861"/>
                    <a:stretch/>
                  </pic:blipFill>
                  <pic:spPr bwMode="auto">
                    <a:xfrm>
                      <a:off x="0" y="0"/>
                      <a:ext cx="4106881" cy="3567904"/>
                    </a:xfrm>
                    <a:prstGeom prst="rect">
                      <a:avLst/>
                    </a:prstGeom>
                    <a:noFill/>
                    <a:ln>
                      <a:noFill/>
                    </a:ln>
                    <a:extLst>
                      <a:ext uri="{53640926-AAD7-44D8-BBD7-CCE9431645EC}">
                        <a14:shadowObscured xmlns:a14="http://schemas.microsoft.com/office/drawing/2010/main"/>
                      </a:ext>
                    </a:extLst>
                  </pic:spPr>
                </pic:pic>
              </a:graphicData>
            </a:graphic>
          </wp:inline>
        </w:drawing>
      </w:r>
      <w:r w:rsidR="00B357C6" w:rsidRPr="00B75024">
        <w:br/>
        <w:t xml:space="preserve">Figura </w:t>
      </w:r>
      <w:r w:rsidR="00F716FC">
        <w:t>8</w:t>
      </w:r>
      <w:r w:rsidR="00B357C6" w:rsidRPr="00B75024">
        <w:t xml:space="preserve">: Stima della crescita del costo annuale </w:t>
      </w:r>
      <w:r w:rsidR="005D6A9B" w:rsidRPr="00B75024">
        <w:t>per il cyber crimine</w:t>
      </w:r>
    </w:p>
    <w:p w14:paraId="01E23B1F" w14:textId="311753CD" w:rsidR="00311F37" w:rsidRPr="007E4D82" w:rsidRDefault="00311F37" w:rsidP="00A329E5">
      <w:pPr>
        <w:pStyle w:val="Titolo2"/>
      </w:pPr>
      <w:bookmarkStart w:id="129" w:name="_Toc170820307"/>
      <w:r w:rsidRPr="007E4D82">
        <w:t>NIS2 – L’ultima normativa nel mondo cyber</w:t>
      </w:r>
      <w:bookmarkEnd w:id="129"/>
    </w:p>
    <w:p w14:paraId="5F02C0FE" w14:textId="5B083E87" w:rsidR="00311F37" w:rsidRPr="007E4D82" w:rsidRDefault="00311F37" w:rsidP="00A329E5">
      <w:r w:rsidRPr="007E4D82">
        <w:t>Il mondo ha iniziato a mobilitarsi per rispondere alle minacce derivanti dalla evolutiva sfera informatica, molt</w:t>
      </w:r>
      <w:r w:rsidR="008F3AD1">
        <w:t>e</w:t>
      </w:r>
      <w:r w:rsidRPr="007E4D82">
        <w:t xml:space="preserve"> sono state le normative che hanno coinvolto questo dominio di conoscenza.</w:t>
      </w:r>
    </w:p>
    <w:p w14:paraId="07B2BAFA" w14:textId="3E30320F" w:rsidR="00311F37" w:rsidRPr="007E4D82" w:rsidRDefault="00311F37" w:rsidP="00A329E5">
      <w:r w:rsidRPr="007E4D82">
        <w:t xml:space="preserve">La direttiva più recente è la cosiddetta </w:t>
      </w:r>
      <w:r w:rsidRPr="007E4D82">
        <w:rPr>
          <w:b/>
          <w:bCs/>
        </w:rPr>
        <w:t>NIS2</w:t>
      </w:r>
      <w:r w:rsidRPr="007E4D82">
        <w:t xml:space="preserve"> (</w:t>
      </w:r>
      <w:r w:rsidRPr="007E4D82">
        <w:rPr>
          <w:b/>
          <w:bCs/>
        </w:rPr>
        <w:t>Network and Information Systems 2</w:t>
      </w:r>
      <w:r w:rsidRPr="007E4D82">
        <w:t>), entrata in vigore nel 17 gennaio 2023, rappresenta un passo significativo verso il rafforzamento della resilienza e della sicurezza delle reti e dei sistemi informativi all'interno dell'</w:t>
      </w:r>
      <w:r w:rsidRPr="007E4D82">
        <w:rPr>
          <w:b/>
          <w:bCs/>
        </w:rPr>
        <w:t>Unione Europea</w:t>
      </w:r>
      <w:r w:rsidRPr="007E4D82">
        <w:t xml:space="preserve">, dove gli stati membri dovranno incorporare questa normativa entro il 17 </w:t>
      </w:r>
      <w:r w:rsidR="00FD5073">
        <w:t>O</w:t>
      </w:r>
      <w:r w:rsidRPr="007E4D82">
        <w:t xml:space="preserve">ttobre 2024. Questa nuova direttiva si propone di aggiornare e ampliare l'ambito di </w:t>
      </w:r>
      <w:r w:rsidRPr="007E4D82">
        <w:lastRenderedPageBreak/>
        <w:t xml:space="preserve">applicazione della antesignana direttiva </w:t>
      </w:r>
      <w:r w:rsidRPr="007E4D82">
        <w:rPr>
          <w:b/>
          <w:bCs/>
        </w:rPr>
        <w:t>NIS1</w:t>
      </w:r>
      <w:r w:rsidRPr="007E4D82">
        <w:t>, per porre rimedio all’aumento del tasso digitalizzazione in tutti i Paesi membri, il quale ha inasprito la superfice di attacco informatico.</w:t>
      </w:r>
    </w:p>
    <w:p w14:paraId="6EBBC61C" w14:textId="77777777" w:rsidR="00311F37" w:rsidRPr="007E4D82" w:rsidRDefault="00311F37" w:rsidP="00A329E5">
      <w:r w:rsidRPr="007E4D82">
        <w:t xml:space="preserve">La normativa rende più stringenti: </w:t>
      </w:r>
    </w:p>
    <w:p w14:paraId="34AC1057" w14:textId="77777777" w:rsidR="00311F37" w:rsidRPr="007E4D82" w:rsidRDefault="00311F37" w:rsidP="00A329E5">
      <w:pPr>
        <w:pStyle w:val="Paragrafoelenco"/>
        <w:numPr>
          <w:ilvl w:val="0"/>
          <w:numId w:val="12"/>
        </w:numPr>
      </w:pPr>
      <w:r w:rsidRPr="007E4D82">
        <w:rPr>
          <w:b/>
          <w:bCs/>
        </w:rPr>
        <w:t>requisiti di governance</w:t>
      </w:r>
      <w:r w:rsidRPr="007E4D82">
        <w:t xml:space="preserve">, in modo che gli organi di gestione di una struttura economica approvino misure per la </w:t>
      </w:r>
      <w:r w:rsidRPr="007E4D82">
        <w:rPr>
          <w:i/>
          <w:iCs/>
        </w:rPr>
        <w:t xml:space="preserve">gestione dei rischi </w:t>
      </w:r>
      <w:r w:rsidRPr="007E4D82">
        <w:t xml:space="preserve">dell’Organizzazione e una </w:t>
      </w:r>
      <w:r w:rsidRPr="007E4D82">
        <w:rPr>
          <w:i/>
          <w:iCs/>
        </w:rPr>
        <w:t>formazione</w:t>
      </w:r>
      <w:r w:rsidRPr="007E4D82">
        <w:t xml:space="preserve"> </w:t>
      </w:r>
      <w:r w:rsidRPr="007E4D82">
        <w:rPr>
          <w:i/>
          <w:iCs/>
        </w:rPr>
        <w:t xml:space="preserve">periodica </w:t>
      </w:r>
      <w:r w:rsidRPr="007E4D82">
        <w:t xml:space="preserve">su tematiche di cybersicurezza; </w:t>
      </w:r>
    </w:p>
    <w:p w14:paraId="47FBB04C" w14:textId="77777777" w:rsidR="00311F37" w:rsidRPr="007E4D82" w:rsidRDefault="00311F37" w:rsidP="00A329E5">
      <w:pPr>
        <w:pStyle w:val="Paragrafoelenco"/>
        <w:numPr>
          <w:ilvl w:val="0"/>
          <w:numId w:val="12"/>
        </w:numPr>
      </w:pPr>
      <w:r w:rsidRPr="007E4D82">
        <w:rPr>
          <w:b/>
          <w:bCs/>
        </w:rPr>
        <w:t>gestione dei rischi</w:t>
      </w:r>
      <w:r w:rsidRPr="007E4D82">
        <w:t xml:space="preserve">, inserendo l’obbligo di </w:t>
      </w:r>
      <w:r w:rsidRPr="007E4D82">
        <w:rPr>
          <w:i/>
          <w:iCs/>
        </w:rPr>
        <w:t>valutare</w:t>
      </w:r>
      <w:r w:rsidRPr="007E4D82">
        <w:t xml:space="preserve"> </w:t>
      </w:r>
      <w:r w:rsidRPr="007E4D82">
        <w:rPr>
          <w:i/>
          <w:iCs/>
        </w:rPr>
        <w:t>i</w:t>
      </w:r>
      <w:r w:rsidRPr="007E4D82">
        <w:t xml:space="preserve"> </w:t>
      </w:r>
      <w:r w:rsidRPr="007E4D82">
        <w:rPr>
          <w:i/>
          <w:iCs/>
        </w:rPr>
        <w:t>rischi</w:t>
      </w:r>
      <w:r w:rsidRPr="007E4D82">
        <w:t xml:space="preserve"> e attuare le necessarie </w:t>
      </w:r>
      <w:r w:rsidRPr="007E4D82">
        <w:rPr>
          <w:i/>
          <w:iCs/>
        </w:rPr>
        <w:t>misure</w:t>
      </w:r>
      <w:r w:rsidRPr="007E4D82">
        <w:t xml:space="preserve"> </w:t>
      </w:r>
      <w:r w:rsidRPr="007E4D82">
        <w:rPr>
          <w:i/>
          <w:iCs/>
        </w:rPr>
        <w:t>tecniche</w:t>
      </w:r>
      <w:r w:rsidRPr="007E4D82">
        <w:t xml:space="preserve"> </w:t>
      </w:r>
      <w:r w:rsidRPr="007E4D82">
        <w:rPr>
          <w:i/>
          <w:iCs/>
        </w:rPr>
        <w:t>e</w:t>
      </w:r>
      <w:r w:rsidRPr="007E4D82">
        <w:t xml:space="preserve"> </w:t>
      </w:r>
      <w:r w:rsidRPr="007E4D82">
        <w:rPr>
          <w:i/>
          <w:iCs/>
        </w:rPr>
        <w:t xml:space="preserve">organizzative </w:t>
      </w:r>
      <w:r w:rsidRPr="007E4D82">
        <w:t>anche nell’ambito della supply chain e rapporti con i propri fornitori</w:t>
      </w:r>
      <w:r w:rsidRPr="007E4D82">
        <w:rPr>
          <w:b/>
          <w:bCs/>
        </w:rPr>
        <w:t>;</w:t>
      </w:r>
      <w:r w:rsidRPr="007E4D82">
        <w:t xml:space="preserve"> </w:t>
      </w:r>
    </w:p>
    <w:p w14:paraId="1DA73385" w14:textId="77777777" w:rsidR="00311F37" w:rsidRPr="007E4D82" w:rsidRDefault="00311F37" w:rsidP="00A329E5">
      <w:pPr>
        <w:pStyle w:val="Paragrafoelenco"/>
        <w:numPr>
          <w:ilvl w:val="0"/>
          <w:numId w:val="12"/>
        </w:numPr>
      </w:pPr>
      <w:r w:rsidRPr="007E4D82">
        <w:rPr>
          <w:b/>
          <w:bCs/>
        </w:rPr>
        <w:t>segnalazione</w:t>
      </w:r>
      <w:r w:rsidRPr="007E4D82">
        <w:t xml:space="preserve"> </w:t>
      </w:r>
      <w:r w:rsidRPr="007E4D82">
        <w:rPr>
          <w:b/>
          <w:bCs/>
        </w:rPr>
        <w:t>di</w:t>
      </w:r>
      <w:r w:rsidRPr="007E4D82">
        <w:t xml:space="preserve"> </w:t>
      </w:r>
      <w:r w:rsidRPr="007E4D82">
        <w:rPr>
          <w:b/>
          <w:bCs/>
        </w:rPr>
        <w:t>incidenti</w:t>
      </w:r>
      <w:r w:rsidRPr="007E4D82">
        <w:t xml:space="preserve"> </w:t>
      </w:r>
      <w:r w:rsidRPr="007E4D82">
        <w:rPr>
          <w:b/>
          <w:bCs/>
        </w:rPr>
        <w:t>avvenuti</w:t>
      </w:r>
      <w:r w:rsidRPr="007E4D82">
        <w:t xml:space="preserve">, notificandoli ai rispettivi </w:t>
      </w:r>
      <w:r w:rsidRPr="007E4D82">
        <w:rPr>
          <w:i/>
          <w:iCs/>
        </w:rPr>
        <w:t>CSIRT</w:t>
      </w:r>
      <w:r w:rsidRPr="007E4D82">
        <w:rPr>
          <w:rStyle w:val="Rimandonotaapidipagina"/>
          <w:rFonts w:ascii="Arial" w:hAnsi="Arial" w:cs="Arial"/>
          <w:i/>
          <w:iCs/>
        </w:rPr>
        <w:footnoteReference w:id="19"/>
      </w:r>
      <w:r w:rsidRPr="007E4D82">
        <w:t xml:space="preserve"> o </w:t>
      </w:r>
      <w:r w:rsidRPr="007E4D82">
        <w:rPr>
          <w:i/>
          <w:iCs/>
        </w:rPr>
        <w:t>autorità</w:t>
      </w:r>
      <w:r w:rsidRPr="007E4D82">
        <w:t xml:space="preserve"> </w:t>
      </w:r>
      <w:r w:rsidRPr="007E4D82">
        <w:rPr>
          <w:i/>
          <w:iCs/>
        </w:rPr>
        <w:t>nazionale</w:t>
      </w:r>
      <w:r w:rsidRPr="007E4D82">
        <w:t xml:space="preserve"> entro 24 ore dall’evento.</w:t>
      </w:r>
    </w:p>
    <w:p w14:paraId="32703BFA" w14:textId="77777777" w:rsidR="00311F37" w:rsidRPr="007E4D82" w:rsidRDefault="00311F37" w:rsidP="00A329E5">
      <w:r w:rsidRPr="007E4D82">
        <w:t xml:space="preserve">La NIS2 mira a </w:t>
      </w:r>
      <w:r w:rsidRPr="007E4D82">
        <w:rPr>
          <w:b/>
          <w:bCs/>
        </w:rPr>
        <w:t>stabilire</w:t>
      </w:r>
      <w:r w:rsidRPr="007E4D82">
        <w:t xml:space="preserve"> un livello comune elevato di sicurezza delle reti e dei sistemi informativi tra gli Stati membri, promuovendo al contempo una </w:t>
      </w:r>
      <w:r w:rsidRPr="007E4D82">
        <w:rPr>
          <w:b/>
          <w:bCs/>
        </w:rPr>
        <w:t>maggiore</w:t>
      </w:r>
      <w:r w:rsidRPr="007E4D82">
        <w:t xml:space="preserve"> </w:t>
      </w:r>
      <w:r w:rsidRPr="007E4D82">
        <w:rPr>
          <w:b/>
          <w:bCs/>
        </w:rPr>
        <w:t>cooperazione</w:t>
      </w:r>
      <w:r w:rsidRPr="007E4D82">
        <w:t xml:space="preserve"> e condivisione delle informazioni sulle minacce informatiche all'interno dell'UE. Tra le novità più rilevanti, la direttiva prevede l'istituzione di punti di contatto nazionali per la cybersecurity, l'obbligo di notifica degli </w:t>
      </w:r>
      <w:r w:rsidRPr="007E4D82">
        <w:lastRenderedPageBreak/>
        <w:t xml:space="preserve">incidenti informatici e l'introduzione di </w:t>
      </w:r>
      <w:r w:rsidRPr="007E4D82">
        <w:rPr>
          <w:b/>
          <w:bCs/>
        </w:rPr>
        <w:t>sanzioni</w:t>
      </w:r>
      <w:r w:rsidRPr="007E4D82">
        <w:t xml:space="preserve"> significative </w:t>
      </w:r>
      <w:r w:rsidRPr="007E4D82">
        <w:rPr>
          <w:b/>
          <w:bCs/>
        </w:rPr>
        <w:t>per</w:t>
      </w:r>
      <w:r w:rsidRPr="007E4D82">
        <w:t xml:space="preserve"> </w:t>
      </w:r>
      <w:r w:rsidRPr="007E4D82">
        <w:rPr>
          <w:b/>
          <w:bCs/>
        </w:rPr>
        <w:t>le</w:t>
      </w:r>
      <w:r w:rsidRPr="007E4D82">
        <w:t xml:space="preserve"> </w:t>
      </w:r>
      <w:r w:rsidRPr="007E4D82">
        <w:rPr>
          <w:b/>
          <w:bCs/>
        </w:rPr>
        <w:t>violazioni</w:t>
      </w:r>
      <w:r w:rsidRPr="007E4D82">
        <w:t>, pari ad un massimo di 10.000.000 EUR.</w:t>
      </w:r>
    </w:p>
    <w:p w14:paraId="767590D9" w14:textId="5D6663AE" w:rsidR="00084D82" w:rsidRDefault="00311F37" w:rsidP="001D2642">
      <w:r w:rsidRPr="007E4D82">
        <w:t>Implementando misure come queste, la NIS2 non solo cerca di proteggere le infrastrutture critiche europee, ma anche di creare un ambiente digitale più sicuro per cittadini, imprese e governi. L'</w:t>
      </w:r>
      <w:r w:rsidRPr="007E4D82">
        <w:rPr>
          <w:b/>
          <w:bCs/>
        </w:rPr>
        <w:t>obiettivo</w:t>
      </w:r>
      <w:r w:rsidRPr="007E4D82">
        <w:t xml:space="preserve"> è di anticipare, prevenire e rispondere efficacemente agli attacchi informatici, assicurando così la continuità dei servizi essenziali su cui la società moderna si affida profondamente.</w:t>
      </w:r>
      <w:bookmarkStart w:id="130" w:name="_Toc162107985"/>
      <w:bookmarkStart w:id="131" w:name="_Toc162181709"/>
      <w:bookmarkStart w:id="132" w:name="_Toc162344551"/>
      <w:bookmarkStart w:id="133" w:name="_Toc162345071"/>
      <w:bookmarkStart w:id="134" w:name="_Toc162345109"/>
      <w:bookmarkStart w:id="135" w:name="_Toc162372862"/>
      <w:bookmarkStart w:id="136" w:name="_Toc162388788"/>
      <w:bookmarkStart w:id="137" w:name="_Toc162426561"/>
      <w:bookmarkStart w:id="138" w:name="_Toc162426697"/>
      <w:bookmarkStart w:id="139" w:name="_Toc162432916"/>
      <w:bookmarkStart w:id="140" w:name="_Toc162433098"/>
      <w:bookmarkStart w:id="141" w:name="_Toc162433181"/>
      <w:bookmarkStart w:id="142" w:name="_Toc162949542"/>
      <w:bookmarkStart w:id="143" w:name="_Toc163234292"/>
      <w:bookmarkStart w:id="144" w:name="_Toc163248376"/>
      <w:bookmarkStart w:id="145" w:name="_Toc163248422"/>
      <w:bookmarkStart w:id="146" w:name="_Toc163382042"/>
      <w:bookmarkStart w:id="147" w:name="_Toc163382203"/>
      <w:bookmarkStart w:id="148" w:name="_Toc163382284"/>
      <w:bookmarkStart w:id="149" w:name="_Toc163392002"/>
      <w:bookmarkStart w:id="150" w:name="_Toc163994667"/>
      <w:bookmarkStart w:id="151" w:name="_Toc167109860"/>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p>
    <w:p w14:paraId="2BCC730C" w14:textId="79C139C3" w:rsidR="001F58C6" w:rsidRPr="007D5DF3" w:rsidRDefault="00084D82" w:rsidP="00084D82">
      <w:pPr>
        <w:spacing w:before="0" w:after="0" w:line="240" w:lineRule="auto"/>
        <w:jc w:val="left"/>
      </w:pPr>
      <w:r>
        <w:br w:type="page"/>
      </w:r>
    </w:p>
    <w:p w14:paraId="573145C8" w14:textId="56C672B1" w:rsidR="007D5DF3" w:rsidRPr="007E4D82" w:rsidRDefault="007D5DF3" w:rsidP="00A329E5">
      <w:pPr>
        <w:pStyle w:val="Titolo1"/>
      </w:pPr>
      <w:bookmarkStart w:id="152" w:name="_Toc170820308"/>
      <w:r w:rsidRPr="007E4D82">
        <w:lastRenderedPageBreak/>
        <w:t>Capitolo II</w:t>
      </w:r>
      <w:r>
        <w:t>I</w:t>
      </w:r>
      <w:bookmarkEnd w:id="152"/>
    </w:p>
    <w:p w14:paraId="184EE034" w14:textId="6CBEF587" w:rsidR="007D5DF3" w:rsidRPr="00BE6CA0" w:rsidRDefault="00BB2D61" w:rsidP="00A329E5">
      <w:pPr>
        <w:pStyle w:val="Sottotitolo"/>
      </w:pPr>
      <w:bookmarkStart w:id="153" w:name="_Toc170820309"/>
      <w:r w:rsidRPr="00BE6CA0">
        <w:t>Sperimentazione</w:t>
      </w:r>
      <w:bookmarkEnd w:id="153"/>
    </w:p>
    <w:p w14:paraId="090B579D" w14:textId="35C1749D" w:rsidR="00BC5810" w:rsidRDefault="0015006D" w:rsidP="00A329E5">
      <w:r>
        <w:t>L'obiettivo principale dello studio</w:t>
      </w:r>
      <w:r w:rsidR="00FD5073">
        <w:t xml:space="preserve"> di tesi, come già detto,</w:t>
      </w:r>
      <w:r>
        <w:t xml:space="preserve"> è lo sviluppo di un sistema avanzato progettato per offrire un supporto essenziale ai professionisti del settore della sicurezza informatica</w:t>
      </w:r>
      <w:r w:rsidR="00333F41">
        <w:t xml:space="preserve">, tramite una </w:t>
      </w:r>
      <w:r w:rsidR="00333F41">
        <w:rPr>
          <w:b/>
          <w:bCs/>
        </w:rPr>
        <w:t>analisi quantitativa del rischio</w:t>
      </w:r>
      <w:r w:rsidR="0043592C">
        <w:t xml:space="preserve">, denominato </w:t>
      </w:r>
      <w:proofErr w:type="spellStart"/>
      <w:r w:rsidR="0043592C" w:rsidRPr="007D7E88">
        <w:rPr>
          <w:b/>
          <w:bCs/>
        </w:rPr>
        <w:t>DetectiveAttack</w:t>
      </w:r>
      <w:r w:rsidR="007D7E88">
        <w:rPr>
          <w:b/>
          <w:bCs/>
        </w:rPr>
        <w:t>s</w:t>
      </w:r>
      <w:proofErr w:type="spellEnd"/>
      <w:r>
        <w:t xml:space="preserve">. </w:t>
      </w:r>
    </w:p>
    <w:p w14:paraId="010B1752" w14:textId="77777777" w:rsidR="007D7E88" w:rsidRPr="007D7E88" w:rsidRDefault="007D7E88" w:rsidP="007D7E88">
      <w:pPr>
        <w:pStyle w:val="Paragrafoelenco"/>
        <w:keepNext/>
        <w:numPr>
          <w:ilvl w:val="0"/>
          <w:numId w:val="1"/>
        </w:numPr>
        <w:spacing w:before="360" w:after="120"/>
        <w:ind w:left="0"/>
        <w:jc w:val="left"/>
        <w:outlineLvl w:val="1"/>
        <w:rPr>
          <w:rFonts w:eastAsia="Times New Roman" w:cs="Arial"/>
          <w:b/>
          <w:vanish/>
          <w:sz w:val="32"/>
          <w:szCs w:val="32"/>
          <w:lang w:eastAsia="en-US"/>
        </w:rPr>
      </w:pPr>
      <w:bookmarkStart w:id="154" w:name="_Toc169965314"/>
      <w:bookmarkStart w:id="155" w:name="_Toc169965432"/>
      <w:bookmarkStart w:id="156" w:name="_Toc169972767"/>
      <w:bookmarkStart w:id="157" w:name="_Toc170556608"/>
      <w:bookmarkStart w:id="158" w:name="_Toc170556822"/>
      <w:bookmarkStart w:id="159" w:name="_Toc170556999"/>
      <w:bookmarkStart w:id="160" w:name="_Toc170557085"/>
      <w:bookmarkStart w:id="161" w:name="_Toc170557215"/>
      <w:bookmarkStart w:id="162" w:name="_Toc170557354"/>
      <w:bookmarkStart w:id="163" w:name="_Toc170557460"/>
      <w:bookmarkStart w:id="164" w:name="_Toc170557546"/>
      <w:bookmarkStart w:id="165" w:name="_Toc170557632"/>
      <w:bookmarkStart w:id="166" w:name="_Toc170557800"/>
      <w:bookmarkStart w:id="167" w:name="_Toc170752610"/>
      <w:bookmarkStart w:id="168" w:name="_Toc170752672"/>
      <w:bookmarkStart w:id="169" w:name="_Toc170752742"/>
      <w:bookmarkStart w:id="170" w:name="_Toc170753181"/>
      <w:bookmarkStart w:id="171" w:name="_Toc170753273"/>
      <w:bookmarkStart w:id="172" w:name="_Toc170753351"/>
      <w:bookmarkStart w:id="173" w:name="_Toc170753546"/>
      <w:bookmarkStart w:id="174" w:name="_Toc170753714"/>
      <w:bookmarkStart w:id="175" w:name="_Toc170754808"/>
      <w:bookmarkStart w:id="176" w:name="_Toc170754869"/>
      <w:bookmarkStart w:id="177" w:name="_Toc170755087"/>
      <w:bookmarkStart w:id="178" w:name="_Toc170755481"/>
      <w:bookmarkStart w:id="179" w:name="_Toc170755541"/>
      <w:bookmarkStart w:id="180" w:name="_Toc170756421"/>
      <w:bookmarkStart w:id="181" w:name="_Toc170820310"/>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p>
    <w:p w14:paraId="69D50B8E" w14:textId="15E7B2ED" w:rsidR="007D7E88" w:rsidRDefault="007D7E88" w:rsidP="007D7E88">
      <w:pPr>
        <w:pStyle w:val="Titolo2"/>
      </w:pPr>
      <w:bookmarkStart w:id="182" w:name="_Toc170820311"/>
      <w:r>
        <w:t xml:space="preserve">Funzionalità di </w:t>
      </w:r>
      <w:proofErr w:type="spellStart"/>
      <w:r>
        <w:t>DetectiveAttacks</w:t>
      </w:r>
      <w:bookmarkEnd w:id="182"/>
      <w:proofErr w:type="spellEnd"/>
    </w:p>
    <w:p w14:paraId="2B8863CC" w14:textId="2D1CD69D" w:rsidR="00F36661" w:rsidRDefault="0015006D" w:rsidP="00A329E5">
      <w:r>
        <w:t>Il sistema proposto mira a semplificare il processo di mitigazione degli attacchi informatici diretti verso le infrastrutture digitali</w:t>
      </w:r>
      <w:r w:rsidR="007D7E88">
        <w:t>,</w:t>
      </w:r>
      <w:r w:rsidR="00BC5810">
        <w:t xml:space="preserve"> a</w:t>
      </w:r>
      <w:r w:rsidR="00BC5810" w:rsidRPr="00BC5810">
        <w:t>ttraverso l'impiego di strumenti per</w:t>
      </w:r>
      <w:r w:rsidR="00F36661">
        <w:t>:</w:t>
      </w:r>
    </w:p>
    <w:p w14:paraId="6FE56D91" w14:textId="43E7096F" w:rsidR="007003D4" w:rsidRDefault="007003D4" w:rsidP="007003D4">
      <w:pPr>
        <w:pStyle w:val="Paragrafoelenco"/>
        <w:numPr>
          <w:ilvl w:val="0"/>
          <w:numId w:val="36"/>
        </w:numPr>
      </w:pPr>
      <w:r w:rsidRPr="003B67C8">
        <w:rPr>
          <w:b/>
          <w:bCs/>
        </w:rPr>
        <w:t>visualizzare</w:t>
      </w:r>
      <w:r>
        <w:t xml:space="preserve"> tutte le </w:t>
      </w:r>
      <w:r w:rsidRPr="003B67C8">
        <w:rPr>
          <w:b/>
          <w:bCs/>
        </w:rPr>
        <w:t>informazioni</w:t>
      </w:r>
      <w:r>
        <w:t xml:space="preserve"> provenient</w:t>
      </w:r>
      <w:r w:rsidR="0073507F">
        <w:t>i</w:t>
      </w:r>
      <w:r>
        <w:t xml:space="preserve"> dalla </w:t>
      </w:r>
      <w:r w:rsidRPr="003B67C8">
        <w:rPr>
          <w:b/>
          <w:bCs/>
        </w:rPr>
        <w:t>CTI</w:t>
      </w:r>
      <w:r>
        <w:t xml:space="preserve"> </w:t>
      </w:r>
      <w:r w:rsidRPr="003B67C8">
        <w:rPr>
          <w:b/>
          <w:bCs/>
        </w:rPr>
        <w:t>community</w:t>
      </w:r>
      <w:r>
        <w:t>, tramite un unico punto di accesso</w:t>
      </w:r>
      <w:r w:rsidR="007D7E88">
        <w:t xml:space="preserve">, </w:t>
      </w:r>
      <w:r>
        <w:t>unica interfaccia</w:t>
      </w:r>
      <w:r w:rsidR="007D7E88">
        <w:t xml:space="preserve"> e mostrando tutte le relazioni che vi sono tra essi</w:t>
      </w:r>
      <w:r>
        <w:t>;</w:t>
      </w:r>
    </w:p>
    <w:p w14:paraId="084C453B" w14:textId="4E67D909" w:rsidR="00D241E8" w:rsidRDefault="00D241E8" w:rsidP="007003D4">
      <w:pPr>
        <w:pStyle w:val="Paragrafoelenco"/>
        <w:numPr>
          <w:ilvl w:val="0"/>
          <w:numId w:val="36"/>
        </w:numPr>
      </w:pPr>
      <w:r>
        <w:t>offrire il risultato dell’</w:t>
      </w:r>
      <w:r w:rsidRPr="00D241E8">
        <w:rPr>
          <w:b/>
          <w:bCs/>
        </w:rPr>
        <w:t>unione</w:t>
      </w:r>
      <w:r>
        <w:t xml:space="preserve"> della matrice </w:t>
      </w:r>
      <w:r w:rsidRPr="00D241E8">
        <w:rPr>
          <w:b/>
          <w:bCs/>
        </w:rPr>
        <w:t>ATT&amp;CK</w:t>
      </w:r>
      <w:r>
        <w:t xml:space="preserve"> e </w:t>
      </w:r>
      <w:r w:rsidRPr="00D241E8">
        <w:rPr>
          <w:b/>
          <w:bCs/>
        </w:rPr>
        <w:t>ATLAS</w:t>
      </w:r>
      <w:r>
        <w:t xml:space="preserve"> riordinata secondo la CKC</w:t>
      </w:r>
      <w:r w:rsidR="00FD5073">
        <w:rPr>
          <w:rStyle w:val="Rimandonotaapidipagina"/>
        </w:rPr>
        <w:footnoteReference w:id="20"/>
      </w:r>
      <w:r>
        <w:t>;</w:t>
      </w:r>
    </w:p>
    <w:p w14:paraId="2CC72400" w14:textId="04C95CA4" w:rsidR="00F36661" w:rsidRDefault="007003D4" w:rsidP="00F36661">
      <w:pPr>
        <w:pStyle w:val="Paragrafoelenco"/>
        <w:numPr>
          <w:ilvl w:val="0"/>
          <w:numId w:val="35"/>
        </w:numPr>
      </w:pPr>
      <w:r w:rsidRPr="003B67C8">
        <w:rPr>
          <w:b/>
          <w:bCs/>
        </w:rPr>
        <w:lastRenderedPageBreak/>
        <w:t>classificare</w:t>
      </w:r>
      <w:r>
        <w:t xml:space="preserve"> le </w:t>
      </w:r>
      <w:r w:rsidR="00F36661" w:rsidRPr="003B67C8">
        <w:rPr>
          <w:b/>
          <w:bCs/>
        </w:rPr>
        <w:t>vulnerabilità</w:t>
      </w:r>
      <w:r w:rsidR="00F36661">
        <w:t xml:space="preserve"> (</w:t>
      </w:r>
      <w:proofErr w:type="spellStart"/>
      <w:r w:rsidR="00F36661">
        <w:t>CVEs</w:t>
      </w:r>
      <w:proofErr w:type="spellEnd"/>
      <w:r w:rsidR="00F36661">
        <w:t xml:space="preserve"> e </w:t>
      </w:r>
      <w:proofErr w:type="spellStart"/>
      <w:r w:rsidR="00F36661">
        <w:t>CWEs</w:t>
      </w:r>
      <w:proofErr w:type="spellEnd"/>
      <w:r w:rsidR="00F36661">
        <w:t>)</w:t>
      </w:r>
      <w:r w:rsidR="002A4CA3">
        <w:t xml:space="preserve"> </w:t>
      </w:r>
      <w:r w:rsidR="00BC5810" w:rsidRPr="00BC5810">
        <w:t xml:space="preserve">in base alle </w:t>
      </w:r>
      <w:proofErr w:type="spellStart"/>
      <w:r w:rsidR="00BC5810" w:rsidRPr="003B67C8">
        <w:rPr>
          <w:b/>
          <w:bCs/>
        </w:rPr>
        <w:t>TTPs</w:t>
      </w:r>
      <w:proofErr w:type="spellEnd"/>
      <w:r w:rsidR="00F36661">
        <w:t xml:space="preserve"> </w:t>
      </w:r>
      <w:r w:rsidR="00BC5810" w:rsidRPr="00BC5810">
        <w:t>note</w:t>
      </w:r>
      <w:r w:rsidR="00F36661">
        <w:t xml:space="preserve"> e riportare nei framework utilizzati</w:t>
      </w:r>
      <w:r>
        <w:t>, tramite ricerca manuale o inserimento di un</w:t>
      </w:r>
      <w:r w:rsidR="00D241E8">
        <w:t xml:space="preserve"> CTI</w:t>
      </w:r>
      <w:r>
        <w:t xml:space="preserve"> report che le fornisca</w:t>
      </w:r>
      <w:r w:rsidR="00F36661">
        <w:t>;</w:t>
      </w:r>
    </w:p>
    <w:p w14:paraId="127EAA26" w14:textId="3DC23BAB" w:rsidR="0015006D" w:rsidRDefault="007003D4" w:rsidP="00F36661">
      <w:pPr>
        <w:pStyle w:val="Paragrafoelenco"/>
        <w:numPr>
          <w:ilvl w:val="0"/>
          <w:numId w:val="35"/>
        </w:numPr>
      </w:pPr>
      <w:r>
        <w:t>studiare le</w:t>
      </w:r>
      <w:r w:rsidR="00BC5810">
        <w:t xml:space="preserve"> </w:t>
      </w:r>
      <w:r w:rsidR="00BC5810" w:rsidRPr="003B67C8">
        <w:rPr>
          <w:b/>
          <w:bCs/>
        </w:rPr>
        <w:t>conseguenti</w:t>
      </w:r>
      <w:r w:rsidR="00BC5810">
        <w:t xml:space="preserve"> </w:t>
      </w:r>
      <w:r w:rsidR="00BC5810" w:rsidRPr="003B67C8">
        <w:rPr>
          <w:b/>
          <w:bCs/>
        </w:rPr>
        <w:t>tecniche</w:t>
      </w:r>
      <w:r w:rsidR="00BC5810" w:rsidRPr="00BC5810">
        <w:t xml:space="preserve"> che potrebbero essere state </w:t>
      </w:r>
      <w:r w:rsidR="00BC5810" w:rsidRPr="003B67C8">
        <w:rPr>
          <w:b/>
          <w:bCs/>
        </w:rPr>
        <w:t>impiegate</w:t>
      </w:r>
      <w:r w:rsidR="00BC5810" w:rsidRPr="00BC5810">
        <w:t xml:space="preserve"> o che </w:t>
      </w:r>
      <w:r w:rsidR="00BC5810" w:rsidRPr="003B67C8">
        <w:rPr>
          <w:b/>
          <w:bCs/>
        </w:rPr>
        <w:t>potrebbero</w:t>
      </w:r>
      <w:r w:rsidR="00BC5810" w:rsidRPr="00BC5810">
        <w:t xml:space="preserve"> </w:t>
      </w:r>
      <w:r w:rsidR="00BC5810" w:rsidRPr="003B67C8">
        <w:rPr>
          <w:b/>
          <w:bCs/>
        </w:rPr>
        <w:t>manifestarsi</w:t>
      </w:r>
      <w:r w:rsidR="00BC5810" w:rsidRPr="00BC5810">
        <w:t xml:space="preserve"> in futuro</w:t>
      </w:r>
      <w:r w:rsidR="002A4CA3">
        <w:t xml:space="preserve"> </w:t>
      </w:r>
      <w:r w:rsidR="0020083C">
        <w:t xml:space="preserve">sulla successione </w:t>
      </w:r>
      <w:r w:rsidR="002A4CA3">
        <w:t>cronologic</w:t>
      </w:r>
      <w:r w:rsidR="0020083C">
        <w:t xml:space="preserve">a </w:t>
      </w:r>
      <w:r w:rsidR="002A4CA3">
        <w:t xml:space="preserve">della </w:t>
      </w:r>
      <w:r w:rsidR="0020083C" w:rsidRPr="003B67C8">
        <w:rPr>
          <w:b/>
          <w:bCs/>
        </w:rPr>
        <w:t>CKC</w:t>
      </w:r>
      <w:r w:rsidR="00FD5073">
        <w:t>, in modo da assicurare e prevenire la sicurezza nella propria organizzazione</w:t>
      </w:r>
      <w:r w:rsidR="00F36661">
        <w:t>;</w:t>
      </w:r>
    </w:p>
    <w:p w14:paraId="7146E29D" w14:textId="2FE32916" w:rsidR="0043592C" w:rsidRDefault="007003D4" w:rsidP="0043592C">
      <w:pPr>
        <w:pStyle w:val="Paragrafoelenco"/>
        <w:numPr>
          <w:ilvl w:val="0"/>
          <w:numId w:val="35"/>
        </w:numPr>
      </w:pPr>
      <w:r w:rsidRPr="007003D4">
        <w:t xml:space="preserve">offrire la </w:t>
      </w:r>
      <w:r w:rsidRPr="003B67C8">
        <w:rPr>
          <w:b/>
          <w:bCs/>
        </w:rPr>
        <w:t>reportistica</w:t>
      </w:r>
      <w:r w:rsidRPr="007003D4">
        <w:t xml:space="preserve"> necessaria per condurre un'analisi più approfondita del rischio associato ai vari </w:t>
      </w:r>
      <w:r w:rsidRPr="003B67C8">
        <w:rPr>
          <w:b/>
          <w:bCs/>
        </w:rPr>
        <w:t>gruppi</w:t>
      </w:r>
      <w:r w:rsidRPr="007003D4">
        <w:t xml:space="preserve"> e </w:t>
      </w:r>
      <w:r w:rsidRPr="003B67C8">
        <w:rPr>
          <w:b/>
          <w:bCs/>
        </w:rPr>
        <w:t>agenti</w:t>
      </w:r>
      <w:r w:rsidRPr="007003D4">
        <w:t xml:space="preserve"> </w:t>
      </w:r>
      <w:r w:rsidRPr="003B67C8">
        <w:rPr>
          <w:b/>
          <w:bCs/>
        </w:rPr>
        <w:t>di</w:t>
      </w:r>
      <w:r w:rsidRPr="007003D4">
        <w:t xml:space="preserve"> </w:t>
      </w:r>
      <w:r w:rsidRPr="003B67C8">
        <w:rPr>
          <w:b/>
          <w:bCs/>
        </w:rPr>
        <w:t>minaccia</w:t>
      </w:r>
      <w:r w:rsidRPr="007003D4">
        <w:t xml:space="preserve"> noti, basandosi sulle </w:t>
      </w:r>
      <w:proofErr w:type="spellStart"/>
      <w:r w:rsidRPr="007003D4">
        <w:t>TTPs</w:t>
      </w:r>
      <w:proofErr w:type="spellEnd"/>
      <w:r w:rsidRPr="007003D4">
        <w:t xml:space="preserve"> precedentemente identificate.</w:t>
      </w:r>
    </w:p>
    <w:p w14:paraId="073FA4F9" w14:textId="5D9FA869" w:rsidR="0043592C" w:rsidRPr="0043592C" w:rsidRDefault="00255D24" w:rsidP="0043592C">
      <w:pPr>
        <w:pStyle w:val="Titolo2"/>
      </w:pPr>
      <w:bookmarkStart w:id="183" w:name="_Toc169085236"/>
      <w:bookmarkStart w:id="184" w:name="_Toc170820312"/>
      <w:bookmarkEnd w:id="183"/>
      <w:r>
        <w:t xml:space="preserve">Tecnologie </w:t>
      </w:r>
      <w:r w:rsidR="007D7E88">
        <w:t>utilizzate</w:t>
      </w:r>
      <w:bookmarkEnd w:id="184"/>
    </w:p>
    <w:p w14:paraId="7C3D63FC" w14:textId="074C9A6D" w:rsidR="00CE67A9" w:rsidRDefault="00BC5810" w:rsidP="00A329E5">
      <w:r w:rsidRPr="00BC5810">
        <w:t xml:space="preserve">Durante la </w:t>
      </w:r>
      <w:r w:rsidRPr="00234E19">
        <w:rPr>
          <w:b/>
          <w:bCs/>
        </w:rPr>
        <w:t>fase iniziale</w:t>
      </w:r>
      <w:r w:rsidRPr="00BC5810">
        <w:t xml:space="preserve"> dello sviluppo, è stato intrapreso il processo di </w:t>
      </w:r>
      <w:r w:rsidR="00317F3F">
        <w:t>identificazione</w:t>
      </w:r>
      <w:r w:rsidRPr="00BC5810">
        <w:t xml:space="preserve"> delle </w:t>
      </w:r>
      <w:r w:rsidRPr="00FD5073">
        <w:rPr>
          <w:b/>
          <w:bCs/>
        </w:rPr>
        <w:t xml:space="preserve">aree chiave </w:t>
      </w:r>
      <w:r w:rsidRPr="00FD5073">
        <w:t>di</w:t>
      </w:r>
      <w:r w:rsidRPr="00FD5073">
        <w:rPr>
          <w:b/>
          <w:bCs/>
        </w:rPr>
        <w:t xml:space="preserve"> </w:t>
      </w:r>
      <w:r w:rsidRPr="00FD5073">
        <w:t>interesse</w:t>
      </w:r>
      <w:r w:rsidRPr="00BC5810">
        <w:t>, l'</w:t>
      </w:r>
      <w:r w:rsidRPr="00FD5073">
        <w:rPr>
          <w:b/>
          <w:bCs/>
        </w:rPr>
        <w:t>analisi</w:t>
      </w:r>
      <w:r w:rsidRPr="00BC5810">
        <w:t xml:space="preserve"> </w:t>
      </w:r>
      <w:r w:rsidRPr="00FD5073">
        <w:rPr>
          <w:b/>
          <w:bCs/>
        </w:rPr>
        <w:t>delle</w:t>
      </w:r>
      <w:r w:rsidRPr="00BC5810">
        <w:t xml:space="preserve"> </w:t>
      </w:r>
      <w:r w:rsidRPr="00FD5073">
        <w:rPr>
          <w:b/>
          <w:bCs/>
        </w:rPr>
        <w:t>esigenze</w:t>
      </w:r>
      <w:r w:rsidRPr="00BC5810">
        <w:t xml:space="preserve"> </w:t>
      </w:r>
      <w:r w:rsidRPr="00357E65">
        <w:t>specifiche</w:t>
      </w:r>
      <w:r w:rsidRPr="00BC5810">
        <w:t xml:space="preserve"> e la </w:t>
      </w:r>
      <w:r w:rsidRPr="00FD5073">
        <w:rPr>
          <w:b/>
          <w:bCs/>
        </w:rPr>
        <w:t>mappatura</w:t>
      </w:r>
      <w:r w:rsidRPr="00BC5810">
        <w:t xml:space="preserve"> </w:t>
      </w:r>
      <w:r w:rsidRPr="00FD5073">
        <w:rPr>
          <w:b/>
          <w:bCs/>
        </w:rPr>
        <w:t>delle</w:t>
      </w:r>
      <w:r w:rsidRPr="00BC5810">
        <w:t xml:space="preserve"> </w:t>
      </w:r>
      <w:r w:rsidRPr="00FD5073">
        <w:rPr>
          <w:b/>
          <w:bCs/>
        </w:rPr>
        <w:t>relazioni</w:t>
      </w:r>
      <w:r w:rsidRPr="00BC5810">
        <w:t xml:space="preserve"> tra i vari elementi e funzionalità che costituiranno il sistema.</w:t>
      </w:r>
    </w:p>
    <w:p w14:paraId="3E4023F3" w14:textId="3A1E57C0" w:rsidR="00CE67A9" w:rsidRDefault="00CE67A9" w:rsidP="00A329E5">
      <w:r>
        <w:t xml:space="preserve">Data la presenza di diversi framework implementati in </w:t>
      </w:r>
      <w:r w:rsidRPr="00CE67A9">
        <w:rPr>
          <w:b/>
          <w:bCs/>
        </w:rPr>
        <w:t>Python</w:t>
      </w:r>
      <w:r>
        <w:t xml:space="preserve">, la scelta si è orientata verso l'utilizzo di questo linguaggio, prediligendo </w:t>
      </w:r>
      <w:r w:rsidR="0048061B">
        <w:t xml:space="preserve">maggiormente </w:t>
      </w:r>
      <w:r>
        <w:t xml:space="preserve">una </w:t>
      </w:r>
      <w:r w:rsidRPr="00CE67A9">
        <w:rPr>
          <w:b/>
          <w:bCs/>
        </w:rPr>
        <w:t>metodologia</w:t>
      </w:r>
      <w:r>
        <w:t xml:space="preserve"> di sviluppo </w:t>
      </w:r>
      <w:r w:rsidRPr="00CE67A9">
        <w:rPr>
          <w:b/>
          <w:bCs/>
        </w:rPr>
        <w:t>orientata</w:t>
      </w:r>
      <w:r>
        <w:t xml:space="preserve"> </w:t>
      </w:r>
      <w:r w:rsidRPr="00CE67A9">
        <w:rPr>
          <w:b/>
          <w:bCs/>
        </w:rPr>
        <w:t>agli</w:t>
      </w:r>
      <w:r>
        <w:t xml:space="preserve"> </w:t>
      </w:r>
      <w:r w:rsidRPr="00CE67A9">
        <w:rPr>
          <w:b/>
          <w:bCs/>
        </w:rPr>
        <w:t>oggetti</w:t>
      </w:r>
      <w:r>
        <w:t xml:space="preserve"> anziché funzionale.</w:t>
      </w:r>
    </w:p>
    <w:p w14:paraId="528EEAE8" w14:textId="11B0B778" w:rsidR="001E1D1C" w:rsidRDefault="001E1D1C" w:rsidP="00A329E5">
      <w:pPr>
        <w:pStyle w:val="Titolo3"/>
      </w:pPr>
      <w:bookmarkStart w:id="185" w:name="_Toc170820313"/>
      <w:r>
        <w:t>Framework</w:t>
      </w:r>
      <w:r w:rsidR="00E32B04">
        <w:t xml:space="preserve">, librerie e </w:t>
      </w:r>
      <w:r w:rsidR="00426FFD">
        <w:t>LLM</w:t>
      </w:r>
      <w:r>
        <w:t xml:space="preserve"> utilizzati</w:t>
      </w:r>
      <w:bookmarkEnd w:id="185"/>
      <w:r>
        <w:t xml:space="preserve"> </w:t>
      </w:r>
    </w:p>
    <w:p w14:paraId="72CA8C55" w14:textId="0E1A8743" w:rsidR="001E1D1C" w:rsidRDefault="001E1D1C" w:rsidP="00A329E5">
      <w:r>
        <w:t>I framework</w:t>
      </w:r>
      <w:r w:rsidR="0048061B">
        <w:t xml:space="preserve"> </w:t>
      </w:r>
      <w:r>
        <w:t>utilizzati durante lo sviluppo dell’applica</w:t>
      </w:r>
      <w:r w:rsidR="0048061B">
        <w:t>tivo</w:t>
      </w:r>
      <w:r>
        <w:t xml:space="preserve"> in questione sono:</w:t>
      </w:r>
    </w:p>
    <w:p w14:paraId="00C1E5A1" w14:textId="48A3DD33" w:rsidR="001E1D1C" w:rsidRPr="00A329E5" w:rsidRDefault="001E1D1C" w:rsidP="00A329E5">
      <w:pPr>
        <w:pStyle w:val="Paragrafoelenco"/>
        <w:numPr>
          <w:ilvl w:val="0"/>
          <w:numId w:val="21"/>
        </w:numPr>
      </w:pPr>
      <w:r w:rsidRPr="00A329E5">
        <w:rPr>
          <w:b/>
          <w:bCs/>
        </w:rPr>
        <w:lastRenderedPageBreak/>
        <w:t>MITRE ATT&amp;CK</w:t>
      </w:r>
      <w:r w:rsidRPr="00A329E5">
        <w:t xml:space="preserve">: fornisce una libreria Python, disponibile tramite il gestore di pacchetti </w:t>
      </w:r>
      <w:proofErr w:type="spellStart"/>
      <w:r w:rsidRPr="00A329E5">
        <w:t>pip</w:t>
      </w:r>
      <w:proofErr w:type="spellEnd"/>
      <w:r w:rsidR="0019075F" w:rsidRPr="00A329E5">
        <w:t xml:space="preserve"> o repository </w:t>
      </w:r>
      <w:proofErr w:type="spellStart"/>
      <w:r w:rsidR="0019075F" w:rsidRPr="00A329E5">
        <w:t>github</w:t>
      </w:r>
      <w:proofErr w:type="spellEnd"/>
      <w:r w:rsidR="0019075F" w:rsidRPr="00A329E5">
        <w:t xml:space="preserve"> [</w:t>
      </w:r>
      <w:r w:rsidR="00675145" w:rsidRPr="00A329E5">
        <w:t>18</w:t>
      </w:r>
      <w:r w:rsidR="0019075F" w:rsidRPr="00A329E5">
        <w:t>]</w:t>
      </w:r>
      <w:r w:rsidRPr="00A329E5">
        <w:t>, la quale permette di catalogare e relazionare le entità presenti nel framework, cioè: tattiche, tecniche, campagne, gruppi, software e assets.</w:t>
      </w:r>
    </w:p>
    <w:p w14:paraId="553545E0" w14:textId="04CE04DB" w:rsidR="001E1D1C" w:rsidRPr="00A329E5" w:rsidRDefault="001E1D1C" w:rsidP="00A329E5">
      <w:pPr>
        <w:pStyle w:val="Paragrafoelenco"/>
        <w:numPr>
          <w:ilvl w:val="0"/>
          <w:numId w:val="21"/>
        </w:numPr>
      </w:pPr>
      <w:r w:rsidRPr="00A329E5">
        <w:rPr>
          <w:b/>
          <w:bCs/>
        </w:rPr>
        <w:t>MITRE ATLAS</w:t>
      </w:r>
      <w:r w:rsidRPr="00A329E5">
        <w:t xml:space="preserve">: </w:t>
      </w:r>
      <w:r w:rsidR="00357E65" w:rsidRPr="00A329E5">
        <w:t>essendo una tecnologia ancora in fase di evoluzione e introdotta solamente due anni fa, al momento attuale non esiste una libreria pubblica per l'impiego del framework, pertanto verrà sviluppata autonomamente nell'ambito di questa tesi.</w:t>
      </w:r>
    </w:p>
    <w:p w14:paraId="6908F7AD" w14:textId="1E80399E" w:rsidR="005F4790" w:rsidRPr="00A329E5" w:rsidRDefault="00492537" w:rsidP="00A329E5">
      <w:pPr>
        <w:pStyle w:val="Paragrafoelenco"/>
        <w:numPr>
          <w:ilvl w:val="0"/>
          <w:numId w:val="21"/>
        </w:numPr>
        <w:rPr>
          <w:b/>
          <w:bCs/>
        </w:rPr>
      </w:pPr>
      <w:r w:rsidRPr="00A329E5">
        <w:rPr>
          <w:b/>
          <w:bCs/>
        </w:rPr>
        <w:t>MAPPINGS EXPLORER</w:t>
      </w:r>
      <w:r w:rsidR="001E1D1C" w:rsidRPr="00A329E5">
        <w:t>:</w:t>
      </w:r>
      <w:r w:rsidR="00357E65" w:rsidRPr="00A329E5">
        <w:t xml:space="preserve"> </w:t>
      </w:r>
      <w:r w:rsidR="008C7183" w:rsidRPr="00A329E5">
        <w:t xml:space="preserve">mette a disposizione un mapping tra </w:t>
      </w:r>
      <w:r w:rsidR="00E848BF" w:rsidRPr="00A329E5">
        <w:t xml:space="preserve">le tecniche del dominio </w:t>
      </w:r>
      <w:r w:rsidR="00E848BF" w:rsidRPr="00A329E5">
        <w:rPr>
          <w:i/>
          <w:iCs/>
        </w:rPr>
        <w:t xml:space="preserve">Enterprise </w:t>
      </w:r>
      <w:r w:rsidR="00E848BF" w:rsidRPr="00A329E5">
        <w:t>del primo framework e le CVE conosciute fino al 2021 (limite dato dagli studi esistenti al momento della creazione del sistema in questione).</w:t>
      </w:r>
    </w:p>
    <w:p w14:paraId="0B93440C" w14:textId="2AF5B331" w:rsidR="00213643" w:rsidRPr="00213643" w:rsidRDefault="008E07BE" w:rsidP="00A329E5">
      <w:r>
        <w:t>Al contempo l</w:t>
      </w:r>
      <w:r w:rsidR="00213643">
        <w:t>e API utilizzate nella produzione del sistema sono:</w:t>
      </w:r>
    </w:p>
    <w:p w14:paraId="068D9FFA" w14:textId="297F0355" w:rsidR="00AD463F" w:rsidRPr="00A329E5" w:rsidRDefault="00AD463F" w:rsidP="00A329E5">
      <w:pPr>
        <w:pStyle w:val="Paragrafoelenco"/>
        <w:numPr>
          <w:ilvl w:val="0"/>
          <w:numId w:val="21"/>
        </w:numPr>
        <w:rPr>
          <w:b/>
          <w:bCs/>
        </w:rPr>
      </w:pPr>
      <w:r w:rsidRPr="00A329E5">
        <w:rPr>
          <w:b/>
          <w:bCs/>
        </w:rPr>
        <w:t>GPT</w:t>
      </w:r>
      <w:r w:rsidR="00EC0718">
        <w:rPr>
          <w:b/>
          <w:bCs/>
        </w:rPr>
        <w:t xml:space="preserve">-4o </w:t>
      </w:r>
      <w:r w:rsidRPr="00A329E5">
        <w:rPr>
          <w:b/>
          <w:bCs/>
        </w:rPr>
        <w:t>API</w:t>
      </w:r>
      <w:r w:rsidR="00213643" w:rsidRPr="00A329E5">
        <w:rPr>
          <w:b/>
          <w:bCs/>
        </w:rPr>
        <w:t xml:space="preserve"> from Azure</w:t>
      </w:r>
      <w:r w:rsidRPr="00A329E5">
        <w:t>:</w:t>
      </w:r>
      <w:r w:rsidR="008E07BE" w:rsidRPr="00A329E5">
        <w:t xml:space="preserve"> Microsoft</w:t>
      </w:r>
      <w:r w:rsidRPr="00A329E5">
        <w:t xml:space="preserve"> </w:t>
      </w:r>
      <w:r w:rsidR="008E07BE" w:rsidRPr="00A329E5">
        <w:t>Azure</w:t>
      </w:r>
      <w:r w:rsidR="008E07BE" w:rsidRPr="00A329E5">
        <w:rPr>
          <w:rStyle w:val="Rimandonotaapidipagina"/>
        </w:rPr>
        <w:footnoteReference w:id="21"/>
      </w:r>
      <w:r w:rsidR="008E07BE" w:rsidRPr="00A329E5">
        <w:t xml:space="preserve"> mette a disposizione le API di </w:t>
      </w:r>
      <w:proofErr w:type="spellStart"/>
      <w:r w:rsidR="008E07BE" w:rsidRPr="00A329E5">
        <w:t>OpenAI</w:t>
      </w:r>
      <w:proofErr w:type="spellEnd"/>
      <w:r w:rsidR="008E07BE" w:rsidRPr="00A329E5">
        <w:t xml:space="preserve"> per interrogare determinate versioni di modelli di deep learning basati su GPT di cui </w:t>
      </w:r>
      <w:r w:rsidR="001D69CC">
        <w:t xml:space="preserve">è possibile </w:t>
      </w:r>
      <w:r w:rsidR="008E07BE" w:rsidRPr="00A329E5">
        <w:t>effettua</w:t>
      </w:r>
      <w:r w:rsidR="001D69CC">
        <w:t>re</w:t>
      </w:r>
      <w:r w:rsidR="008E07BE" w:rsidRPr="00A329E5">
        <w:t xml:space="preserve"> il </w:t>
      </w:r>
      <w:proofErr w:type="spellStart"/>
      <w:r w:rsidR="008E07BE" w:rsidRPr="00A329E5">
        <w:t>deploy</w:t>
      </w:r>
      <w:proofErr w:type="spellEnd"/>
      <w:r w:rsidR="008E07BE" w:rsidRPr="00A329E5">
        <w:t xml:space="preserve"> tramite la </w:t>
      </w:r>
      <w:r w:rsidR="001D2642">
        <w:t xml:space="preserve">medesima </w:t>
      </w:r>
      <w:r w:rsidR="008E07BE" w:rsidRPr="00A329E5">
        <w:t>piattaforma.</w:t>
      </w:r>
    </w:p>
    <w:p w14:paraId="550B3F60" w14:textId="0460CC34" w:rsidR="00AD463F" w:rsidRPr="00426FFD" w:rsidRDefault="00AD463F" w:rsidP="00A329E5">
      <w:pPr>
        <w:pStyle w:val="Paragrafoelenco"/>
        <w:numPr>
          <w:ilvl w:val="0"/>
          <w:numId w:val="21"/>
        </w:numPr>
        <w:rPr>
          <w:b/>
          <w:bCs/>
        </w:rPr>
      </w:pPr>
      <w:proofErr w:type="spellStart"/>
      <w:r w:rsidRPr="00A329E5">
        <w:rPr>
          <w:b/>
          <w:bCs/>
        </w:rPr>
        <w:t>cvwelib</w:t>
      </w:r>
      <w:proofErr w:type="spellEnd"/>
      <w:r w:rsidRPr="00A329E5">
        <w:t xml:space="preserve">: </w:t>
      </w:r>
      <w:r w:rsidR="00213643" w:rsidRPr="00A329E5">
        <w:t xml:space="preserve">libreria </w:t>
      </w:r>
      <w:proofErr w:type="spellStart"/>
      <w:r w:rsidR="00213643" w:rsidRPr="00A329E5">
        <w:t>pyhton</w:t>
      </w:r>
      <w:proofErr w:type="spellEnd"/>
      <w:r w:rsidR="00213643" w:rsidRPr="00A329E5">
        <w:t xml:space="preserve"> [35] che fornisce, replica ed estende le API del NIST per ottenere le informazioni relative alle </w:t>
      </w:r>
      <w:proofErr w:type="spellStart"/>
      <w:r w:rsidR="00213643" w:rsidRPr="00A329E5">
        <w:t>CVE</w:t>
      </w:r>
      <w:r w:rsidR="00426FFD">
        <w:t>s</w:t>
      </w:r>
      <w:proofErr w:type="spellEnd"/>
      <w:r w:rsidR="00213643" w:rsidRPr="00A329E5">
        <w:t xml:space="preserve"> e aggiunge API per ottenere informazioni sulle </w:t>
      </w:r>
      <w:proofErr w:type="spellStart"/>
      <w:r w:rsidR="00213643" w:rsidRPr="00A329E5">
        <w:t>CWE</w:t>
      </w:r>
      <w:r w:rsidR="00426FFD">
        <w:t>s</w:t>
      </w:r>
      <w:proofErr w:type="spellEnd"/>
      <w:r w:rsidR="00213643" w:rsidRPr="00A329E5">
        <w:t>.</w:t>
      </w:r>
    </w:p>
    <w:p w14:paraId="3A9F0219" w14:textId="1F3CFB5B" w:rsidR="00426FFD" w:rsidRPr="00426FFD" w:rsidRDefault="00426FFD" w:rsidP="00A329E5">
      <w:pPr>
        <w:pStyle w:val="Paragrafoelenco"/>
        <w:numPr>
          <w:ilvl w:val="0"/>
          <w:numId w:val="21"/>
        </w:numPr>
      </w:pPr>
      <w:proofErr w:type="spellStart"/>
      <w:r>
        <w:rPr>
          <w:b/>
          <w:bCs/>
        </w:rPr>
        <w:lastRenderedPageBreak/>
        <w:t>capeclib</w:t>
      </w:r>
      <w:proofErr w:type="spellEnd"/>
      <w:r w:rsidRPr="00426FFD">
        <w:t xml:space="preserve">: creata durante lo sviluppo del </w:t>
      </w:r>
      <w:r w:rsidR="00FD5073" w:rsidRPr="00426FFD">
        <w:t>medesimo</w:t>
      </w:r>
      <w:r w:rsidRPr="00426FFD">
        <w:t xml:space="preserve"> sistema</w:t>
      </w:r>
      <w:r>
        <w:t xml:space="preserve">, fornisce le API per il ritrovamento delle informazioni relative ai </w:t>
      </w:r>
      <w:proofErr w:type="spellStart"/>
      <w:r>
        <w:t>CAPECs</w:t>
      </w:r>
      <w:proofErr w:type="spellEnd"/>
      <w:r w:rsidR="00FD5073">
        <w:t xml:space="preserve"> tramite il proprio identificativo</w:t>
      </w:r>
      <w:r>
        <w:t>.</w:t>
      </w:r>
    </w:p>
    <w:p w14:paraId="73855738" w14:textId="607189BC" w:rsidR="0089123C" w:rsidRDefault="0089123C" w:rsidP="00A329E5">
      <w:pPr>
        <w:pStyle w:val="Titolo3"/>
      </w:pPr>
      <w:bookmarkStart w:id="186" w:name="_Toc170820314"/>
      <w:r>
        <w:t xml:space="preserve">Tipo di dati manipolato </w:t>
      </w:r>
      <w:r w:rsidRPr="007E4D82">
        <w:t>–</w:t>
      </w:r>
      <w:r>
        <w:t xml:space="preserve"> STIX Object</w:t>
      </w:r>
      <w:r w:rsidR="009B26F3">
        <w:t xml:space="preserve"> e</w:t>
      </w:r>
      <w:r w:rsidR="00F36661">
        <w:t xml:space="preserve"> </w:t>
      </w:r>
      <w:proofErr w:type="spellStart"/>
      <w:r w:rsidR="00F36661">
        <w:t>dict</w:t>
      </w:r>
      <w:bookmarkEnd w:id="186"/>
      <w:proofErr w:type="spellEnd"/>
    </w:p>
    <w:p w14:paraId="1EBB3B7A" w14:textId="33183DA1" w:rsidR="009012C1" w:rsidRPr="00A329E5" w:rsidRDefault="009012C1" w:rsidP="00A329E5">
      <w:r w:rsidRPr="00A329E5">
        <w:t xml:space="preserve">Per gestire e armonizzare efficacemente i dati provenienti da fonti diverse all'interno dello studio, è importante riconoscere la natura degli oggetti restituiti dal framework ATT&amp;CK, rispetto ai dati estratti dai file JSON relativi alla matrice ATLAS e al </w:t>
      </w:r>
      <w:r w:rsidR="00FD5073">
        <w:t>MAPPING</w:t>
      </w:r>
      <w:r w:rsidR="00B2067B">
        <w:t>S</w:t>
      </w:r>
      <w:r w:rsidR="00FD5073">
        <w:t xml:space="preserve"> EXPLORER</w:t>
      </w:r>
      <w:r w:rsidRPr="00A329E5">
        <w:t xml:space="preserve">. Gli oggetti forniti dal framework ATT&amp;CK sono degli oggetti </w:t>
      </w:r>
      <w:r w:rsidRPr="00A329E5">
        <w:rPr>
          <w:b/>
          <w:bCs/>
        </w:rPr>
        <w:t>STIX</w:t>
      </w:r>
      <w:r w:rsidRPr="00A329E5">
        <w:t xml:space="preserve"> (</w:t>
      </w:r>
      <w:proofErr w:type="spellStart"/>
      <w:r w:rsidRPr="00A329E5">
        <w:t>Structured</w:t>
      </w:r>
      <w:proofErr w:type="spellEnd"/>
      <w:r w:rsidRPr="00A329E5">
        <w:t xml:space="preserve"> </w:t>
      </w:r>
      <w:proofErr w:type="spellStart"/>
      <w:r w:rsidRPr="00A329E5">
        <w:t>Threat</w:t>
      </w:r>
      <w:proofErr w:type="spellEnd"/>
      <w:r w:rsidRPr="00A329E5">
        <w:t xml:space="preserve"> Information </w:t>
      </w:r>
      <w:proofErr w:type="spellStart"/>
      <w:r w:rsidRPr="00A329E5">
        <w:t>eXpression</w:t>
      </w:r>
      <w:proofErr w:type="spellEnd"/>
      <w:r w:rsidRPr="00A329E5">
        <w:t>), che rappresentano un modo standardizzato per esprimere informazioni di intelligence sulle minacce informatiche. Gli oggetti STIX, espansi con altri attributi, che permettono di descrivere dettagliatamente e in maniera strutturata le informazioni su minacce</w:t>
      </w:r>
      <w:r w:rsidR="00FD5073">
        <w:t xml:space="preserve"> e </w:t>
      </w:r>
      <w:proofErr w:type="spellStart"/>
      <w:r w:rsidRPr="00A329E5">
        <w:t>TTP</w:t>
      </w:r>
      <w:r w:rsidR="00FD5073">
        <w:t>s</w:t>
      </w:r>
      <w:proofErr w:type="spellEnd"/>
      <w:r w:rsidRPr="00A329E5">
        <w:t>, facilitando così lo scambio di informazioni di sicurezza tra sistemi e tra esperti del settore.</w:t>
      </w:r>
    </w:p>
    <w:p w14:paraId="2052193E" w14:textId="79CDD14F" w:rsidR="00501418" w:rsidRDefault="009012C1" w:rsidP="00A329E5">
      <w:r w:rsidRPr="009012C1">
        <w:t xml:space="preserve">D'altro canto, i dati ottenuti dai file JSON relativi alla matrice ATLAS e al </w:t>
      </w:r>
      <w:r w:rsidR="00505743">
        <w:t>MAPPING</w:t>
      </w:r>
      <w:r w:rsidR="00B2067B">
        <w:t>S</w:t>
      </w:r>
      <w:r w:rsidR="00505743">
        <w:t xml:space="preserve"> EXPLORER </w:t>
      </w:r>
      <w:r w:rsidRPr="009012C1">
        <w:t xml:space="preserve">sono rappresentati sotto forma di semplici </w:t>
      </w:r>
      <w:r w:rsidRPr="009012C1">
        <w:rPr>
          <w:b/>
          <w:bCs/>
        </w:rPr>
        <w:t>dizionari</w:t>
      </w:r>
      <w:r w:rsidRPr="009012C1">
        <w:t xml:space="preserve"> Python. Questi dizionari offrono una struttura flessibile per memorizzare e organizzare dati sotto forma di coppie chiave-valore, ma senza aderire a uno schema di rappresentazione standardizzato come nel caso degli oggetti STIX.</w:t>
      </w:r>
    </w:p>
    <w:p w14:paraId="52D503BA" w14:textId="45EF4023" w:rsidR="0089123C" w:rsidRPr="009012C1" w:rsidRDefault="00501418" w:rsidP="00A329E5">
      <w:r>
        <w:t xml:space="preserve">L'obiettivo è fondere i dati sugli attacchi delle matrici ATT&amp;CK e ATLAS per una manipolazione uniforme, trasformando i dizionari in </w:t>
      </w:r>
      <w:r>
        <w:lastRenderedPageBreak/>
        <w:t>oggetti STIX per un accesso rapido ed efficiente ai dati, mantenendo le</w:t>
      </w:r>
      <w:r w:rsidR="00AD463F">
        <w:t xml:space="preserve"> </w:t>
      </w:r>
      <w:proofErr w:type="spellStart"/>
      <w:r w:rsidR="00AD463F">
        <w:t>CVE</w:t>
      </w:r>
      <w:r w:rsidR="00FD5073">
        <w:t>s</w:t>
      </w:r>
      <w:proofErr w:type="spellEnd"/>
      <w:r w:rsidR="00FD5073">
        <w:t xml:space="preserve">, </w:t>
      </w:r>
      <w:proofErr w:type="spellStart"/>
      <w:r w:rsidR="00AD463F">
        <w:t>CWE</w:t>
      </w:r>
      <w:r w:rsidR="00FD5073">
        <w:t>s</w:t>
      </w:r>
      <w:proofErr w:type="spellEnd"/>
      <w:r w:rsidR="00FD5073">
        <w:t xml:space="preserve"> e </w:t>
      </w:r>
      <w:proofErr w:type="spellStart"/>
      <w:r w:rsidR="00FD5073">
        <w:t>CAPECs</w:t>
      </w:r>
      <w:proofErr w:type="spellEnd"/>
      <w:r>
        <w:t xml:space="preserve"> come dizionari a causa del loro grande volume</w:t>
      </w:r>
      <w:r w:rsidR="009012C1">
        <w:t>.</w:t>
      </w:r>
    </w:p>
    <w:p w14:paraId="15605382" w14:textId="322002FF" w:rsidR="00521C6E" w:rsidRDefault="00521C6E" w:rsidP="00521C6E">
      <w:pPr>
        <w:pStyle w:val="Titolo2"/>
      </w:pPr>
      <w:bookmarkStart w:id="187" w:name="_Toc170820315"/>
      <w:r>
        <w:t>Architettura</w:t>
      </w:r>
      <w:bookmarkEnd w:id="187"/>
    </w:p>
    <w:p w14:paraId="2B7051A8" w14:textId="358B7D29" w:rsidR="00521C6E" w:rsidRDefault="00521C6E" w:rsidP="00521C6E">
      <w:r>
        <w:t xml:space="preserve">L'architettura scelta per lo sviluppo dell'applicativo </w:t>
      </w:r>
      <w:proofErr w:type="spellStart"/>
      <w:r>
        <w:t>DetectiveAttack</w:t>
      </w:r>
      <w:r w:rsidR="00F870E2">
        <w:t>s</w:t>
      </w:r>
      <w:proofErr w:type="spellEnd"/>
      <w:r>
        <w:t xml:space="preserve"> è un'architettura a </w:t>
      </w:r>
      <w:proofErr w:type="spellStart"/>
      <w:r w:rsidRPr="00374B4F">
        <w:rPr>
          <w:b/>
          <w:bCs/>
        </w:rPr>
        <w:t>microservizi</w:t>
      </w:r>
      <w:proofErr w:type="spellEnd"/>
      <w:r w:rsidR="00D620F7">
        <w:rPr>
          <w:b/>
          <w:bCs/>
        </w:rPr>
        <w:t xml:space="preserve"> </w:t>
      </w:r>
      <w:r w:rsidR="008F76DC">
        <w:t>(figura 9)</w:t>
      </w:r>
      <w:r>
        <w:t>. Questa scelta è stata fatta per diversi motivi:</w:t>
      </w:r>
    </w:p>
    <w:p w14:paraId="0EF9730D" w14:textId="77777777" w:rsidR="00521C6E" w:rsidRDefault="00521C6E" w:rsidP="00521C6E">
      <w:pPr>
        <w:pStyle w:val="Paragrafoelenco"/>
        <w:numPr>
          <w:ilvl w:val="0"/>
          <w:numId w:val="37"/>
        </w:numPr>
      </w:pPr>
      <w:r w:rsidRPr="00374B4F">
        <w:rPr>
          <w:b/>
          <w:bCs/>
        </w:rPr>
        <w:t>Scalabilità</w:t>
      </w:r>
      <w:r>
        <w:t xml:space="preserve">: L'architettura a </w:t>
      </w:r>
      <w:proofErr w:type="spellStart"/>
      <w:r>
        <w:t>microservizi</w:t>
      </w:r>
      <w:proofErr w:type="spellEnd"/>
      <w:r>
        <w:t xml:space="preserve"> consente di scalare individualmente i singoli componenti dell'applicazione in base alle esigenze. Questo significa che se una parte specifica dell'applicativo necessita di maggiori risorse, può essere scalata senza dover modificare o ridistribuire l'intera applicazione.</w:t>
      </w:r>
    </w:p>
    <w:p w14:paraId="12BF651C" w14:textId="77777777" w:rsidR="00521C6E" w:rsidRDefault="00521C6E" w:rsidP="00521C6E">
      <w:pPr>
        <w:pStyle w:val="Paragrafoelenco"/>
        <w:numPr>
          <w:ilvl w:val="0"/>
          <w:numId w:val="37"/>
        </w:numPr>
      </w:pPr>
      <w:r w:rsidRPr="00374B4F">
        <w:rPr>
          <w:b/>
          <w:bCs/>
        </w:rPr>
        <w:t>Manutenibilità</w:t>
      </w:r>
      <w:r>
        <w:t xml:space="preserve">: Ogni </w:t>
      </w:r>
      <w:proofErr w:type="spellStart"/>
      <w:r>
        <w:t>microservizio</w:t>
      </w:r>
      <w:proofErr w:type="spellEnd"/>
      <w:r>
        <w:t xml:space="preserve"> è indipendente e isolato, il che rende il codice più gestibile e più facile da mantenere.</w:t>
      </w:r>
    </w:p>
    <w:p w14:paraId="53969D2A" w14:textId="77777777" w:rsidR="00521C6E" w:rsidRDefault="00521C6E" w:rsidP="00521C6E">
      <w:pPr>
        <w:pStyle w:val="Paragrafoelenco"/>
        <w:numPr>
          <w:ilvl w:val="0"/>
          <w:numId w:val="37"/>
        </w:numPr>
      </w:pPr>
      <w:r w:rsidRPr="00374B4F">
        <w:rPr>
          <w:b/>
          <w:bCs/>
        </w:rPr>
        <w:t>Flessibilità</w:t>
      </w:r>
      <w:r>
        <w:t xml:space="preserve"> </w:t>
      </w:r>
      <w:r w:rsidRPr="00374B4F">
        <w:rPr>
          <w:b/>
          <w:bCs/>
        </w:rPr>
        <w:t>tecnologica</w:t>
      </w:r>
      <w:r>
        <w:t xml:space="preserve">: I </w:t>
      </w:r>
      <w:proofErr w:type="spellStart"/>
      <w:r>
        <w:t>microservizi</w:t>
      </w:r>
      <w:proofErr w:type="spellEnd"/>
      <w:r>
        <w:t xml:space="preserve"> possono essere sviluppati utilizzando tecnologie diverse, a seconda delle necessità di ciascun servizio. Questo permette di utilizzare gli strumenti e i linguaggi di programmazione più adatti per ogni specifico compito.</w:t>
      </w:r>
    </w:p>
    <w:p w14:paraId="541844B9" w14:textId="77777777" w:rsidR="00521C6E" w:rsidRDefault="00521C6E" w:rsidP="00521C6E">
      <w:pPr>
        <w:pStyle w:val="Paragrafoelenco"/>
        <w:numPr>
          <w:ilvl w:val="0"/>
          <w:numId w:val="37"/>
        </w:numPr>
      </w:pPr>
      <w:r w:rsidRPr="00374B4F">
        <w:rPr>
          <w:b/>
          <w:bCs/>
        </w:rPr>
        <w:t>Risoluzione</w:t>
      </w:r>
      <w:r>
        <w:t xml:space="preserve"> </w:t>
      </w:r>
      <w:r w:rsidRPr="00374B4F">
        <w:rPr>
          <w:b/>
          <w:bCs/>
        </w:rPr>
        <w:t>dei</w:t>
      </w:r>
      <w:r>
        <w:t xml:space="preserve"> </w:t>
      </w:r>
      <w:r w:rsidRPr="00374B4F">
        <w:rPr>
          <w:b/>
          <w:bCs/>
        </w:rPr>
        <w:t>problemi</w:t>
      </w:r>
      <w:r>
        <w:t xml:space="preserve">: L'isolamento dei </w:t>
      </w:r>
      <w:proofErr w:type="spellStart"/>
      <w:r>
        <w:t>microservizi</w:t>
      </w:r>
      <w:proofErr w:type="spellEnd"/>
      <w:r>
        <w:t xml:space="preserve"> facilita l'individuazione e la risoluzione dei problemi. Se un </w:t>
      </w:r>
      <w:proofErr w:type="spellStart"/>
      <w:r>
        <w:t>microservizio</w:t>
      </w:r>
      <w:proofErr w:type="spellEnd"/>
      <w:r>
        <w:t xml:space="preserve"> ha un problema, è possibile intervenire direttamente su di esso senza impattare sugli altri componenti dell'applicazione.</w:t>
      </w:r>
    </w:p>
    <w:p w14:paraId="42115FB3" w14:textId="77777777" w:rsidR="00521C6E" w:rsidRDefault="00521C6E" w:rsidP="00521C6E">
      <w:pPr>
        <w:pStyle w:val="Paragrafoelenco"/>
        <w:numPr>
          <w:ilvl w:val="0"/>
          <w:numId w:val="37"/>
        </w:numPr>
      </w:pPr>
      <w:r w:rsidRPr="00374B4F">
        <w:rPr>
          <w:b/>
          <w:bCs/>
        </w:rPr>
        <w:lastRenderedPageBreak/>
        <w:t>Resilienza</w:t>
      </w:r>
      <w:r>
        <w:t xml:space="preserve">: I </w:t>
      </w:r>
      <w:proofErr w:type="spellStart"/>
      <w:r>
        <w:t>microservizi</w:t>
      </w:r>
      <w:proofErr w:type="spellEnd"/>
      <w:r>
        <w:t xml:space="preserve"> possono essere progettati per essere più resilienti, in quanto l'isolamento dei servizi riduce il rischio che un guasto in un componente comprometta l'intera applicazione. In caso di errore in un </w:t>
      </w:r>
      <w:proofErr w:type="spellStart"/>
      <w:r>
        <w:t>microservizio</w:t>
      </w:r>
      <w:proofErr w:type="spellEnd"/>
      <w:r>
        <w:t>, gli altri possono continuare a funzionare normalmente, anche se in certi casi con funzionalità limitate, a meno di duplicazione di essi;</w:t>
      </w:r>
    </w:p>
    <w:p w14:paraId="2F911E7C" w14:textId="10FA2C89" w:rsidR="00521C6E" w:rsidRDefault="00521C6E" w:rsidP="00521C6E">
      <w:pPr>
        <w:pStyle w:val="Paragrafoelenco"/>
        <w:numPr>
          <w:ilvl w:val="0"/>
          <w:numId w:val="37"/>
        </w:numPr>
      </w:pPr>
      <w:r>
        <w:rPr>
          <w:b/>
          <w:bCs/>
        </w:rPr>
        <w:t xml:space="preserve">Macchine </w:t>
      </w:r>
      <w:r w:rsidR="001D69CC">
        <w:rPr>
          <w:b/>
          <w:bCs/>
        </w:rPr>
        <w:t>indipendenti</w:t>
      </w:r>
      <w:r w:rsidRPr="00EA120B">
        <w:t>:</w:t>
      </w:r>
      <w:r>
        <w:t xml:space="preserve"> Questo tipo di architettura permette anche di creare un’applicazione dove le varie parti di essa possano essere anche su macchine differenti.</w:t>
      </w:r>
    </w:p>
    <w:p w14:paraId="6D4B4752" w14:textId="1C61C587" w:rsidR="00521C6E" w:rsidRDefault="00521C6E" w:rsidP="00521C6E">
      <w:r>
        <w:t xml:space="preserve">Questi vantaggi rendono l'architettura a </w:t>
      </w:r>
      <w:proofErr w:type="spellStart"/>
      <w:r>
        <w:t>microservizi</w:t>
      </w:r>
      <w:proofErr w:type="spellEnd"/>
      <w:r>
        <w:t xml:space="preserve"> una scelta ideale per lo sviluppo di applicazioni complesse e che manipolano dati continuamente aggiornati, come </w:t>
      </w:r>
      <w:proofErr w:type="spellStart"/>
      <w:r>
        <w:t>DetectiveAttack</w:t>
      </w:r>
      <w:r w:rsidR="00F870E2">
        <w:t>s</w:t>
      </w:r>
      <w:proofErr w:type="spellEnd"/>
      <w:r>
        <w:t xml:space="preserve">, garantendo una maggiore efficienza, flessibilità e robustezza in casi in cui vengano inserite nuove sorgenti di dati della CTI o nuovi framework possibilmente utili che estendano le funzionalità del sistema. </w:t>
      </w:r>
    </w:p>
    <w:p w14:paraId="7BFC118B" w14:textId="1F759ACC" w:rsidR="00521C6E" w:rsidRDefault="00521C6E" w:rsidP="00521C6E">
      <w:r>
        <w:t xml:space="preserve">L’architettura descritta verrà implementata tramite l’utilizzo di </w:t>
      </w:r>
      <w:r w:rsidRPr="00B730C4">
        <w:rPr>
          <w:b/>
          <w:bCs/>
        </w:rPr>
        <w:t>container</w:t>
      </w:r>
      <w:r>
        <w:rPr>
          <w:rStyle w:val="Rimandonotaapidipagina"/>
          <w:b/>
          <w:bCs/>
        </w:rPr>
        <w:footnoteReference w:id="22"/>
      </w:r>
      <w:r>
        <w:t xml:space="preserve"> e della piattaforma </w:t>
      </w:r>
      <w:r w:rsidRPr="00B730C4">
        <w:rPr>
          <w:b/>
          <w:bCs/>
        </w:rPr>
        <w:t>Docker</w:t>
      </w:r>
      <w:r>
        <w:rPr>
          <w:rStyle w:val="Rimandonotaapidipagina"/>
          <w:b/>
          <w:bCs/>
        </w:rPr>
        <w:footnoteReference w:id="23"/>
      </w:r>
      <w:r>
        <w:t>.</w:t>
      </w:r>
    </w:p>
    <w:p w14:paraId="7DC049B7" w14:textId="7003AD91" w:rsidR="00D620F7" w:rsidRDefault="00681606" w:rsidP="00D620F7">
      <w:pPr>
        <w:jc w:val="center"/>
      </w:pPr>
      <w:r>
        <w:rPr>
          <w:noProof/>
        </w:rPr>
        <w:lastRenderedPageBreak/>
        <w:drawing>
          <wp:inline distT="0" distB="0" distL="0" distR="0" wp14:anchorId="49ADD0CD" wp14:editId="4DD8D8DE">
            <wp:extent cx="4262507" cy="2615979"/>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0919" t="7025" r="11225" b="8151"/>
                    <a:stretch/>
                  </pic:blipFill>
                  <pic:spPr bwMode="auto">
                    <a:xfrm>
                      <a:off x="0" y="0"/>
                      <a:ext cx="4272588" cy="2622166"/>
                    </a:xfrm>
                    <a:prstGeom prst="rect">
                      <a:avLst/>
                    </a:prstGeom>
                    <a:noFill/>
                    <a:ln>
                      <a:noFill/>
                    </a:ln>
                    <a:extLst>
                      <a:ext uri="{53640926-AAD7-44D8-BBD7-CCE9431645EC}">
                        <a14:shadowObscured xmlns:a14="http://schemas.microsoft.com/office/drawing/2010/main"/>
                      </a:ext>
                    </a:extLst>
                  </pic:spPr>
                </pic:pic>
              </a:graphicData>
            </a:graphic>
          </wp:inline>
        </w:drawing>
      </w:r>
      <w:r w:rsidR="00EA0635">
        <w:br/>
      </w:r>
      <w:r w:rsidR="00D620F7">
        <w:t>Figura 9: Architettura del software</w:t>
      </w:r>
    </w:p>
    <w:p w14:paraId="1039EBF9" w14:textId="70B4FB68" w:rsidR="00521C6E" w:rsidRDefault="00521C6E" w:rsidP="00521C6E">
      <w:pPr>
        <w:pStyle w:val="Titolo3"/>
      </w:pPr>
      <w:bookmarkStart w:id="188" w:name="_Toc170820316"/>
      <w:r>
        <w:t>Componenti dell’architettura</w:t>
      </w:r>
      <w:bookmarkEnd w:id="188"/>
    </w:p>
    <w:p w14:paraId="191E6748" w14:textId="000F46A6" w:rsidR="00521C6E" w:rsidRDefault="00521C6E" w:rsidP="00521C6E">
      <w:r>
        <w:t>Le componenti presenti nel sistema attualmente sono 5:</w:t>
      </w:r>
    </w:p>
    <w:p w14:paraId="6515FA6F" w14:textId="0338463C" w:rsidR="00F870E2" w:rsidRPr="00F870E2" w:rsidRDefault="00F870E2" w:rsidP="00521C6E">
      <w:pPr>
        <w:pStyle w:val="Paragrafoelenco"/>
        <w:numPr>
          <w:ilvl w:val="0"/>
          <w:numId w:val="38"/>
        </w:numPr>
        <w:rPr>
          <w:b/>
          <w:bCs/>
        </w:rPr>
      </w:pPr>
      <w:proofErr w:type="spellStart"/>
      <w:r w:rsidRPr="00160BFC">
        <w:rPr>
          <w:b/>
          <w:bCs/>
        </w:rPr>
        <w:t>nginx</w:t>
      </w:r>
      <w:proofErr w:type="spellEnd"/>
      <w:r w:rsidRPr="00160BFC">
        <w:rPr>
          <w:b/>
          <w:bCs/>
        </w:rPr>
        <w:t xml:space="preserve">: </w:t>
      </w:r>
      <w:r w:rsidRPr="00160BFC">
        <w:t>Un web server utilizz</w:t>
      </w:r>
      <w:r>
        <w:t>ato nel sistema come reverse proxy al fine di ridirezionare tutto il traffico generato, mettendo a disposizione tutte le componenti tramite un’unica porta.</w:t>
      </w:r>
    </w:p>
    <w:p w14:paraId="3E6CF4FF" w14:textId="5010AAB4" w:rsidR="00521C6E" w:rsidRPr="00B730C4" w:rsidRDefault="00521C6E" w:rsidP="00521C6E">
      <w:pPr>
        <w:pStyle w:val="Paragrafoelenco"/>
        <w:numPr>
          <w:ilvl w:val="0"/>
          <w:numId w:val="38"/>
        </w:numPr>
      </w:pPr>
      <w:proofErr w:type="spellStart"/>
      <w:r>
        <w:rPr>
          <w:b/>
          <w:bCs/>
        </w:rPr>
        <w:t>stix&amp;vulnerability</w:t>
      </w:r>
      <w:proofErr w:type="spellEnd"/>
      <w:r>
        <w:rPr>
          <w:b/>
          <w:bCs/>
        </w:rPr>
        <w:t xml:space="preserve">: </w:t>
      </w:r>
      <w:r>
        <w:t xml:space="preserve">Fornisce e manipola i dati relativi agli STIX </w:t>
      </w:r>
      <w:proofErr w:type="spellStart"/>
      <w:r>
        <w:t>object</w:t>
      </w:r>
      <w:r w:rsidR="00F870E2">
        <w:t>s</w:t>
      </w:r>
      <w:proofErr w:type="spellEnd"/>
      <w:r>
        <w:t xml:space="preserve"> e le loro relazioni conosciute con le Vulnerabilità</w:t>
      </w:r>
      <w:r w:rsidR="00F870E2">
        <w:t>,</w:t>
      </w:r>
      <w:r w:rsidR="00B734C5">
        <w:t xml:space="preserve"> in questo container vi è anche l’interfaccia</w:t>
      </w:r>
      <w:r w:rsidR="007F4E4F">
        <w:t xml:space="preserve"> che gestisce l’</w:t>
      </w:r>
      <w:r w:rsidR="00B734C5">
        <w:t xml:space="preserve">accesso </w:t>
      </w:r>
      <w:r w:rsidR="007F4E4F">
        <w:t>alle API di</w:t>
      </w:r>
      <w:r w:rsidR="00B734C5">
        <w:t xml:space="preserve"> </w:t>
      </w:r>
      <w:r w:rsidR="007F4E4F" w:rsidRPr="007F4E4F">
        <w:rPr>
          <w:b/>
          <w:bCs/>
        </w:rPr>
        <w:t>GPT4o</w:t>
      </w:r>
      <w:r w:rsidR="00B734C5">
        <w:t xml:space="preserve">. Tuttavia, quest'ultima non verrà implementata come un server </w:t>
      </w:r>
      <w:proofErr w:type="spellStart"/>
      <w:r w:rsidR="00B734C5">
        <w:t>Flask</w:t>
      </w:r>
      <w:proofErr w:type="spellEnd"/>
      <w:r w:rsidR="00B734C5">
        <w:t xml:space="preserve"> collegato a</w:t>
      </w:r>
      <w:r w:rsidR="00F870E2">
        <w:t>l</w:t>
      </w:r>
      <w:r w:rsidR="00B734C5">
        <w:t xml:space="preserve"> proxy</w:t>
      </w:r>
      <w:r w:rsidR="00F870E2">
        <w:t xml:space="preserve"> server</w:t>
      </w:r>
      <w:r w:rsidR="00B734C5">
        <w:t xml:space="preserve"> </w:t>
      </w:r>
      <w:proofErr w:type="spellStart"/>
      <w:r w:rsidR="00B734C5">
        <w:t>Nginx</w:t>
      </w:r>
      <w:proofErr w:type="spellEnd"/>
      <w:r w:rsidR="00B734C5">
        <w:t xml:space="preserve">, poiché le tecnologie che permettono di mettere in comunicazione una componente con un server Python sono limitate dal massimo di 2048 caratteri per </w:t>
      </w:r>
      <w:r w:rsidR="00B734C5">
        <w:lastRenderedPageBreak/>
        <w:t>l'URL. Al contrario, GPT accetta fino</w:t>
      </w:r>
      <w:r w:rsidR="0065461B">
        <w:t xml:space="preserve"> a 50000 token</w:t>
      </w:r>
      <w:r w:rsidR="0065461B">
        <w:rPr>
          <w:rStyle w:val="Rimandonotaapidipagina"/>
        </w:rPr>
        <w:footnoteReference w:id="24"/>
      </w:r>
      <w:r w:rsidR="0065461B">
        <w:t xml:space="preserve"> per i limiti</w:t>
      </w:r>
      <w:r w:rsidR="00F870E2">
        <w:t xml:space="preserve"> concessi e</w:t>
      </w:r>
      <w:r w:rsidR="0065461B">
        <w:t xml:space="preserve"> utilizzati nel seguente studio</w:t>
      </w:r>
      <w:r w:rsidR="00B734C5">
        <w:t>, quindi nel passaggio di parametri al server si potrebbe superare il limite massimo e perdere</w:t>
      </w:r>
      <w:r w:rsidR="0065461B">
        <w:t xml:space="preserve"> un numero di</w:t>
      </w:r>
      <w:r w:rsidR="00B734C5">
        <w:t xml:space="preserve"> informazioni </w:t>
      </w:r>
      <w:r w:rsidR="0065461B">
        <w:t xml:space="preserve">molto </w:t>
      </w:r>
      <w:r w:rsidR="00B734C5">
        <w:t>important</w:t>
      </w:r>
      <w:r w:rsidR="0065461B">
        <w:t>e</w:t>
      </w:r>
      <w:r w:rsidR="00B734C5">
        <w:t>.</w:t>
      </w:r>
    </w:p>
    <w:p w14:paraId="74FFAB2F" w14:textId="2A58805B" w:rsidR="00521C6E" w:rsidRDefault="00521C6E" w:rsidP="00521C6E">
      <w:pPr>
        <w:pStyle w:val="Paragrafoelenco"/>
        <w:numPr>
          <w:ilvl w:val="0"/>
          <w:numId w:val="38"/>
        </w:numPr>
      </w:pPr>
      <w:proofErr w:type="spellStart"/>
      <w:r>
        <w:rPr>
          <w:b/>
          <w:bCs/>
        </w:rPr>
        <w:t>cvwelib</w:t>
      </w:r>
      <w:proofErr w:type="spellEnd"/>
      <w:r>
        <w:rPr>
          <w:b/>
          <w:bCs/>
        </w:rPr>
        <w:t>:</w:t>
      </w:r>
      <w:r w:rsidR="00681606">
        <w:rPr>
          <w:b/>
          <w:bCs/>
        </w:rPr>
        <w:t xml:space="preserve"> </w:t>
      </w:r>
      <w:r w:rsidR="00681606">
        <w:t>Container</w:t>
      </w:r>
      <w:r>
        <w:rPr>
          <w:b/>
          <w:bCs/>
        </w:rPr>
        <w:t xml:space="preserve"> </w:t>
      </w:r>
      <w:r w:rsidR="00681606">
        <w:t>che ospita la l</w:t>
      </w:r>
      <w:r>
        <w:t xml:space="preserve">ibreria che permette di cercare ed ottenere le informazioni sulle </w:t>
      </w:r>
      <w:proofErr w:type="spellStart"/>
      <w:r>
        <w:t>CVE</w:t>
      </w:r>
      <w:r w:rsidR="00426FFD">
        <w:t>s</w:t>
      </w:r>
      <w:proofErr w:type="spellEnd"/>
      <w:r>
        <w:t xml:space="preserve">, </w:t>
      </w:r>
      <w:proofErr w:type="spellStart"/>
      <w:r>
        <w:t>CWE</w:t>
      </w:r>
      <w:r w:rsidR="00426FFD">
        <w:t>s</w:t>
      </w:r>
      <w:proofErr w:type="spellEnd"/>
      <w:r>
        <w:t xml:space="preserve"> e relazioni tra loro, in base a chiavi di ricerca</w:t>
      </w:r>
      <w:r w:rsidR="00B734C5">
        <w:t>.</w:t>
      </w:r>
    </w:p>
    <w:p w14:paraId="1625080F" w14:textId="528722F2" w:rsidR="00681606" w:rsidRDefault="00681606" w:rsidP="00521C6E">
      <w:pPr>
        <w:pStyle w:val="Paragrafoelenco"/>
        <w:numPr>
          <w:ilvl w:val="0"/>
          <w:numId w:val="38"/>
        </w:numPr>
      </w:pPr>
      <w:proofErr w:type="spellStart"/>
      <w:r>
        <w:rPr>
          <w:b/>
          <w:bCs/>
        </w:rPr>
        <w:t>capeclib</w:t>
      </w:r>
      <w:proofErr w:type="spellEnd"/>
      <w:r>
        <w:rPr>
          <w:b/>
          <w:bCs/>
        </w:rPr>
        <w:t>:</w:t>
      </w:r>
      <w:r>
        <w:t xml:space="preserve"> Container che permette di ottenere le informazioni riguardanti i </w:t>
      </w:r>
      <w:proofErr w:type="spellStart"/>
      <w:r>
        <w:t>CAPEC</w:t>
      </w:r>
      <w:r w:rsidR="00F870E2">
        <w:t>s</w:t>
      </w:r>
      <w:proofErr w:type="spellEnd"/>
      <w:r>
        <w:t xml:space="preserve"> e relazioni con </w:t>
      </w:r>
      <w:proofErr w:type="spellStart"/>
      <w:r>
        <w:t>CVE</w:t>
      </w:r>
      <w:r w:rsidR="00426FFD">
        <w:t>s</w:t>
      </w:r>
      <w:proofErr w:type="spellEnd"/>
      <w:r>
        <w:t xml:space="preserve">, </w:t>
      </w:r>
      <w:proofErr w:type="spellStart"/>
      <w:r>
        <w:t>CWE</w:t>
      </w:r>
      <w:r w:rsidR="00426FFD">
        <w:t>s</w:t>
      </w:r>
      <w:proofErr w:type="spellEnd"/>
      <w:r>
        <w:t xml:space="preserve"> e tecniche MITRE. </w:t>
      </w:r>
    </w:p>
    <w:p w14:paraId="0F570E08" w14:textId="7F16E55D" w:rsidR="00521C6E" w:rsidRPr="00B730C4" w:rsidRDefault="00521C6E" w:rsidP="00521C6E">
      <w:pPr>
        <w:pStyle w:val="Paragrafoelenco"/>
        <w:numPr>
          <w:ilvl w:val="0"/>
          <w:numId w:val="38"/>
        </w:numPr>
      </w:pPr>
      <w:proofErr w:type="spellStart"/>
      <w:r>
        <w:rPr>
          <w:b/>
          <w:bCs/>
        </w:rPr>
        <w:t>webInterface</w:t>
      </w:r>
      <w:proofErr w:type="spellEnd"/>
      <w:r>
        <w:t xml:space="preserve">: È il container si occupa di fornire l’interfaccia web dell’applicazione, sviluppato in </w:t>
      </w:r>
      <w:proofErr w:type="spellStart"/>
      <w:r>
        <w:rPr>
          <w:b/>
          <w:bCs/>
        </w:rPr>
        <w:t>react</w:t>
      </w:r>
      <w:proofErr w:type="spellEnd"/>
      <w:r>
        <w:t xml:space="preserve"> </w:t>
      </w:r>
      <w:proofErr w:type="spellStart"/>
      <w:r>
        <w:rPr>
          <w:b/>
          <w:bCs/>
        </w:rPr>
        <w:t>js</w:t>
      </w:r>
      <w:proofErr w:type="spellEnd"/>
      <w:r>
        <w:rPr>
          <w:b/>
          <w:bCs/>
        </w:rPr>
        <w:t xml:space="preserve"> </w:t>
      </w:r>
      <w:r>
        <w:t xml:space="preserve">con l’ausilio dei framework </w:t>
      </w:r>
      <w:r w:rsidRPr="00681606">
        <w:rPr>
          <w:b/>
          <w:bCs/>
        </w:rPr>
        <w:t>bootstrap</w:t>
      </w:r>
      <w:r>
        <w:t xml:space="preserve">, </w:t>
      </w:r>
      <w:proofErr w:type="spellStart"/>
      <w:r w:rsidRPr="00681606">
        <w:rPr>
          <w:b/>
          <w:bCs/>
        </w:rPr>
        <w:t>react</w:t>
      </w:r>
      <w:proofErr w:type="spellEnd"/>
      <w:r w:rsidRPr="00681606">
        <w:rPr>
          <w:b/>
          <w:bCs/>
        </w:rPr>
        <w:t>-bootstrap</w:t>
      </w:r>
      <w:r>
        <w:t xml:space="preserve"> e </w:t>
      </w:r>
      <w:r w:rsidRPr="00681606">
        <w:rPr>
          <w:b/>
          <w:bCs/>
        </w:rPr>
        <w:t>MUI Core</w:t>
      </w:r>
      <w:r w:rsidR="00B734C5">
        <w:t>.</w:t>
      </w:r>
    </w:p>
    <w:p w14:paraId="7721BFDC" w14:textId="4628068D" w:rsidR="001D69CC" w:rsidRDefault="001D69CC" w:rsidP="001D69CC">
      <w:pPr>
        <w:pStyle w:val="Titolo2"/>
      </w:pPr>
      <w:bookmarkStart w:id="189" w:name="_Toc170820317"/>
      <w:proofErr w:type="spellStart"/>
      <w:r>
        <w:t>stix&amp;vulnerability</w:t>
      </w:r>
      <w:bookmarkEnd w:id="189"/>
      <w:proofErr w:type="spellEnd"/>
    </w:p>
    <w:p w14:paraId="3E0E82EA" w14:textId="7F3F63FA" w:rsidR="001D69CC" w:rsidRDefault="001D69CC" w:rsidP="001D69CC">
      <w:r w:rsidRPr="001D69CC">
        <w:t>Fornisce e manipola i dati relativi agli oggetti STIX e alle loro relazioni conosciute con le vulnerabilità. Questa attività include la raccolta, l'analisi</w:t>
      </w:r>
      <w:r>
        <w:t>,</w:t>
      </w:r>
      <w:r w:rsidRPr="001D69CC">
        <w:t xml:space="preserve"> l'organizzazione di informazioni dettagliate sugli oggetti STIX</w:t>
      </w:r>
      <w:r>
        <w:t xml:space="preserve"> e</w:t>
      </w:r>
      <w:r w:rsidR="007F4E4F">
        <w:t xml:space="preserve"> </w:t>
      </w:r>
      <w:r>
        <w:t>ricerca, creazione e salvataggio di relazioni tra le Vulnerabilità</w:t>
      </w:r>
      <w:r w:rsidR="00255D24">
        <w:t xml:space="preserve"> con le relative </w:t>
      </w:r>
      <w:proofErr w:type="spellStart"/>
      <w:r w:rsidR="00255D24">
        <w:t>TTPs</w:t>
      </w:r>
      <w:proofErr w:type="spellEnd"/>
      <w:r>
        <w:t>.</w:t>
      </w:r>
    </w:p>
    <w:p w14:paraId="2AA6EFF7" w14:textId="42E6F352" w:rsidR="00FD05A5" w:rsidRDefault="001D69CC" w:rsidP="001D69CC">
      <w:r>
        <w:t xml:space="preserve">Il </w:t>
      </w:r>
      <w:proofErr w:type="spellStart"/>
      <w:r>
        <w:t>microservizio</w:t>
      </w:r>
      <w:proofErr w:type="spellEnd"/>
      <w:r>
        <w:t xml:space="preserve"> in questione è interamente sviluppato in </w:t>
      </w:r>
      <w:r w:rsidR="00FD05A5">
        <w:t>P</w:t>
      </w:r>
      <w:r>
        <w:t>ython</w:t>
      </w:r>
      <w:r w:rsidR="00FD05A5">
        <w:t xml:space="preserve"> e mette a disposizione 2 moduli principali:</w:t>
      </w:r>
    </w:p>
    <w:p w14:paraId="31115FEA" w14:textId="64EA2C61" w:rsidR="00FD05A5" w:rsidRDefault="00FD05A5" w:rsidP="00FD05A5">
      <w:pPr>
        <w:pStyle w:val="Paragrafoelenco"/>
        <w:numPr>
          <w:ilvl w:val="0"/>
          <w:numId w:val="41"/>
        </w:numPr>
      </w:pPr>
      <w:proofErr w:type="spellStart"/>
      <w:r>
        <w:rPr>
          <w:b/>
          <w:bCs/>
        </w:rPr>
        <w:lastRenderedPageBreak/>
        <w:t>dataProvider</w:t>
      </w:r>
      <w:proofErr w:type="spellEnd"/>
      <w:r>
        <w:t>: che definisce le classi, i dati che verranno utilizzati</w:t>
      </w:r>
      <w:r w:rsidR="00316E5A">
        <w:t>,</w:t>
      </w:r>
      <w:r>
        <w:t xml:space="preserve"> i metodi di </w:t>
      </w:r>
      <w:r w:rsidR="00316E5A">
        <w:t>elaborazione</w:t>
      </w:r>
      <w:r>
        <w:t xml:space="preserve"> e quelli per il recupero delle informazioni dalla macchina;</w:t>
      </w:r>
    </w:p>
    <w:p w14:paraId="0DFC135D" w14:textId="2F465094" w:rsidR="00FD05A5" w:rsidRDefault="00FD05A5" w:rsidP="00FD05A5">
      <w:pPr>
        <w:pStyle w:val="Paragrafoelenco"/>
        <w:numPr>
          <w:ilvl w:val="0"/>
          <w:numId w:val="41"/>
        </w:numPr>
      </w:pPr>
      <w:proofErr w:type="spellStart"/>
      <w:r>
        <w:rPr>
          <w:b/>
          <w:bCs/>
        </w:rPr>
        <w:t>dataAccesAPI</w:t>
      </w:r>
      <w:proofErr w:type="spellEnd"/>
      <w:r>
        <w:t xml:space="preserve">: che definisce il formato di condivisione dei dati ottenibili dal server </w:t>
      </w:r>
      <w:proofErr w:type="spellStart"/>
      <w:r w:rsidR="006B4432">
        <w:t>F</w:t>
      </w:r>
      <w:r>
        <w:t>lask</w:t>
      </w:r>
      <w:proofErr w:type="spellEnd"/>
      <w:r>
        <w:t>.</w:t>
      </w:r>
    </w:p>
    <w:p w14:paraId="5F015BD0" w14:textId="11EC7304" w:rsidR="00FD05A5" w:rsidRDefault="00FD05A5" w:rsidP="00FD05A5">
      <w:pPr>
        <w:pStyle w:val="Titolo3"/>
      </w:pPr>
      <w:bookmarkStart w:id="190" w:name="_Toc170820318"/>
      <w:r>
        <w:t>Data Provider</w:t>
      </w:r>
      <w:bookmarkEnd w:id="190"/>
    </w:p>
    <w:p w14:paraId="28647A99" w14:textId="538B28D8" w:rsidR="00FD05A5" w:rsidRDefault="00FD05A5" w:rsidP="00FD05A5">
      <w:r>
        <w:t xml:space="preserve">Di seguito viene illustrato il funzionamento del modulo </w:t>
      </w:r>
      <w:proofErr w:type="spellStart"/>
      <w:r w:rsidRPr="00FD05A5">
        <w:rPr>
          <w:b/>
          <w:bCs/>
        </w:rPr>
        <w:t>dataProvider</w:t>
      </w:r>
      <w:proofErr w:type="spellEnd"/>
      <w:r w:rsidR="00681606">
        <w:rPr>
          <w:b/>
          <w:bCs/>
        </w:rPr>
        <w:t xml:space="preserve"> </w:t>
      </w:r>
      <w:r w:rsidR="00681606">
        <w:t>(</w:t>
      </w:r>
      <w:r w:rsidR="00316E5A">
        <w:t>figura</w:t>
      </w:r>
      <w:r w:rsidR="00681606">
        <w:t xml:space="preserve"> 10)</w:t>
      </w:r>
      <w:r>
        <w:t xml:space="preserve">, il quale ha il compito di definire e gestire i dati relativi ai </w:t>
      </w:r>
      <w:proofErr w:type="spellStart"/>
      <w:r w:rsidRPr="00FD05A5">
        <w:rPr>
          <w:b/>
          <w:bCs/>
        </w:rPr>
        <w:t>threats</w:t>
      </w:r>
      <w:proofErr w:type="spellEnd"/>
      <w:r>
        <w:t xml:space="preserve"> e </w:t>
      </w:r>
      <w:r w:rsidRPr="00FD05A5">
        <w:rPr>
          <w:b/>
          <w:bCs/>
        </w:rPr>
        <w:t>relazione</w:t>
      </w:r>
      <w:r>
        <w:t xml:space="preserve"> </w:t>
      </w:r>
      <w:r w:rsidRPr="00FD05A5">
        <w:rPr>
          <w:b/>
          <w:bCs/>
        </w:rPr>
        <w:t>con le</w:t>
      </w:r>
      <w:r>
        <w:t xml:space="preserve"> </w:t>
      </w:r>
      <w:r w:rsidRPr="00FD05A5">
        <w:rPr>
          <w:b/>
          <w:bCs/>
        </w:rPr>
        <w:t>vulnerabilità</w:t>
      </w:r>
      <w:r>
        <w:t>.</w:t>
      </w:r>
    </w:p>
    <w:p w14:paraId="5D9C99E0" w14:textId="202C4373" w:rsidR="00681606" w:rsidRPr="006C1A0C" w:rsidRDefault="00681606" w:rsidP="006C1A0C">
      <w:pPr>
        <w:jc w:val="center"/>
        <w:rPr>
          <w:i/>
          <w:iCs/>
        </w:rPr>
      </w:pPr>
      <w:r w:rsidRPr="00681606">
        <w:rPr>
          <w:noProof/>
        </w:rPr>
        <w:drawing>
          <wp:inline distT="0" distB="0" distL="0" distR="0" wp14:anchorId="1B684319" wp14:editId="30738B96">
            <wp:extent cx="2584544" cy="1733385"/>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BEBA8EAE-BF5A-486C-A8C5-ECC9F3942E4B}">
                          <a14:imgProps xmlns:a14="http://schemas.microsoft.com/office/drawing/2010/main">
                            <a14:imgLayer r:embed="rId18">
                              <a14:imgEffect>
                                <a14:brightnessContrast bright="20000" contrast="-40000"/>
                              </a14:imgEffect>
                            </a14:imgLayer>
                          </a14:imgProps>
                        </a:ext>
                      </a:extLst>
                    </a:blip>
                    <a:stretch>
                      <a:fillRect/>
                    </a:stretch>
                  </pic:blipFill>
                  <pic:spPr>
                    <a:xfrm>
                      <a:off x="0" y="0"/>
                      <a:ext cx="2593816" cy="1739604"/>
                    </a:xfrm>
                    <a:prstGeom prst="rect">
                      <a:avLst/>
                    </a:prstGeom>
                  </pic:spPr>
                </pic:pic>
              </a:graphicData>
            </a:graphic>
          </wp:inline>
        </w:drawing>
      </w:r>
      <w:r>
        <w:br/>
        <w:t xml:space="preserve">Figura 10: </w:t>
      </w:r>
      <w:r w:rsidR="00463C64">
        <w:t xml:space="preserve">Struttura </w:t>
      </w:r>
      <w:r w:rsidRPr="00B574B1">
        <w:t xml:space="preserve">package </w:t>
      </w:r>
      <w:r>
        <w:br/>
      </w:r>
      <w:r w:rsidRPr="00780237">
        <w:rPr>
          <w:i/>
          <w:iCs/>
        </w:rPr>
        <w:t>/</w:t>
      </w:r>
      <w:proofErr w:type="spellStart"/>
      <w:r w:rsidRPr="00780237">
        <w:rPr>
          <w:i/>
          <w:iCs/>
        </w:rPr>
        <w:t>stix&amp;vulnerability</w:t>
      </w:r>
      <w:proofErr w:type="spellEnd"/>
      <w:r w:rsidRPr="00B574B1">
        <w:rPr>
          <w:i/>
          <w:iCs/>
        </w:rPr>
        <w:t>/</w:t>
      </w:r>
      <w:proofErr w:type="spellStart"/>
      <w:r w:rsidRPr="00B574B1">
        <w:rPr>
          <w:i/>
          <w:iCs/>
        </w:rPr>
        <w:t>src</w:t>
      </w:r>
      <w:proofErr w:type="spellEnd"/>
      <w:r w:rsidRPr="00B574B1">
        <w:rPr>
          <w:i/>
          <w:iCs/>
        </w:rPr>
        <w:t>/</w:t>
      </w:r>
      <w:proofErr w:type="spellStart"/>
      <w:r>
        <w:rPr>
          <w:i/>
          <w:iCs/>
        </w:rPr>
        <w:t>dataProvider</w:t>
      </w:r>
      <w:proofErr w:type="spellEnd"/>
    </w:p>
    <w:p w14:paraId="355BE823" w14:textId="528DF7A9" w:rsidR="0089123C" w:rsidRDefault="0089123C" w:rsidP="00FD05A5">
      <w:pPr>
        <w:pStyle w:val="Titolo4"/>
      </w:pPr>
      <w:r>
        <w:t>Singleton</w:t>
      </w:r>
    </w:p>
    <w:p w14:paraId="0D509E11" w14:textId="0D499510" w:rsidR="00DA4AF7" w:rsidRDefault="00DA4AF7" w:rsidP="00A329E5">
      <w:r w:rsidRPr="00DA4AF7">
        <w:t xml:space="preserve">Per affrontare la sfida di gestire l'ampio volume di dati in questo studio, si è optato per l'adozione del pattern </w:t>
      </w:r>
      <w:r w:rsidRPr="00DA4AF7">
        <w:rPr>
          <w:b/>
          <w:bCs/>
        </w:rPr>
        <w:t>Singleton</w:t>
      </w:r>
      <w:r w:rsidRPr="00DA4AF7">
        <w:t xml:space="preserve"> in diverse classi container. Al fine di implementare questo modello in modo efficiente, si è sviluppata una specifica funzione "</w:t>
      </w:r>
      <w:r w:rsidRPr="00DA4AF7">
        <w:rPr>
          <w:i/>
          <w:iCs/>
        </w:rPr>
        <w:t>singleton</w:t>
      </w:r>
      <w:r w:rsidRPr="00DA4AF7">
        <w:t xml:space="preserve">" </w:t>
      </w:r>
      <w:r>
        <w:t>per</w:t>
      </w:r>
      <w:r w:rsidRPr="00DA4AF7">
        <w:t xml:space="preserve"> sfrutta</w:t>
      </w:r>
      <w:r>
        <w:t>re</w:t>
      </w:r>
      <w:r w:rsidRPr="00DA4AF7">
        <w:t xml:space="preserve"> la potente funzionalità dei decorator in Python </w:t>
      </w:r>
      <w:r>
        <w:t>(</w:t>
      </w:r>
      <w:r w:rsidRPr="00DA4AF7">
        <w:t xml:space="preserve">figura </w:t>
      </w:r>
      <w:r w:rsidR="008F76DC">
        <w:t>1</w:t>
      </w:r>
      <w:r w:rsidR="00681606">
        <w:t>1</w:t>
      </w:r>
      <w:r>
        <w:t>)</w:t>
      </w:r>
      <w:r w:rsidRPr="00DA4AF7">
        <w:t>.</w:t>
      </w:r>
    </w:p>
    <w:p w14:paraId="4482351E" w14:textId="2336EDE1" w:rsidR="00FC52E2" w:rsidRDefault="00FC52E2" w:rsidP="00A329E5">
      <w:r w:rsidRPr="00FC52E2">
        <w:lastRenderedPageBreak/>
        <w:t>Il meccanismo alla base del</w:t>
      </w:r>
      <w:r>
        <w:t>la funzione “</w:t>
      </w:r>
      <w:r w:rsidRPr="00FC52E2">
        <w:rPr>
          <w:i/>
          <w:iCs/>
        </w:rPr>
        <w:t>singleton</w:t>
      </w:r>
      <w:r>
        <w:t xml:space="preserve">” </w:t>
      </w:r>
      <w:r w:rsidRPr="00FC52E2">
        <w:t>prevede l'utilizzo di un dizionario per tracciare le istanze delle classi. Quando il costruttore di una classe decorata viene invocato per la prima volta, l'istanza viene creata normalmente e memorizzata in questo dizionario. Qualsiasi tentativo successivo di istanziare nuovamente la classe comporterà il recupero dell'istanza esistente dal dizionario, anziché la creazione di una nuova istanza.</w:t>
      </w:r>
    </w:p>
    <w:p w14:paraId="060CEA84" w14:textId="06BC4F09" w:rsidR="00FC52E2" w:rsidRDefault="00FC52E2" w:rsidP="001D69CC">
      <w:pPr>
        <w:jc w:val="center"/>
      </w:pPr>
      <w:r w:rsidRPr="00FC52E2">
        <w:rPr>
          <w:noProof/>
        </w:rPr>
        <w:drawing>
          <wp:inline distT="0" distB="0" distL="0" distR="0" wp14:anchorId="46AC4DEF" wp14:editId="68BABB04">
            <wp:extent cx="3088256" cy="1797752"/>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99052" cy="1804037"/>
                    </a:xfrm>
                    <a:prstGeom prst="rect">
                      <a:avLst/>
                    </a:prstGeom>
                  </pic:spPr>
                </pic:pic>
              </a:graphicData>
            </a:graphic>
          </wp:inline>
        </w:drawing>
      </w:r>
      <w:r>
        <w:br/>
        <w:t xml:space="preserve">Figura </w:t>
      </w:r>
      <w:r w:rsidR="008F76DC">
        <w:t>1</w:t>
      </w:r>
      <w:r w:rsidR="00681606">
        <w:t>1</w:t>
      </w:r>
      <w:r>
        <w:t xml:space="preserve">: </w:t>
      </w:r>
      <w:r w:rsidR="00A10688">
        <w:t>I</w:t>
      </w:r>
      <w:r>
        <w:t>mplementazione del pattern Singleton</w:t>
      </w:r>
    </w:p>
    <w:p w14:paraId="66922769" w14:textId="0434B029" w:rsidR="00B75024" w:rsidRPr="00DF697F" w:rsidRDefault="00B75024" w:rsidP="00FD05A5">
      <w:pPr>
        <w:pStyle w:val="Titolo4"/>
      </w:pPr>
      <w:r>
        <w:t xml:space="preserve">Interfaccia per </w:t>
      </w:r>
      <w:r w:rsidR="005338D5">
        <w:t>CTI</w:t>
      </w:r>
      <w:r>
        <w:t xml:space="preserve"> data</w:t>
      </w:r>
    </w:p>
    <w:p w14:paraId="6E6D7B83" w14:textId="5A62F84A" w:rsidR="001E1D1C" w:rsidRDefault="001E1D1C" w:rsidP="00A329E5">
      <w:r w:rsidRPr="001E1D1C">
        <w:t>Per incapsulare efficacemente le funzionalità fornite dalle librerie sviluppate da MITRE</w:t>
      </w:r>
      <w:r w:rsidR="008D61F1">
        <w:t xml:space="preserve"> e gestire la provenienza dei dati</w:t>
      </w:r>
      <w:r w:rsidR="005338D5">
        <w:t xml:space="preserve"> della CTI</w:t>
      </w:r>
      <w:r w:rsidRPr="001E1D1C">
        <w:t xml:space="preserve">, </w:t>
      </w:r>
      <w:r>
        <w:t>è stat</w:t>
      </w:r>
      <w:r w:rsidR="00F36661">
        <w:t xml:space="preserve">o </w:t>
      </w:r>
      <w:r>
        <w:t>creato un package dedicato</w:t>
      </w:r>
      <w:r w:rsidR="00D030DD">
        <w:t xml:space="preserve"> (figura </w:t>
      </w:r>
      <w:r w:rsidR="0048782A">
        <w:t>1</w:t>
      </w:r>
      <w:r w:rsidR="00681606">
        <w:t>2</w:t>
      </w:r>
      <w:r w:rsidR="00D030DD">
        <w:t>)</w:t>
      </w:r>
      <w:r w:rsidR="008D61F1">
        <w:t xml:space="preserve">, </w:t>
      </w:r>
      <w:r w:rsidRPr="001E1D1C">
        <w:t xml:space="preserve">migliorando al contempo </w:t>
      </w:r>
      <w:r w:rsidRPr="0043592C">
        <w:rPr>
          <w:b/>
          <w:bCs/>
        </w:rPr>
        <w:t>l'indipendenza del codice</w:t>
      </w:r>
      <w:r w:rsidRPr="001E1D1C">
        <w:t xml:space="preserve">, la </w:t>
      </w:r>
      <w:r w:rsidRPr="0043592C">
        <w:rPr>
          <w:b/>
          <w:bCs/>
        </w:rPr>
        <w:t>coerenza</w:t>
      </w:r>
      <w:r w:rsidRPr="001E1D1C">
        <w:t xml:space="preserve"> nell'utilizzo, la </w:t>
      </w:r>
      <w:r w:rsidRPr="0043592C">
        <w:rPr>
          <w:b/>
          <w:bCs/>
        </w:rPr>
        <w:t>facilità</w:t>
      </w:r>
      <w:r w:rsidRPr="001E1D1C">
        <w:t xml:space="preserve"> di </w:t>
      </w:r>
      <w:r w:rsidRPr="0043592C">
        <w:rPr>
          <w:b/>
          <w:bCs/>
        </w:rPr>
        <w:t>sostituzione</w:t>
      </w:r>
      <w:r w:rsidR="00E32B04">
        <w:t xml:space="preserve">, la semplicità di </w:t>
      </w:r>
      <w:r w:rsidR="00E32B04" w:rsidRPr="0043592C">
        <w:rPr>
          <w:b/>
          <w:bCs/>
        </w:rPr>
        <w:t>manutenzione</w:t>
      </w:r>
      <w:r w:rsidRPr="001E1D1C">
        <w:t xml:space="preserve"> e la capacità di eseguire </w:t>
      </w:r>
      <w:r w:rsidRPr="0043592C">
        <w:rPr>
          <w:b/>
          <w:bCs/>
        </w:rPr>
        <w:t>test</w:t>
      </w:r>
      <w:r w:rsidRPr="001E1D1C">
        <w:t xml:space="preserve"> in modo </w:t>
      </w:r>
      <w:r w:rsidRPr="0043592C">
        <w:rPr>
          <w:b/>
          <w:bCs/>
        </w:rPr>
        <w:t>efficace</w:t>
      </w:r>
      <w:r w:rsidRPr="001E1D1C">
        <w:t>.</w:t>
      </w:r>
    </w:p>
    <w:p w14:paraId="2A35C11E" w14:textId="3C597E9A" w:rsidR="00D030DD" w:rsidRPr="00B574B1" w:rsidRDefault="00681606" w:rsidP="0043592C">
      <w:pPr>
        <w:jc w:val="center"/>
        <w:rPr>
          <w:i/>
          <w:iCs/>
        </w:rPr>
      </w:pPr>
      <w:r w:rsidRPr="00681606">
        <w:rPr>
          <w:noProof/>
        </w:rPr>
        <w:lastRenderedPageBreak/>
        <w:drawing>
          <wp:inline distT="0" distB="0" distL="0" distR="0" wp14:anchorId="698A24D8" wp14:editId="1D979F65">
            <wp:extent cx="2480807" cy="1610469"/>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BEBA8EAE-BF5A-486C-A8C5-ECC9F3942E4B}">
                          <a14:imgProps xmlns:a14="http://schemas.microsoft.com/office/drawing/2010/main">
                            <a14:imgLayer r:embed="rId21">
                              <a14:imgEffect>
                                <a14:brightnessContrast bright="20000" contrast="-40000"/>
                              </a14:imgEffect>
                            </a14:imgLayer>
                          </a14:imgProps>
                        </a:ext>
                      </a:extLst>
                    </a:blip>
                    <a:stretch>
                      <a:fillRect/>
                    </a:stretch>
                  </pic:blipFill>
                  <pic:spPr>
                    <a:xfrm>
                      <a:off x="0" y="0"/>
                      <a:ext cx="2494252" cy="1619197"/>
                    </a:xfrm>
                    <a:prstGeom prst="rect">
                      <a:avLst/>
                    </a:prstGeom>
                  </pic:spPr>
                </pic:pic>
              </a:graphicData>
            </a:graphic>
          </wp:inline>
        </w:drawing>
      </w:r>
      <w:r w:rsidR="00D030DD" w:rsidRPr="00B574B1">
        <w:br/>
        <w:t xml:space="preserve">Figura </w:t>
      </w:r>
      <w:r w:rsidR="0048782A">
        <w:t>1</w:t>
      </w:r>
      <w:r>
        <w:t>2</w:t>
      </w:r>
      <w:r w:rsidR="00D030DD" w:rsidRPr="00B574B1">
        <w:t xml:space="preserve">: </w:t>
      </w:r>
      <w:r w:rsidR="00463C64">
        <w:t xml:space="preserve">Struttura </w:t>
      </w:r>
      <w:r w:rsidR="00D030DD" w:rsidRPr="00B574B1">
        <w:t xml:space="preserve">package </w:t>
      </w:r>
      <w:r w:rsidR="00780237">
        <w:br/>
      </w:r>
      <w:r w:rsidR="00780237" w:rsidRPr="00780237">
        <w:rPr>
          <w:i/>
          <w:iCs/>
        </w:rPr>
        <w:t>/</w:t>
      </w:r>
      <w:proofErr w:type="spellStart"/>
      <w:r w:rsidR="00780237" w:rsidRPr="00780237">
        <w:rPr>
          <w:i/>
          <w:iCs/>
        </w:rPr>
        <w:t>stix&amp;vulnerability</w:t>
      </w:r>
      <w:proofErr w:type="spellEnd"/>
      <w:r w:rsidR="00B574B1" w:rsidRPr="00B574B1">
        <w:rPr>
          <w:i/>
          <w:iCs/>
        </w:rPr>
        <w:t>/</w:t>
      </w:r>
      <w:proofErr w:type="spellStart"/>
      <w:r w:rsidR="00B574B1" w:rsidRPr="00B574B1">
        <w:rPr>
          <w:i/>
          <w:iCs/>
        </w:rPr>
        <w:t>src</w:t>
      </w:r>
      <w:proofErr w:type="spellEnd"/>
      <w:r w:rsidR="00B574B1" w:rsidRPr="00B574B1">
        <w:rPr>
          <w:i/>
          <w:iCs/>
        </w:rPr>
        <w:t>/</w:t>
      </w:r>
      <w:proofErr w:type="spellStart"/>
      <w:r w:rsidR="00FD05A5">
        <w:rPr>
          <w:i/>
          <w:iCs/>
        </w:rPr>
        <w:t>dataProvider</w:t>
      </w:r>
      <w:proofErr w:type="spellEnd"/>
      <w:r w:rsidR="00780237" w:rsidRPr="00B574B1">
        <w:rPr>
          <w:i/>
          <w:iCs/>
        </w:rPr>
        <w:t xml:space="preserve"> </w:t>
      </w:r>
      <w:r w:rsidR="00B574B1" w:rsidRPr="00B574B1">
        <w:rPr>
          <w:i/>
          <w:iCs/>
        </w:rPr>
        <w:t>/</w:t>
      </w:r>
      <w:proofErr w:type="spellStart"/>
      <w:r w:rsidR="00D030DD" w:rsidRPr="00B574B1">
        <w:rPr>
          <w:i/>
          <w:iCs/>
        </w:rPr>
        <w:t>InterfaceTo</w:t>
      </w:r>
      <w:r w:rsidR="00064160">
        <w:rPr>
          <w:i/>
          <w:iCs/>
        </w:rPr>
        <w:t>CTI</w:t>
      </w:r>
      <w:proofErr w:type="spellEnd"/>
    </w:p>
    <w:p w14:paraId="67CC2467" w14:textId="23729DAD" w:rsidR="00D030DD" w:rsidRDefault="00064160" w:rsidP="00FD05A5">
      <w:pPr>
        <w:pStyle w:val="Titolo5"/>
      </w:pPr>
      <w:r>
        <w:t>Files</w:t>
      </w:r>
    </w:p>
    <w:p w14:paraId="712047C7" w14:textId="3569896E" w:rsidR="00B05E5D" w:rsidRDefault="00B05E5D" w:rsidP="00B05E5D">
      <w:r w:rsidRPr="00B05E5D">
        <w:t xml:space="preserve">Il package files contiene l’intero database utilizzato per ottenere gli STIX </w:t>
      </w:r>
      <w:proofErr w:type="spellStart"/>
      <w:r w:rsidRPr="00B05E5D">
        <w:t>objects</w:t>
      </w:r>
      <w:proofErr w:type="spellEnd"/>
      <w:r w:rsidRPr="00B05E5D">
        <w:t xml:space="preserve"> e le relazioni di questi con le vulnerabilità (figura 1</w:t>
      </w:r>
      <w:r w:rsidR="00681606">
        <w:t>3</w:t>
      </w:r>
      <w:r w:rsidRPr="00B05E5D">
        <w:t xml:space="preserve">). Questo database è fondamentale per il funzionamento del sistema, poiché include tutte le informazioni necessarie per correlare gli oggetti STIX con le varie minacce e vulnerabilità. </w:t>
      </w:r>
    </w:p>
    <w:p w14:paraId="544283AA" w14:textId="34E72498" w:rsidR="007A0B84" w:rsidRPr="00D030DD" w:rsidRDefault="00681606" w:rsidP="00B05E5D">
      <w:pPr>
        <w:jc w:val="center"/>
      </w:pPr>
      <w:r w:rsidRPr="00681606">
        <w:rPr>
          <w:noProof/>
        </w:rPr>
        <w:drawing>
          <wp:inline distT="0" distB="0" distL="0" distR="0" wp14:anchorId="30042100" wp14:editId="2360B80B">
            <wp:extent cx="2655736" cy="2072597"/>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BEBA8EAE-BF5A-486C-A8C5-ECC9F3942E4B}">
                          <a14:imgProps xmlns:a14="http://schemas.microsoft.com/office/drawing/2010/main">
                            <a14:imgLayer r:embed="rId23">
                              <a14:imgEffect>
                                <a14:brightnessContrast bright="20000" contrast="-40000"/>
                              </a14:imgEffect>
                            </a14:imgLayer>
                          </a14:imgProps>
                        </a:ext>
                      </a:extLst>
                    </a:blip>
                    <a:stretch>
                      <a:fillRect/>
                    </a:stretch>
                  </pic:blipFill>
                  <pic:spPr>
                    <a:xfrm>
                      <a:off x="0" y="0"/>
                      <a:ext cx="2661097" cy="2076781"/>
                    </a:xfrm>
                    <a:prstGeom prst="rect">
                      <a:avLst/>
                    </a:prstGeom>
                  </pic:spPr>
                </pic:pic>
              </a:graphicData>
            </a:graphic>
          </wp:inline>
        </w:drawing>
      </w:r>
      <w:r w:rsidR="007A0B84">
        <w:br/>
        <w:t>Figura 1</w:t>
      </w:r>
      <w:r>
        <w:t>3</w:t>
      </w:r>
      <w:r w:rsidR="007A0B84">
        <w:t xml:space="preserve">: </w:t>
      </w:r>
      <w:r w:rsidR="00064160">
        <w:t>File per salvare ed ottenere i dati</w:t>
      </w:r>
      <w:r w:rsidR="007A0B84" w:rsidRPr="00B574B1">
        <w:t xml:space="preserve"> </w:t>
      </w:r>
      <w:r w:rsidR="00780237">
        <w:br/>
      </w:r>
      <w:r w:rsidR="00780237" w:rsidRPr="00780237">
        <w:rPr>
          <w:i/>
          <w:iCs/>
        </w:rPr>
        <w:t>/</w:t>
      </w:r>
      <w:proofErr w:type="spellStart"/>
      <w:r w:rsidR="00780237" w:rsidRPr="00780237">
        <w:rPr>
          <w:i/>
          <w:iCs/>
        </w:rPr>
        <w:t>stix&amp;vulnerability</w:t>
      </w:r>
      <w:proofErr w:type="spellEnd"/>
      <w:r w:rsidR="00780237" w:rsidRPr="00B574B1">
        <w:rPr>
          <w:i/>
          <w:iCs/>
        </w:rPr>
        <w:t>/</w:t>
      </w:r>
      <w:proofErr w:type="spellStart"/>
      <w:r w:rsidR="00780237" w:rsidRPr="00B574B1">
        <w:rPr>
          <w:i/>
          <w:iCs/>
        </w:rPr>
        <w:t>src</w:t>
      </w:r>
      <w:proofErr w:type="spellEnd"/>
      <w:r w:rsidR="00780237" w:rsidRPr="00B574B1">
        <w:rPr>
          <w:i/>
          <w:iCs/>
        </w:rPr>
        <w:t>/</w:t>
      </w:r>
      <w:proofErr w:type="spellStart"/>
      <w:r w:rsidR="00FD05A5">
        <w:rPr>
          <w:i/>
          <w:iCs/>
        </w:rPr>
        <w:t>dataProvider</w:t>
      </w:r>
      <w:proofErr w:type="spellEnd"/>
      <w:r w:rsidR="00780237" w:rsidRPr="00B574B1">
        <w:rPr>
          <w:i/>
          <w:iCs/>
        </w:rPr>
        <w:t xml:space="preserve"> /</w:t>
      </w:r>
      <w:proofErr w:type="spellStart"/>
      <w:r w:rsidR="00780237" w:rsidRPr="00B574B1">
        <w:rPr>
          <w:i/>
          <w:iCs/>
        </w:rPr>
        <w:t>InterfaceTo</w:t>
      </w:r>
      <w:r w:rsidR="00064160">
        <w:rPr>
          <w:i/>
          <w:iCs/>
        </w:rPr>
        <w:t>CTI</w:t>
      </w:r>
      <w:proofErr w:type="spellEnd"/>
      <w:r w:rsidR="00780237">
        <w:rPr>
          <w:i/>
          <w:iCs/>
        </w:rPr>
        <w:t>/</w:t>
      </w:r>
      <w:r w:rsidR="00064160">
        <w:rPr>
          <w:i/>
          <w:iCs/>
        </w:rPr>
        <w:t>files</w:t>
      </w:r>
    </w:p>
    <w:p w14:paraId="47A03B23" w14:textId="2E476178" w:rsidR="00797862" w:rsidRPr="00E9364E" w:rsidRDefault="00B75024" w:rsidP="00B05E5D">
      <w:pPr>
        <w:pStyle w:val="Titolo5"/>
      </w:pPr>
      <w:r w:rsidRPr="00E9364E">
        <w:lastRenderedPageBreak/>
        <w:t>Fetch Data</w:t>
      </w:r>
    </w:p>
    <w:p w14:paraId="475500B2" w14:textId="74F3182D" w:rsidR="00797862" w:rsidRPr="00797862" w:rsidRDefault="00E1533A" w:rsidP="00A329E5">
      <w:r w:rsidRPr="00797862">
        <w:t xml:space="preserve">Si tratta di un </w:t>
      </w:r>
      <w:r w:rsidRPr="008100FB">
        <w:rPr>
          <w:b/>
          <w:bCs/>
        </w:rPr>
        <w:t>modulo</w:t>
      </w:r>
      <w:r w:rsidRPr="00797862">
        <w:t xml:space="preserve"> </w:t>
      </w:r>
      <w:r w:rsidRPr="008100FB">
        <w:rPr>
          <w:b/>
          <w:bCs/>
        </w:rPr>
        <w:t>funzionale</w:t>
      </w:r>
      <w:r w:rsidRPr="00797862">
        <w:t xml:space="preserve"> integrato nel sistema che è preposto alla </w:t>
      </w:r>
      <w:r w:rsidRPr="008100FB">
        <w:rPr>
          <w:b/>
          <w:bCs/>
        </w:rPr>
        <w:t>verifica</w:t>
      </w:r>
      <w:r w:rsidRPr="00797862">
        <w:t xml:space="preserve"> dell'attualità </w:t>
      </w:r>
      <w:r w:rsidRPr="008100FB">
        <w:rPr>
          <w:b/>
          <w:bCs/>
        </w:rPr>
        <w:t>dei dati</w:t>
      </w:r>
      <w:r w:rsidRPr="00797862">
        <w:t xml:space="preserve"> conservati nella sottocartella </w:t>
      </w:r>
      <w:r w:rsidRPr="00797862">
        <w:rPr>
          <w:i/>
          <w:iCs/>
        </w:rPr>
        <w:t>files</w:t>
      </w:r>
      <w:r w:rsidRPr="00797862">
        <w:t xml:space="preserve">. Questa verifica procede attraverso il confronto del codice hash dell'ultima </w:t>
      </w:r>
      <w:proofErr w:type="spellStart"/>
      <w:r w:rsidRPr="00797862">
        <w:t>commit</w:t>
      </w:r>
      <w:proofErr w:type="spellEnd"/>
      <w:r w:rsidRPr="00797862">
        <w:t xml:space="preserve"> realizzata sul </w:t>
      </w:r>
      <w:proofErr w:type="spellStart"/>
      <w:r w:rsidRPr="00797862">
        <w:t>branch</w:t>
      </w:r>
      <w:proofErr w:type="spellEnd"/>
      <w:r w:rsidRPr="00797862">
        <w:t xml:space="preserve"> principale del repository GitHub da cui i dati originano, con il codice hash memorizzato al momento del download nel file </w:t>
      </w:r>
      <w:proofErr w:type="spellStart"/>
      <w:r w:rsidRPr="00797862">
        <w:rPr>
          <w:i/>
          <w:iCs/>
        </w:rPr>
        <w:t>local-hashes</w:t>
      </w:r>
      <w:r w:rsidR="00316E5A">
        <w:rPr>
          <w:i/>
          <w:iCs/>
        </w:rPr>
        <w:t>.json</w:t>
      </w:r>
      <w:proofErr w:type="spellEnd"/>
      <w:r w:rsidRPr="00797862">
        <w:t>, per ogni sorgente di dati.</w:t>
      </w:r>
    </w:p>
    <w:p w14:paraId="4EDCC498" w14:textId="549DF796" w:rsidR="00797862" w:rsidRDefault="00797862" w:rsidP="00A329E5">
      <w:r w:rsidRPr="00797862">
        <w:t>Nel caso in cui il dispositivo in uso non disponga di una connessione Internet, il software rimarrà operativo purché i dati siano stati precedentemente scaricati almeno una volta.</w:t>
      </w:r>
    </w:p>
    <w:p w14:paraId="70B44D83" w14:textId="432DD285" w:rsidR="008100FB" w:rsidRDefault="008100FB" w:rsidP="00B05E5D">
      <w:pPr>
        <w:pStyle w:val="Titolo5"/>
      </w:pPr>
      <w:r>
        <w:t>Mitre Atlas Data</w:t>
      </w:r>
    </w:p>
    <w:p w14:paraId="09EFABC1" w14:textId="402D936B" w:rsidR="008100FB" w:rsidRDefault="007A0B84" w:rsidP="00A329E5">
      <w:r>
        <w:t xml:space="preserve">Il package </w:t>
      </w:r>
      <w:proofErr w:type="spellStart"/>
      <w:r>
        <w:rPr>
          <w:i/>
          <w:iCs/>
        </w:rPr>
        <w:t>mitreAtlasData</w:t>
      </w:r>
      <w:proofErr w:type="spellEnd"/>
      <w:r>
        <w:rPr>
          <w:i/>
          <w:iCs/>
        </w:rPr>
        <w:t xml:space="preserve"> </w:t>
      </w:r>
      <w:r>
        <w:t>(figura 1</w:t>
      </w:r>
      <w:r w:rsidR="00681606">
        <w:t>4</w:t>
      </w:r>
      <w:r>
        <w:t>)</w:t>
      </w:r>
      <w:r>
        <w:rPr>
          <w:i/>
          <w:iCs/>
        </w:rPr>
        <w:t xml:space="preserve"> </w:t>
      </w:r>
      <w:r>
        <w:t>è</w:t>
      </w:r>
      <w:r w:rsidR="00EB52F4" w:rsidRPr="00EB52F4">
        <w:t xml:space="preserve"> </w:t>
      </w:r>
      <w:r>
        <w:t xml:space="preserve">un insieme di moduli, il cui accesso esterno è regolato della </w:t>
      </w:r>
      <w:r w:rsidR="00EB52F4" w:rsidRPr="00EB52F4">
        <w:t>classe</w:t>
      </w:r>
      <w:r>
        <w:t xml:space="preserve"> </w:t>
      </w:r>
      <w:r w:rsidR="00EB52F4" w:rsidRPr="00EB52F4">
        <w:t>progettata specificamente per estrarre e rendere disponibili i dati contenuti nel file "</w:t>
      </w:r>
      <w:proofErr w:type="spellStart"/>
      <w:r w:rsidR="00EB52F4" w:rsidRPr="00B574B1">
        <w:rPr>
          <w:i/>
          <w:iCs/>
        </w:rPr>
        <w:t>atlas.json</w:t>
      </w:r>
      <w:proofErr w:type="spellEnd"/>
      <w:r w:rsidR="00EB52F4" w:rsidRPr="00EB52F4">
        <w:t xml:space="preserve">", consentendo la loro manipolazione in tempo reale. Questa classe è stata sviluppata su misura per questo sistema, ispirandosi alla struttura e alla funzionalità della classe preesistente </w:t>
      </w:r>
      <w:proofErr w:type="spellStart"/>
      <w:r w:rsidR="00EB52F4" w:rsidRPr="00EB52F4">
        <w:rPr>
          <w:b/>
          <w:bCs/>
        </w:rPr>
        <w:t>MitreAttackData</w:t>
      </w:r>
      <w:proofErr w:type="spellEnd"/>
      <w:r w:rsidR="00EB52F4" w:rsidRPr="00EB52F4">
        <w:t xml:space="preserve">. L'obiettivo era garantire che i dati ottenuti fossero in un formato </w:t>
      </w:r>
      <w:r w:rsidR="009012C1">
        <w:t>STIX, uniforme e</w:t>
      </w:r>
      <w:r w:rsidR="00EB52F4" w:rsidRPr="00EB52F4">
        <w:t xml:space="preserve"> compatibile</w:t>
      </w:r>
      <w:r w:rsidR="009012C1">
        <w:t xml:space="preserve"> al framework ATT&amp;CK</w:t>
      </w:r>
      <w:r w:rsidR="00EB52F4" w:rsidRPr="00EB52F4">
        <w:t xml:space="preserve"> facilitando così l'integrazione e la manipolazione efficace delle informazioni durante l'esecuzione del programma</w:t>
      </w:r>
      <w:r w:rsidR="00EB52F4">
        <w:t>.</w:t>
      </w:r>
    </w:p>
    <w:p w14:paraId="7F18B103" w14:textId="44EFAF9D" w:rsidR="00EB52F4" w:rsidRDefault="0089123C" w:rsidP="00A329E5">
      <w:r>
        <w:lastRenderedPageBreak/>
        <w:t>La classe in oggetto interagisce con degli oggetti</w:t>
      </w:r>
      <w:r w:rsidR="007A0B84">
        <w:t xml:space="preserve"> presenti nel sub-package</w:t>
      </w:r>
      <w:r>
        <w:t xml:space="preserve"> </w:t>
      </w:r>
      <w:r w:rsidRPr="0089123C">
        <w:rPr>
          <w:i/>
          <w:iCs/>
        </w:rPr>
        <w:t>container</w:t>
      </w:r>
      <w:r>
        <w:t>, specificamente istanze singleton di classi progettate per recuperare i dati dai file JSON. Questi container fungono da intermediari dedicati all'acquisizione e alla gestione delle informazioni, diminuendo le richieste di lettura del file.</w:t>
      </w:r>
    </w:p>
    <w:p w14:paraId="45C89A09" w14:textId="54E8942B" w:rsidR="00B574B1" w:rsidRPr="00BF74C8" w:rsidRDefault="00BF74C8" w:rsidP="00BF74C8">
      <w:pPr>
        <w:jc w:val="center"/>
      </w:pPr>
      <w:r w:rsidRPr="00BF74C8">
        <w:rPr>
          <w:noProof/>
        </w:rPr>
        <w:drawing>
          <wp:inline distT="0" distB="0" distL="0" distR="0" wp14:anchorId="08069F8A" wp14:editId="4F89A636">
            <wp:extent cx="2807855" cy="182880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BEBA8EAE-BF5A-486C-A8C5-ECC9F3942E4B}">
                          <a14:imgProps xmlns:a14="http://schemas.microsoft.com/office/drawing/2010/main">
                            <a14:imgLayer r:embed="rId25">
                              <a14:imgEffect>
                                <a14:brightnessContrast bright="20000" contrast="-40000"/>
                              </a14:imgEffect>
                            </a14:imgLayer>
                          </a14:imgProps>
                        </a:ext>
                      </a:extLst>
                    </a:blip>
                    <a:stretch>
                      <a:fillRect/>
                    </a:stretch>
                  </pic:blipFill>
                  <pic:spPr>
                    <a:xfrm>
                      <a:off x="0" y="0"/>
                      <a:ext cx="2820387" cy="1836962"/>
                    </a:xfrm>
                    <a:prstGeom prst="rect">
                      <a:avLst/>
                    </a:prstGeom>
                  </pic:spPr>
                </pic:pic>
              </a:graphicData>
            </a:graphic>
          </wp:inline>
        </w:drawing>
      </w:r>
      <w:r w:rsidR="00B574B1">
        <w:br/>
      </w:r>
      <w:r w:rsidR="00B574B1" w:rsidRPr="00CC5CEF">
        <w:t>Figura 1</w:t>
      </w:r>
      <w:r w:rsidR="00681606">
        <w:t>4</w:t>
      </w:r>
      <w:r w:rsidR="00B574B1" w:rsidRPr="00CC5CEF">
        <w:t>:</w:t>
      </w:r>
      <w:r w:rsidR="00B574B1" w:rsidRPr="00BF74C8">
        <w:rPr>
          <w:i/>
          <w:iCs/>
        </w:rPr>
        <w:t xml:space="preserve"> </w:t>
      </w:r>
      <w:r w:rsidR="00463C64">
        <w:t xml:space="preserve">Struttura </w:t>
      </w:r>
      <w:r w:rsidR="00B574B1" w:rsidRPr="00CC5CEF">
        <w:t>package</w:t>
      </w:r>
      <w:r w:rsidR="007A0B84" w:rsidRPr="00BF74C8">
        <w:rPr>
          <w:i/>
          <w:iCs/>
        </w:rPr>
        <w:br/>
      </w:r>
      <w:r w:rsidRPr="00780237">
        <w:rPr>
          <w:i/>
          <w:iCs/>
        </w:rPr>
        <w:t>/stix&amp;vulnerability</w:t>
      </w:r>
      <w:r w:rsidRPr="00B574B1">
        <w:rPr>
          <w:i/>
          <w:iCs/>
        </w:rPr>
        <w:t>/src/</w:t>
      </w:r>
      <w:r w:rsidR="00FD05A5">
        <w:rPr>
          <w:i/>
          <w:iCs/>
        </w:rPr>
        <w:t>dataProvider</w:t>
      </w:r>
      <w:r w:rsidR="00B574B1" w:rsidRPr="00BF74C8">
        <w:rPr>
          <w:i/>
          <w:iCs/>
        </w:rPr>
        <w:t>/</w:t>
      </w:r>
      <w:r w:rsidR="00B05E5D">
        <w:rPr>
          <w:i/>
          <w:iCs/>
        </w:rPr>
        <w:t>interfaceToCTI</w:t>
      </w:r>
      <w:r w:rsidR="00B574B1" w:rsidRPr="00BF74C8">
        <w:rPr>
          <w:i/>
          <w:iCs/>
        </w:rPr>
        <w:t>/</w:t>
      </w:r>
      <w:r w:rsidR="006B2D65" w:rsidRPr="00BF74C8">
        <w:rPr>
          <w:i/>
          <w:iCs/>
        </w:rPr>
        <w:t>mitreAtlasData</w:t>
      </w:r>
    </w:p>
    <w:p w14:paraId="2A9E2C1C" w14:textId="67E3C0E7" w:rsidR="00843C1C" w:rsidRDefault="00843C1C" w:rsidP="00843C1C">
      <w:pPr>
        <w:pStyle w:val="Titolo5"/>
      </w:pPr>
      <w:r>
        <w:t>MAPPING</w:t>
      </w:r>
      <w:r w:rsidR="00B2067B">
        <w:t>S</w:t>
      </w:r>
      <w:r>
        <w:t xml:space="preserve"> EXPLORER Data</w:t>
      </w:r>
    </w:p>
    <w:p w14:paraId="1E06DF82" w14:textId="00A63C7E" w:rsidR="0032246D" w:rsidRPr="0032246D" w:rsidRDefault="0032246D" w:rsidP="0032246D">
      <w:r>
        <w:t xml:space="preserve">La classe nel package </w:t>
      </w:r>
      <w:proofErr w:type="spellStart"/>
      <w:r>
        <w:rPr>
          <w:i/>
          <w:iCs/>
        </w:rPr>
        <w:t>mapping</w:t>
      </w:r>
      <w:r w:rsidR="00B2067B">
        <w:rPr>
          <w:i/>
          <w:iCs/>
        </w:rPr>
        <w:t>s</w:t>
      </w:r>
      <w:r>
        <w:rPr>
          <w:i/>
          <w:iCs/>
        </w:rPr>
        <w:t>ExplorerData</w:t>
      </w:r>
      <w:proofErr w:type="spellEnd"/>
      <w:r>
        <w:t xml:space="preserve"> permette di recuperare </w:t>
      </w:r>
      <w:r w:rsidR="00593812">
        <w:t>le informazioni fornite dal framework MAPPING</w:t>
      </w:r>
      <w:r w:rsidR="00B2067B">
        <w:t>S</w:t>
      </w:r>
      <w:r w:rsidR="00593812">
        <w:t xml:space="preserve"> EXPLORER,</w:t>
      </w:r>
      <w:r w:rsidR="00757586">
        <w:t xml:space="preserve"> incapsulando il suo </w:t>
      </w:r>
      <w:r w:rsidR="00316E5A">
        <w:t>funzionamento</w:t>
      </w:r>
      <w:r w:rsidR="00757586">
        <w:t xml:space="preserve"> in un unico modulo,</w:t>
      </w:r>
      <w:r w:rsidR="00593812">
        <w:t xml:space="preserve"> al fine di integrare questa </w:t>
      </w:r>
      <w:r w:rsidR="00316E5A">
        <w:t>funzionalità</w:t>
      </w:r>
      <w:r w:rsidR="00593812">
        <w:t xml:space="preserve"> con le altre per riuscire ad ottenere l</w:t>
      </w:r>
      <w:r w:rsidR="00757586">
        <w:t xml:space="preserve">a relazione diretta tra CVE e </w:t>
      </w:r>
      <w:proofErr w:type="spellStart"/>
      <w:r w:rsidR="00757586">
        <w:t>attack</w:t>
      </w:r>
      <w:proofErr w:type="spellEnd"/>
      <w:r w:rsidR="00757586">
        <w:t xml:space="preserve"> patterns MITRE</w:t>
      </w:r>
      <w:r w:rsidR="00593812">
        <w:t>.</w:t>
      </w:r>
    </w:p>
    <w:p w14:paraId="0488646E" w14:textId="4A9B7EA9" w:rsidR="00EC0718" w:rsidRPr="00EC0718" w:rsidRDefault="00B2067B" w:rsidP="00EC0718">
      <w:pPr>
        <w:jc w:val="center"/>
        <w:rPr>
          <w:i/>
          <w:iCs/>
        </w:rPr>
      </w:pPr>
      <w:r w:rsidRPr="00B2067B">
        <w:drawing>
          <wp:inline distT="0" distB="0" distL="0" distR="0" wp14:anchorId="26873A6A" wp14:editId="2F40236B">
            <wp:extent cx="2610214" cy="438211"/>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BEBA8EAE-BF5A-486C-A8C5-ECC9F3942E4B}">
                          <a14:imgProps xmlns:a14="http://schemas.microsoft.com/office/drawing/2010/main">
                            <a14:imgLayer r:embed="rId27">
                              <a14:imgEffect>
                                <a14:brightnessContrast bright="20000" contrast="-40000"/>
                              </a14:imgEffect>
                            </a14:imgLayer>
                          </a14:imgProps>
                        </a:ext>
                      </a:extLst>
                    </a:blip>
                    <a:stretch>
                      <a:fillRect/>
                    </a:stretch>
                  </pic:blipFill>
                  <pic:spPr>
                    <a:xfrm>
                      <a:off x="0" y="0"/>
                      <a:ext cx="2610214" cy="438211"/>
                    </a:xfrm>
                    <a:prstGeom prst="rect">
                      <a:avLst/>
                    </a:prstGeom>
                  </pic:spPr>
                </pic:pic>
              </a:graphicData>
            </a:graphic>
          </wp:inline>
        </w:drawing>
      </w:r>
      <w:r w:rsidR="00EC0718" w:rsidRPr="0048782A">
        <w:br/>
        <w:t xml:space="preserve">Figura </w:t>
      </w:r>
      <w:r w:rsidR="00EC0718">
        <w:t>14</w:t>
      </w:r>
      <w:r w:rsidR="00EC0718" w:rsidRPr="0048782A">
        <w:t xml:space="preserve">: Struttura del package </w:t>
      </w:r>
      <w:r w:rsidR="00EC0718" w:rsidRPr="00780237">
        <w:rPr>
          <w:i/>
          <w:iCs/>
        </w:rPr>
        <w:t>/stix&amp;vulnerability</w:t>
      </w:r>
      <w:r w:rsidR="00EC0718" w:rsidRPr="00B574B1">
        <w:rPr>
          <w:i/>
          <w:iCs/>
        </w:rPr>
        <w:t>/src/</w:t>
      </w:r>
      <w:r w:rsidR="00EC0718">
        <w:rPr>
          <w:i/>
          <w:iCs/>
        </w:rPr>
        <w:t>dataProvider</w:t>
      </w:r>
      <w:r w:rsidR="00EC0718" w:rsidRPr="00BF74C8">
        <w:rPr>
          <w:i/>
          <w:iCs/>
        </w:rPr>
        <w:t>/InterfaceTo</w:t>
      </w:r>
      <w:r w:rsidR="00EC0718">
        <w:rPr>
          <w:i/>
          <w:iCs/>
        </w:rPr>
        <w:t>CTI</w:t>
      </w:r>
      <w:r w:rsidR="00EC0718" w:rsidRPr="00BF74C8">
        <w:rPr>
          <w:i/>
          <w:iCs/>
        </w:rPr>
        <w:t>/</w:t>
      </w:r>
      <w:r w:rsidR="00EC0718">
        <w:rPr>
          <w:i/>
          <w:iCs/>
        </w:rPr>
        <w:t>mapping</w:t>
      </w:r>
      <w:r>
        <w:rPr>
          <w:i/>
          <w:iCs/>
        </w:rPr>
        <w:t>s</w:t>
      </w:r>
      <w:r w:rsidR="00EC0718">
        <w:rPr>
          <w:i/>
          <w:iCs/>
        </w:rPr>
        <w:t>ExplorerData</w:t>
      </w:r>
    </w:p>
    <w:p w14:paraId="607A8186" w14:textId="04298624" w:rsidR="0048782A" w:rsidRDefault="00237C22" w:rsidP="00E9364E">
      <w:pPr>
        <w:pStyle w:val="Titolo5"/>
      </w:pPr>
      <w:r>
        <w:lastRenderedPageBreak/>
        <w:t>STIX d</w:t>
      </w:r>
      <w:r w:rsidR="00B05E5D">
        <w:t>ata</w:t>
      </w:r>
    </w:p>
    <w:p w14:paraId="399DFA53" w14:textId="3C73B641" w:rsidR="0048782A" w:rsidRPr="00DF258E" w:rsidRDefault="00DF258E" w:rsidP="00A329E5">
      <w:pPr>
        <w:rPr>
          <w:i/>
          <w:iCs/>
        </w:rPr>
      </w:pPr>
      <w:r>
        <w:t>È un insieme di moduli (figura 1</w:t>
      </w:r>
      <w:r w:rsidR="008F76DC">
        <w:t>7</w:t>
      </w:r>
      <w:r>
        <w:t>) che richiamano le interfacce di comunicazione con i framework</w:t>
      </w:r>
      <w:r w:rsidR="00B05E5D">
        <w:t xml:space="preserve"> ATT&amp;CK e ATLAS</w:t>
      </w:r>
      <w:r w:rsidR="00237C22">
        <w:t xml:space="preserve">, </w:t>
      </w:r>
      <w:r>
        <w:t xml:space="preserve">in modo da gestire e modificare il formato dei “dati </w:t>
      </w:r>
      <w:proofErr w:type="spellStart"/>
      <w:r>
        <w:t>raw</w:t>
      </w:r>
      <w:proofErr w:type="spellEnd"/>
      <w:r>
        <w:t>” qualora necessario</w:t>
      </w:r>
      <w:r w:rsidR="00903540">
        <w:t xml:space="preserve">. </w:t>
      </w:r>
      <w:r w:rsidR="00903540" w:rsidRPr="00903540">
        <w:t>Utilizzando questo approccio, si migliora anche la facilità di manipolazione dei dataset,</w:t>
      </w:r>
      <w:r w:rsidR="00757586">
        <w:t xml:space="preserve"> </w:t>
      </w:r>
      <w:r w:rsidR="00903540" w:rsidRPr="00903540">
        <w:t xml:space="preserve">poiché si accede direttamente a oggetti Python anziché a file JSON complessi. In un file JSON, per recuperare un singolo dato, potrebbe essere necessario navigare attraverso diversi livelli gerarchici, rendendo il processo più macchinoso. La conversione dei dati in oggetti Python semplifica notevolmente questo processo, migliorando la manutenibilità del sistema e rendendo il codice più intuitivo e facile da gestire. Questa </w:t>
      </w:r>
      <w:r w:rsidR="00463C64">
        <w:t xml:space="preserve">struttura </w:t>
      </w:r>
      <w:r w:rsidR="00903540" w:rsidRPr="00903540">
        <w:t>più diretta e accessibile dei dati contribuisce a ridurre gli errori e a facilitare le future estensioni e modifiche del codice</w:t>
      </w:r>
      <w:r>
        <w:t xml:space="preserve">. </w:t>
      </w:r>
    </w:p>
    <w:p w14:paraId="1C0C494E" w14:textId="17978340" w:rsidR="0048782A" w:rsidRDefault="00F163A0" w:rsidP="000C44F4">
      <w:pPr>
        <w:jc w:val="center"/>
      </w:pPr>
      <w:r w:rsidRPr="00F163A0">
        <w:rPr>
          <w:noProof/>
        </w:rPr>
        <w:drawing>
          <wp:inline distT="0" distB="0" distL="0" distR="0" wp14:anchorId="2A92DF1B" wp14:editId="034E1E63">
            <wp:extent cx="3713259" cy="2166722"/>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BEBA8EAE-BF5A-486C-A8C5-ECC9F3942E4B}">
                          <a14:imgProps xmlns:a14="http://schemas.microsoft.com/office/drawing/2010/main">
                            <a14:imgLayer r:embed="rId29">
                              <a14:imgEffect>
                                <a14:brightnessContrast bright="20000" contrast="-40000"/>
                              </a14:imgEffect>
                            </a14:imgLayer>
                          </a14:imgProps>
                        </a:ext>
                      </a:extLst>
                    </a:blip>
                    <a:stretch>
                      <a:fillRect/>
                    </a:stretch>
                  </pic:blipFill>
                  <pic:spPr>
                    <a:xfrm>
                      <a:off x="0" y="0"/>
                      <a:ext cx="3720381" cy="2170878"/>
                    </a:xfrm>
                    <a:prstGeom prst="rect">
                      <a:avLst/>
                    </a:prstGeom>
                  </pic:spPr>
                </pic:pic>
              </a:graphicData>
            </a:graphic>
          </wp:inline>
        </w:drawing>
      </w:r>
      <w:r w:rsidR="0048782A">
        <w:br/>
      </w:r>
      <w:r w:rsidR="0048782A" w:rsidRPr="0048782A">
        <w:t>Figura 1</w:t>
      </w:r>
      <w:r w:rsidR="008F76DC">
        <w:t>7</w:t>
      </w:r>
      <w:r w:rsidR="0048782A" w:rsidRPr="0048782A">
        <w:t>: Struttura del package</w:t>
      </w:r>
      <w:r w:rsidR="0048782A" w:rsidRPr="0048782A">
        <w:br/>
      </w:r>
      <w:r w:rsidR="000C44F4" w:rsidRPr="00780237">
        <w:rPr>
          <w:i/>
          <w:iCs/>
        </w:rPr>
        <w:t>/</w:t>
      </w:r>
      <w:proofErr w:type="spellStart"/>
      <w:r w:rsidR="000C44F4" w:rsidRPr="00780237">
        <w:rPr>
          <w:i/>
          <w:iCs/>
        </w:rPr>
        <w:t>stix&amp;vulnerability</w:t>
      </w:r>
      <w:proofErr w:type="spellEnd"/>
      <w:r w:rsidR="000C44F4" w:rsidRPr="00B574B1">
        <w:rPr>
          <w:i/>
          <w:iCs/>
        </w:rPr>
        <w:t>/</w:t>
      </w:r>
      <w:proofErr w:type="spellStart"/>
      <w:r w:rsidR="000C44F4" w:rsidRPr="00B574B1">
        <w:rPr>
          <w:i/>
          <w:iCs/>
        </w:rPr>
        <w:t>src</w:t>
      </w:r>
      <w:proofErr w:type="spellEnd"/>
      <w:r w:rsidR="000C44F4" w:rsidRPr="00B574B1">
        <w:rPr>
          <w:i/>
          <w:iCs/>
        </w:rPr>
        <w:t>/</w:t>
      </w:r>
      <w:proofErr w:type="spellStart"/>
      <w:r w:rsidR="00FD05A5">
        <w:rPr>
          <w:i/>
          <w:iCs/>
        </w:rPr>
        <w:t>dataProvider</w:t>
      </w:r>
      <w:proofErr w:type="spellEnd"/>
      <w:r w:rsidR="000C44F4" w:rsidRPr="00BF74C8">
        <w:rPr>
          <w:i/>
          <w:iCs/>
        </w:rPr>
        <w:t>/</w:t>
      </w:r>
      <w:proofErr w:type="spellStart"/>
      <w:r w:rsidR="000C44F4" w:rsidRPr="00BF74C8">
        <w:rPr>
          <w:i/>
          <w:iCs/>
        </w:rPr>
        <w:t>InterfaceTo</w:t>
      </w:r>
      <w:r w:rsidR="00B05E5D">
        <w:rPr>
          <w:i/>
          <w:iCs/>
        </w:rPr>
        <w:t>CTI</w:t>
      </w:r>
      <w:proofErr w:type="spellEnd"/>
      <w:r w:rsidR="000C44F4" w:rsidRPr="00BF74C8">
        <w:rPr>
          <w:i/>
          <w:iCs/>
        </w:rPr>
        <w:t>/</w:t>
      </w:r>
      <w:proofErr w:type="spellStart"/>
      <w:r w:rsidR="00B05E5D">
        <w:t>stixData</w:t>
      </w:r>
      <w:proofErr w:type="spellEnd"/>
    </w:p>
    <w:p w14:paraId="16486A2B" w14:textId="480D0341" w:rsidR="00DF258E" w:rsidRDefault="00237C22" w:rsidP="00E9364E">
      <w:pPr>
        <w:pStyle w:val="Titolo6"/>
      </w:pPr>
      <w:r>
        <w:t>STIX retriever</w:t>
      </w:r>
    </w:p>
    <w:p w14:paraId="56BD9A6A" w14:textId="4651DFBC" w:rsidR="00DF258E" w:rsidRDefault="0077174B" w:rsidP="00A329E5">
      <w:r>
        <w:lastRenderedPageBreak/>
        <w:t xml:space="preserve">È il modulo che si occupa di recuperare gli oggetti STIX espansi, tramite le interfacce </w:t>
      </w:r>
      <w:r w:rsidRPr="00367AEA">
        <w:rPr>
          <w:b/>
          <w:bCs/>
        </w:rPr>
        <w:t>MITRE_ATTACK_ENTERPRISE_DATA</w:t>
      </w:r>
      <w:r>
        <w:t xml:space="preserve">, </w:t>
      </w:r>
      <w:r w:rsidRPr="00367AEA">
        <w:rPr>
          <w:b/>
          <w:bCs/>
        </w:rPr>
        <w:t>MITRE_ATTACK_MOBILE_DATA</w:t>
      </w:r>
      <w:r>
        <w:t xml:space="preserve">, </w:t>
      </w:r>
      <w:r w:rsidRPr="00367AEA">
        <w:rPr>
          <w:b/>
          <w:bCs/>
        </w:rPr>
        <w:t>MITRE_ATTACK_ICS_DATA</w:t>
      </w:r>
      <w:r>
        <w:t xml:space="preserve"> e </w:t>
      </w:r>
      <w:r w:rsidRPr="00367AEA">
        <w:rPr>
          <w:b/>
          <w:bCs/>
        </w:rPr>
        <w:t>MITRE_ATLAS_DATA</w:t>
      </w:r>
      <w:r>
        <w:rPr>
          <w:b/>
          <w:bCs/>
        </w:rPr>
        <w:t xml:space="preserve"> </w:t>
      </w:r>
      <w:r>
        <w:t xml:space="preserve">e convertirli in oggetti </w:t>
      </w:r>
      <w:proofErr w:type="spellStart"/>
      <w:r w:rsidRPr="00046308">
        <w:rPr>
          <w:b/>
          <w:bCs/>
        </w:rPr>
        <w:t>MySTIXObject</w:t>
      </w:r>
      <w:proofErr w:type="spellEnd"/>
      <w:r>
        <w:t xml:space="preserve"> definiti nell’ambito di questo studio, al fine di mantenere a </w:t>
      </w:r>
      <w:proofErr w:type="spellStart"/>
      <w:r>
        <w:t>run</w:t>
      </w:r>
      <w:proofErr w:type="spellEnd"/>
      <w:r>
        <w:t>-time la</w:t>
      </w:r>
      <w:r w:rsidR="006818F2">
        <w:t xml:space="preserve"> c</w:t>
      </w:r>
      <w:r>
        <w:t xml:space="preserve">orrelazione tra gli oggetti </w:t>
      </w:r>
      <w:proofErr w:type="spellStart"/>
      <w:r w:rsidRPr="0077174B">
        <w:rPr>
          <w:b/>
          <w:bCs/>
        </w:rPr>
        <w:t>AttackPattern</w:t>
      </w:r>
      <w:proofErr w:type="spellEnd"/>
      <w:r>
        <w:rPr>
          <w:rStyle w:val="Rimandonotaapidipagina"/>
          <w:rFonts w:cs="Arial"/>
        </w:rPr>
        <w:footnoteReference w:id="25"/>
      </w:r>
      <w:r>
        <w:t xml:space="preserve">, </w:t>
      </w:r>
      <w:proofErr w:type="spellStart"/>
      <w:r w:rsidRPr="0077174B">
        <w:rPr>
          <w:b/>
          <w:bCs/>
        </w:rPr>
        <w:t>Campaign</w:t>
      </w:r>
      <w:proofErr w:type="spellEnd"/>
      <w:r>
        <w:rPr>
          <w:rStyle w:val="Rimandonotaapidipagina"/>
          <w:rFonts w:cs="Arial"/>
        </w:rPr>
        <w:footnoteReference w:id="26"/>
      </w:r>
      <w:r>
        <w:t xml:space="preserve">, </w:t>
      </w:r>
      <w:proofErr w:type="spellStart"/>
      <w:r w:rsidRPr="0077174B">
        <w:rPr>
          <w:b/>
          <w:bCs/>
        </w:rPr>
        <w:t>CourseOfAction</w:t>
      </w:r>
      <w:proofErr w:type="spellEnd"/>
      <w:r>
        <w:rPr>
          <w:rStyle w:val="Rimandonotaapidipagina"/>
          <w:rFonts w:cs="Arial"/>
        </w:rPr>
        <w:footnoteReference w:id="27"/>
      </w:r>
      <w:r w:rsidR="00FC585D">
        <w:t>,</w:t>
      </w:r>
      <w:r>
        <w:t xml:space="preserve"> </w:t>
      </w:r>
      <w:r w:rsidR="005E441E">
        <w:rPr>
          <w:b/>
          <w:bCs/>
        </w:rPr>
        <w:t>Tool</w:t>
      </w:r>
      <w:r>
        <w:rPr>
          <w:rStyle w:val="Rimandonotaapidipagina"/>
          <w:rFonts w:cs="Arial"/>
        </w:rPr>
        <w:footnoteReference w:id="28"/>
      </w:r>
      <w:r w:rsidR="00FC585D">
        <w:t>,</w:t>
      </w:r>
      <w:r w:rsidR="00FC585D">
        <w:rPr>
          <w:b/>
          <w:bCs/>
        </w:rPr>
        <w:t xml:space="preserve"> </w:t>
      </w:r>
      <w:r w:rsidR="005E441E">
        <w:rPr>
          <w:b/>
          <w:bCs/>
        </w:rPr>
        <w:t>Malware</w:t>
      </w:r>
      <w:r w:rsidR="005E441E" w:rsidRPr="000D363A">
        <w:rPr>
          <w:rStyle w:val="Rimandonotaapidipagina"/>
          <w:rFonts w:cs="Arial"/>
        </w:rPr>
        <w:footnoteReference w:id="29"/>
      </w:r>
      <w:r w:rsidR="00FC585D">
        <w:t xml:space="preserve">, </w:t>
      </w:r>
      <w:r w:rsidR="00FC585D">
        <w:rPr>
          <w:b/>
          <w:bCs/>
        </w:rPr>
        <w:t>Asset</w:t>
      </w:r>
      <w:r w:rsidR="00FC585D" w:rsidRPr="00FC585D">
        <w:rPr>
          <w:rStyle w:val="Rimandonotaapidipagina"/>
        </w:rPr>
        <w:footnoteReference w:id="30"/>
      </w:r>
      <w:r w:rsidR="00B734C5">
        <w:rPr>
          <w:b/>
          <w:bCs/>
        </w:rPr>
        <w:t xml:space="preserve"> </w:t>
      </w:r>
      <w:r w:rsidR="00B734C5">
        <w:t xml:space="preserve">(i precedenti due oggetti non vengono distinti nei framework MITRE e prendono il nome di </w:t>
      </w:r>
      <w:r w:rsidR="00B734C5" w:rsidRPr="000D363A">
        <w:rPr>
          <w:b/>
          <w:bCs/>
        </w:rPr>
        <w:t>Software</w:t>
      </w:r>
      <w:r w:rsidR="00B734C5" w:rsidRPr="0062770A">
        <w:t>)</w:t>
      </w:r>
      <w:r w:rsidR="00FC585D">
        <w:t xml:space="preserve"> e </w:t>
      </w:r>
      <w:proofErr w:type="spellStart"/>
      <w:r w:rsidR="00FC585D">
        <w:rPr>
          <w:b/>
          <w:bCs/>
        </w:rPr>
        <w:t>IntrusionSet</w:t>
      </w:r>
      <w:proofErr w:type="spellEnd"/>
      <w:r w:rsidR="00FC585D" w:rsidRPr="00FC585D">
        <w:rPr>
          <w:rStyle w:val="Rimandonotaapidipagina"/>
        </w:rPr>
        <w:footnoteReference w:id="31"/>
      </w:r>
      <w:r>
        <w:t>, senza dover effettuare molteplici ricerche per ottenere la relazione tra essi.</w:t>
      </w:r>
    </w:p>
    <w:p w14:paraId="2B9809C8" w14:textId="77777777" w:rsidR="00DF1C2F" w:rsidRDefault="00DF1C2F" w:rsidP="00DF1C2F">
      <w:pPr>
        <w:pStyle w:val="Titolo5"/>
      </w:pPr>
      <w:r>
        <w:t>CTI Data</w:t>
      </w:r>
    </w:p>
    <w:p w14:paraId="02BC0AB0" w14:textId="7A2FEEB1" w:rsidR="00DF1C2F" w:rsidRDefault="00DF1C2F" w:rsidP="00DF1C2F">
      <w:pPr>
        <w:rPr>
          <w:b/>
        </w:rPr>
      </w:pPr>
      <w:r w:rsidRPr="00367AEA">
        <w:t>Si tratta di un componente del software</w:t>
      </w:r>
      <w:r>
        <w:t xml:space="preserve"> che svolge il ruolo di </w:t>
      </w:r>
      <w:r w:rsidRPr="008100FB">
        <w:rPr>
          <w:b/>
          <w:bCs/>
        </w:rPr>
        <w:t>interfaccia</w:t>
      </w:r>
      <w:r>
        <w:t xml:space="preserve"> ai “</w:t>
      </w:r>
      <w:r w:rsidRPr="008100FB">
        <w:rPr>
          <w:b/>
          <w:bCs/>
        </w:rPr>
        <w:t>dati</w:t>
      </w:r>
      <w:r>
        <w:t xml:space="preserve"> </w:t>
      </w:r>
      <w:proofErr w:type="spellStart"/>
      <w:r w:rsidRPr="008100FB">
        <w:rPr>
          <w:b/>
          <w:bCs/>
        </w:rPr>
        <w:t>raw</w:t>
      </w:r>
      <w:proofErr w:type="spellEnd"/>
      <w:r w:rsidRPr="00DF1C2F">
        <w:t>”</w:t>
      </w:r>
      <w:r>
        <w:t xml:space="preserve"> (figura 1</w:t>
      </w:r>
      <w:r>
        <w:rPr>
          <w:spacing w:val="0"/>
        </w:rPr>
        <w:t>6</w:t>
      </w:r>
      <w:r>
        <w:t xml:space="preserve">) provenienti dai file </w:t>
      </w:r>
      <w:r w:rsidRPr="00367AEA">
        <w:t>JSON</w:t>
      </w:r>
      <w:r>
        <w:t>. M</w:t>
      </w:r>
      <w:r w:rsidRPr="00367AEA">
        <w:t xml:space="preserve">ette a disposizione quattro variabili statiche </w:t>
      </w:r>
      <w:r>
        <w:t>che</w:t>
      </w:r>
      <w:r w:rsidRPr="00367AEA">
        <w:t xml:space="preserve"> rappresentano i diversi </w:t>
      </w:r>
      <w:r w:rsidRPr="00367AEA">
        <w:lastRenderedPageBreak/>
        <w:t xml:space="preserve">dataset </w:t>
      </w:r>
      <w:r>
        <w:t xml:space="preserve">utilizzati </w:t>
      </w:r>
      <w:r w:rsidRPr="00367AEA">
        <w:t>relativi al dominio della sicurezza informatica, come specificato di seguito:</w:t>
      </w:r>
    </w:p>
    <w:p w14:paraId="02F2AAED" w14:textId="77777777" w:rsidR="00DF1C2F" w:rsidRPr="00A329E5" w:rsidRDefault="00DF1C2F" w:rsidP="00DF1C2F">
      <w:pPr>
        <w:pStyle w:val="Paragrafoelenco"/>
        <w:numPr>
          <w:ilvl w:val="0"/>
          <w:numId w:val="25"/>
        </w:numPr>
      </w:pPr>
      <w:r w:rsidRPr="00A329E5">
        <w:rPr>
          <w:b/>
          <w:bCs/>
        </w:rPr>
        <w:t>MITRE_ATTACK_ENTERPRISE_DATA</w:t>
      </w:r>
      <w:r w:rsidRPr="00A329E5">
        <w:t>: carica i dati d</w:t>
      </w:r>
      <w:r>
        <w:t xml:space="preserve">i </w:t>
      </w:r>
      <w:r w:rsidRPr="00A329E5">
        <w:t>ATT&amp;CK Enterprise da file JSON.</w:t>
      </w:r>
    </w:p>
    <w:p w14:paraId="3294074A" w14:textId="77777777" w:rsidR="00DF1C2F" w:rsidRPr="00A329E5" w:rsidRDefault="00DF1C2F" w:rsidP="00DF1C2F">
      <w:pPr>
        <w:pStyle w:val="Paragrafoelenco"/>
        <w:numPr>
          <w:ilvl w:val="0"/>
          <w:numId w:val="25"/>
        </w:numPr>
      </w:pPr>
      <w:r w:rsidRPr="00A329E5">
        <w:rPr>
          <w:b/>
          <w:bCs/>
        </w:rPr>
        <w:t>MITRE_ATTACK_MOBILE_DATA</w:t>
      </w:r>
      <w:r w:rsidRPr="00A329E5">
        <w:t>: fornisce l'accesso ai dati d</w:t>
      </w:r>
      <w:r>
        <w:t>i A</w:t>
      </w:r>
      <w:r w:rsidRPr="00A329E5">
        <w:t>TT&amp;CK per il contesto mobile.</w:t>
      </w:r>
    </w:p>
    <w:p w14:paraId="73E86D67" w14:textId="77777777" w:rsidR="00DF1C2F" w:rsidRPr="00A329E5" w:rsidRDefault="00DF1C2F" w:rsidP="00DF1C2F">
      <w:pPr>
        <w:pStyle w:val="Paragrafoelenco"/>
        <w:numPr>
          <w:ilvl w:val="0"/>
          <w:numId w:val="25"/>
        </w:numPr>
      </w:pPr>
      <w:r w:rsidRPr="00A329E5">
        <w:rPr>
          <w:b/>
          <w:bCs/>
        </w:rPr>
        <w:t>MITRE_ATTACK_ICS_DATA</w:t>
      </w:r>
      <w:r w:rsidRPr="00A329E5">
        <w:t>: rende disponibili i dati d</w:t>
      </w:r>
      <w:r>
        <w:t xml:space="preserve">i </w:t>
      </w:r>
      <w:r w:rsidRPr="00A329E5">
        <w:t>ATT&amp;CK per i sistemi di controllo industriale (ICS).</w:t>
      </w:r>
    </w:p>
    <w:p w14:paraId="36BA0493" w14:textId="77777777" w:rsidR="00DF1C2F" w:rsidRPr="00A329E5" w:rsidRDefault="00DF1C2F" w:rsidP="00DF1C2F">
      <w:pPr>
        <w:pStyle w:val="Paragrafoelenco"/>
        <w:numPr>
          <w:ilvl w:val="0"/>
          <w:numId w:val="25"/>
        </w:numPr>
      </w:pPr>
      <w:r w:rsidRPr="00A329E5">
        <w:rPr>
          <w:b/>
          <w:bCs/>
        </w:rPr>
        <w:t>MITRE_ATLAS_DATA</w:t>
      </w:r>
      <w:r w:rsidRPr="00A329E5">
        <w:t>: fornisce i dati della matrice ATLAS per sistemi in cui è presente una componente di AI.</w:t>
      </w:r>
    </w:p>
    <w:p w14:paraId="194E547F" w14:textId="05FA483F" w:rsidR="00DF1C2F" w:rsidRPr="00A329E5" w:rsidRDefault="00DF1C2F" w:rsidP="00DF1C2F">
      <w:pPr>
        <w:pStyle w:val="Paragrafoelenco"/>
        <w:numPr>
          <w:ilvl w:val="0"/>
          <w:numId w:val="25"/>
        </w:numPr>
      </w:pPr>
      <w:r>
        <w:rPr>
          <w:b/>
          <w:bCs/>
        </w:rPr>
        <w:t>MAPPING</w:t>
      </w:r>
      <w:r w:rsidR="00B2067B">
        <w:rPr>
          <w:b/>
          <w:bCs/>
        </w:rPr>
        <w:t>S</w:t>
      </w:r>
      <w:r>
        <w:rPr>
          <w:b/>
          <w:bCs/>
        </w:rPr>
        <w:t>_EXPLORER_DATA</w:t>
      </w:r>
      <w:r>
        <w:t xml:space="preserve">: rende disponibili le relazioni tra </w:t>
      </w:r>
      <w:proofErr w:type="spellStart"/>
      <w:r>
        <w:t>CVEs</w:t>
      </w:r>
      <w:proofErr w:type="spellEnd"/>
      <w:r>
        <w:t xml:space="preserve"> e </w:t>
      </w:r>
      <w:proofErr w:type="spellStart"/>
      <w:r>
        <w:t>attack</w:t>
      </w:r>
      <w:proofErr w:type="spellEnd"/>
      <w:r>
        <w:t xml:space="preserve"> patterns del framework MAPPING</w:t>
      </w:r>
      <w:r w:rsidR="00B2067B">
        <w:t>S</w:t>
      </w:r>
      <w:r>
        <w:t xml:space="preserve"> EXPLORER.</w:t>
      </w:r>
    </w:p>
    <w:p w14:paraId="4E010D08" w14:textId="464DCC97" w:rsidR="00DF1C2F" w:rsidRPr="0077174B" w:rsidRDefault="009737BC" w:rsidP="00DF1C2F">
      <w:pPr>
        <w:jc w:val="center"/>
      </w:pPr>
      <w:r w:rsidRPr="009737BC">
        <w:rPr>
          <w:noProof/>
          <w:spacing w:val="0"/>
        </w:rPr>
        <w:drawing>
          <wp:inline distT="0" distB="0" distL="0" distR="0" wp14:anchorId="31AE98CB" wp14:editId="0756825B">
            <wp:extent cx="5040630" cy="688340"/>
            <wp:effectExtent l="0" t="0" r="762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40630" cy="688340"/>
                    </a:xfrm>
                    <a:prstGeom prst="rect">
                      <a:avLst/>
                    </a:prstGeom>
                  </pic:spPr>
                </pic:pic>
              </a:graphicData>
            </a:graphic>
          </wp:inline>
        </w:drawing>
      </w:r>
      <w:r w:rsidR="00DF1C2F" w:rsidRPr="000C44F4">
        <w:rPr>
          <w:noProof/>
          <w:spacing w:val="0"/>
        </w:rPr>
        <w:t xml:space="preserve"> </w:t>
      </w:r>
      <w:r w:rsidR="00DF1C2F">
        <w:rPr>
          <w:noProof/>
          <w:spacing w:val="0"/>
        </w:rPr>
        <w:br/>
      </w:r>
      <w:r w:rsidR="00DF1C2F" w:rsidRPr="0048782A">
        <w:rPr>
          <w:spacing w:val="0"/>
        </w:rPr>
        <w:t>Figura 1</w:t>
      </w:r>
      <w:r w:rsidR="00DF1C2F">
        <w:rPr>
          <w:spacing w:val="0"/>
        </w:rPr>
        <w:t>6:</w:t>
      </w:r>
      <w:r w:rsidR="00DF1C2F" w:rsidRPr="0048782A">
        <w:t xml:space="preserve"> Contenuto del modulo</w:t>
      </w:r>
      <w:r w:rsidR="00DF1C2F" w:rsidRPr="0048782A">
        <w:rPr>
          <w:spacing w:val="0"/>
        </w:rPr>
        <w:t xml:space="preserve"> </w:t>
      </w:r>
      <w:r w:rsidR="00DF1C2F" w:rsidRPr="00780237">
        <w:rPr>
          <w:i/>
          <w:iCs/>
        </w:rPr>
        <w:t>/</w:t>
      </w:r>
      <w:proofErr w:type="spellStart"/>
      <w:r w:rsidR="00DF1C2F" w:rsidRPr="00780237">
        <w:rPr>
          <w:i/>
          <w:iCs/>
        </w:rPr>
        <w:t>stix&amp;vulnerability</w:t>
      </w:r>
      <w:proofErr w:type="spellEnd"/>
      <w:r w:rsidR="00DF1C2F" w:rsidRPr="00B574B1">
        <w:rPr>
          <w:i/>
          <w:iCs/>
        </w:rPr>
        <w:t>/</w:t>
      </w:r>
      <w:proofErr w:type="spellStart"/>
      <w:r w:rsidR="00DF1C2F" w:rsidRPr="00B574B1">
        <w:rPr>
          <w:i/>
          <w:iCs/>
        </w:rPr>
        <w:t>src</w:t>
      </w:r>
      <w:proofErr w:type="spellEnd"/>
      <w:r w:rsidR="00DF1C2F" w:rsidRPr="00B574B1">
        <w:rPr>
          <w:i/>
          <w:iCs/>
        </w:rPr>
        <w:t>/</w:t>
      </w:r>
      <w:proofErr w:type="spellStart"/>
      <w:r w:rsidR="00DF1C2F">
        <w:rPr>
          <w:i/>
          <w:iCs/>
        </w:rPr>
        <w:t>dataProvider</w:t>
      </w:r>
      <w:proofErr w:type="spellEnd"/>
      <w:r w:rsidR="00DF1C2F" w:rsidRPr="00BF74C8">
        <w:rPr>
          <w:i/>
          <w:iCs/>
        </w:rPr>
        <w:t>/</w:t>
      </w:r>
      <w:proofErr w:type="spellStart"/>
      <w:r w:rsidR="00DF1C2F" w:rsidRPr="00BF74C8">
        <w:rPr>
          <w:i/>
          <w:iCs/>
        </w:rPr>
        <w:t>InterfaceTo</w:t>
      </w:r>
      <w:r w:rsidR="00DF1C2F">
        <w:rPr>
          <w:i/>
          <w:iCs/>
        </w:rPr>
        <w:t>CTI</w:t>
      </w:r>
      <w:proofErr w:type="spellEnd"/>
      <w:r w:rsidR="00DF1C2F" w:rsidRPr="00BF74C8">
        <w:rPr>
          <w:i/>
          <w:iCs/>
        </w:rPr>
        <w:t>/</w:t>
      </w:r>
      <w:proofErr w:type="spellStart"/>
      <w:r w:rsidR="00DF1C2F">
        <w:rPr>
          <w:i/>
          <w:iCs/>
        </w:rPr>
        <w:t>CTIdata</w:t>
      </w:r>
      <w:proofErr w:type="spellEnd"/>
    </w:p>
    <w:p w14:paraId="2610D304" w14:textId="3CBADFDD" w:rsidR="0089123C" w:rsidRDefault="00FC585D" w:rsidP="00E9364E">
      <w:pPr>
        <w:pStyle w:val="Titolo4"/>
      </w:pPr>
      <w:r>
        <w:t>Domain</w:t>
      </w:r>
    </w:p>
    <w:p w14:paraId="454B4437" w14:textId="4F216747" w:rsidR="005E441E" w:rsidRDefault="005E441E" w:rsidP="00A329E5">
      <w:r w:rsidRPr="005E441E">
        <w:t xml:space="preserve">Il modulo </w:t>
      </w:r>
      <w:r w:rsidR="00FC585D">
        <w:t>domain</w:t>
      </w:r>
      <w:r w:rsidRPr="005E441E">
        <w:t xml:space="preserve"> del</w:t>
      </w:r>
      <w:r w:rsidR="00FC585D">
        <w:t xml:space="preserve"> </w:t>
      </w:r>
      <w:r w:rsidR="0062770A">
        <w:t xml:space="preserve">package </w:t>
      </w:r>
      <w:proofErr w:type="spellStart"/>
      <w:r w:rsidR="0062770A">
        <w:t>dataProvider</w:t>
      </w:r>
      <w:proofErr w:type="spellEnd"/>
      <w:r w:rsidR="0062770A">
        <w:t xml:space="preserve"> n</w:t>
      </w:r>
      <w:r w:rsidR="00FC585D">
        <w:t xml:space="preserve">el container </w:t>
      </w:r>
      <w:proofErr w:type="spellStart"/>
      <w:r w:rsidR="00FC585D">
        <w:t>stix&amp;vulnerability</w:t>
      </w:r>
      <w:proofErr w:type="spellEnd"/>
      <w:r w:rsidR="00FC585D">
        <w:t xml:space="preserve"> </w:t>
      </w:r>
      <w:r w:rsidRPr="005E441E">
        <w:t xml:space="preserve">è progettato per stabilire e gestire gli oggetti che saranno impiegati nella memorizzazione e nel trattamento in tempo reale delle informazioni legate ad </w:t>
      </w:r>
      <w:proofErr w:type="spellStart"/>
      <w:r w:rsidRPr="005E441E">
        <w:t>AttackPattern</w:t>
      </w:r>
      <w:proofErr w:type="spellEnd"/>
      <w:r w:rsidRPr="005E441E">
        <w:t xml:space="preserve">, </w:t>
      </w:r>
      <w:proofErr w:type="spellStart"/>
      <w:r w:rsidRPr="005E441E">
        <w:t>Campaign</w:t>
      </w:r>
      <w:proofErr w:type="spellEnd"/>
      <w:r w:rsidRPr="005E441E">
        <w:t xml:space="preserve">, </w:t>
      </w:r>
      <w:r>
        <w:t>Tool, Malware</w:t>
      </w:r>
      <w:r w:rsidRPr="005E441E">
        <w:t>, Asset</w:t>
      </w:r>
      <w:r w:rsidR="00FC585D">
        <w:t xml:space="preserve">, </w:t>
      </w:r>
      <w:proofErr w:type="spellStart"/>
      <w:r w:rsidR="00FC585D">
        <w:t>IntrusionSet</w:t>
      </w:r>
      <w:proofErr w:type="spellEnd"/>
      <w:r w:rsidRPr="005E441E">
        <w:t xml:space="preserve"> e </w:t>
      </w:r>
      <w:proofErr w:type="spellStart"/>
      <w:r w:rsidRPr="005E441E">
        <w:t>CourseOfAction</w:t>
      </w:r>
      <w:proofErr w:type="spellEnd"/>
      <w:r w:rsidRPr="005E441E">
        <w:t xml:space="preserve">, secondo quanto </w:t>
      </w:r>
      <w:r w:rsidRPr="005E441E">
        <w:lastRenderedPageBreak/>
        <w:t>delineato dai vari framework MITRE</w:t>
      </w:r>
      <w:r>
        <w:t>, mantenendo</w:t>
      </w:r>
      <w:r w:rsidR="00FC585D">
        <w:t xml:space="preserve"> </w:t>
      </w:r>
      <w:r>
        <w:t xml:space="preserve">le </w:t>
      </w:r>
      <w:r w:rsidRPr="00FC585D">
        <w:t>correlazioni</w:t>
      </w:r>
      <w:r>
        <w:t xml:space="preserve"> tra gli oggetti</w:t>
      </w:r>
      <w:r w:rsidRPr="005E441E">
        <w:t>.</w:t>
      </w:r>
    </w:p>
    <w:p w14:paraId="1DB1E9E0" w14:textId="0911D5BC" w:rsidR="005E441E" w:rsidRDefault="005E441E" w:rsidP="00E9364E">
      <w:pPr>
        <w:pStyle w:val="Titolo5"/>
      </w:pPr>
      <w:proofErr w:type="spellStart"/>
      <w:r>
        <w:t>MySTIXObject</w:t>
      </w:r>
      <w:proofErr w:type="spellEnd"/>
      <w:r w:rsidR="00B16255">
        <w:t xml:space="preserve"> </w:t>
      </w:r>
    </w:p>
    <w:p w14:paraId="1AB3735D" w14:textId="7F602803" w:rsidR="005E441E" w:rsidRDefault="00BA57A1" w:rsidP="00A329E5">
      <w:r w:rsidRPr="00BA57A1">
        <w:t>Il modulo include una ridefinizione degli oggetti STIX</w:t>
      </w:r>
      <w:r w:rsidR="00B16255">
        <w:t xml:space="preserve"> (figura 1</w:t>
      </w:r>
      <w:r w:rsidR="004F26E2">
        <w:t>8</w:t>
      </w:r>
      <w:r w:rsidR="00B16255">
        <w:t>)</w:t>
      </w:r>
      <w:r w:rsidRPr="00BA57A1">
        <w:t xml:space="preserve"> per preservare, durante l'esecuzione, le relazioni tra </w:t>
      </w:r>
      <w:proofErr w:type="spellStart"/>
      <w:r w:rsidRPr="00BA57A1">
        <w:t>AttackPattern</w:t>
      </w:r>
      <w:proofErr w:type="spellEnd"/>
      <w:r w:rsidRPr="00BA57A1">
        <w:t xml:space="preserve"> e </w:t>
      </w:r>
      <w:proofErr w:type="spellStart"/>
      <w:r w:rsidRPr="00BA57A1">
        <w:t>CourseOfAction</w:t>
      </w:r>
      <w:proofErr w:type="spellEnd"/>
      <w:r>
        <w:t xml:space="preserve"> e </w:t>
      </w:r>
      <w:r w:rsidRPr="00BA57A1">
        <w:t xml:space="preserve">le associazioni tra </w:t>
      </w:r>
      <w:proofErr w:type="spellStart"/>
      <w:r w:rsidRPr="00BA57A1">
        <w:t>Campaign</w:t>
      </w:r>
      <w:proofErr w:type="spellEnd"/>
      <w:r w:rsidRPr="00BA57A1">
        <w:t xml:space="preserve">, Tool, Malware, Asset </w:t>
      </w:r>
      <w:r>
        <w:t xml:space="preserve">i relativi </w:t>
      </w:r>
      <w:proofErr w:type="spellStart"/>
      <w:r w:rsidRPr="00BA57A1">
        <w:t>AttackPattern</w:t>
      </w:r>
      <w:proofErr w:type="spellEnd"/>
      <w:r>
        <w:t xml:space="preserve"> di riferimento</w:t>
      </w:r>
      <w:r w:rsidR="00E837CF">
        <w:t>.</w:t>
      </w:r>
    </w:p>
    <w:p w14:paraId="0C31AA91" w14:textId="0C1CC0A4" w:rsidR="00B16255" w:rsidRPr="00F14A5E" w:rsidRDefault="00D620F7" w:rsidP="00D620F7">
      <w:pPr>
        <w:jc w:val="center"/>
      </w:pPr>
      <w:r>
        <w:rPr>
          <w:noProof/>
        </w:rPr>
        <w:drawing>
          <wp:inline distT="0" distB="0" distL="0" distR="0" wp14:anchorId="27F53C48" wp14:editId="3773D9D5">
            <wp:extent cx="4179449" cy="2480807"/>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00890" cy="2493534"/>
                    </a:xfrm>
                    <a:prstGeom prst="rect">
                      <a:avLst/>
                    </a:prstGeom>
                    <a:noFill/>
                    <a:ln>
                      <a:noFill/>
                    </a:ln>
                  </pic:spPr>
                </pic:pic>
              </a:graphicData>
            </a:graphic>
          </wp:inline>
        </w:drawing>
      </w:r>
      <w:r w:rsidR="00B16255" w:rsidRPr="00F14A5E">
        <w:br/>
        <w:t>Figura 1</w:t>
      </w:r>
      <w:r w:rsidR="004F26E2">
        <w:t>8</w:t>
      </w:r>
      <w:r w:rsidR="00B16255" w:rsidRPr="00F14A5E">
        <w:t xml:space="preserve">: Ereditarietà delle classi </w:t>
      </w:r>
      <w:proofErr w:type="spellStart"/>
      <w:r w:rsidR="00B16255" w:rsidRPr="00F14A5E">
        <w:t>MySTIX</w:t>
      </w:r>
      <w:proofErr w:type="spellEnd"/>
    </w:p>
    <w:p w14:paraId="77CC27AB" w14:textId="258BD4DD" w:rsidR="00891F3B" w:rsidRDefault="00891F3B" w:rsidP="00E9364E">
      <w:pPr>
        <w:pStyle w:val="Titolo6"/>
      </w:pPr>
      <w:r>
        <w:t>Ottimizzazione della memoria e tempi di accesso</w:t>
      </w:r>
    </w:p>
    <w:p w14:paraId="7F82E657" w14:textId="6277E168" w:rsidR="00891F3B" w:rsidRPr="00891F3B" w:rsidRDefault="00891F3B" w:rsidP="00A329E5">
      <w:r>
        <w:t xml:space="preserve">Data l'ampia quantità di oggetti gestiti in tempo reale e con l'obiettivo di ottimizzare l'uso della memoria e ridurre i tempi di accesso alle strutture dati, è stato adottato l'uso delle </w:t>
      </w:r>
      <w:proofErr w:type="spellStart"/>
      <w:r w:rsidRPr="00891F3B">
        <w:rPr>
          <w:b/>
          <w:bCs/>
        </w:rPr>
        <w:t>dataclass</w:t>
      </w:r>
      <w:proofErr w:type="spellEnd"/>
      <w:r>
        <w:t xml:space="preserve"> di Python. </w:t>
      </w:r>
      <w:r w:rsidR="00597A20">
        <w:t xml:space="preserve">Quest’ultime </w:t>
      </w:r>
      <w:r>
        <w:t xml:space="preserve">offrono un modo efficace per implementare oggetti immutabili, mediante l'attributo </w:t>
      </w:r>
      <w:proofErr w:type="spellStart"/>
      <w:r w:rsidRPr="00891F3B">
        <w:rPr>
          <w:i/>
          <w:iCs/>
        </w:rPr>
        <w:t>frozen</w:t>
      </w:r>
      <w:proofErr w:type="spellEnd"/>
      <w:r>
        <w:t xml:space="preserve">, e per ottimizzare l'utilizzo della memoria attraverso l'attributo </w:t>
      </w:r>
      <w:r w:rsidRPr="00891F3B">
        <w:rPr>
          <w:i/>
          <w:iCs/>
        </w:rPr>
        <w:t>slots</w:t>
      </w:r>
      <w:r>
        <w:t xml:space="preserve">. L'impiego delle </w:t>
      </w:r>
      <w:proofErr w:type="spellStart"/>
      <w:r>
        <w:t>dataclass</w:t>
      </w:r>
      <w:proofErr w:type="spellEnd"/>
      <w:r>
        <w:t xml:space="preserve"> consente di definire classi con una sintassi più semplice </w:t>
      </w:r>
      <w:r>
        <w:lastRenderedPageBreak/>
        <w:t>e pulita, garantendo al contempo un accesso rapido ai dati e una gestione della memoria più efficiente, aspetti fondamentali in contesti dove il volume di dati è elevato e le performance sono critiche.</w:t>
      </w:r>
    </w:p>
    <w:p w14:paraId="36313237" w14:textId="5E81F52B" w:rsidR="00B16255" w:rsidRDefault="00B16255" w:rsidP="00E9364E">
      <w:pPr>
        <w:pStyle w:val="Titolo5"/>
      </w:pPr>
      <w:r>
        <w:t xml:space="preserve">Attack </w:t>
      </w:r>
      <w:proofErr w:type="spellStart"/>
      <w:r>
        <w:t>Phase</w:t>
      </w:r>
      <w:proofErr w:type="spellEnd"/>
    </w:p>
    <w:p w14:paraId="560F6304" w14:textId="77777777" w:rsidR="00136045" w:rsidRDefault="004F267B" w:rsidP="00A329E5">
      <w:r>
        <w:t xml:space="preserve">Si tratta di un'enumerazione progettata per amalgamare e stabilire </w:t>
      </w:r>
      <w:r w:rsidR="00136045">
        <w:t>la</w:t>
      </w:r>
      <w:r>
        <w:t xml:space="preserve"> sequenza di esecuzione per le tattiche delineate nei framework ATT&amp;CK e ATLAS. L'obiettivo è di delineare una successione logica nell'esecuzione degli attacchi, basandosi sul</w:t>
      </w:r>
      <w:r w:rsidR="00136045">
        <w:t xml:space="preserve">la </w:t>
      </w:r>
      <w:r w:rsidR="00DF1C2F">
        <w:t>C</w:t>
      </w:r>
      <w:r>
        <w:t xml:space="preserve">yber </w:t>
      </w:r>
      <w:proofErr w:type="spellStart"/>
      <w:r w:rsidR="00DF1C2F">
        <w:t>K</w:t>
      </w:r>
      <w:r>
        <w:t>ill</w:t>
      </w:r>
      <w:proofErr w:type="spellEnd"/>
      <w:r>
        <w:t xml:space="preserve"> </w:t>
      </w:r>
      <w:r w:rsidR="00136045">
        <w:t>C</w:t>
      </w:r>
      <w:r>
        <w:t xml:space="preserve">hain. Attraverso l'analisi dell'ordine in cui le tattiche si manifestano nei suddetti framework, è stata ricreata la </w:t>
      </w:r>
      <w:r w:rsidR="00136045">
        <w:t>CKC</w:t>
      </w:r>
      <w:r>
        <w:t>, riflettendo così una strutturazione meticolosa delle fasi dell'attacco in relazione alle metodologie cyber</w:t>
      </w:r>
      <w:r w:rsidR="00136045">
        <w:t>.</w:t>
      </w:r>
    </w:p>
    <w:p w14:paraId="3AA76CD4" w14:textId="101A9EDC" w:rsidR="00B16255" w:rsidRDefault="00136045" w:rsidP="00A329E5">
      <w:r>
        <w:t>Di seguito è riportata la successione cronologia delle tattiche riportate nei 2 framework riorganizzate secondo la CKC</w:t>
      </w:r>
      <w:r w:rsidR="00B16255">
        <w:t>:</w:t>
      </w:r>
    </w:p>
    <w:p w14:paraId="11045505" w14:textId="77777777" w:rsidR="001E7612" w:rsidRPr="00A329E5" w:rsidRDefault="00B16255" w:rsidP="00A329E5">
      <w:pPr>
        <w:pStyle w:val="Paragrafoelenco"/>
        <w:numPr>
          <w:ilvl w:val="0"/>
          <w:numId w:val="28"/>
        </w:numPr>
      </w:pPr>
      <w:proofErr w:type="spellStart"/>
      <w:r w:rsidRPr="00185C2B">
        <w:rPr>
          <w:b/>
          <w:bCs/>
        </w:rPr>
        <w:t>Reconnaissance</w:t>
      </w:r>
      <w:proofErr w:type="spellEnd"/>
      <w:r w:rsidRPr="00A329E5">
        <w:t>:</w:t>
      </w:r>
      <w:r w:rsidRPr="00A329E5">
        <w:tab/>
      </w:r>
    </w:p>
    <w:p w14:paraId="694B8178" w14:textId="60275734" w:rsidR="001E7612" w:rsidRPr="00A329E5" w:rsidRDefault="00B16255" w:rsidP="00A329E5">
      <w:pPr>
        <w:pStyle w:val="Paragrafoelenco"/>
        <w:numPr>
          <w:ilvl w:val="1"/>
          <w:numId w:val="28"/>
        </w:numPr>
      </w:pPr>
      <w:proofErr w:type="spellStart"/>
      <w:r w:rsidRPr="00A329E5">
        <w:t>Reconnaissance</w:t>
      </w:r>
      <w:proofErr w:type="spellEnd"/>
      <w:r w:rsidR="001E7612" w:rsidRPr="00A329E5">
        <w:t xml:space="preserve"> </w:t>
      </w:r>
      <w:r w:rsidRPr="00A329E5">
        <w:t>(Enterprise, Atlas)</w:t>
      </w:r>
    </w:p>
    <w:p w14:paraId="43AC178A" w14:textId="77777777" w:rsidR="001E7612" w:rsidRPr="00A329E5" w:rsidRDefault="00B16255" w:rsidP="00A329E5">
      <w:pPr>
        <w:pStyle w:val="Paragrafoelenco"/>
        <w:numPr>
          <w:ilvl w:val="0"/>
          <w:numId w:val="28"/>
        </w:numPr>
      </w:pPr>
      <w:proofErr w:type="spellStart"/>
      <w:r w:rsidRPr="00185C2B">
        <w:rPr>
          <w:b/>
          <w:bCs/>
        </w:rPr>
        <w:t>Weaponization</w:t>
      </w:r>
      <w:proofErr w:type="spellEnd"/>
      <w:r w:rsidRPr="00A329E5">
        <w:t>:</w:t>
      </w:r>
    </w:p>
    <w:p w14:paraId="1F057364" w14:textId="41A88E85" w:rsidR="001E7612" w:rsidRPr="00A329E5" w:rsidRDefault="00B16255" w:rsidP="00A329E5">
      <w:pPr>
        <w:pStyle w:val="Paragrafoelenco"/>
        <w:numPr>
          <w:ilvl w:val="1"/>
          <w:numId w:val="28"/>
        </w:numPr>
      </w:pPr>
      <w:r w:rsidRPr="00A329E5">
        <w:t>Resource Development</w:t>
      </w:r>
      <w:r w:rsidR="001E7612" w:rsidRPr="00A329E5">
        <w:t xml:space="preserve"> (Enterprise, Atlas)</w:t>
      </w:r>
    </w:p>
    <w:p w14:paraId="0BFD775F" w14:textId="77777777" w:rsidR="001E7612" w:rsidRPr="00A329E5" w:rsidRDefault="00B16255" w:rsidP="00A329E5">
      <w:pPr>
        <w:pStyle w:val="Paragrafoelenco"/>
        <w:numPr>
          <w:ilvl w:val="0"/>
          <w:numId w:val="28"/>
        </w:numPr>
      </w:pPr>
      <w:r w:rsidRPr="00185C2B">
        <w:rPr>
          <w:b/>
          <w:bCs/>
        </w:rPr>
        <w:t>Delivery</w:t>
      </w:r>
      <w:r w:rsidRPr="00A329E5">
        <w:t>:</w:t>
      </w:r>
    </w:p>
    <w:p w14:paraId="3015A552" w14:textId="7C0CA137" w:rsidR="001E7612" w:rsidRPr="00A329E5" w:rsidRDefault="00B16255" w:rsidP="00A329E5">
      <w:pPr>
        <w:pStyle w:val="Paragrafoelenco"/>
        <w:numPr>
          <w:ilvl w:val="1"/>
          <w:numId w:val="28"/>
        </w:numPr>
        <w:rPr>
          <w:lang w:val="en-US"/>
        </w:rPr>
      </w:pPr>
      <w:r w:rsidRPr="00A329E5">
        <w:rPr>
          <w:lang w:val="en-US"/>
        </w:rPr>
        <w:t>Initial Access</w:t>
      </w:r>
      <w:r w:rsidR="001E7612" w:rsidRPr="00A329E5">
        <w:rPr>
          <w:lang w:val="en-US"/>
        </w:rPr>
        <w:t xml:space="preserve"> (Enterprise, Mobile, ICS, Atlas)</w:t>
      </w:r>
    </w:p>
    <w:p w14:paraId="60CF3BB8" w14:textId="49547421" w:rsidR="001E7612" w:rsidRPr="00A329E5" w:rsidRDefault="00B16255" w:rsidP="00A329E5">
      <w:pPr>
        <w:pStyle w:val="Paragrafoelenco"/>
        <w:numPr>
          <w:ilvl w:val="1"/>
          <w:numId w:val="28"/>
        </w:numPr>
      </w:pPr>
      <w:r w:rsidRPr="00A329E5">
        <w:t xml:space="preserve">ML Model Access </w:t>
      </w:r>
      <w:r w:rsidR="001E7612" w:rsidRPr="00A329E5">
        <w:t>(Atlas)</w:t>
      </w:r>
    </w:p>
    <w:p w14:paraId="1728BE15" w14:textId="77777777" w:rsidR="001E7612" w:rsidRPr="00A329E5" w:rsidRDefault="00B16255" w:rsidP="00A329E5">
      <w:pPr>
        <w:pStyle w:val="Paragrafoelenco"/>
        <w:numPr>
          <w:ilvl w:val="0"/>
          <w:numId w:val="28"/>
        </w:numPr>
      </w:pPr>
      <w:r w:rsidRPr="00185C2B">
        <w:rPr>
          <w:b/>
          <w:bCs/>
        </w:rPr>
        <w:t>Exploitation</w:t>
      </w:r>
      <w:r w:rsidRPr="00A329E5">
        <w:t>:</w:t>
      </w:r>
    </w:p>
    <w:p w14:paraId="42AAA2ED" w14:textId="4C24E185" w:rsidR="001E7612" w:rsidRPr="00A329E5" w:rsidRDefault="00B16255" w:rsidP="00A329E5">
      <w:pPr>
        <w:pStyle w:val="Paragrafoelenco"/>
        <w:numPr>
          <w:ilvl w:val="1"/>
          <w:numId w:val="28"/>
        </w:numPr>
        <w:rPr>
          <w:lang w:val="en-US"/>
        </w:rPr>
      </w:pPr>
      <w:r w:rsidRPr="00A329E5">
        <w:rPr>
          <w:lang w:val="en-US"/>
        </w:rPr>
        <w:lastRenderedPageBreak/>
        <w:t>Execution</w:t>
      </w:r>
      <w:r w:rsidR="001E7612" w:rsidRPr="00A329E5">
        <w:rPr>
          <w:lang w:val="en-US"/>
        </w:rPr>
        <w:t xml:space="preserve"> (Enterprise, Mobile, ICS, Atlas)</w:t>
      </w:r>
    </w:p>
    <w:p w14:paraId="1FEBA4BC" w14:textId="77777777" w:rsidR="001E7612" w:rsidRPr="00A329E5" w:rsidRDefault="00B16255" w:rsidP="00A329E5">
      <w:pPr>
        <w:pStyle w:val="Paragrafoelenco"/>
        <w:numPr>
          <w:ilvl w:val="0"/>
          <w:numId w:val="28"/>
        </w:numPr>
      </w:pPr>
      <w:r w:rsidRPr="00185C2B">
        <w:rPr>
          <w:b/>
          <w:bCs/>
        </w:rPr>
        <w:t>Installation</w:t>
      </w:r>
      <w:r w:rsidRPr="00A329E5">
        <w:t>:</w:t>
      </w:r>
    </w:p>
    <w:p w14:paraId="1E4C7E21" w14:textId="797FF8C3" w:rsidR="001E7612" w:rsidRPr="00D905EE" w:rsidRDefault="00B16255" w:rsidP="00A329E5">
      <w:pPr>
        <w:pStyle w:val="Paragrafoelenco"/>
        <w:numPr>
          <w:ilvl w:val="1"/>
          <w:numId w:val="28"/>
        </w:numPr>
        <w:rPr>
          <w:lang w:val="fr-FR"/>
        </w:rPr>
      </w:pPr>
      <w:proofErr w:type="spellStart"/>
      <w:r w:rsidRPr="00D905EE">
        <w:rPr>
          <w:lang w:val="fr-FR"/>
        </w:rPr>
        <w:t>Persistence</w:t>
      </w:r>
      <w:proofErr w:type="spellEnd"/>
      <w:r w:rsidR="001E7612" w:rsidRPr="00D905EE">
        <w:rPr>
          <w:lang w:val="fr-FR"/>
        </w:rPr>
        <w:t xml:space="preserve"> (Enterprise, Mobile, ICS, Atlas)</w:t>
      </w:r>
    </w:p>
    <w:p w14:paraId="4DBA72B0" w14:textId="6AD8A91A" w:rsidR="001E7612" w:rsidRPr="00A329E5" w:rsidRDefault="00B16255" w:rsidP="00A329E5">
      <w:pPr>
        <w:pStyle w:val="Paragrafoelenco"/>
        <w:numPr>
          <w:ilvl w:val="1"/>
          <w:numId w:val="28"/>
        </w:numPr>
        <w:rPr>
          <w:lang w:val="en-US"/>
        </w:rPr>
      </w:pPr>
      <w:r w:rsidRPr="00A329E5">
        <w:rPr>
          <w:lang w:val="en-US"/>
        </w:rPr>
        <w:t>Privilege Escalation</w:t>
      </w:r>
      <w:r w:rsidR="001E7612" w:rsidRPr="00A329E5">
        <w:rPr>
          <w:lang w:val="en-US"/>
        </w:rPr>
        <w:t xml:space="preserve"> (Enterprise, Mobile, ICS, Atlas)</w:t>
      </w:r>
    </w:p>
    <w:p w14:paraId="399CD619" w14:textId="7AFB2B0C" w:rsidR="001E7612" w:rsidRPr="00A329E5" w:rsidRDefault="00B16255" w:rsidP="00A329E5">
      <w:pPr>
        <w:pStyle w:val="Paragrafoelenco"/>
        <w:numPr>
          <w:ilvl w:val="1"/>
          <w:numId w:val="28"/>
        </w:numPr>
        <w:rPr>
          <w:lang w:val="en-US"/>
        </w:rPr>
      </w:pPr>
      <w:r w:rsidRPr="00A329E5">
        <w:rPr>
          <w:lang w:val="en-US"/>
        </w:rPr>
        <w:t>Defense Evasion</w:t>
      </w:r>
      <w:r w:rsidR="001E7612" w:rsidRPr="00A329E5">
        <w:rPr>
          <w:lang w:val="en-US"/>
        </w:rPr>
        <w:t xml:space="preserve"> (Enterprise, Mobile, Atlas)</w:t>
      </w:r>
    </w:p>
    <w:p w14:paraId="00D61435" w14:textId="51578739" w:rsidR="001E7612" w:rsidRPr="00A329E5" w:rsidRDefault="00B16255" w:rsidP="00A329E5">
      <w:pPr>
        <w:pStyle w:val="Paragrafoelenco"/>
        <w:numPr>
          <w:ilvl w:val="1"/>
          <w:numId w:val="28"/>
        </w:numPr>
      </w:pPr>
      <w:proofErr w:type="spellStart"/>
      <w:r w:rsidRPr="00A329E5">
        <w:t>Evasion</w:t>
      </w:r>
      <w:proofErr w:type="spellEnd"/>
      <w:r w:rsidRPr="00A329E5">
        <w:t xml:space="preserve"> (</w:t>
      </w:r>
      <w:r w:rsidR="00415785" w:rsidRPr="00A329E5">
        <w:t>ICS</w:t>
      </w:r>
      <w:r w:rsidRPr="00A329E5">
        <w:t>)</w:t>
      </w:r>
    </w:p>
    <w:p w14:paraId="3CB08596" w14:textId="77777777" w:rsidR="001E7612" w:rsidRPr="00A329E5" w:rsidRDefault="00B16255" w:rsidP="00A329E5">
      <w:pPr>
        <w:pStyle w:val="Paragrafoelenco"/>
        <w:numPr>
          <w:ilvl w:val="0"/>
          <w:numId w:val="28"/>
        </w:numPr>
      </w:pPr>
      <w:proofErr w:type="spellStart"/>
      <w:r w:rsidRPr="00185C2B">
        <w:rPr>
          <w:b/>
          <w:bCs/>
        </w:rPr>
        <w:t>Command</w:t>
      </w:r>
      <w:proofErr w:type="spellEnd"/>
      <w:r w:rsidRPr="00185C2B">
        <w:rPr>
          <w:b/>
          <w:bCs/>
        </w:rPr>
        <w:t xml:space="preserve"> &amp; Control</w:t>
      </w:r>
      <w:r w:rsidRPr="00A329E5">
        <w:t>:</w:t>
      </w:r>
    </w:p>
    <w:p w14:paraId="6A13D5CB" w14:textId="77777777" w:rsidR="001E7612" w:rsidRPr="00A329E5" w:rsidRDefault="00B16255" w:rsidP="00A329E5">
      <w:pPr>
        <w:pStyle w:val="Paragrafoelenco"/>
        <w:numPr>
          <w:ilvl w:val="1"/>
          <w:numId w:val="28"/>
        </w:numPr>
        <w:rPr>
          <w:lang w:val="en-US"/>
        </w:rPr>
      </w:pPr>
      <w:r w:rsidRPr="00A329E5">
        <w:rPr>
          <w:lang w:val="en-US"/>
        </w:rPr>
        <w:t>Credential Access (Enterprise, Mobile, Atlas)</w:t>
      </w:r>
    </w:p>
    <w:p w14:paraId="5A9775D3" w14:textId="4EAAA7F3" w:rsidR="001E7612" w:rsidRPr="00A329E5" w:rsidRDefault="00B16255" w:rsidP="00A329E5">
      <w:pPr>
        <w:pStyle w:val="Paragrafoelenco"/>
        <w:numPr>
          <w:ilvl w:val="1"/>
          <w:numId w:val="28"/>
        </w:numPr>
        <w:rPr>
          <w:lang w:val="en-US"/>
        </w:rPr>
      </w:pPr>
      <w:r w:rsidRPr="00A329E5">
        <w:rPr>
          <w:lang w:val="en-US"/>
        </w:rPr>
        <w:t>Discovery</w:t>
      </w:r>
      <w:r w:rsidR="00415785" w:rsidRPr="00A329E5">
        <w:rPr>
          <w:lang w:val="en-US"/>
        </w:rPr>
        <w:t xml:space="preserve"> (Enterprise, Mobile, ICS, Atlas)</w:t>
      </w:r>
    </w:p>
    <w:p w14:paraId="3E8D9CE3" w14:textId="10C68787" w:rsidR="001E7612" w:rsidRPr="00A329E5" w:rsidRDefault="00B16255" w:rsidP="00A329E5">
      <w:pPr>
        <w:pStyle w:val="Paragrafoelenco"/>
        <w:numPr>
          <w:ilvl w:val="1"/>
          <w:numId w:val="28"/>
        </w:numPr>
        <w:rPr>
          <w:lang w:val="en-US"/>
        </w:rPr>
      </w:pPr>
      <w:r w:rsidRPr="00A329E5">
        <w:rPr>
          <w:lang w:val="en-US"/>
        </w:rPr>
        <w:t>Lateral Movement</w:t>
      </w:r>
      <w:r w:rsidR="00415785" w:rsidRPr="00A329E5">
        <w:rPr>
          <w:lang w:val="en-US"/>
        </w:rPr>
        <w:t xml:space="preserve"> (Enterprise, Mobile, ICS)</w:t>
      </w:r>
    </w:p>
    <w:p w14:paraId="3A600FDB" w14:textId="35CEA5A7" w:rsidR="001E7612" w:rsidRPr="00A329E5" w:rsidRDefault="00B16255" w:rsidP="00A329E5">
      <w:pPr>
        <w:pStyle w:val="Paragrafoelenco"/>
        <w:numPr>
          <w:ilvl w:val="1"/>
          <w:numId w:val="28"/>
        </w:numPr>
        <w:rPr>
          <w:lang w:val="en-US"/>
        </w:rPr>
      </w:pPr>
      <w:r w:rsidRPr="00A329E5">
        <w:rPr>
          <w:lang w:val="en-US"/>
        </w:rPr>
        <w:t>Command and Control</w:t>
      </w:r>
      <w:r w:rsidR="00415785" w:rsidRPr="00A329E5">
        <w:rPr>
          <w:lang w:val="en-US"/>
        </w:rPr>
        <w:t xml:space="preserve"> (Enterprise, Mobile, ICS)</w:t>
      </w:r>
    </w:p>
    <w:p w14:paraId="7BDE60BC" w14:textId="317A7256" w:rsidR="001E7612" w:rsidRPr="00A329E5" w:rsidRDefault="00B16255" w:rsidP="00A329E5">
      <w:pPr>
        <w:pStyle w:val="Paragrafoelenco"/>
        <w:numPr>
          <w:ilvl w:val="1"/>
          <w:numId w:val="28"/>
        </w:numPr>
        <w:rPr>
          <w:lang w:val="en-US"/>
        </w:rPr>
      </w:pPr>
      <w:r w:rsidRPr="00A329E5">
        <w:rPr>
          <w:lang w:val="en-US"/>
        </w:rPr>
        <w:t>Collection</w:t>
      </w:r>
      <w:r w:rsidR="00415785" w:rsidRPr="00A329E5">
        <w:rPr>
          <w:lang w:val="en-US"/>
        </w:rPr>
        <w:t xml:space="preserve"> (Enterprise, Mobile, ICS, Atlas)</w:t>
      </w:r>
    </w:p>
    <w:p w14:paraId="083ACFB8" w14:textId="3968806F" w:rsidR="001E7612" w:rsidRPr="00A329E5" w:rsidRDefault="00B16255" w:rsidP="00A329E5">
      <w:pPr>
        <w:pStyle w:val="Paragrafoelenco"/>
        <w:numPr>
          <w:ilvl w:val="1"/>
          <w:numId w:val="28"/>
        </w:numPr>
      </w:pPr>
      <w:proofErr w:type="spellStart"/>
      <w:r w:rsidRPr="00A329E5">
        <w:t>Inhibit</w:t>
      </w:r>
      <w:proofErr w:type="spellEnd"/>
      <w:r w:rsidRPr="00A329E5">
        <w:t xml:space="preserve"> </w:t>
      </w:r>
      <w:proofErr w:type="spellStart"/>
      <w:r w:rsidRPr="00A329E5">
        <w:t>Response</w:t>
      </w:r>
      <w:proofErr w:type="spellEnd"/>
      <w:r w:rsidRPr="00A329E5">
        <w:t xml:space="preserve"> </w:t>
      </w:r>
      <w:proofErr w:type="spellStart"/>
      <w:r w:rsidRPr="00A329E5">
        <w:t>Function</w:t>
      </w:r>
      <w:proofErr w:type="spellEnd"/>
      <w:r w:rsidR="00415785" w:rsidRPr="00A329E5">
        <w:t xml:space="preserve"> (ICS)</w:t>
      </w:r>
    </w:p>
    <w:p w14:paraId="306974B1" w14:textId="2DCD39C3" w:rsidR="001E7612" w:rsidRPr="00A329E5" w:rsidRDefault="00B16255" w:rsidP="00A329E5">
      <w:pPr>
        <w:pStyle w:val="Paragrafoelenco"/>
        <w:numPr>
          <w:ilvl w:val="0"/>
          <w:numId w:val="28"/>
        </w:numPr>
      </w:pPr>
      <w:r w:rsidRPr="00185C2B">
        <w:rPr>
          <w:b/>
          <w:bCs/>
        </w:rPr>
        <w:t>Action</w:t>
      </w:r>
      <w:r w:rsidR="006A5161" w:rsidRPr="00185C2B">
        <w:rPr>
          <w:b/>
          <w:bCs/>
        </w:rPr>
        <w:t xml:space="preserve"> on </w:t>
      </w:r>
      <w:proofErr w:type="spellStart"/>
      <w:r w:rsidR="006A5161" w:rsidRPr="00185C2B">
        <w:rPr>
          <w:b/>
          <w:bCs/>
        </w:rPr>
        <w:t>Objectives</w:t>
      </w:r>
      <w:proofErr w:type="spellEnd"/>
      <w:r w:rsidRPr="00A329E5">
        <w:t>:</w:t>
      </w:r>
    </w:p>
    <w:p w14:paraId="07C1FB9B" w14:textId="5AF1B8FD" w:rsidR="001E7612" w:rsidRPr="00A329E5" w:rsidRDefault="00B16255" w:rsidP="00A329E5">
      <w:pPr>
        <w:pStyle w:val="Paragrafoelenco"/>
        <w:numPr>
          <w:ilvl w:val="1"/>
          <w:numId w:val="28"/>
        </w:numPr>
      </w:pPr>
      <w:proofErr w:type="spellStart"/>
      <w:r w:rsidRPr="00A329E5">
        <w:t>Impair</w:t>
      </w:r>
      <w:proofErr w:type="spellEnd"/>
      <w:r w:rsidRPr="00A329E5">
        <w:t xml:space="preserve"> </w:t>
      </w:r>
      <w:proofErr w:type="spellStart"/>
      <w:r w:rsidRPr="00A329E5">
        <w:t>Process</w:t>
      </w:r>
      <w:proofErr w:type="spellEnd"/>
      <w:r w:rsidRPr="00A329E5">
        <w:t xml:space="preserve"> Control</w:t>
      </w:r>
      <w:r w:rsidR="00415785" w:rsidRPr="00A329E5">
        <w:t xml:space="preserve"> (ICS)</w:t>
      </w:r>
    </w:p>
    <w:p w14:paraId="3265C44C" w14:textId="4CE4E847" w:rsidR="001E7612" w:rsidRPr="00A329E5" w:rsidRDefault="00B16255" w:rsidP="00A329E5">
      <w:pPr>
        <w:pStyle w:val="Paragrafoelenco"/>
        <w:numPr>
          <w:ilvl w:val="1"/>
          <w:numId w:val="28"/>
        </w:numPr>
      </w:pPr>
      <w:r w:rsidRPr="00A329E5">
        <w:t xml:space="preserve">ML Attack </w:t>
      </w:r>
      <w:proofErr w:type="spellStart"/>
      <w:r w:rsidRPr="00A329E5">
        <w:t>Staging</w:t>
      </w:r>
      <w:proofErr w:type="spellEnd"/>
      <w:r w:rsidR="00415785" w:rsidRPr="00A329E5">
        <w:t xml:space="preserve"> (Atlas)</w:t>
      </w:r>
    </w:p>
    <w:p w14:paraId="2C15DA57" w14:textId="442C3AFE" w:rsidR="001E7612" w:rsidRPr="00A329E5" w:rsidRDefault="00B16255" w:rsidP="00A329E5">
      <w:pPr>
        <w:pStyle w:val="Paragrafoelenco"/>
        <w:numPr>
          <w:ilvl w:val="1"/>
          <w:numId w:val="28"/>
        </w:numPr>
      </w:pPr>
      <w:proofErr w:type="spellStart"/>
      <w:r w:rsidRPr="00A329E5">
        <w:t>Exfiltration</w:t>
      </w:r>
      <w:proofErr w:type="spellEnd"/>
      <w:r w:rsidR="00415785" w:rsidRPr="00A329E5">
        <w:t xml:space="preserve"> (Enterprise, Mobile, Atlas)</w:t>
      </w:r>
    </w:p>
    <w:p w14:paraId="433DBE3C" w14:textId="449425AC" w:rsidR="00891F3B" w:rsidRPr="00A329E5" w:rsidRDefault="00B16255" w:rsidP="00A329E5">
      <w:pPr>
        <w:pStyle w:val="Paragrafoelenco"/>
        <w:numPr>
          <w:ilvl w:val="1"/>
          <w:numId w:val="28"/>
        </w:numPr>
        <w:rPr>
          <w:lang w:val="en-US"/>
        </w:rPr>
      </w:pPr>
      <w:r w:rsidRPr="00A329E5">
        <w:rPr>
          <w:lang w:val="en-US"/>
        </w:rPr>
        <w:t>Impact</w:t>
      </w:r>
      <w:r w:rsidR="00415785" w:rsidRPr="00A329E5">
        <w:rPr>
          <w:lang w:val="en-US"/>
        </w:rPr>
        <w:t xml:space="preserve"> (Enterprise, Mobile, ICS, Atlas)</w:t>
      </w:r>
    </w:p>
    <w:p w14:paraId="27E4799F" w14:textId="2F193044" w:rsidR="0089123C" w:rsidRDefault="0089123C" w:rsidP="00974B29">
      <w:pPr>
        <w:pStyle w:val="Titolo4"/>
      </w:pPr>
      <w:r w:rsidRPr="00CD4C02">
        <w:lastRenderedPageBreak/>
        <w:t>Container</w:t>
      </w:r>
    </w:p>
    <w:p w14:paraId="43672728" w14:textId="7D46FBA4" w:rsidR="00F14A5E" w:rsidRDefault="00891F3B" w:rsidP="00A329E5">
      <w:r>
        <w:t xml:space="preserve">Questo </w:t>
      </w:r>
      <w:r w:rsidR="00BB3D34">
        <w:t xml:space="preserve">package contiene le classi singoletto utilizzate per accedere ai dati </w:t>
      </w:r>
      <w:proofErr w:type="spellStart"/>
      <w:r w:rsidR="00BB3D34">
        <w:t>MySTIX</w:t>
      </w:r>
      <w:proofErr w:type="spellEnd"/>
      <w:r w:rsidR="00BB3D34">
        <w:t xml:space="preserve"> e </w:t>
      </w:r>
      <w:r w:rsidR="00F14A5E">
        <w:t xml:space="preserve">alla relazione tra </w:t>
      </w:r>
      <w:r w:rsidR="00774E0E">
        <w:t>vulnerabilità</w:t>
      </w:r>
      <w:r w:rsidR="00F14A5E">
        <w:t xml:space="preserve"> e gli oggetti </w:t>
      </w:r>
      <w:proofErr w:type="spellStart"/>
      <w:r w:rsidR="00F14A5E">
        <w:t>MyAttackPattern</w:t>
      </w:r>
      <w:proofErr w:type="spellEnd"/>
      <w:r w:rsidR="00F14A5E">
        <w:t>.</w:t>
      </w:r>
    </w:p>
    <w:p w14:paraId="2FA5BF8E" w14:textId="41484439" w:rsidR="00EE1586" w:rsidRDefault="00F14A5E" w:rsidP="00E9364E">
      <w:pPr>
        <w:pStyle w:val="Titolo5"/>
      </w:pPr>
      <w:r>
        <w:t>My STIX Container</w:t>
      </w:r>
    </w:p>
    <w:p w14:paraId="04B27F2F" w14:textId="59F24EBC" w:rsidR="00EE1586" w:rsidRDefault="00EE1586" w:rsidP="00A329E5">
      <w:r>
        <w:t>Il modulo in questione include la definizione di classi singleton progettate per agevolare l'accesso a oggetti ampiamente utilizzati all'interno del sistema (figura 1</w:t>
      </w:r>
      <w:r w:rsidR="004F26E2">
        <w:t>9</w:t>
      </w:r>
      <w:r>
        <w:t>). Queste classi giocano un ruolo fondamentale nell'organizzazione e nella gestione delle informazioni derivate dai framework ATT&amp;CK e ATLAS, attraverso l'implementazione di meccanismi specifici:</w:t>
      </w:r>
    </w:p>
    <w:p w14:paraId="4EC5E452" w14:textId="1C9D64C0" w:rsidR="00EE1586" w:rsidRPr="00A329E5" w:rsidRDefault="00EE1586" w:rsidP="00A329E5">
      <w:pPr>
        <w:pStyle w:val="Paragrafoelenco"/>
        <w:numPr>
          <w:ilvl w:val="0"/>
          <w:numId w:val="30"/>
        </w:numPr>
      </w:pPr>
      <w:r w:rsidRPr="00A329E5">
        <w:rPr>
          <w:b/>
          <w:bCs/>
        </w:rPr>
        <w:t>Ricerca degli Oggetti</w:t>
      </w:r>
      <w:r w:rsidRPr="00A329E5">
        <w:t>: Le classi consentono il ritrovamento di oggetti</w:t>
      </w:r>
      <w:r w:rsidR="00185C2B">
        <w:t xml:space="preserve"> </w:t>
      </w:r>
      <w:r w:rsidR="00185C2B" w:rsidRPr="00A329E5">
        <w:t>presenti nei framework ATT&amp;CK e ATLAS</w:t>
      </w:r>
      <w:r w:rsidR="00185C2B">
        <w:t>,</w:t>
      </w:r>
      <w:r w:rsidRPr="00A329E5">
        <w:t xml:space="preserve"> basat</w:t>
      </w:r>
      <w:r w:rsidR="00185C2B">
        <w:t>o</w:t>
      </w:r>
      <w:r w:rsidRPr="00A329E5">
        <w:t xml:space="preserve"> sui loro identificativi unici</w:t>
      </w:r>
      <w:r w:rsidR="00774E0E">
        <w:t xml:space="preserve"> o non unici</w:t>
      </w:r>
      <w:r w:rsidR="00185C2B">
        <w:t xml:space="preserve"> </w:t>
      </w:r>
      <w:r w:rsidRPr="00A329E5">
        <w:t>sia esso un STIX ID, un MITRE ID o semplicemente il nome. Questa funzionalità è essenziale per navigare efficacemente all'interno della vasta quantità di dati e per recuperare informazioni specifiche con precisione.</w:t>
      </w:r>
    </w:p>
    <w:p w14:paraId="18D50B1D" w14:textId="33850B70" w:rsidR="00EE1586" w:rsidRPr="00A329E5" w:rsidRDefault="00EE1586" w:rsidP="00A329E5">
      <w:pPr>
        <w:pStyle w:val="Paragrafoelenco"/>
        <w:numPr>
          <w:ilvl w:val="0"/>
          <w:numId w:val="30"/>
        </w:numPr>
      </w:pPr>
      <w:r w:rsidRPr="00A329E5">
        <w:rPr>
          <w:b/>
          <w:bCs/>
        </w:rPr>
        <w:t>Esplorazione delle Relazioni</w:t>
      </w:r>
      <w:r w:rsidRPr="00A329E5">
        <w:t xml:space="preserve">: È stato sviluppato un approccio per analizzare le connessioni tra gli </w:t>
      </w:r>
      <w:proofErr w:type="spellStart"/>
      <w:r w:rsidRPr="00A329E5">
        <w:t>attack</w:t>
      </w:r>
      <w:proofErr w:type="spellEnd"/>
      <w:r w:rsidRPr="00A329E5">
        <w:t xml:space="preserve"> pattern e identificare potenziali tecniche correlate a una di queste. In particolare, è stato introdotto il metodo </w:t>
      </w:r>
      <w:proofErr w:type="spellStart"/>
      <w:r w:rsidRPr="00A329E5">
        <w:rPr>
          <w:i/>
          <w:iCs/>
        </w:rPr>
        <w:t>get_related_attack_patterns_by_attack_pattern_id</w:t>
      </w:r>
      <w:proofErr w:type="spellEnd"/>
      <w:r w:rsidRPr="00A329E5">
        <w:t xml:space="preserve"> nella classe </w:t>
      </w:r>
      <w:proofErr w:type="spellStart"/>
      <w:r w:rsidRPr="00A329E5">
        <w:rPr>
          <w:i/>
          <w:iCs/>
        </w:rPr>
        <w:t>AttackPatternsContainer</w:t>
      </w:r>
      <w:proofErr w:type="spellEnd"/>
      <w:r w:rsidRPr="00A329E5">
        <w:t xml:space="preserve">. Questo metodo si focalizza sull'identificazione degli </w:t>
      </w:r>
      <w:proofErr w:type="spellStart"/>
      <w:r w:rsidRPr="00A329E5">
        <w:t>attack</w:t>
      </w:r>
      <w:proofErr w:type="spellEnd"/>
      <w:r w:rsidRPr="00A329E5">
        <w:t xml:space="preserve"> pattern coinvolti in campagne o </w:t>
      </w:r>
      <w:r w:rsidRPr="00A329E5">
        <w:lastRenderedPageBreak/>
        <w:t xml:space="preserve">software noti, assumendo che le tecniche legate a queste entità siano connesse </w:t>
      </w:r>
      <w:proofErr w:type="spellStart"/>
      <w:r w:rsidRPr="00A329E5">
        <w:t>all'attack</w:t>
      </w:r>
      <w:proofErr w:type="spellEnd"/>
      <w:r w:rsidRPr="00A329E5">
        <w:t xml:space="preserve"> pattern di interesse. Implementando una verifica incrociata tra le diverse entità, il sistema è in grado di delineare un quadro complesso delle interrelazioni tra le tecniche di attacco</w:t>
      </w:r>
      <w:r w:rsidR="0066111F" w:rsidRPr="00A329E5">
        <w:t>.</w:t>
      </w:r>
    </w:p>
    <w:p w14:paraId="24C71FD9" w14:textId="77EA8D96" w:rsidR="00EE1586" w:rsidRPr="00A329E5" w:rsidRDefault="0066111F" w:rsidP="00A329E5">
      <w:pPr>
        <w:pStyle w:val="Paragrafoelenco"/>
      </w:pPr>
      <w:r w:rsidRPr="00A329E5">
        <w:t xml:space="preserve">Sulla base delle funzionalità descritte in precedenza e dell'analisi sull'ordine potenziale di esecuzione delle tattiche offensive, sono stati sviluppati due metodi cruciali. Questi metodi consentono di generare dizionari che indicano, rispettivamente, </w:t>
      </w:r>
      <w:r w:rsidRPr="00A329E5">
        <w:rPr>
          <w:b/>
          <w:bCs/>
        </w:rPr>
        <w:t xml:space="preserve">i possibili </w:t>
      </w:r>
      <w:proofErr w:type="spellStart"/>
      <w:r w:rsidRPr="00A329E5">
        <w:rPr>
          <w:b/>
          <w:bCs/>
        </w:rPr>
        <w:t>attack</w:t>
      </w:r>
      <w:proofErr w:type="spellEnd"/>
      <w:r w:rsidRPr="00A329E5">
        <w:rPr>
          <w:b/>
          <w:bCs/>
        </w:rPr>
        <w:t xml:space="preserve"> pattern che potrebbero manifestarsi in futuro </w:t>
      </w:r>
      <w:r w:rsidRPr="00A329E5">
        <w:t>(</w:t>
      </w:r>
      <w:proofErr w:type="spellStart"/>
      <w:r w:rsidR="00D82911" w:rsidRPr="00A329E5">
        <w:rPr>
          <w:i/>
          <w:iCs/>
        </w:rPr>
        <w:t>get_futured_attack_patterns_grouped_by_phase</w:t>
      </w:r>
      <w:proofErr w:type="spellEnd"/>
      <w:r w:rsidRPr="00A329E5">
        <w:t xml:space="preserve">) e </w:t>
      </w:r>
      <w:r w:rsidRPr="00A329E5">
        <w:rPr>
          <w:b/>
          <w:bCs/>
        </w:rPr>
        <w:t>quelli</w:t>
      </w:r>
      <w:r w:rsidRPr="00A329E5">
        <w:t xml:space="preserve"> </w:t>
      </w:r>
      <w:r w:rsidRPr="00A329E5">
        <w:rPr>
          <w:b/>
          <w:bCs/>
        </w:rPr>
        <w:t xml:space="preserve">che potrebbero già essere stati attuati in passato </w:t>
      </w:r>
      <w:r w:rsidRPr="00A329E5">
        <w:t>(</w:t>
      </w:r>
      <w:proofErr w:type="spellStart"/>
      <w:r w:rsidRPr="00A329E5">
        <w:rPr>
          <w:i/>
          <w:iCs/>
        </w:rPr>
        <w:t>get_probably_happened_attack_patterns_grouped_by_phase</w:t>
      </w:r>
      <w:proofErr w:type="spellEnd"/>
      <w:r w:rsidRPr="00A329E5">
        <w:t xml:space="preserve">), a seguito dell'attacco specifico oggetto di indagine. Questa distinzione tra attacchi </w:t>
      </w:r>
      <w:r w:rsidR="00B62052">
        <w:t xml:space="preserve">potenzialmente </w:t>
      </w:r>
      <w:r w:rsidRPr="00A329E5">
        <w:t>futuri e passati permette di adottare un approccio proattivo nella difesa, anticipando le mosse degli avversari, e al contempo</w:t>
      </w:r>
      <w:r w:rsidR="00A7181F">
        <w:t xml:space="preserve"> permette</w:t>
      </w:r>
      <w:r w:rsidRPr="00A329E5">
        <w:t xml:space="preserve"> di analizzare retrospettivamente gli eventi di sicurezza per individuare pattern o lacune nella protezione. Il risultato è una visione più completa e dinamica della sequenza di attacchi, arricchendo la comprensione delle minacce e fornendo insight preziosi per la pianificazione di strategie di difesa ottimali.</w:t>
      </w:r>
    </w:p>
    <w:p w14:paraId="374EE43C" w14:textId="0927363F" w:rsidR="00F14A5E" w:rsidRDefault="00EE1586" w:rsidP="00D620F7">
      <w:pPr>
        <w:jc w:val="center"/>
      </w:pPr>
      <w:r>
        <w:rPr>
          <w:noProof/>
        </w:rPr>
        <w:lastRenderedPageBreak/>
        <w:drawing>
          <wp:inline distT="0" distB="0" distL="0" distR="0" wp14:anchorId="0BE8848B" wp14:editId="5489AC50">
            <wp:extent cx="4249125" cy="2091193"/>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312780" cy="2122521"/>
                    </a:xfrm>
                    <a:prstGeom prst="rect">
                      <a:avLst/>
                    </a:prstGeom>
                    <a:noFill/>
                    <a:ln>
                      <a:noFill/>
                    </a:ln>
                  </pic:spPr>
                </pic:pic>
              </a:graphicData>
            </a:graphic>
          </wp:inline>
        </w:drawing>
      </w:r>
      <w:r w:rsidR="00F14A5E" w:rsidRPr="00F14A5E">
        <w:br/>
        <w:t>Figura 1</w:t>
      </w:r>
      <w:r w:rsidR="004F26E2">
        <w:t>9</w:t>
      </w:r>
      <w:r w:rsidR="00F14A5E" w:rsidRPr="00F14A5E">
        <w:t>: Ereditarietà delle classi container</w:t>
      </w:r>
    </w:p>
    <w:p w14:paraId="3EC4DACC" w14:textId="1E8981D8" w:rsidR="00D82911" w:rsidRDefault="0062770A" w:rsidP="00876EDC">
      <w:pPr>
        <w:pStyle w:val="Titolo5"/>
      </w:pPr>
      <w:r>
        <w:t xml:space="preserve">Mitre to </w:t>
      </w:r>
      <w:proofErr w:type="spellStart"/>
      <w:r>
        <w:t>V</w:t>
      </w:r>
      <w:r w:rsidR="00A9659F">
        <w:t>ulnerability</w:t>
      </w:r>
      <w:proofErr w:type="spellEnd"/>
      <w:r w:rsidR="00A9659F">
        <w:t xml:space="preserve"> Container</w:t>
      </w:r>
    </w:p>
    <w:p w14:paraId="7353E5DF" w14:textId="042E9496" w:rsidR="00CB2598" w:rsidRDefault="00CB2598" w:rsidP="00A329E5">
      <w:r>
        <w:t xml:space="preserve">Questo package (figura </w:t>
      </w:r>
      <w:r w:rsidR="004F26E2">
        <w:t>20</w:t>
      </w:r>
      <w:r>
        <w:t xml:space="preserve">) contiene </w:t>
      </w:r>
      <w:r w:rsidR="0062770A">
        <w:t xml:space="preserve">la classe </w:t>
      </w:r>
      <w:proofErr w:type="spellStart"/>
      <w:r w:rsidR="0062770A" w:rsidRPr="0062770A">
        <w:rPr>
          <w:b/>
          <w:bCs/>
        </w:rPr>
        <w:t>MitreToVulnerabiltyContainer</w:t>
      </w:r>
      <w:proofErr w:type="spellEnd"/>
      <w:r w:rsidR="0062770A">
        <w:t>, la quale ha il compito di recuperare il mapping tra la vulnerabilità e i MITRE</w:t>
      </w:r>
      <w:r w:rsidR="00A517CF">
        <w:t xml:space="preserve"> </w:t>
      </w:r>
      <w:proofErr w:type="spellStart"/>
      <w:r w:rsidR="0062770A">
        <w:t>attack</w:t>
      </w:r>
      <w:proofErr w:type="spellEnd"/>
      <w:r w:rsidR="0062770A">
        <w:t xml:space="preserve"> patterns.</w:t>
      </w:r>
    </w:p>
    <w:p w14:paraId="0A06FBF0" w14:textId="5912E372" w:rsidR="0062770A" w:rsidRDefault="0062770A" w:rsidP="00A329E5">
      <w:r>
        <w:t xml:space="preserve">Per ottenere la relazione in questione </w:t>
      </w:r>
      <w:r w:rsidR="007110D0">
        <w:t xml:space="preserve">viene seguito un approccio </w:t>
      </w:r>
      <w:r w:rsidR="007F4FDC">
        <w:t>condizionale</w:t>
      </w:r>
      <w:r w:rsidR="007110D0">
        <w:t xml:space="preserve"> complesso (figura </w:t>
      </w:r>
      <w:r w:rsidR="00045351">
        <w:t>2</w:t>
      </w:r>
      <w:r w:rsidR="00FD64A4">
        <w:t>1</w:t>
      </w:r>
      <w:r w:rsidR="007110D0">
        <w:t>)</w:t>
      </w:r>
      <w:r w:rsidR="0048380B">
        <w:t>.</w:t>
      </w:r>
    </w:p>
    <w:p w14:paraId="1261834B" w14:textId="77777777" w:rsidR="00582412" w:rsidRDefault="00130BC0" w:rsidP="00CB2598">
      <w:r>
        <w:t xml:space="preserve"> </w:t>
      </w:r>
      <w:r w:rsidR="00582412">
        <w:t xml:space="preserve">Nel caso in cui la vulnerabilità cercata sia una </w:t>
      </w:r>
      <w:r w:rsidR="00582412" w:rsidRPr="00BB5FD5">
        <w:rPr>
          <w:b/>
          <w:bCs/>
        </w:rPr>
        <w:t>CWE</w:t>
      </w:r>
      <w:r w:rsidR="00582412">
        <w:t>:</w:t>
      </w:r>
    </w:p>
    <w:p w14:paraId="064F608F" w14:textId="3756AB10" w:rsidR="00130BC0" w:rsidRDefault="00582412" w:rsidP="00582412">
      <w:pPr>
        <w:pStyle w:val="Paragrafoelenco"/>
        <w:numPr>
          <w:ilvl w:val="0"/>
          <w:numId w:val="43"/>
        </w:numPr>
      </w:pPr>
      <w:r>
        <w:t xml:space="preserve">viene verificata la presenza della mappatura di </w:t>
      </w:r>
      <w:r w:rsidR="007F4FDC">
        <w:t>quest’ultima</w:t>
      </w:r>
      <w:r>
        <w:t xml:space="preserve"> all’interno del file </w:t>
      </w:r>
      <w:proofErr w:type="spellStart"/>
      <w:r w:rsidRPr="00C40508">
        <w:rPr>
          <w:b/>
          <w:bCs/>
          <w:i/>
          <w:iCs/>
        </w:rPr>
        <w:t>mapped-cwe.json</w:t>
      </w:r>
      <w:proofErr w:type="spellEnd"/>
      <w:r w:rsidRPr="00582412">
        <w:rPr>
          <w:i/>
          <w:iCs/>
        </w:rPr>
        <w:t xml:space="preserve"> </w:t>
      </w:r>
      <w:r>
        <w:t>(figura 1</w:t>
      </w:r>
      <w:r w:rsidR="00681606">
        <w:t>3</w:t>
      </w:r>
      <w:r>
        <w:t xml:space="preserve">), in cui vengono salvate le relazioni </w:t>
      </w:r>
      <w:r w:rsidR="007F4FDC">
        <w:t>precedentemente</w:t>
      </w:r>
      <w:r>
        <w:t xml:space="preserve"> cercate al fine di minimizzare il tempo di risposta del sistema</w:t>
      </w:r>
      <w:r w:rsidR="00C40508">
        <w:t>.</w:t>
      </w:r>
    </w:p>
    <w:p w14:paraId="5A807921" w14:textId="796069AE" w:rsidR="00582412" w:rsidRDefault="00C40508" w:rsidP="00582412">
      <w:pPr>
        <w:pStyle w:val="Paragrafoelenco"/>
        <w:numPr>
          <w:ilvl w:val="0"/>
          <w:numId w:val="43"/>
        </w:numPr>
      </w:pPr>
      <w:r>
        <w:t>S</w:t>
      </w:r>
      <w:r w:rsidR="00582412">
        <w:t xml:space="preserve">e il mapping è presente nel file che contiene le history allora viene </w:t>
      </w:r>
      <w:r w:rsidR="00582412" w:rsidRPr="00C40508">
        <w:rPr>
          <w:b/>
          <w:bCs/>
        </w:rPr>
        <w:t>restituita la relazione</w:t>
      </w:r>
      <w:r w:rsidR="00582412">
        <w:t>,</w:t>
      </w:r>
    </w:p>
    <w:p w14:paraId="713CC688" w14:textId="2573202D" w:rsidR="00582412" w:rsidRDefault="00582412" w:rsidP="00582412">
      <w:pPr>
        <w:pStyle w:val="Paragrafoelenco"/>
        <w:numPr>
          <w:ilvl w:val="0"/>
          <w:numId w:val="43"/>
        </w:numPr>
      </w:pPr>
      <w:r>
        <w:t xml:space="preserve">altrimenti si cercano i </w:t>
      </w:r>
      <w:r w:rsidRPr="00C40508">
        <w:rPr>
          <w:b/>
          <w:bCs/>
        </w:rPr>
        <w:t xml:space="preserve">CAPEC </w:t>
      </w:r>
      <w:proofErr w:type="spellStart"/>
      <w:r w:rsidRPr="00C40508">
        <w:rPr>
          <w:b/>
          <w:bCs/>
        </w:rPr>
        <w:t>ids</w:t>
      </w:r>
      <w:proofErr w:type="spellEnd"/>
      <w:r>
        <w:t xml:space="preserve"> relativi alla CWE:</w:t>
      </w:r>
    </w:p>
    <w:p w14:paraId="4CA61DF6" w14:textId="20865700" w:rsidR="00582412" w:rsidRDefault="00BB5FD5" w:rsidP="00582412">
      <w:pPr>
        <w:pStyle w:val="Paragrafoelenco"/>
        <w:numPr>
          <w:ilvl w:val="1"/>
          <w:numId w:val="43"/>
        </w:numPr>
      </w:pPr>
      <w:r>
        <w:t>S</w:t>
      </w:r>
      <w:r w:rsidR="00582412">
        <w:t xml:space="preserve">e </w:t>
      </w:r>
      <w:r w:rsidR="00582412" w:rsidRPr="00C40508">
        <w:rPr>
          <w:b/>
          <w:bCs/>
        </w:rPr>
        <w:t>esistono</w:t>
      </w:r>
      <w:r w:rsidR="00582412">
        <w:t xml:space="preserve"> </w:t>
      </w:r>
      <w:r w:rsidR="00582412" w:rsidRPr="00C40508">
        <w:rPr>
          <w:b/>
          <w:bCs/>
        </w:rPr>
        <w:t xml:space="preserve">CAPEC </w:t>
      </w:r>
      <w:proofErr w:type="spellStart"/>
      <w:r w:rsidR="00582412" w:rsidRPr="00C40508">
        <w:rPr>
          <w:b/>
          <w:bCs/>
        </w:rPr>
        <w:t>ids</w:t>
      </w:r>
      <w:proofErr w:type="spellEnd"/>
      <w:r w:rsidR="00582412">
        <w:t xml:space="preserve"> relativi alla CWE viene cercata la </w:t>
      </w:r>
      <w:r w:rsidR="00582412" w:rsidRPr="00C40508">
        <w:rPr>
          <w:b/>
          <w:bCs/>
        </w:rPr>
        <w:t>relazione</w:t>
      </w:r>
      <w:r w:rsidR="00582412">
        <w:t xml:space="preserve"> tra questi e gli </w:t>
      </w:r>
      <w:proofErr w:type="spellStart"/>
      <w:r w:rsidR="00582412">
        <w:t>attack</w:t>
      </w:r>
      <w:proofErr w:type="spellEnd"/>
      <w:r w:rsidR="00582412">
        <w:t xml:space="preserve"> patterns del </w:t>
      </w:r>
      <w:r w:rsidR="00582412" w:rsidRPr="00C40508">
        <w:rPr>
          <w:b/>
          <w:bCs/>
        </w:rPr>
        <w:t xml:space="preserve">framework </w:t>
      </w:r>
      <w:r w:rsidR="00582412" w:rsidRPr="00C40508">
        <w:rPr>
          <w:b/>
          <w:bCs/>
        </w:rPr>
        <w:lastRenderedPageBreak/>
        <w:t>ATT&amp;CK</w:t>
      </w:r>
      <w:r w:rsidR="00774E0E">
        <w:rPr>
          <w:b/>
          <w:bCs/>
        </w:rPr>
        <w:t xml:space="preserve"> </w:t>
      </w:r>
      <w:r w:rsidR="00774E0E">
        <w:t xml:space="preserve">all’interno del file </w:t>
      </w:r>
      <w:proofErr w:type="spellStart"/>
      <w:r w:rsidR="00774E0E" w:rsidRPr="00774E0E">
        <w:rPr>
          <w:i/>
          <w:iCs/>
        </w:rPr>
        <w:t>mapped-capec.json</w:t>
      </w:r>
      <w:proofErr w:type="spellEnd"/>
      <w:r w:rsidR="00774E0E">
        <w:t xml:space="preserve"> (figura 13) e </w:t>
      </w:r>
      <w:r w:rsidR="00476E7B">
        <w:t xml:space="preserve">la libreria </w:t>
      </w:r>
      <w:proofErr w:type="spellStart"/>
      <w:r w:rsidR="00476E7B">
        <w:t>capeclib</w:t>
      </w:r>
      <w:proofErr w:type="spellEnd"/>
      <w:r w:rsidR="00476E7B">
        <w:t xml:space="preserve"> e </w:t>
      </w:r>
      <w:r w:rsidR="00774E0E">
        <w:t>restituita se trovata</w:t>
      </w:r>
      <w:r w:rsidR="002452C2">
        <w:t>.</w:t>
      </w:r>
    </w:p>
    <w:p w14:paraId="63A51DD3" w14:textId="0553393E" w:rsidR="00582412" w:rsidRDefault="002452C2" w:rsidP="002452C2">
      <w:pPr>
        <w:pStyle w:val="Paragrafoelenco"/>
        <w:numPr>
          <w:ilvl w:val="1"/>
          <w:numId w:val="43"/>
        </w:numPr>
      </w:pPr>
      <w:r>
        <w:t>S</w:t>
      </w:r>
      <w:r w:rsidR="00582412">
        <w:t xml:space="preserve">e </w:t>
      </w:r>
      <w:r w:rsidRPr="002452C2">
        <w:rPr>
          <w:b/>
          <w:bCs/>
        </w:rPr>
        <w:t xml:space="preserve">esistono i CAPEC </w:t>
      </w:r>
      <w:proofErr w:type="spellStart"/>
      <w:r w:rsidRPr="002452C2">
        <w:rPr>
          <w:b/>
          <w:bCs/>
        </w:rPr>
        <w:t>ids</w:t>
      </w:r>
      <w:proofErr w:type="spellEnd"/>
      <w:r>
        <w:t xml:space="preserve"> ma </w:t>
      </w:r>
      <w:r w:rsidRPr="002452C2">
        <w:rPr>
          <w:b/>
          <w:bCs/>
        </w:rPr>
        <w:t>nessuno</w:t>
      </w:r>
      <w:r>
        <w:t xml:space="preserve"> di essi ha una </w:t>
      </w:r>
      <w:r w:rsidRPr="002452C2">
        <w:rPr>
          <w:b/>
          <w:bCs/>
        </w:rPr>
        <w:t>relazione</w:t>
      </w:r>
      <w:r>
        <w:t xml:space="preserve"> con gli </w:t>
      </w:r>
      <w:proofErr w:type="spellStart"/>
      <w:r>
        <w:t>attack</w:t>
      </w:r>
      <w:proofErr w:type="spellEnd"/>
      <w:r>
        <w:t xml:space="preserve"> patterns MITRE</w:t>
      </w:r>
      <w:r w:rsidR="00C40508">
        <w:t>,</w:t>
      </w:r>
      <w:r>
        <w:t xml:space="preserve"> </w:t>
      </w:r>
      <w:r w:rsidR="00582412">
        <w:t xml:space="preserve">viene effettua una </w:t>
      </w:r>
      <w:r w:rsidR="00582412" w:rsidRPr="002452C2">
        <w:rPr>
          <w:b/>
          <w:bCs/>
        </w:rPr>
        <w:t>query</w:t>
      </w:r>
      <w:r w:rsidR="00582412">
        <w:t xml:space="preserve"> </w:t>
      </w:r>
      <w:r w:rsidR="00B8518B" w:rsidRPr="002452C2">
        <w:rPr>
          <w:b/>
          <w:bCs/>
        </w:rPr>
        <w:t>ad un LLM</w:t>
      </w:r>
      <w:r w:rsidR="00C40508">
        <w:t>,</w:t>
      </w:r>
      <w:r w:rsidR="00582412">
        <w:t xml:space="preserve"> per</w:t>
      </w:r>
      <w:r>
        <w:t xml:space="preserve"> ogni CAPEC al fine di</w:t>
      </w:r>
      <w:r w:rsidR="00582412">
        <w:t xml:space="preserve"> creare il mapping</w:t>
      </w:r>
      <w:r w:rsidR="00C40508">
        <w:t xml:space="preserve"> </w:t>
      </w:r>
      <w:r w:rsidR="00582412">
        <w:t xml:space="preserve">e salvarlo in </w:t>
      </w:r>
      <w:proofErr w:type="spellStart"/>
      <w:r w:rsidR="00582412" w:rsidRPr="002452C2">
        <w:rPr>
          <w:i/>
          <w:iCs/>
        </w:rPr>
        <w:t>mapped-capec.json</w:t>
      </w:r>
      <w:proofErr w:type="spellEnd"/>
      <w:r w:rsidR="00582412" w:rsidRPr="002452C2">
        <w:rPr>
          <w:i/>
          <w:iCs/>
        </w:rPr>
        <w:t xml:space="preserve"> </w:t>
      </w:r>
      <w:r w:rsidR="00582412">
        <w:t>(figura 1</w:t>
      </w:r>
      <w:r w:rsidR="00681606">
        <w:t>3</w:t>
      </w:r>
      <w:r w:rsidR="00582412">
        <w:t>)</w:t>
      </w:r>
      <w:r w:rsidR="00C40508">
        <w:t>.</w:t>
      </w:r>
    </w:p>
    <w:p w14:paraId="293325FA" w14:textId="5D7BD251" w:rsidR="00BB5FD5" w:rsidRDefault="00C40508" w:rsidP="00BB5FD5">
      <w:pPr>
        <w:pStyle w:val="Paragrafoelenco"/>
        <w:numPr>
          <w:ilvl w:val="1"/>
          <w:numId w:val="43"/>
        </w:numPr>
      </w:pPr>
      <w:r>
        <w:t xml:space="preserve">Se </w:t>
      </w:r>
      <w:r w:rsidRPr="00C40508">
        <w:rPr>
          <w:b/>
          <w:bCs/>
        </w:rPr>
        <w:t>non</w:t>
      </w:r>
      <w:r>
        <w:t xml:space="preserve"> </w:t>
      </w:r>
      <w:r w:rsidRPr="00C40508">
        <w:rPr>
          <w:b/>
          <w:bCs/>
        </w:rPr>
        <w:t xml:space="preserve">vi sono CAPEC </w:t>
      </w:r>
      <w:proofErr w:type="spellStart"/>
      <w:r w:rsidRPr="00C40508">
        <w:rPr>
          <w:b/>
          <w:bCs/>
        </w:rPr>
        <w:t>ids</w:t>
      </w:r>
      <w:proofErr w:type="spellEnd"/>
      <w:r>
        <w:t xml:space="preserve"> relativi alla vulnerabilità allora viene effettuata una </w:t>
      </w:r>
      <w:r w:rsidRPr="00B8518B">
        <w:rPr>
          <w:b/>
          <w:bCs/>
        </w:rPr>
        <w:t>richiesta</w:t>
      </w:r>
      <w:r>
        <w:t xml:space="preserve"> </w:t>
      </w:r>
      <w:r w:rsidR="00B8518B" w:rsidRPr="00B8518B">
        <w:rPr>
          <w:b/>
          <w:bCs/>
        </w:rPr>
        <w:t>ad</w:t>
      </w:r>
      <w:r w:rsidR="00B8518B">
        <w:t xml:space="preserve"> </w:t>
      </w:r>
      <w:r w:rsidR="00B8518B" w:rsidRPr="00B8518B">
        <w:rPr>
          <w:b/>
          <w:bCs/>
        </w:rPr>
        <w:t>un</w:t>
      </w:r>
      <w:r w:rsidR="00B8518B">
        <w:t xml:space="preserve"> </w:t>
      </w:r>
      <w:r w:rsidR="00B8518B" w:rsidRPr="00B8518B">
        <w:rPr>
          <w:b/>
          <w:bCs/>
        </w:rPr>
        <w:t>LLM</w:t>
      </w:r>
      <w:r w:rsidR="00B8518B">
        <w:t xml:space="preserve"> </w:t>
      </w:r>
      <w:r>
        <w:t xml:space="preserve">al fine di ottenere la relazione tra la CWE e gli </w:t>
      </w:r>
      <w:proofErr w:type="spellStart"/>
      <w:r>
        <w:t>attack</w:t>
      </w:r>
      <w:proofErr w:type="spellEnd"/>
      <w:r>
        <w:t xml:space="preserve"> patterns MITRE, successivamente salvata nel file </w:t>
      </w:r>
      <w:proofErr w:type="spellStart"/>
      <w:r w:rsidRPr="00C40508">
        <w:rPr>
          <w:i/>
          <w:iCs/>
        </w:rPr>
        <w:t>mapped-cwe.json</w:t>
      </w:r>
      <w:proofErr w:type="spellEnd"/>
      <w:r w:rsidR="00BB5FD5">
        <w:rPr>
          <w:i/>
          <w:iCs/>
        </w:rPr>
        <w:t xml:space="preserve"> </w:t>
      </w:r>
      <w:r w:rsidR="00BB5FD5">
        <w:t>(figura 1</w:t>
      </w:r>
      <w:r w:rsidR="00681606">
        <w:t>3</w:t>
      </w:r>
      <w:r w:rsidR="00BB5FD5">
        <w:t>)</w:t>
      </w:r>
      <w:r>
        <w:t>.</w:t>
      </w:r>
    </w:p>
    <w:p w14:paraId="566DB134" w14:textId="337D9930" w:rsidR="00BB5FD5" w:rsidRDefault="00BB5FD5" w:rsidP="00BB5FD5">
      <w:r>
        <w:t xml:space="preserve">Nel caso in cui la vulnerabilità cercata sia una </w:t>
      </w:r>
      <w:r w:rsidRPr="00BB5FD5">
        <w:rPr>
          <w:b/>
          <w:bCs/>
        </w:rPr>
        <w:t>CVE</w:t>
      </w:r>
      <w:r>
        <w:t>:</w:t>
      </w:r>
    </w:p>
    <w:p w14:paraId="746A99FB" w14:textId="3E9870B7" w:rsidR="00BB5FD5" w:rsidRDefault="00BB5FD5" w:rsidP="00BB5FD5">
      <w:pPr>
        <w:pStyle w:val="Paragrafoelenco"/>
        <w:numPr>
          <w:ilvl w:val="0"/>
          <w:numId w:val="44"/>
        </w:numPr>
      </w:pPr>
      <w:r>
        <w:t xml:space="preserve">Viene verificata la presenza di quest’ultima all’interno del file </w:t>
      </w:r>
      <w:proofErr w:type="spellStart"/>
      <w:r w:rsidRPr="00BB5FD5">
        <w:rPr>
          <w:b/>
          <w:bCs/>
          <w:i/>
          <w:iCs/>
        </w:rPr>
        <w:t>mapped-cve.json</w:t>
      </w:r>
      <w:proofErr w:type="spellEnd"/>
      <w:r>
        <w:rPr>
          <w:i/>
          <w:iCs/>
        </w:rPr>
        <w:t xml:space="preserve"> </w:t>
      </w:r>
      <w:r>
        <w:t>(figura 1</w:t>
      </w:r>
      <w:r w:rsidR="00681606">
        <w:t>3</w:t>
      </w:r>
      <w:r>
        <w:t xml:space="preserve">), in cui vengono salvate le relazioni </w:t>
      </w:r>
      <w:r w:rsidR="007F4FDC">
        <w:t>precedentemente</w:t>
      </w:r>
      <w:r>
        <w:t xml:space="preserve"> cercate al fine di minimizzare il tempo di risposta del sistema.</w:t>
      </w:r>
    </w:p>
    <w:p w14:paraId="020C5CE6" w14:textId="1CD1F77E" w:rsidR="00BB5FD5" w:rsidRDefault="00BB5FD5" w:rsidP="00BB5FD5">
      <w:pPr>
        <w:pStyle w:val="Paragrafoelenco"/>
        <w:numPr>
          <w:ilvl w:val="0"/>
          <w:numId w:val="44"/>
        </w:numPr>
      </w:pPr>
      <w:r>
        <w:t xml:space="preserve">Se la relazione è presente viene </w:t>
      </w:r>
      <w:r w:rsidRPr="00B8518B">
        <w:rPr>
          <w:b/>
          <w:bCs/>
        </w:rPr>
        <w:t>restituita</w:t>
      </w:r>
      <w:r>
        <w:t xml:space="preserve"> </w:t>
      </w:r>
      <w:r w:rsidR="007F4FDC">
        <w:t>immediatamente</w:t>
      </w:r>
      <w:r>
        <w:t>,</w:t>
      </w:r>
    </w:p>
    <w:p w14:paraId="126FCE1D" w14:textId="1CD3812D" w:rsidR="00BB5FD5" w:rsidRDefault="00BB5FD5" w:rsidP="00BB5FD5">
      <w:pPr>
        <w:pStyle w:val="Paragrafoelenco"/>
        <w:numPr>
          <w:ilvl w:val="0"/>
          <w:numId w:val="44"/>
        </w:numPr>
      </w:pPr>
      <w:r>
        <w:t xml:space="preserve">altrimenti se </w:t>
      </w:r>
      <w:r w:rsidRPr="00B8518B">
        <w:rPr>
          <w:b/>
          <w:bCs/>
        </w:rPr>
        <w:t>non è presente</w:t>
      </w:r>
      <w:r>
        <w:t xml:space="preserve">, viene effettuata la ricerca della CVE all’interno del framework </w:t>
      </w:r>
      <w:r w:rsidRPr="00B8518B">
        <w:rPr>
          <w:b/>
          <w:bCs/>
        </w:rPr>
        <w:t>MAPPING</w:t>
      </w:r>
      <w:r w:rsidR="009737BC">
        <w:rPr>
          <w:b/>
          <w:bCs/>
        </w:rPr>
        <w:t>S</w:t>
      </w:r>
      <w:r>
        <w:t xml:space="preserve"> </w:t>
      </w:r>
      <w:r w:rsidRPr="00B8518B">
        <w:rPr>
          <w:b/>
          <w:bCs/>
        </w:rPr>
        <w:t>EXPLORER</w:t>
      </w:r>
      <w:r>
        <w:t>.</w:t>
      </w:r>
    </w:p>
    <w:p w14:paraId="574E35E6" w14:textId="36C615EF" w:rsidR="00BB5FD5" w:rsidRDefault="00AA1837" w:rsidP="00BB5FD5">
      <w:pPr>
        <w:pStyle w:val="Paragrafoelenco"/>
        <w:numPr>
          <w:ilvl w:val="1"/>
          <w:numId w:val="44"/>
        </w:numPr>
      </w:pPr>
      <w:r>
        <w:t>Qual ora</w:t>
      </w:r>
      <w:r w:rsidR="00BB5FD5">
        <w:t xml:space="preserve"> la relazione sia </w:t>
      </w:r>
      <w:r w:rsidR="00BB5FD5" w:rsidRPr="00B8518B">
        <w:rPr>
          <w:b/>
          <w:bCs/>
        </w:rPr>
        <w:t>presente</w:t>
      </w:r>
      <w:r w:rsidR="00BB5FD5">
        <w:t xml:space="preserve"> all’interno del framework, viene </w:t>
      </w:r>
      <w:r w:rsidR="00BB4FAA">
        <w:t xml:space="preserve">salvata nel file </w:t>
      </w:r>
      <w:proofErr w:type="spellStart"/>
      <w:r w:rsidR="00BB4FAA">
        <w:rPr>
          <w:i/>
          <w:iCs/>
        </w:rPr>
        <w:t>mapped-cve.json</w:t>
      </w:r>
      <w:proofErr w:type="spellEnd"/>
      <w:r w:rsidR="00BB4FAA">
        <w:rPr>
          <w:i/>
          <w:iCs/>
        </w:rPr>
        <w:t xml:space="preserve"> </w:t>
      </w:r>
      <w:r w:rsidR="00BB4FAA">
        <w:t>(figura 1</w:t>
      </w:r>
      <w:r w:rsidR="00681606">
        <w:t>3</w:t>
      </w:r>
      <w:r w:rsidR="00BB4FAA">
        <w:t>), diminuendo i tempi di risposta per la medesima ricerca e successivamente</w:t>
      </w:r>
      <w:r w:rsidR="00BB5FD5">
        <w:t xml:space="preserve"> </w:t>
      </w:r>
      <w:r w:rsidR="00BB5FD5" w:rsidRPr="00B8518B">
        <w:rPr>
          <w:b/>
          <w:bCs/>
        </w:rPr>
        <w:t>restituita</w:t>
      </w:r>
      <w:r w:rsidR="00BB5FD5">
        <w:t>,</w:t>
      </w:r>
    </w:p>
    <w:p w14:paraId="6E051551" w14:textId="002679CA" w:rsidR="00BB5FD5" w:rsidRDefault="00BB4FAA" w:rsidP="00BB5FD5">
      <w:pPr>
        <w:pStyle w:val="Paragrafoelenco"/>
        <w:numPr>
          <w:ilvl w:val="1"/>
          <w:numId w:val="44"/>
        </w:numPr>
      </w:pPr>
      <w:r>
        <w:t>a</w:t>
      </w:r>
      <w:r w:rsidR="00BB5FD5">
        <w:t xml:space="preserve">ltrimenti vengono </w:t>
      </w:r>
      <w:r w:rsidR="00BB5FD5" w:rsidRPr="00B8518B">
        <w:rPr>
          <w:b/>
          <w:bCs/>
        </w:rPr>
        <w:t>cercate</w:t>
      </w:r>
      <w:r w:rsidR="00BB5FD5">
        <w:t xml:space="preserve"> le </w:t>
      </w:r>
      <w:proofErr w:type="spellStart"/>
      <w:r w:rsidR="00BB5FD5" w:rsidRPr="00B8518B">
        <w:rPr>
          <w:b/>
          <w:bCs/>
        </w:rPr>
        <w:t>CWEs</w:t>
      </w:r>
      <w:proofErr w:type="spellEnd"/>
      <w:r w:rsidR="00BB5FD5">
        <w:t xml:space="preserve"> relative alla CVE</w:t>
      </w:r>
      <w:r>
        <w:t>.</w:t>
      </w:r>
    </w:p>
    <w:p w14:paraId="3FA9CF98" w14:textId="3E1C9EED" w:rsidR="00BB5FD5" w:rsidRDefault="00BB4FAA" w:rsidP="00BB5FD5">
      <w:pPr>
        <w:pStyle w:val="Paragrafoelenco"/>
        <w:numPr>
          <w:ilvl w:val="2"/>
          <w:numId w:val="44"/>
        </w:numPr>
      </w:pPr>
      <w:r>
        <w:lastRenderedPageBreak/>
        <w:t>S</w:t>
      </w:r>
      <w:r w:rsidR="00BB5FD5">
        <w:t xml:space="preserve">e quest’ultima relazione è presente viene ripreso il </w:t>
      </w:r>
      <w:r w:rsidR="00BB5FD5" w:rsidRPr="00B8518B">
        <w:rPr>
          <w:b/>
          <w:bCs/>
        </w:rPr>
        <w:t>percorso</w:t>
      </w:r>
      <w:r w:rsidR="00BB5FD5">
        <w:t xml:space="preserve"> di mapping di una CWE </w:t>
      </w:r>
      <w:r w:rsidR="00BB5FD5" w:rsidRPr="00B8518B">
        <w:rPr>
          <w:b/>
          <w:bCs/>
        </w:rPr>
        <w:t>precedentemente</w:t>
      </w:r>
      <w:r w:rsidR="00BB5FD5">
        <w:t xml:space="preserve"> descritto</w:t>
      </w:r>
      <w:r>
        <w:t xml:space="preserve">, salvando la nuova relazione in </w:t>
      </w:r>
      <w:proofErr w:type="spellStart"/>
      <w:r>
        <w:rPr>
          <w:i/>
          <w:iCs/>
        </w:rPr>
        <w:t>mapped-cve.json</w:t>
      </w:r>
      <w:proofErr w:type="spellEnd"/>
      <w:r>
        <w:t xml:space="preserve"> (figura 1</w:t>
      </w:r>
      <w:r w:rsidR="00681606">
        <w:t>3</w:t>
      </w:r>
      <w:r>
        <w:t>).</w:t>
      </w:r>
    </w:p>
    <w:p w14:paraId="1F50A642" w14:textId="33B6B41E" w:rsidR="00BB4FAA" w:rsidRDefault="00BB4FAA" w:rsidP="00BB4FAA">
      <w:pPr>
        <w:pStyle w:val="Paragrafoelenco"/>
        <w:numPr>
          <w:ilvl w:val="1"/>
          <w:numId w:val="44"/>
        </w:numPr>
        <w:jc w:val="left"/>
      </w:pPr>
      <w:r>
        <w:t xml:space="preserve">Tuttavia </w:t>
      </w:r>
      <w:r w:rsidRPr="00B8518B">
        <w:rPr>
          <w:b/>
          <w:bCs/>
        </w:rPr>
        <w:t xml:space="preserve">se non vi sono </w:t>
      </w:r>
      <w:proofErr w:type="spellStart"/>
      <w:r w:rsidRPr="00B8518B">
        <w:rPr>
          <w:b/>
          <w:bCs/>
        </w:rPr>
        <w:t>CWEs</w:t>
      </w:r>
      <w:proofErr w:type="spellEnd"/>
      <w:r>
        <w:t xml:space="preserve"> relative alla CVE, viene effettuata una </w:t>
      </w:r>
      <w:r w:rsidRPr="00B8518B">
        <w:rPr>
          <w:b/>
          <w:bCs/>
        </w:rPr>
        <w:t>richiesta</w:t>
      </w:r>
      <w:r w:rsidR="00B8518B" w:rsidRPr="00B8518B">
        <w:t xml:space="preserve"> </w:t>
      </w:r>
      <w:r w:rsidR="00B8518B" w:rsidRPr="00B8518B">
        <w:rPr>
          <w:b/>
          <w:bCs/>
        </w:rPr>
        <w:t>ad</w:t>
      </w:r>
      <w:r w:rsidR="00B8518B">
        <w:t xml:space="preserve"> </w:t>
      </w:r>
      <w:r w:rsidR="00B8518B" w:rsidRPr="00B8518B">
        <w:rPr>
          <w:b/>
          <w:bCs/>
        </w:rPr>
        <w:t>un</w:t>
      </w:r>
      <w:r w:rsidR="00B8518B">
        <w:t xml:space="preserve"> </w:t>
      </w:r>
      <w:r w:rsidR="00B8518B" w:rsidRPr="00B8518B">
        <w:rPr>
          <w:b/>
          <w:bCs/>
        </w:rPr>
        <w:t>LLM</w:t>
      </w:r>
      <w:r>
        <w:t xml:space="preserve">, </w:t>
      </w:r>
      <w:r w:rsidR="00774E0E">
        <w:t>ottenendo</w:t>
      </w:r>
      <w:r>
        <w:t xml:space="preserve"> gli </w:t>
      </w:r>
      <w:proofErr w:type="spellStart"/>
      <w:r>
        <w:t>attack</w:t>
      </w:r>
      <w:proofErr w:type="spellEnd"/>
      <w:r>
        <w:t xml:space="preserve"> patterns MITRE relativi alla vulnerabilità in questione, salvando il mapping in </w:t>
      </w:r>
      <w:proofErr w:type="spellStart"/>
      <w:r>
        <w:rPr>
          <w:i/>
          <w:iCs/>
        </w:rPr>
        <w:t>mapped-cve.json</w:t>
      </w:r>
      <w:proofErr w:type="spellEnd"/>
      <w:r>
        <w:rPr>
          <w:i/>
          <w:iCs/>
        </w:rPr>
        <w:t xml:space="preserve"> </w:t>
      </w:r>
      <w:r>
        <w:t>(figura 1</w:t>
      </w:r>
      <w:r w:rsidR="00681606">
        <w:t>3</w:t>
      </w:r>
      <w:r>
        <w:t xml:space="preserve">) </w:t>
      </w:r>
      <w:r w:rsidR="00774E0E">
        <w:t xml:space="preserve">e </w:t>
      </w:r>
      <w:r w:rsidR="00F663FE">
        <w:t>successivamente</w:t>
      </w:r>
      <w:r>
        <w:t xml:space="preserve"> restituito.</w:t>
      </w:r>
    </w:p>
    <w:p w14:paraId="3EE03777" w14:textId="357173FB" w:rsidR="00BB5FD5" w:rsidRDefault="00BB4FAA" w:rsidP="00BB5FD5">
      <w:r>
        <w:t>Riassumendo, viene effettuata prima la ricerca negli appositi file di history</w:t>
      </w:r>
      <w:r w:rsidR="00774E0E">
        <w:t xml:space="preserve"> (figura 13)</w:t>
      </w:r>
      <w:r>
        <w:t xml:space="preserve">, </w:t>
      </w:r>
      <w:r w:rsidR="007F4FDC">
        <w:t>qual ora</w:t>
      </w:r>
      <w:r>
        <w:t xml:space="preserve"> la relazione non fosse presente vengono verificate le relazioni tra le vulnerabilità e </w:t>
      </w:r>
      <w:proofErr w:type="spellStart"/>
      <w:r>
        <w:t>TTPs</w:t>
      </w:r>
      <w:proofErr w:type="spellEnd"/>
      <w:r>
        <w:t xml:space="preserve"> precedentemente mappate dalla CTI, salvate e restituite. Inoltre ad</w:t>
      </w:r>
      <w:r w:rsidR="00BB5FD5">
        <w:t xml:space="preserve"> ogni nuovo mapping riscontrato il </w:t>
      </w:r>
      <w:r w:rsidR="007F4FDC">
        <w:t>sistema</w:t>
      </w:r>
      <w:r w:rsidR="00BB5FD5">
        <w:t xml:space="preserve"> memorizza negli appositi file JSON sia le singole relazioni, che servono ad ottenere la relazione finale con la vulnerabilità, come nel caso dei </w:t>
      </w:r>
      <w:proofErr w:type="spellStart"/>
      <w:r w:rsidR="00BB5FD5">
        <w:t>CAPECs</w:t>
      </w:r>
      <w:proofErr w:type="spellEnd"/>
      <w:r w:rsidR="00BB5FD5">
        <w:t xml:space="preserve">, sia la </w:t>
      </w:r>
      <w:r>
        <w:t xml:space="preserve">stessa </w:t>
      </w:r>
      <w:r w:rsidR="00BB5FD5">
        <w:t xml:space="preserve">relazione </w:t>
      </w:r>
      <w:r w:rsidR="00774E0E">
        <w:t>iniziale</w:t>
      </w:r>
      <w:r w:rsidR="00BB5FD5">
        <w:t xml:space="preserve"> cercata.</w:t>
      </w:r>
      <w:r>
        <w:t xml:space="preserve"> </w:t>
      </w:r>
    </w:p>
    <w:p w14:paraId="7D989F82" w14:textId="790F63F3" w:rsidR="000001EB" w:rsidRDefault="00BB4FAA" w:rsidP="00BB5FD5">
      <w:r>
        <w:t>Le relazioni tra CVE/CWE</w:t>
      </w:r>
      <w:r w:rsidR="005B5186">
        <w:t>/CAPEC</w:t>
      </w:r>
      <w:r>
        <w:t xml:space="preserve"> con le </w:t>
      </w:r>
      <w:proofErr w:type="spellStart"/>
      <w:r>
        <w:t>TTPs</w:t>
      </w:r>
      <w:proofErr w:type="spellEnd"/>
      <w:r>
        <w:t xml:space="preserve"> di ATT&amp;CK e ATLAS</w:t>
      </w:r>
      <w:r w:rsidR="000001EB">
        <w:t xml:space="preserve"> vengono salvate seguendo lo stesso approccio del framework MAPPING</w:t>
      </w:r>
      <w:r w:rsidR="009737BC">
        <w:t>S</w:t>
      </w:r>
      <w:r w:rsidR="000001EB">
        <w:t xml:space="preserve"> EXPLORER ma inserendo le tecniche</w:t>
      </w:r>
      <w:r w:rsidR="00426FFD">
        <w:t xml:space="preserve"> sempre</w:t>
      </w:r>
      <w:r w:rsidR="000001EB">
        <w:t xml:space="preserve"> nella classe “</w:t>
      </w:r>
      <w:proofErr w:type="spellStart"/>
      <w:r w:rsidR="000001EB">
        <w:rPr>
          <w:i/>
          <w:iCs/>
        </w:rPr>
        <w:t>uncategorized</w:t>
      </w:r>
      <w:proofErr w:type="spellEnd"/>
      <w:r w:rsidR="000001EB">
        <w:rPr>
          <w:i/>
          <w:iCs/>
        </w:rPr>
        <w:t>”</w:t>
      </w:r>
      <w:r w:rsidR="005B5186">
        <w:t xml:space="preserve"> (nel caso di CVE o CWE)</w:t>
      </w:r>
      <w:r w:rsidR="000001EB">
        <w:rPr>
          <w:i/>
          <w:iCs/>
        </w:rPr>
        <w:t xml:space="preserve"> </w:t>
      </w:r>
      <w:r w:rsidR="000001EB">
        <w:t xml:space="preserve">e salvando la fonte da cui proviene la relazione ottenuta (figura </w:t>
      </w:r>
      <w:r w:rsidR="00075848">
        <w:t>2</w:t>
      </w:r>
      <w:r w:rsidR="00FD64A4">
        <w:t>2</w:t>
      </w:r>
      <w:r w:rsidR="000001EB">
        <w:t>).</w:t>
      </w:r>
    </w:p>
    <w:p w14:paraId="616018EF" w14:textId="05232F82" w:rsidR="000001EB" w:rsidRDefault="000001EB" w:rsidP="00BB5FD5">
      <w:r>
        <w:t>Le possibili fonti dipendono da come viene ottenuta la relazione e sono:</w:t>
      </w:r>
    </w:p>
    <w:p w14:paraId="31E24CF1" w14:textId="37650E9A" w:rsidR="000001EB" w:rsidRDefault="000001EB" w:rsidP="000001EB">
      <w:pPr>
        <w:pStyle w:val="Paragrafoelenco"/>
        <w:numPr>
          <w:ilvl w:val="0"/>
          <w:numId w:val="45"/>
        </w:numPr>
      </w:pPr>
      <w:r w:rsidRPr="000001EB">
        <w:rPr>
          <w:b/>
          <w:bCs/>
        </w:rPr>
        <w:t>MAPPING</w:t>
      </w:r>
      <w:r w:rsidR="009737BC">
        <w:rPr>
          <w:b/>
          <w:bCs/>
        </w:rPr>
        <w:t>S</w:t>
      </w:r>
      <w:r w:rsidRPr="000001EB">
        <w:rPr>
          <w:b/>
          <w:bCs/>
        </w:rPr>
        <w:t>_EXPLORER</w:t>
      </w:r>
      <w:r>
        <w:t>, se provengono dal medesimo framework;</w:t>
      </w:r>
    </w:p>
    <w:p w14:paraId="190389EE" w14:textId="4342275D" w:rsidR="000001EB" w:rsidRDefault="000001EB" w:rsidP="000001EB">
      <w:pPr>
        <w:pStyle w:val="Paragrafoelenco"/>
        <w:numPr>
          <w:ilvl w:val="0"/>
          <w:numId w:val="45"/>
        </w:numPr>
      </w:pPr>
      <w:r w:rsidRPr="000001EB">
        <w:rPr>
          <w:b/>
          <w:bCs/>
        </w:rPr>
        <w:lastRenderedPageBreak/>
        <w:t>CAPEC</w:t>
      </w:r>
      <w:r>
        <w:t>, se sono ottenute tramite la relazione tra CWE e CAPEC id;</w:t>
      </w:r>
    </w:p>
    <w:p w14:paraId="69C9420E" w14:textId="17A5BFFB" w:rsidR="000001EB" w:rsidRDefault="000001EB" w:rsidP="000001EB">
      <w:pPr>
        <w:pStyle w:val="Paragrafoelenco"/>
        <w:numPr>
          <w:ilvl w:val="0"/>
          <w:numId w:val="45"/>
        </w:numPr>
      </w:pPr>
      <w:r w:rsidRPr="000001EB">
        <w:rPr>
          <w:b/>
          <w:bCs/>
        </w:rPr>
        <w:t>REQUEST_CAPEC</w:t>
      </w:r>
      <w:r>
        <w:t xml:space="preserve">, </w:t>
      </w:r>
      <w:r w:rsidR="007F4FDC">
        <w:t>qual ora</w:t>
      </w:r>
      <w:r>
        <w:t xml:space="preserve"> la relazione sia ottenuta tramite la richiesta </w:t>
      </w:r>
      <w:r w:rsidR="00B8518B">
        <w:t>ad un LLM</w:t>
      </w:r>
      <w:r>
        <w:t xml:space="preserve"> delle </w:t>
      </w:r>
      <w:proofErr w:type="spellStart"/>
      <w:r>
        <w:t>TTPs</w:t>
      </w:r>
      <w:proofErr w:type="spellEnd"/>
      <w:r>
        <w:t xml:space="preserve"> relative ad un CAPEC;</w:t>
      </w:r>
    </w:p>
    <w:p w14:paraId="39009CDD" w14:textId="5C3E9BD5" w:rsidR="000001EB" w:rsidRDefault="000001EB" w:rsidP="000001EB">
      <w:pPr>
        <w:pStyle w:val="Paragrafoelenco"/>
        <w:numPr>
          <w:ilvl w:val="0"/>
          <w:numId w:val="45"/>
        </w:numPr>
      </w:pPr>
      <w:r w:rsidRPr="000001EB">
        <w:rPr>
          <w:b/>
          <w:bCs/>
        </w:rPr>
        <w:t>REQUEST_CWE</w:t>
      </w:r>
      <w:r>
        <w:t xml:space="preserve">, </w:t>
      </w:r>
      <w:r w:rsidR="007F4FDC">
        <w:t>qual ora</w:t>
      </w:r>
      <w:r>
        <w:t xml:space="preserve"> la relazione sia ottenuta tramite la richiesta </w:t>
      </w:r>
      <w:r w:rsidR="00B8518B">
        <w:t>ad un LLM</w:t>
      </w:r>
      <w:r>
        <w:t xml:space="preserve"> delle </w:t>
      </w:r>
      <w:proofErr w:type="spellStart"/>
      <w:r>
        <w:t>TTPs</w:t>
      </w:r>
      <w:proofErr w:type="spellEnd"/>
      <w:r>
        <w:t xml:space="preserve"> relative ad una CWE;</w:t>
      </w:r>
    </w:p>
    <w:p w14:paraId="5B459F6C" w14:textId="3E9419F3" w:rsidR="00CF1D88" w:rsidRDefault="000001EB" w:rsidP="00CF1D88">
      <w:pPr>
        <w:pStyle w:val="Paragrafoelenco"/>
        <w:numPr>
          <w:ilvl w:val="0"/>
          <w:numId w:val="45"/>
        </w:numPr>
      </w:pPr>
      <w:r w:rsidRPr="000001EB">
        <w:rPr>
          <w:b/>
          <w:bCs/>
        </w:rPr>
        <w:t>REQUEST_CVE</w:t>
      </w:r>
      <w:r>
        <w:t xml:space="preserve">, </w:t>
      </w:r>
      <w:r w:rsidR="007F4FDC">
        <w:t>qual ora</w:t>
      </w:r>
      <w:r>
        <w:t xml:space="preserve"> la relazione sia ottenuta tramite la richiesta </w:t>
      </w:r>
      <w:r w:rsidR="00B8518B">
        <w:t xml:space="preserve">ad un LLM </w:t>
      </w:r>
      <w:r>
        <w:t xml:space="preserve">delle </w:t>
      </w:r>
      <w:proofErr w:type="spellStart"/>
      <w:r>
        <w:t>TTPs</w:t>
      </w:r>
      <w:proofErr w:type="spellEnd"/>
      <w:r>
        <w:t xml:space="preserve"> relative ad una CVE.</w:t>
      </w:r>
    </w:p>
    <w:p w14:paraId="0A28FB37" w14:textId="7F286EF0" w:rsidR="00FD64A4" w:rsidRDefault="00FD64A4" w:rsidP="00FD64A4">
      <w:pPr>
        <w:pStyle w:val="Paragrafoelenco"/>
        <w:jc w:val="center"/>
      </w:pPr>
      <w:r w:rsidRPr="0062770A">
        <w:rPr>
          <w:noProof/>
        </w:rPr>
        <w:drawing>
          <wp:inline distT="0" distB="0" distL="0" distR="0" wp14:anchorId="67683D06" wp14:editId="56F42EED">
            <wp:extent cx="2713939" cy="387706"/>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BEBA8EAE-BF5A-486C-A8C5-ECC9F3942E4B}">
                          <a14:imgProps xmlns:a14="http://schemas.microsoft.com/office/drawing/2010/main">
                            <a14:imgLayer r:embed="rId34">
                              <a14:imgEffect>
                                <a14:brightnessContrast bright="20000" contrast="-40000"/>
                              </a14:imgEffect>
                            </a14:imgLayer>
                          </a14:imgProps>
                        </a:ext>
                      </a:extLst>
                    </a:blip>
                    <a:stretch>
                      <a:fillRect/>
                    </a:stretch>
                  </pic:blipFill>
                  <pic:spPr>
                    <a:xfrm>
                      <a:off x="0" y="0"/>
                      <a:ext cx="2871864" cy="410267"/>
                    </a:xfrm>
                    <a:prstGeom prst="rect">
                      <a:avLst/>
                    </a:prstGeom>
                  </pic:spPr>
                </pic:pic>
              </a:graphicData>
            </a:graphic>
          </wp:inline>
        </w:drawing>
      </w:r>
      <w:r>
        <w:br/>
        <w:t xml:space="preserve">Figura 20: </w:t>
      </w:r>
      <w:r w:rsidRPr="0048782A">
        <w:t>Struttura del package</w:t>
      </w:r>
      <w:r w:rsidRPr="0048782A">
        <w:br/>
      </w:r>
      <w:r w:rsidRPr="00FD64A4">
        <w:rPr>
          <w:i/>
          <w:iCs/>
        </w:rPr>
        <w:t>/stix&amp;vulnerability/src/dataProvider/container/</w:t>
      </w:r>
      <w:r>
        <w:rPr>
          <w:i/>
          <w:iCs/>
        </w:rPr>
        <w:t>mitreToV</w:t>
      </w:r>
      <w:r w:rsidRPr="00FD64A4">
        <w:rPr>
          <w:i/>
          <w:iCs/>
        </w:rPr>
        <w:t>ulnerabilityContainer</w:t>
      </w:r>
    </w:p>
    <w:p w14:paraId="69EFE055" w14:textId="6EFBAC3D" w:rsidR="00E73A85" w:rsidRDefault="009737BC" w:rsidP="00531F81">
      <w:pPr>
        <w:jc w:val="center"/>
      </w:pPr>
      <w:r>
        <w:rPr>
          <w:noProof/>
        </w:rPr>
        <w:drawing>
          <wp:inline distT="0" distB="0" distL="0" distR="0" wp14:anchorId="02B098D1" wp14:editId="129A4021">
            <wp:extent cx="4993206" cy="3364992"/>
            <wp:effectExtent l="0" t="0" r="0" b="698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8128" r="8426"/>
                    <a:stretch/>
                  </pic:blipFill>
                  <pic:spPr bwMode="auto">
                    <a:xfrm>
                      <a:off x="0" y="0"/>
                      <a:ext cx="5041408" cy="3397476"/>
                    </a:xfrm>
                    <a:prstGeom prst="rect">
                      <a:avLst/>
                    </a:prstGeom>
                    <a:noFill/>
                    <a:ln>
                      <a:noFill/>
                    </a:ln>
                    <a:extLst>
                      <a:ext uri="{53640926-AAD7-44D8-BBD7-CCE9431645EC}">
                        <a14:shadowObscured xmlns:a14="http://schemas.microsoft.com/office/drawing/2010/main"/>
                      </a:ext>
                    </a:extLst>
                  </pic:spPr>
                </pic:pic>
              </a:graphicData>
            </a:graphic>
          </wp:inline>
        </w:drawing>
      </w:r>
    </w:p>
    <w:p w14:paraId="19B10B68" w14:textId="7ACD9EB1" w:rsidR="00075848" w:rsidRDefault="00E73A85" w:rsidP="006C1A0C">
      <w:pPr>
        <w:jc w:val="center"/>
      </w:pPr>
      <w:r>
        <w:t>Figura 2</w:t>
      </w:r>
      <w:r w:rsidR="00FD64A4">
        <w:t>1</w:t>
      </w:r>
      <w:r>
        <w:t xml:space="preserve">: </w:t>
      </w:r>
      <w:r w:rsidR="00075848">
        <w:t xml:space="preserve">Approccio condizionale per il recupero della relazione tra vulnerabilità e MITRE </w:t>
      </w:r>
      <w:proofErr w:type="spellStart"/>
      <w:r w:rsidR="00075848">
        <w:t>TTPs</w:t>
      </w:r>
      <w:proofErr w:type="spellEnd"/>
    </w:p>
    <w:p w14:paraId="67E414A5" w14:textId="759FE106" w:rsidR="006C1A0C" w:rsidRDefault="005B4546" w:rsidP="006C1A0C">
      <w:pPr>
        <w:jc w:val="center"/>
      </w:pPr>
      <w:r w:rsidRPr="005B4546">
        <w:rPr>
          <w:noProof/>
        </w:rPr>
        <w:lastRenderedPageBreak/>
        <w:drawing>
          <wp:inline distT="0" distB="0" distL="0" distR="0" wp14:anchorId="4FE5C8A6" wp14:editId="730BDCFA">
            <wp:extent cx="3227283" cy="183832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41530" cy="1846440"/>
                    </a:xfrm>
                    <a:prstGeom prst="rect">
                      <a:avLst/>
                    </a:prstGeom>
                  </pic:spPr>
                </pic:pic>
              </a:graphicData>
            </a:graphic>
          </wp:inline>
        </w:drawing>
      </w:r>
      <w:r w:rsidR="00531F81">
        <w:br/>
        <w:t>Figura 2</w:t>
      </w:r>
      <w:r w:rsidR="00FD64A4">
        <w:t>2</w:t>
      </w:r>
      <w:r w:rsidR="00531F81">
        <w:t xml:space="preserve">: Esempio di salvataggio del mapping </w:t>
      </w:r>
      <w:r w:rsidR="00534B3A">
        <w:t>ottenuto tramite una richiesta al modello scelto</w:t>
      </w:r>
    </w:p>
    <w:p w14:paraId="58711498" w14:textId="2DE28CB3" w:rsidR="00130BC0" w:rsidRDefault="00130BC0" w:rsidP="00876EDC">
      <w:pPr>
        <w:pStyle w:val="Titolo6"/>
      </w:pPr>
      <w:r>
        <w:t>Prima strada intrapresa –</w:t>
      </w:r>
      <w:r w:rsidR="002D32C5">
        <w:t xml:space="preserve"> Modelli </w:t>
      </w:r>
      <w:proofErr w:type="spellStart"/>
      <w:r w:rsidR="002D32C5">
        <w:t>preaddestrati</w:t>
      </w:r>
      <w:proofErr w:type="spellEnd"/>
    </w:p>
    <w:p w14:paraId="4A548ADF" w14:textId="5892C076" w:rsidR="008D1ED7" w:rsidRDefault="00130BC0" w:rsidP="00CB2598">
      <w:r>
        <w:t xml:space="preserve">La prima strada intrapresa è stata quella di </w:t>
      </w:r>
      <w:r w:rsidR="0048380B">
        <w:t>testare</w:t>
      </w:r>
      <w:r>
        <w:t xml:space="preserve"> </w:t>
      </w:r>
      <w:r w:rsidR="00B8518B">
        <w:t>come LLM</w:t>
      </w:r>
      <w:r w:rsidR="00A7181F">
        <w:t xml:space="preserve"> potenzialmente utilizzabili</w:t>
      </w:r>
      <w:r w:rsidR="00B8518B">
        <w:t xml:space="preserve"> </w:t>
      </w:r>
      <w:r>
        <w:t>i modelli di machine learning descritti a stato dell’arte.</w:t>
      </w:r>
      <w:r w:rsidR="00CB2598" w:rsidRPr="006E13B2">
        <w:t xml:space="preserve"> </w:t>
      </w:r>
    </w:p>
    <w:p w14:paraId="0F46216A" w14:textId="0A45ADC2" w:rsidR="00CB2598" w:rsidRDefault="00130BC0" w:rsidP="00CB2598">
      <w:r>
        <w:t>Tuttavia,</w:t>
      </w:r>
      <w:r w:rsidR="00CB2598">
        <w:t xml:space="preserve"> come precedentemente spiegato le loro limitazioni non permettono il </w:t>
      </w:r>
      <w:r w:rsidR="00F163A0">
        <w:t>medesimo</w:t>
      </w:r>
      <w:r w:rsidR="00CB2598">
        <w:t xml:space="preserve"> utilizzo nello sviluppo di questo applicativo. Infatti </w:t>
      </w:r>
      <w:r w:rsidR="001C3AB2">
        <w:t>in fase di testing,</w:t>
      </w:r>
      <w:r w:rsidR="00055890">
        <w:t xml:space="preserve"> ad una singola </w:t>
      </w:r>
      <w:r w:rsidR="00A7181F">
        <w:t>vulnerabilità</w:t>
      </w:r>
      <w:r w:rsidR="00055890">
        <w:t xml:space="preserve"> veniva</w:t>
      </w:r>
      <w:r w:rsidR="00F163A0">
        <w:t>no</w:t>
      </w:r>
      <w:r w:rsidR="00055890">
        <w:t xml:space="preserve"> correlat</w:t>
      </w:r>
      <w:r w:rsidR="00F163A0">
        <w:t>e</w:t>
      </w:r>
      <w:r w:rsidR="00055890">
        <w:t xml:space="preserve"> un numero troppo elevato di tecniche MITRE</w:t>
      </w:r>
      <w:r w:rsidR="00D44EC2">
        <w:t>, confermando gli svantaggi presentati</w:t>
      </w:r>
      <w:r w:rsidR="00CB2598">
        <w:t>.</w:t>
      </w:r>
    </w:p>
    <w:p w14:paraId="68D669E7" w14:textId="4242EE98" w:rsidR="001C3AB2" w:rsidRDefault="001C3AB2" w:rsidP="00CB2598">
      <w:r>
        <w:t>Il problema principale nell’utilizzo di questi LLM è che sono addestrati su dataset ridott</w:t>
      </w:r>
      <w:r w:rsidR="0048380B">
        <w:t>i</w:t>
      </w:r>
      <w:r>
        <w:t xml:space="preserve">, vista la grande </w:t>
      </w:r>
      <w:r w:rsidR="00D44EC2">
        <w:t>vastità</w:t>
      </w:r>
      <w:r>
        <w:t xml:space="preserve"> di dati dell</w:t>
      </w:r>
      <w:r w:rsidR="00F163A0">
        <w:t>e informazioni riguardanti la</w:t>
      </w:r>
      <w:r>
        <w:t xml:space="preserve"> CTI</w:t>
      </w:r>
      <w:r w:rsidR="00F163A0">
        <w:t xml:space="preserve"> e i termini specifici</w:t>
      </w:r>
      <w:r>
        <w:t xml:space="preserve">, il che li rende inutilizzabili poiché incapaci di generalizzare correttamente sui dati di apprendimento. Inoltre il framework ATT&amp;CK come ATLAS sono in continua evoluzione e questo rende i modelli in quesitone </w:t>
      </w:r>
      <w:r>
        <w:lastRenderedPageBreak/>
        <w:t>obsoleti già in poco tempo, senza un corretto e continuo aggiornamento.</w:t>
      </w:r>
    </w:p>
    <w:p w14:paraId="05A9F74A" w14:textId="2C30B43F" w:rsidR="001C3AB2" w:rsidRDefault="000A68DF" w:rsidP="00CB2598">
      <w:r>
        <w:t xml:space="preserve">Per ovviare a queste problematiche, </w:t>
      </w:r>
      <w:r w:rsidR="0048380B">
        <w:t>si è pensato di utilizzare un</w:t>
      </w:r>
      <w:r w:rsidR="00050CB1">
        <w:t xml:space="preserve">a </w:t>
      </w:r>
      <w:r>
        <w:t>IA generativa</w:t>
      </w:r>
      <w:r w:rsidR="00F163A0">
        <w:t xml:space="preserve"> </w:t>
      </w:r>
      <w:r>
        <w:t>in grado di elaborare e apprendere perfettamente qualsiasi tipo di testo. Questa funzionalità è cruciale, in quanto</w:t>
      </w:r>
      <w:r w:rsidR="00F163A0">
        <w:t xml:space="preserve">, ricevendo tramite prompt le </w:t>
      </w:r>
      <w:proofErr w:type="spellStart"/>
      <w:r w:rsidR="00F163A0">
        <w:t>TT</w:t>
      </w:r>
      <w:r w:rsidR="0048380B">
        <w:t>P</w:t>
      </w:r>
      <w:r w:rsidR="00F163A0">
        <w:t>s</w:t>
      </w:r>
      <w:proofErr w:type="spellEnd"/>
      <w:r w:rsidR="00F163A0">
        <w:t xml:space="preserve"> più recenti dei framework ATT&amp;CK e ATLAS,</w:t>
      </w:r>
      <w:r>
        <w:t xml:space="preserve"> permette al modello di rimanere aggiornato</w:t>
      </w:r>
      <w:r w:rsidR="00D44EC2">
        <w:t>. In questo modo</w:t>
      </w:r>
      <w:r>
        <w:t xml:space="preserve"> </w:t>
      </w:r>
      <w:r w:rsidR="00050CB1">
        <w:t>si possono ottenere</w:t>
      </w:r>
      <w:r>
        <w:t xml:space="preserve"> risposte attuali e precise</w:t>
      </w:r>
      <w:r w:rsidR="00D44EC2">
        <w:t xml:space="preserve"> e</w:t>
      </w:r>
      <w:r w:rsidR="00F163A0">
        <w:t xml:space="preserve"> si </w:t>
      </w:r>
      <w:r>
        <w:t>riesce a gestire efficacemente le informazioni del dominio della CTI, superando il problema dei dati obsoleti e garantendo un'accurata interpretazione e correlazione dei dati.</w:t>
      </w:r>
    </w:p>
    <w:p w14:paraId="29B5EACF" w14:textId="023E38B4" w:rsidR="00130BC0" w:rsidRDefault="00130BC0" w:rsidP="00876EDC">
      <w:pPr>
        <w:pStyle w:val="Titolo6"/>
      </w:pPr>
      <w:r>
        <w:t>Seconda strada intrapresa – Utilizzo di generative AI</w:t>
      </w:r>
    </w:p>
    <w:p w14:paraId="42FF2A44" w14:textId="4B0AFC98" w:rsidR="00182917" w:rsidRDefault="00182917" w:rsidP="00CB2598">
      <w:r>
        <w:t>La seconda soluzione</w:t>
      </w:r>
      <w:r w:rsidR="000A68DF">
        <w:t>, come preannunciato,</w:t>
      </w:r>
      <w:r>
        <w:t xml:space="preserve"> prevede l’utilizzo di una IA</w:t>
      </w:r>
      <w:r>
        <w:rPr>
          <w:rStyle w:val="Rimandonotaapidipagina"/>
        </w:rPr>
        <w:footnoteReference w:id="32"/>
      </w:r>
      <w:r>
        <w:t xml:space="preserve"> generativa, tra quelle esistenti è stata scelta </w:t>
      </w:r>
      <w:r w:rsidRPr="00B8518B">
        <w:rPr>
          <w:b/>
          <w:bCs/>
        </w:rPr>
        <w:t>GPT</w:t>
      </w:r>
      <w:r w:rsidR="00B8518B" w:rsidRPr="00B8518B">
        <w:rPr>
          <w:b/>
          <w:bCs/>
        </w:rPr>
        <w:t>4o</w:t>
      </w:r>
      <w:r>
        <w:t xml:space="preserve"> di OPENAI, ottenuta</w:t>
      </w:r>
      <w:r w:rsidR="00B8518B">
        <w:t xml:space="preserve"> e distribuita</w:t>
      </w:r>
      <w:r>
        <w:t xml:space="preserve"> tramite Microsoft Azure.</w:t>
      </w:r>
    </w:p>
    <w:p w14:paraId="6A39DEFA" w14:textId="2DFDBAE1" w:rsidR="00182917" w:rsidRDefault="00182917" w:rsidP="00CB2598">
      <w:r>
        <w:t xml:space="preserve">Per ottenere le relazioni tra </w:t>
      </w:r>
      <w:proofErr w:type="spellStart"/>
      <w:r>
        <w:t>TTPs</w:t>
      </w:r>
      <w:proofErr w:type="spellEnd"/>
      <w:r>
        <w:t xml:space="preserve"> e CVE/CWE per ogni </w:t>
      </w:r>
      <w:r w:rsidR="00AA1837">
        <w:t>mappatura</w:t>
      </w:r>
      <w:r>
        <w:t xml:space="preserve"> vengono effettuate 2 richieste a</w:t>
      </w:r>
      <w:r w:rsidR="00B8518B">
        <w:t>ll’IA generativa</w:t>
      </w:r>
      <w:r>
        <w:t>:</w:t>
      </w:r>
    </w:p>
    <w:p w14:paraId="69120BF0" w14:textId="797D879E" w:rsidR="00182917" w:rsidRDefault="00182917" w:rsidP="00182917">
      <w:pPr>
        <w:pStyle w:val="Paragrafoelenco"/>
        <w:numPr>
          <w:ilvl w:val="0"/>
          <w:numId w:val="39"/>
        </w:numPr>
      </w:pPr>
      <w:r>
        <w:t xml:space="preserve">La </w:t>
      </w:r>
      <w:r w:rsidRPr="00854E32">
        <w:rPr>
          <w:b/>
          <w:bCs/>
        </w:rPr>
        <w:t>prima</w:t>
      </w:r>
      <w:r w:rsidR="002A1A7B">
        <w:rPr>
          <w:b/>
          <w:bCs/>
        </w:rPr>
        <w:t xml:space="preserve"> richiesta</w:t>
      </w:r>
      <w:r>
        <w:t xml:space="preserve"> permette di determinare il dominio a cui la </w:t>
      </w:r>
      <w:r w:rsidR="00AA1837">
        <w:t>vulnerabilità</w:t>
      </w:r>
      <w:r>
        <w:t xml:space="preserve"> si riferisce tra i seguenti: </w:t>
      </w:r>
      <w:r w:rsidRPr="00D44EC2">
        <w:rPr>
          <w:b/>
          <w:bCs/>
        </w:rPr>
        <w:t>Enterprise</w:t>
      </w:r>
      <w:r>
        <w:t xml:space="preserve">, </w:t>
      </w:r>
      <w:r w:rsidRPr="00D44EC2">
        <w:rPr>
          <w:b/>
          <w:bCs/>
        </w:rPr>
        <w:t>ICS</w:t>
      </w:r>
      <w:r>
        <w:t xml:space="preserve">, </w:t>
      </w:r>
      <w:r w:rsidRPr="00D44EC2">
        <w:rPr>
          <w:b/>
          <w:bCs/>
        </w:rPr>
        <w:t>Mobile</w:t>
      </w:r>
      <w:r>
        <w:t xml:space="preserve"> e </w:t>
      </w:r>
      <w:proofErr w:type="spellStart"/>
      <w:r w:rsidR="00F163A0" w:rsidRPr="00D44EC2">
        <w:rPr>
          <w:b/>
          <w:bCs/>
        </w:rPr>
        <w:t>Artifical</w:t>
      </w:r>
      <w:proofErr w:type="spellEnd"/>
      <w:r w:rsidR="00F163A0">
        <w:t xml:space="preserve"> </w:t>
      </w:r>
      <w:r w:rsidR="00F163A0" w:rsidRPr="00D44EC2">
        <w:rPr>
          <w:b/>
          <w:bCs/>
        </w:rPr>
        <w:t>Intelligence</w:t>
      </w:r>
      <w:r w:rsidR="000A68DF">
        <w:t xml:space="preserve">, in modo da definire quali sono le </w:t>
      </w:r>
      <w:proofErr w:type="spellStart"/>
      <w:r w:rsidR="000A68DF">
        <w:t>TTPs</w:t>
      </w:r>
      <w:proofErr w:type="spellEnd"/>
      <w:r w:rsidR="000A68DF">
        <w:t xml:space="preserve"> su cui il </w:t>
      </w:r>
      <w:r w:rsidR="000A68DF">
        <w:lastRenderedPageBreak/>
        <w:t xml:space="preserve">modello dovrà ragionare per prendere la decisione </w:t>
      </w:r>
      <w:r w:rsidR="00D44EC2">
        <w:t>successivamente</w:t>
      </w:r>
      <w:r w:rsidR="000A68DF">
        <w:t xml:space="preserve"> richiesta</w:t>
      </w:r>
      <w:r w:rsidR="00EA090F">
        <w:t>.</w:t>
      </w:r>
    </w:p>
    <w:p w14:paraId="48718CB7" w14:textId="6E841A9E" w:rsidR="00066D7B" w:rsidRDefault="00066D7B" w:rsidP="00066D7B">
      <w:pPr>
        <w:pStyle w:val="Paragrafoelenco"/>
        <w:numPr>
          <w:ilvl w:val="0"/>
          <w:numId w:val="39"/>
        </w:numPr>
      </w:pPr>
      <w:r>
        <w:t xml:space="preserve">La </w:t>
      </w:r>
      <w:r w:rsidRPr="00854E32">
        <w:rPr>
          <w:b/>
          <w:bCs/>
        </w:rPr>
        <w:t>seconda</w:t>
      </w:r>
      <w:r>
        <w:t xml:space="preserve"> </w:t>
      </w:r>
      <w:r w:rsidRPr="002A1A7B">
        <w:rPr>
          <w:b/>
          <w:bCs/>
        </w:rPr>
        <w:t>richiesta</w:t>
      </w:r>
      <w:r>
        <w:t xml:space="preserve"> utilizza la risposta ottenuta dal primo prompt per definire quale query effettuare. In base al dominio ottenuto precedentemente, viene fornito al modello un prompt che, </w:t>
      </w:r>
      <w:r w:rsidR="00B8518B">
        <w:t>tramite il ruolo di</w:t>
      </w:r>
      <w:r>
        <w:t xml:space="preserve"> "system", include tutt</w:t>
      </w:r>
      <w:r w:rsidR="00D44EC2">
        <w:t>e</w:t>
      </w:r>
      <w:r>
        <w:t xml:space="preserve"> </w:t>
      </w:r>
      <w:r w:rsidR="00E34040">
        <w:t xml:space="preserve">le tecniche </w:t>
      </w:r>
      <w:proofErr w:type="spellStart"/>
      <w:r w:rsidR="00E34040">
        <w:t>parent</w:t>
      </w:r>
      <w:proofErr w:type="spellEnd"/>
      <w:r w:rsidR="00E34040">
        <w:rPr>
          <w:rStyle w:val="Rimandonotaapidipagina"/>
        </w:rPr>
        <w:footnoteReference w:id="33"/>
      </w:r>
      <w:r>
        <w:t xml:space="preserve"> conosciut</w:t>
      </w:r>
      <w:r w:rsidR="00E34040">
        <w:t>e</w:t>
      </w:r>
      <w:r>
        <w:t xml:space="preserve"> per quel dominio</w:t>
      </w:r>
      <w:r w:rsidR="00B8518B">
        <w:t>, ognuno con il proprio ID, nome e primo paragrafo della descrizione in modo da fornire al modello le conoscenze necessarie per cercare la relazione</w:t>
      </w:r>
      <w:r>
        <w:t>. Contestualmente, come "user", viene fornita la descrizione della vulnerabilità, chiedendo al modello di restituire, in un formato JSON, la</w:t>
      </w:r>
      <w:r w:rsidR="005250A8">
        <w:t xml:space="preserve"> lista dei MITRE ID</w:t>
      </w:r>
      <w:r w:rsidR="000A68DF">
        <w:t xml:space="preserve"> degli</w:t>
      </w:r>
      <w:r>
        <w:t xml:space="preserve"> </w:t>
      </w:r>
      <w:proofErr w:type="spellStart"/>
      <w:r>
        <w:t>attack</w:t>
      </w:r>
      <w:proofErr w:type="spellEnd"/>
      <w:r>
        <w:t>-patterns correlati.</w:t>
      </w:r>
    </w:p>
    <w:p w14:paraId="0309770A" w14:textId="03A05AAA" w:rsidR="003B5406" w:rsidRDefault="00066D7B" w:rsidP="00CB2598">
      <w:r>
        <w:t>Utilizzando quindi questi prompts</w:t>
      </w:r>
      <w:r w:rsidR="00050CB1">
        <w:t xml:space="preserve"> dalla dimensione totale di circa 18000 token</w:t>
      </w:r>
      <w:r w:rsidR="00EA090F">
        <w:t>, è possibile generare</w:t>
      </w:r>
      <w:r w:rsidR="00CB2598" w:rsidRPr="006E13B2">
        <w:t xml:space="preserve"> una nuova mappatura, la quale verrà successivamente </w:t>
      </w:r>
      <w:r w:rsidR="00CB2598" w:rsidRPr="00E0665B">
        <w:t>salvata</w:t>
      </w:r>
      <w:r w:rsidR="00CB2598" w:rsidRPr="006E13B2">
        <w:t xml:space="preserve"> nel</w:t>
      </w:r>
      <w:r w:rsidR="0065461B">
        <w:t>l’apposito file JSON in base all’approccio precedentemente descritto</w:t>
      </w:r>
      <w:r w:rsidR="00CB2598" w:rsidRPr="006E13B2">
        <w:t xml:space="preserve">. Di conseguenza, le ricerche future della stessa vulnerabilità risulteranno </w:t>
      </w:r>
      <w:r w:rsidR="0065461B">
        <w:t xml:space="preserve">meno </w:t>
      </w:r>
      <w:proofErr w:type="spellStart"/>
      <w:r w:rsidR="0065461B">
        <w:t>computazionalmente</w:t>
      </w:r>
      <w:proofErr w:type="spellEnd"/>
      <w:r w:rsidR="0065461B">
        <w:t xml:space="preserve"> </w:t>
      </w:r>
      <w:r w:rsidR="002A1A7B">
        <w:t>onerose</w:t>
      </w:r>
      <w:r w:rsidR="00CB2598" w:rsidRPr="006E13B2">
        <w:t>, grazie alla disponibilità immediata della correlazione precedentemente determinata.</w:t>
      </w:r>
    </w:p>
    <w:p w14:paraId="3510C48E" w14:textId="67EB1A5C" w:rsidR="00066D7B" w:rsidRDefault="00066D7B" w:rsidP="00E9364E">
      <w:pPr>
        <w:pStyle w:val="Titolo4"/>
      </w:pPr>
      <w:proofErr w:type="spellStart"/>
      <w:r>
        <w:lastRenderedPageBreak/>
        <w:t>gptAPI</w:t>
      </w:r>
      <w:proofErr w:type="spellEnd"/>
    </w:p>
    <w:p w14:paraId="6253370B" w14:textId="6522644A" w:rsidR="00ED4284" w:rsidRDefault="00ED4284" w:rsidP="00ED4284">
      <w:r>
        <w:t xml:space="preserve">Per ottenere una nuova relazione, come precedentemente descritto, viene utilizzato il modulo </w:t>
      </w:r>
      <w:proofErr w:type="spellStart"/>
      <w:r w:rsidRPr="00050CB1">
        <w:rPr>
          <w:b/>
          <w:bCs/>
        </w:rPr>
        <w:t>gptAPI</w:t>
      </w:r>
      <w:proofErr w:type="spellEnd"/>
      <w:r>
        <w:t xml:space="preserve">. </w:t>
      </w:r>
      <w:r w:rsidR="00050CB1">
        <w:t>Il presente modulo c</w:t>
      </w:r>
      <w:r>
        <w:t>onsente di comunicare con il modello distribuito tramite Microsoft Azure</w:t>
      </w:r>
      <w:r w:rsidR="00050CB1">
        <w:t xml:space="preserve">, attraverso la classe </w:t>
      </w:r>
      <w:r w:rsidRPr="00ED4284">
        <w:rPr>
          <w:b/>
          <w:bCs/>
        </w:rPr>
        <w:t>GPT_API</w:t>
      </w:r>
      <w:r w:rsidR="00050CB1">
        <w:t>, la quale</w:t>
      </w:r>
      <w:r>
        <w:t xml:space="preserve"> </w:t>
      </w:r>
      <w:r w:rsidR="00050CB1">
        <w:t>fornisce</w:t>
      </w:r>
      <w:r>
        <w:t xml:space="preserve"> le funzioni per effettuare </w:t>
      </w:r>
      <w:r w:rsidR="00050CB1">
        <w:t>richiesta</w:t>
      </w:r>
      <w:r>
        <w:t xml:space="preserve"> delle due query descritte in precedenza.</w:t>
      </w:r>
    </w:p>
    <w:p w14:paraId="4EA44E29" w14:textId="14CE0A74" w:rsidR="00C77CF1" w:rsidRDefault="00C77CF1" w:rsidP="00E9364E">
      <w:pPr>
        <w:pStyle w:val="Titolo4"/>
      </w:pPr>
      <w:r>
        <w:t xml:space="preserve">PDF </w:t>
      </w:r>
      <w:r w:rsidR="00AE24D3">
        <w:t>Utility</w:t>
      </w:r>
    </w:p>
    <w:p w14:paraId="0E81D0D0" w14:textId="1BFF1A1A" w:rsidR="00AE24D3" w:rsidRDefault="00C77CF1" w:rsidP="00C77CF1">
      <w:r>
        <w:t xml:space="preserve">Nel container </w:t>
      </w:r>
      <w:proofErr w:type="spellStart"/>
      <w:r w:rsidR="004B0234">
        <w:t>stix&amp;vulnerability</w:t>
      </w:r>
      <w:proofErr w:type="spellEnd"/>
      <w:r>
        <w:t xml:space="preserve"> vi è anche un </w:t>
      </w:r>
      <w:r w:rsidR="00C95B1D">
        <w:t xml:space="preserve">modulo </w:t>
      </w:r>
      <w:r>
        <w:t>che incapsula</w:t>
      </w:r>
      <w:r w:rsidR="00AE24D3">
        <w:t xml:space="preserve"> la manipolazione dei file in formato </w:t>
      </w:r>
      <w:r w:rsidR="009E19E8">
        <w:t>PDF</w:t>
      </w:r>
      <w:r w:rsidR="00AE24D3">
        <w:t>. In questo modulo vi sono 2 sotto moduli.</w:t>
      </w:r>
    </w:p>
    <w:p w14:paraId="6EA011FC" w14:textId="1B96EDE7" w:rsidR="00AE24D3" w:rsidRDefault="00AE24D3" w:rsidP="00AE24D3">
      <w:pPr>
        <w:pStyle w:val="Titolo5"/>
      </w:pPr>
      <w:r>
        <w:t>PDF Generation</w:t>
      </w:r>
    </w:p>
    <w:p w14:paraId="5E1B8061" w14:textId="58196F66" w:rsidR="00C77CF1" w:rsidRDefault="00062C24" w:rsidP="00C77CF1">
      <w:r w:rsidRPr="00062C24">
        <w:rPr>
          <w:b/>
          <w:bCs/>
        </w:rPr>
        <w:t xml:space="preserve">Pdf </w:t>
      </w:r>
      <w:r w:rsidR="00367BEA">
        <w:rPr>
          <w:b/>
          <w:bCs/>
        </w:rPr>
        <w:t>Ge</w:t>
      </w:r>
      <w:r w:rsidRPr="00062C24">
        <w:rPr>
          <w:b/>
          <w:bCs/>
        </w:rPr>
        <w:t>neration</w:t>
      </w:r>
      <w:r>
        <w:t xml:space="preserve"> incapsula il comportamento</w:t>
      </w:r>
      <w:r w:rsidR="00C77CF1">
        <w:t xml:space="preserve"> della libreria </w:t>
      </w:r>
      <w:proofErr w:type="spellStart"/>
      <w:r w:rsidR="00C77CF1" w:rsidRPr="00C77CF1">
        <w:rPr>
          <w:b/>
          <w:bCs/>
        </w:rPr>
        <w:t>pdfkit</w:t>
      </w:r>
      <w:proofErr w:type="spellEnd"/>
      <w:r w:rsidR="00C77CF1">
        <w:t>,</w:t>
      </w:r>
      <w:r w:rsidR="00AE24D3">
        <w:t xml:space="preserve"> </w:t>
      </w:r>
      <w:r w:rsidR="00C77CF1">
        <w:t>la quale</w:t>
      </w:r>
      <w:r>
        <w:t>,</w:t>
      </w:r>
      <w:r w:rsidR="00C77CF1">
        <w:t xml:space="preserve"> tramite l’utilizzo del package </w:t>
      </w:r>
      <w:proofErr w:type="spellStart"/>
      <w:r w:rsidR="00C77CF1" w:rsidRPr="00C77CF1">
        <w:rPr>
          <w:b/>
          <w:bCs/>
        </w:rPr>
        <w:t>wkhtmltopd</w:t>
      </w:r>
      <w:r>
        <w:rPr>
          <w:b/>
          <w:bCs/>
        </w:rPr>
        <w:t>f</w:t>
      </w:r>
      <w:proofErr w:type="spellEnd"/>
      <w:r>
        <w:t>, permette</w:t>
      </w:r>
      <w:r w:rsidRPr="00062C24">
        <w:t xml:space="preserve"> </w:t>
      </w:r>
      <w:r w:rsidR="00C77CF1">
        <w:t xml:space="preserve">di generare un file in formato .pdf partendo dal formato HTML. Questa funzionalità viene utilizzata per andare a generare un report che dato </w:t>
      </w:r>
      <w:r w:rsidR="004B0234">
        <w:t>un insieme</w:t>
      </w:r>
      <w:r w:rsidR="00C77CF1">
        <w:t xml:space="preserve"> di </w:t>
      </w:r>
      <w:proofErr w:type="spellStart"/>
      <w:r w:rsidR="00C77CF1">
        <w:t>attack</w:t>
      </w:r>
      <w:proofErr w:type="spellEnd"/>
      <w:r w:rsidR="00C77CF1">
        <w:t xml:space="preserve">-patterns riscontrati, </w:t>
      </w:r>
      <w:r w:rsidR="004B0234">
        <w:t>fornisce</w:t>
      </w:r>
      <w:r w:rsidR="00C77CF1">
        <w:t xml:space="preserve"> la probabilità con cui si sta subendo un attacco informatico da parte degli </w:t>
      </w:r>
      <w:proofErr w:type="spellStart"/>
      <w:r w:rsidR="00C77CF1">
        <w:t>Instrusion</w:t>
      </w:r>
      <w:proofErr w:type="spellEnd"/>
      <w:r w:rsidR="00C77CF1">
        <w:t xml:space="preserve"> Set conosciuti.</w:t>
      </w:r>
    </w:p>
    <w:p w14:paraId="57D61CEE" w14:textId="6BD9A237" w:rsidR="00062C24" w:rsidRDefault="00062C24" w:rsidP="00062C24">
      <w:pPr>
        <w:pStyle w:val="Titolo5"/>
      </w:pPr>
      <w:r>
        <w:t xml:space="preserve">PDF </w:t>
      </w:r>
      <w:proofErr w:type="spellStart"/>
      <w:r>
        <w:t>Extraction</w:t>
      </w:r>
      <w:proofErr w:type="spellEnd"/>
    </w:p>
    <w:p w14:paraId="1730FD83" w14:textId="388C31EA" w:rsidR="00062C24" w:rsidRPr="00367BEA" w:rsidRDefault="00367BEA" w:rsidP="00062C24">
      <w:r>
        <w:rPr>
          <w:b/>
          <w:bCs/>
        </w:rPr>
        <w:t xml:space="preserve">PDF </w:t>
      </w:r>
      <w:proofErr w:type="spellStart"/>
      <w:r>
        <w:rPr>
          <w:b/>
          <w:bCs/>
        </w:rPr>
        <w:t>Extraction</w:t>
      </w:r>
      <w:proofErr w:type="spellEnd"/>
      <w:r>
        <w:rPr>
          <w:b/>
          <w:bCs/>
        </w:rPr>
        <w:t xml:space="preserve"> </w:t>
      </w:r>
      <w:r>
        <w:t xml:space="preserve">integra il comportamento della libreria </w:t>
      </w:r>
      <w:proofErr w:type="spellStart"/>
      <w:r>
        <w:rPr>
          <w:b/>
          <w:bCs/>
        </w:rPr>
        <w:t>pypdf</w:t>
      </w:r>
      <w:proofErr w:type="spellEnd"/>
      <w:r>
        <w:t xml:space="preserve">. La libreria in </w:t>
      </w:r>
      <w:r w:rsidR="004B0234">
        <w:t>questione</w:t>
      </w:r>
      <w:r>
        <w:t xml:space="preserve"> viene utilizzata per andare a estrarre il testo da un file in formato PDF. Questa funzionalità permette di andare </w:t>
      </w:r>
      <w:r>
        <w:lastRenderedPageBreak/>
        <w:t>ad implementare la funzione</w:t>
      </w:r>
      <w:r w:rsidR="004B0234">
        <w:t xml:space="preserve"> di</w:t>
      </w:r>
      <w:r>
        <w:t xml:space="preserve"> lettura di un CTI report ed estrazione delle vulnerabilità in esso</w:t>
      </w:r>
      <w:r w:rsidR="004B0234">
        <w:t xml:space="preserve"> presenti</w:t>
      </w:r>
      <w:r>
        <w:t>.</w:t>
      </w:r>
    </w:p>
    <w:p w14:paraId="6A6F15EF" w14:textId="608C98E1" w:rsidR="00876EDC" w:rsidRDefault="00876EDC" w:rsidP="00876EDC">
      <w:pPr>
        <w:pStyle w:val="Titolo4"/>
      </w:pPr>
      <w:r>
        <w:t xml:space="preserve">Interfaccia per </w:t>
      </w:r>
      <w:proofErr w:type="spellStart"/>
      <w:r>
        <w:t>cvwelib</w:t>
      </w:r>
      <w:proofErr w:type="spellEnd"/>
    </w:p>
    <w:p w14:paraId="6D36FC8F" w14:textId="7193BB77" w:rsidR="00876EDC" w:rsidRPr="00876EDC" w:rsidRDefault="00876EDC" w:rsidP="00876EDC">
      <w:r>
        <w:t xml:space="preserve">All’interno di </w:t>
      </w:r>
      <w:proofErr w:type="spellStart"/>
      <w:r>
        <w:t>stix&amp;vulnerability</w:t>
      </w:r>
      <w:proofErr w:type="spellEnd"/>
      <w:r>
        <w:t xml:space="preserve"> è presente anche un modulo che ha il compito di fornire un’interfaccia per effettuare le query ed ottenere le vulnerabilità</w:t>
      </w:r>
      <w:r w:rsidR="004B0234">
        <w:t xml:space="preserve"> dal container che distribuisce la</w:t>
      </w:r>
      <w:r>
        <w:t xml:space="preserve"> libreria </w:t>
      </w:r>
      <w:proofErr w:type="spellStart"/>
      <w:r>
        <w:t>cvwelib</w:t>
      </w:r>
      <w:proofErr w:type="spellEnd"/>
      <w:r w:rsidR="006A2741">
        <w:t xml:space="preserve"> (figura 2</w:t>
      </w:r>
      <w:r w:rsidR="00FD64A4">
        <w:t>3</w:t>
      </w:r>
      <w:r w:rsidR="006A2741">
        <w:t>)</w:t>
      </w:r>
      <w:r>
        <w:t xml:space="preserve">, tramite i moduli </w:t>
      </w:r>
      <w:r w:rsidRPr="00876EDC">
        <w:rPr>
          <w:b/>
          <w:bCs/>
        </w:rPr>
        <w:t>CVE.py</w:t>
      </w:r>
      <w:r>
        <w:t xml:space="preserve"> e </w:t>
      </w:r>
      <w:r w:rsidRPr="00876EDC">
        <w:rPr>
          <w:b/>
          <w:bCs/>
        </w:rPr>
        <w:t>CWE.py</w:t>
      </w:r>
      <w:r>
        <w:t xml:space="preserve">. </w:t>
      </w:r>
      <w:r w:rsidRPr="00876EDC">
        <w:t xml:space="preserve">Questo approccio offre diversi vantaggi significativi. In primo luogo, centralizzando l'accesso alle informazioni sulle vulnerabilità, si semplifica notevolmente il processo di recupero dei dati, rendendo più efficiente l'interazione con il sistema. </w:t>
      </w:r>
      <w:r w:rsidR="00210C96">
        <w:t>Tramite ci</w:t>
      </w:r>
      <w:r w:rsidR="004B0234">
        <w:t>ò</w:t>
      </w:r>
      <w:r w:rsidR="00210C96">
        <w:t xml:space="preserve"> è</w:t>
      </w:r>
      <w:r w:rsidRPr="00876EDC">
        <w:t xml:space="preserve"> </w:t>
      </w:r>
      <w:r w:rsidR="004B0234">
        <w:t>facile effettuare</w:t>
      </w:r>
      <w:r w:rsidRPr="00876EDC">
        <w:t xml:space="preserve"> query specifiche senza dover comprendere la complessità interna del</w:t>
      </w:r>
      <w:r w:rsidR="004B0234">
        <w:t xml:space="preserve">la libreria </w:t>
      </w:r>
      <w:proofErr w:type="spellStart"/>
      <w:r w:rsidRPr="00876EDC">
        <w:t>cvwelib</w:t>
      </w:r>
      <w:proofErr w:type="spellEnd"/>
      <w:r w:rsidRPr="00876EDC">
        <w:t>.</w:t>
      </w:r>
    </w:p>
    <w:p w14:paraId="7183E086" w14:textId="7BBAD513" w:rsidR="00876EDC" w:rsidRPr="00876EDC" w:rsidRDefault="00876EDC" w:rsidP="00876EDC">
      <w:r w:rsidRPr="00876EDC">
        <w:t>Inoltre, quest</w:t>
      </w:r>
      <w:r w:rsidR="004B0234">
        <w:t xml:space="preserve">a </w:t>
      </w:r>
      <w:r w:rsidRPr="00876EDC">
        <w:t xml:space="preserve">interfaccia permette una maggiore flessibilità nell'aggiornamento e nella manutenzione del sistema. Qualsiasi cambiamento nella struttura dei dati o nelle fonti di aggiornamento può essere gestito all'interno del modulo </w:t>
      </w:r>
      <w:proofErr w:type="spellStart"/>
      <w:r w:rsidRPr="00876EDC">
        <w:t>cvwelib</w:t>
      </w:r>
      <w:proofErr w:type="spellEnd"/>
      <w:r w:rsidRPr="00876EDC">
        <w:t xml:space="preserve"> senza influenzare gli utenti finali o altre parti del sistema. Questo separa chiaramente le responsabilità e facilita la gestione del codice.</w:t>
      </w:r>
    </w:p>
    <w:p w14:paraId="6B4973AE" w14:textId="2BF44587" w:rsidR="00876EDC" w:rsidRDefault="00876EDC" w:rsidP="00876EDC">
      <w:r w:rsidRPr="00876EDC">
        <w:t>Un altro vantaggio è la possibilità di estendere le funzionalità del sistema. Con un modulo dedicato all'interfaccia delle query, diventa più semplice aggiungere nuove fonti di dati o implementare nuove funzionalità di ricerca e filtraggio senza dover riscrivere o modificare significativamente altre parti del sistema.</w:t>
      </w:r>
    </w:p>
    <w:p w14:paraId="551C16D2" w14:textId="0B6F230C" w:rsidR="00876EDC" w:rsidRDefault="00876EDC" w:rsidP="00876EDC">
      <w:r>
        <w:lastRenderedPageBreak/>
        <w:t>Pertanto questa organizzazione modulare migliora la scalabilità e la robustezza del sistema, consentendo di effettuare test e debug in modo più efficace.</w:t>
      </w:r>
    </w:p>
    <w:p w14:paraId="41A03629" w14:textId="5610C6B8" w:rsidR="00681606" w:rsidRDefault="00681606" w:rsidP="00681606">
      <w:pPr>
        <w:pStyle w:val="Titolo4"/>
      </w:pPr>
      <w:r>
        <w:t xml:space="preserve">Interfaccia per </w:t>
      </w:r>
      <w:proofErr w:type="spellStart"/>
      <w:r>
        <w:t>capeclib</w:t>
      </w:r>
      <w:proofErr w:type="spellEnd"/>
    </w:p>
    <w:p w14:paraId="3E9FA264" w14:textId="29307D47" w:rsidR="00210C96" w:rsidRDefault="00210C96" w:rsidP="00210C96">
      <w:r>
        <w:t>Il modulo</w:t>
      </w:r>
      <w:r w:rsidRPr="00210C96">
        <w:rPr>
          <w:i/>
          <w:iCs/>
        </w:rPr>
        <w:t xml:space="preserve"> </w:t>
      </w:r>
      <w:proofErr w:type="spellStart"/>
      <w:r w:rsidRPr="00210C96">
        <w:rPr>
          <w:i/>
          <w:iCs/>
        </w:rPr>
        <w:t>interfaceToCAPEC</w:t>
      </w:r>
      <w:proofErr w:type="spellEnd"/>
      <w:r>
        <w:t xml:space="preserve">, ha il compito di comunicare con il </w:t>
      </w:r>
      <w:proofErr w:type="spellStart"/>
      <w:r>
        <w:t>continer</w:t>
      </w:r>
      <w:proofErr w:type="spellEnd"/>
      <w:r>
        <w:t xml:space="preserve"> </w:t>
      </w:r>
      <w:proofErr w:type="spellStart"/>
      <w:r>
        <w:rPr>
          <w:i/>
          <w:iCs/>
        </w:rPr>
        <w:t>capeclib</w:t>
      </w:r>
      <w:proofErr w:type="spellEnd"/>
      <w:r>
        <w:t xml:space="preserve">, tramite </w:t>
      </w:r>
      <w:r w:rsidRPr="00210C96">
        <w:rPr>
          <w:b/>
          <w:bCs/>
        </w:rPr>
        <w:t>CAPEC.py</w:t>
      </w:r>
      <w:r>
        <w:t xml:space="preserve">, al fine di ottenere le informazioni </w:t>
      </w:r>
      <w:r w:rsidR="004C52A5">
        <w:t>necessarie</w:t>
      </w:r>
      <w:r>
        <w:t xml:space="preserve"> per effettuare il mapping tra vulnerabilità e tecniche di attacco. </w:t>
      </w:r>
    </w:p>
    <w:p w14:paraId="1ADA4239" w14:textId="18B3AB42" w:rsidR="00210C96" w:rsidRPr="00210C96" w:rsidRDefault="00210C96" w:rsidP="00210C96">
      <w:r>
        <w:t xml:space="preserve">I vantaggi, nell’utilizzo di un’interfaccia per contenere la comunicazione con il container esterno in questione, sono i medesimi spiegati al punto precedente per </w:t>
      </w:r>
      <w:proofErr w:type="spellStart"/>
      <w:r>
        <w:rPr>
          <w:i/>
          <w:iCs/>
        </w:rPr>
        <w:t>cvwelib</w:t>
      </w:r>
      <w:proofErr w:type="spellEnd"/>
      <w:r>
        <w:t>.</w:t>
      </w:r>
    </w:p>
    <w:p w14:paraId="2E89D464" w14:textId="21B765B4" w:rsidR="00E9364E" w:rsidRDefault="00E9364E" w:rsidP="00E9364E">
      <w:pPr>
        <w:pStyle w:val="Titolo3"/>
      </w:pPr>
      <w:bookmarkStart w:id="191" w:name="_Toc170820319"/>
      <w:r>
        <w:t xml:space="preserve">Data </w:t>
      </w:r>
      <w:proofErr w:type="spellStart"/>
      <w:r>
        <w:t>Acces</w:t>
      </w:r>
      <w:proofErr w:type="spellEnd"/>
      <w:r>
        <w:t xml:space="preserve"> API</w:t>
      </w:r>
      <w:bookmarkEnd w:id="191"/>
    </w:p>
    <w:p w14:paraId="21D30A80" w14:textId="6E59C395" w:rsidR="00A10688" w:rsidRPr="00A10688" w:rsidRDefault="00A10688" w:rsidP="008B2DF8">
      <w:r>
        <w:t xml:space="preserve">La struttura del package </w:t>
      </w:r>
      <w:proofErr w:type="spellStart"/>
      <w:r w:rsidRPr="008B2DF8">
        <w:rPr>
          <w:b/>
          <w:bCs/>
        </w:rPr>
        <w:t>dataAccessAPI</w:t>
      </w:r>
      <w:proofErr w:type="spellEnd"/>
      <w:r>
        <w:t xml:space="preserve"> </w:t>
      </w:r>
      <w:proofErr w:type="gramStart"/>
      <w:r>
        <w:t>è organizzat</w:t>
      </w:r>
      <w:r w:rsidR="008B2DF8">
        <w:t>o</w:t>
      </w:r>
      <w:proofErr w:type="gramEnd"/>
      <w:r>
        <w:t xml:space="preserve"> per facilitare l’accesso e la manipolazione dei dati, rendendoli più leggibili e facilmente utilizzabili dagli altri componenti del sistema.</w:t>
      </w:r>
    </w:p>
    <w:p w14:paraId="414DAD1E" w14:textId="5DF8B48D" w:rsidR="00A10688" w:rsidRPr="00A10688" w:rsidRDefault="00A10688" w:rsidP="00A10688">
      <w:pPr>
        <w:jc w:val="center"/>
      </w:pPr>
      <w:r w:rsidRPr="00A10688">
        <w:rPr>
          <w:noProof/>
        </w:rPr>
        <w:lastRenderedPageBreak/>
        <w:drawing>
          <wp:inline distT="0" distB="0" distL="0" distR="0" wp14:anchorId="52BD8D12" wp14:editId="76DDA714">
            <wp:extent cx="2619741" cy="243874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BEBA8EAE-BF5A-486C-A8C5-ECC9F3942E4B}">
                          <a14:imgProps xmlns:a14="http://schemas.microsoft.com/office/drawing/2010/main">
                            <a14:imgLayer r:embed="rId38">
                              <a14:imgEffect>
                                <a14:brightnessContrast bright="20000" contrast="-40000"/>
                              </a14:imgEffect>
                            </a14:imgLayer>
                          </a14:imgProps>
                        </a:ext>
                      </a:extLst>
                    </a:blip>
                    <a:stretch>
                      <a:fillRect/>
                    </a:stretch>
                  </pic:blipFill>
                  <pic:spPr>
                    <a:xfrm>
                      <a:off x="0" y="0"/>
                      <a:ext cx="2619741" cy="2438740"/>
                    </a:xfrm>
                    <a:prstGeom prst="rect">
                      <a:avLst/>
                    </a:prstGeom>
                  </pic:spPr>
                </pic:pic>
              </a:graphicData>
            </a:graphic>
          </wp:inline>
        </w:drawing>
      </w:r>
      <w:r>
        <w:br/>
        <w:t>Figura 2</w:t>
      </w:r>
      <w:r w:rsidR="00FD64A4">
        <w:t>3</w:t>
      </w:r>
      <w:r>
        <w:t>: Struttura del package</w:t>
      </w:r>
      <w:r>
        <w:br/>
      </w:r>
      <w:r w:rsidRPr="00780237">
        <w:rPr>
          <w:i/>
          <w:iCs/>
        </w:rPr>
        <w:t>/</w:t>
      </w:r>
      <w:proofErr w:type="spellStart"/>
      <w:r w:rsidRPr="00780237">
        <w:rPr>
          <w:i/>
          <w:iCs/>
        </w:rPr>
        <w:t>stix&amp;vulnerability</w:t>
      </w:r>
      <w:proofErr w:type="spellEnd"/>
      <w:r w:rsidRPr="00B574B1">
        <w:rPr>
          <w:i/>
          <w:iCs/>
        </w:rPr>
        <w:t>/</w:t>
      </w:r>
      <w:proofErr w:type="spellStart"/>
      <w:r w:rsidRPr="00B574B1">
        <w:rPr>
          <w:i/>
          <w:iCs/>
        </w:rPr>
        <w:t>src</w:t>
      </w:r>
      <w:proofErr w:type="spellEnd"/>
      <w:r w:rsidRPr="00B574B1">
        <w:rPr>
          <w:i/>
          <w:iCs/>
        </w:rPr>
        <w:t>/</w:t>
      </w:r>
      <w:proofErr w:type="spellStart"/>
      <w:r>
        <w:rPr>
          <w:i/>
          <w:iCs/>
        </w:rPr>
        <w:t>dataAccesAPI</w:t>
      </w:r>
      <w:proofErr w:type="spellEnd"/>
      <w:r>
        <w:rPr>
          <w:i/>
          <w:iCs/>
        </w:rPr>
        <w:t>/</w:t>
      </w:r>
    </w:p>
    <w:p w14:paraId="255279F9" w14:textId="39364716" w:rsidR="001E3861" w:rsidRDefault="001E3861" w:rsidP="00E9364E">
      <w:pPr>
        <w:pStyle w:val="Titolo2"/>
      </w:pPr>
      <w:bookmarkStart w:id="192" w:name="_Toc170820320"/>
      <w:proofErr w:type="spellStart"/>
      <w:r>
        <w:t>c</w:t>
      </w:r>
      <w:r w:rsidR="00ED4284">
        <w:t>vwelib</w:t>
      </w:r>
      <w:bookmarkEnd w:id="192"/>
      <w:proofErr w:type="spellEnd"/>
    </w:p>
    <w:p w14:paraId="237042D8" w14:textId="4B6C1EDD" w:rsidR="00066D7B" w:rsidRDefault="00255D24" w:rsidP="00255D24">
      <w:r>
        <w:t xml:space="preserve">Questo container fornisce le API per ottenere le informazioni delle vulnerabilità (CVE e CWE). Il container include un server </w:t>
      </w:r>
      <w:proofErr w:type="spellStart"/>
      <w:r w:rsidR="004C52A5">
        <w:t>F</w:t>
      </w:r>
      <w:r>
        <w:t>lask</w:t>
      </w:r>
      <w:proofErr w:type="spellEnd"/>
      <w:r>
        <w:t xml:space="preserve"> che mette a disposizione la libreria </w:t>
      </w:r>
      <w:proofErr w:type="spellStart"/>
      <w:r w:rsidRPr="00255D24">
        <w:rPr>
          <w:b/>
          <w:bCs/>
        </w:rPr>
        <w:t>cvwelib</w:t>
      </w:r>
      <w:proofErr w:type="spellEnd"/>
      <w:r>
        <w:rPr>
          <w:b/>
          <w:bCs/>
        </w:rPr>
        <w:t xml:space="preserve"> </w:t>
      </w:r>
      <w:r>
        <w:t>[</w:t>
      </w:r>
      <w:r w:rsidRPr="00213643">
        <w:t>35</w:t>
      </w:r>
      <w:r>
        <w:t xml:space="preserve">]. La libreria in quesitone, verifica </w:t>
      </w:r>
      <w:r w:rsidR="00496220">
        <w:t>ogni giorno all’orario 00:30</w:t>
      </w:r>
      <w:r>
        <w:t xml:space="preserve"> la presenza di </w:t>
      </w:r>
      <w:r w:rsidR="004C52A5">
        <w:t>aggiornamenti</w:t>
      </w:r>
      <w:r>
        <w:t xml:space="preserve"> dei dati riguardanti CVE e CWE</w:t>
      </w:r>
      <w:r w:rsidR="00603953">
        <w:t xml:space="preserve"> (ai seguenti repository </w:t>
      </w:r>
      <w:hyperlink r:id="rId39" w:history="1">
        <w:r w:rsidR="00603953" w:rsidRPr="00854E32">
          <w:rPr>
            <w:rStyle w:val="Collegamentoipertestuale"/>
            <w:color w:val="auto"/>
            <w:u w:val="none"/>
          </w:rPr>
          <w:t>https://cwe.mitre.org/data/xml/cwec_latest.xml.zip</w:t>
        </w:r>
      </w:hyperlink>
      <w:r w:rsidR="00603953">
        <w:t xml:space="preserve"> e </w:t>
      </w:r>
      <w:hyperlink r:id="rId40" w:history="1">
        <w:r w:rsidR="00603953" w:rsidRPr="00854E32">
          <w:rPr>
            <w:rStyle w:val="Collegamentoipertestuale"/>
            <w:color w:val="auto"/>
            <w:u w:val="none"/>
          </w:rPr>
          <w:t>https://github.com/fkie-cad/nvd-json-data-feeds/releases/latest/download/CVE-Modified.json.xz</w:t>
        </w:r>
      </w:hyperlink>
      <w:r w:rsidR="00603953">
        <w:t>)</w:t>
      </w:r>
      <w:r>
        <w:t>,</w:t>
      </w:r>
      <w:r w:rsidR="00496220">
        <w:t xml:space="preserve"> visto che dallo storico delle </w:t>
      </w:r>
      <w:proofErr w:type="spellStart"/>
      <w:r w:rsidR="00496220">
        <w:t>commit</w:t>
      </w:r>
      <w:proofErr w:type="spellEnd"/>
      <w:r w:rsidR="00496220">
        <w:t xml:space="preserve"> ai repository è visibile che i nuovi dati vengono caricati all’orario 00:00 di ogni giorno, facendo ciò è possibile </w:t>
      </w:r>
      <w:r>
        <w:t xml:space="preserve">aggiornare i dati locali secondo la nuova conoscenza della CTI community. </w:t>
      </w:r>
    </w:p>
    <w:p w14:paraId="03DD5F00" w14:textId="35ECEF7A" w:rsidR="009F0546" w:rsidRDefault="009F0546" w:rsidP="00E9364E">
      <w:pPr>
        <w:pStyle w:val="Titolo3"/>
      </w:pPr>
      <w:bookmarkStart w:id="193" w:name="_Toc170820321"/>
      <w:r>
        <w:lastRenderedPageBreak/>
        <w:t>Struttura della libreria</w:t>
      </w:r>
      <w:bookmarkEnd w:id="193"/>
    </w:p>
    <w:p w14:paraId="1FF76D4A" w14:textId="49944C01" w:rsidR="00A44E59" w:rsidRPr="00A44E59" w:rsidRDefault="00A44E59" w:rsidP="00A44E59">
      <w:r w:rsidRPr="00A44E59">
        <w:t>All'interno di ques</w:t>
      </w:r>
      <w:r>
        <w:t>ta libreria</w:t>
      </w:r>
      <w:r w:rsidR="009F0546">
        <w:t xml:space="preserve"> (figura 2</w:t>
      </w:r>
      <w:r w:rsidR="00FD64A4">
        <w:t>4</w:t>
      </w:r>
      <w:r w:rsidR="009F0546">
        <w:t>)</w:t>
      </w:r>
      <w:r w:rsidRPr="00A44E59">
        <w:t>, troviamo diversi moduli che svolgono funzioni specifiche:</w:t>
      </w:r>
    </w:p>
    <w:p w14:paraId="722870EB" w14:textId="5F6AE215" w:rsidR="00A44E59" w:rsidRPr="00A44E59" w:rsidRDefault="00A44E59" w:rsidP="00A44E59">
      <w:pPr>
        <w:numPr>
          <w:ilvl w:val="0"/>
          <w:numId w:val="40"/>
        </w:numPr>
      </w:pPr>
      <w:r w:rsidRPr="00A44E59">
        <w:t xml:space="preserve">Il modulo </w:t>
      </w:r>
      <w:r w:rsidRPr="00A44E59">
        <w:rPr>
          <w:b/>
          <w:bCs/>
        </w:rPr>
        <w:t>CWEHelper.py</w:t>
      </w:r>
      <w:r w:rsidRPr="00A44E59">
        <w:t xml:space="preserve"> nella directory </w:t>
      </w:r>
      <w:proofErr w:type="spellStart"/>
      <w:r w:rsidRPr="00A44E59">
        <w:t>cwelib</w:t>
      </w:r>
      <w:proofErr w:type="spellEnd"/>
      <w:r w:rsidRPr="00A44E59">
        <w:t>/ gestisce le operazioni relative alle</w:t>
      </w:r>
      <w:r>
        <w:t xml:space="preserve">  CWE</w:t>
      </w:r>
      <w:r w:rsidRPr="00A44E59">
        <w:t>, inclusa la verifica e il download dei dati dal repository CWE ufficiale.</w:t>
      </w:r>
    </w:p>
    <w:p w14:paraId="1480DAB0" w14:textId="77777777" w:rsidR="00A44E59" w:rsidRPr="00A44E59" w:rsidRDefault="00A44E59" w:rsidP="00A44E59">
      <w:pPr>
        <w:numPr>
          <w:ilvl w:val="0"/>
          <w:numId w:val="40"/>
        </w:numPr>
      </w:pPr>
      <w:r w:rsidRPr="00A44E59">
        <w:t xml:space="preserve">Il modulo </w:t>
      </w:r>
      <w:r w:rsidRPr="00A44E59">
        <w:rPr>
          <w:b/>
          <w:bCs/>
        </w:rPr>
        <w:t>NVDHelper.py</w:t>
      </w:r>
      <w:r w:rsidRPr="00A44E59">
        <w:t xml:space="preserve"> nella directory </w:t>
      </w:r>
      <w:proofErr w:type="spellStart"/>
      <w:r w:rsidRPr="00A44E59">
        <w:t>nvdlib</w:t>
      </w:r>
      <w:proofErr w:type="spellEnd"/>
      <w:r w:rsidRPr="00A44E59">
        <w:t xml:space="preserve">/ si occupa delle operazioni relative alle Common </w:t>
      </w:r>
      <w:proofErr w:type="spellStart"/>
      <w:r w:rsidRPr="00A44E59">
        <w:t>Vulnerabilities</w:t>
      </w:r>
      <w:proofErr w:type="spellEnd"/>
      <w:r w:rsidRPr="00A44E59">
        <w:t xml:space="preserve"> and </w:t>
      </w:r>
      <w:proofErr w:type="spellStart"/>
      <w:r w:rsidRPr="00A44E59">
        <w:t>Exposures</w:t>
      </w:r>
      <w:proofErr w:type="spellEnd"/>
      <w:r w:rsidRPr="00A44E59">
        <w:t xml:space="preserve"> (CVE), incluso il controllo e il download dei dati dal repository NVD (National </w:t>
      </w:r>
      <w:proofErr w:type="spellStart"/>
      <w:r w:rsidRPr="00A44E59">
        <w:t>Vulnerability</w:t>
      </w:r>
      <w:proofErr w:type="spellEnd"/>
      <w:r w:rsidRPr="00A44E59">
        <w:t xml:space="preserve"> Database).</w:t>
      </w:r>
    </w:p>
    <w:p w14:paraId="2E525A65" w14:textId="2D818F8B" w:rsidR="00A44E59" w:rsidRDefault="00A44E59" w:rsidP="00A44E59">
      <w:pPr>
        <w:numPr>
          <w:ilvl w:val="0"/>
          <w:numId w:val="40"/>
        </w:numPr>
      </w:pPr>
      <w:r w:rsidRPr="00A44E59">
        <w:t xml:space="preserve">Il modulo </w:t>
      </w:r>
      <w:r w:rsidRPr="00A44E59">
        <w:rPr>
          <w:b/>
          <w:bCs/>
        </w:rPr>
        <w:t>CWEPrettify.py</w:t>
      </w:r>
      <w:r w:rsidRPr="00A44E59">
        <w:t xml:space="preserve"> nella directory </w:t>
      </w:r>
      <w:proofErr w:type="spellStart"/>
      <w:r w:rsidRPr="00A44E59">
        <w:t>utils</w:t>
      </w:r>
      <w:proofErr w:type="spellEnd"/>
      <w:r w:rsidRPr="00A44E59">
        <w:t>/ è utilizzato per convertire i dati CWE dal formato XML al formato JSON, rendendoli più leggibili e facilmente utilizzabili.</w:t>
      </w:r>
    </w:p>
    <w:p w14:paraId="5E6C9A37" w14:textId="61B1BB24" w:rsidR="00A44E59" w:rsidRPr="00A44E59" w:rsidRDefault="00A44E59" w:rsidP="00A44E59">
      <w:pPr>
        <w:numPr>
          <w:ilvl w:val="0"/>
          <w:numId w:val="40"/>
        </w:numPr>
      </w:pPr>
      <w:r>
        <w:t xml:space="preserve">Infine il modulo </w:t>
      </w:r>
      <w:r w:rsidRPr="009F0546">
        <w:rPr>
          <w:b/>
          <w:bCs/>
        </w:rPr>
        <w:t>cvwelib.py</w:t>
      </w:r>
      <w:r>
        <w:t xml:space="preserve"> definisce le funzioni che svolgono il ruolo di interfaccia di accesso per effettuare le query al server </w:t>
      </w:r>
      <w:proofErr w:type="spellStart"/>
      <w:r>
        <w:t>flask</w:t>
      </w:r>
      <w:proofErr w:type="spellEnd"/>
      <w:r>
        <w:t>.</w:t>
      </w:r>
    </w:p>
    <w:p w14:paraId="1DE873F2" w14:textId="087557E6" w:rsidR="005B244A" w:rsidRDefault="005B244A" w:rsidP="00A44E59">
      <w:pPr>
        <w:jc w:val="center"/>
        <w:rPr>
          <w:i/>
          <w:iCs/>
        </w:rPr>
      </w:pPr>
      <w:r w:rsidRPr="005B244A">
        <w:rPr>
          <w:noProof/>
        </w:rPr>
        <w:drawing>
          <wp:inline distT="0" distB="0" distL="0" distR="0" wp14:anchorId="50A7086E" wp14:editId="14B8BF1E">
            <wp:extent cx="1956391" cy="1664152"/>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BEBA8EAE-BF5A-486C-A8C5-ECC9F3942E4B}">
                          <a14:imgProps xmlns:a14="http://schemas.microsoft.com/office/drawing/2010/main">
                            <a14:imgLayer r:embed="rId42">
                              <a14:imgEffect>
                                <a14:brightnessContrast bright="20000" contrast="-40000"/>
                              </a14:imgEffect>
                            </a14:imgLayer>
                          </a14:imgProps>
                        </a:ext>
                      </a:extLst>
                    </a:blip>
                    <a:stretch>
                      <a:fillRect/>
                    </a:stretch>
                  </pic:blipFill>
                  <pic:spPr>
                    <a:xfrm>
                      <a:off x="0" y="0"/>
                      <a:ext cx="1977976" cy="1682512"/>
                    </a:xfrm>
                    <a:prstGeom prst="rect">
                      <a:avLst/>
                    </a:prstGeom>
                  </pic:spPr>
                </pic:pic>
              </a:graphicData>
            </a:graphic>
          </wp:inline>
        </w:drawing>
      </w:r>
      <w:r>
        <w:br/>
        <w:t>Figura 2</w:t>
      </w:r>
      <w:r w:rsidR="00FD64A4">
        <w:t>4</w:t>
      </w:r>
      <w:r>
        <w:t xml:space="preserve">: Struttura del </w:t>
      </w:r>
      <w:r w:rsidRPr="005B244A">
        <w:t>package</w:t>
      </w:r>
      <w:r w:rsidR="00A44E59">
        <w:br/>
      </w:r>
      <w:r>
        <w:rPr>
          <w:i/>
          <w:iCs/>
        </w:rPr>
        <w:t>/</w:t>
      </w:r>
      <w:proofErr w:type="spellStart"/>
      <w:r>
        <w:rPr>
          <w:i/>
          <w:iCs/>
        </w:rPr>
        <w:t>cvwelib</w:t>
      </w:r>
      <w:proofErr w:type="spellEnd"/>
    </w:p>
    <w:p w14:paraId="13E178CA" w14:textId="79C12EEE" w:rsidR="009F0546" w:rsidRDefault="009F0546" w:rsidP="00E9364E">
      <w:pPr>
        <w:pStyle w:val="Titolo3"/>
      </w:pPr>
      <w:bookmarkStart w:id="194" w:name="_Toc170820322"/>
      <w:r>
        <w:lastRenderedPageBreak/>
        <w:t xml:space="preserve">Vantaggio rispetto </w:t>
      </w:r>
      <w:r w:rsidR="003B5406">
        <w:t xml:space="preserve">alle </w:t>
      </w:r>
      <w:r>
        <w:t>N</w:t>
      </w:r>
      <w:r w:rsidR="003B5406">
        <w:t>IST API</w:t>
      </w:r>
      <w:bookmarkEnd w:id="194"/>
    </w:p>
    <w:p w14:paraId="78ABD6EE" w14:textId="1BC41355" w:rsidR="009F0546" w:rsidRDefault="009F0546" w:rsidP="009F0546">
      <w:r>
        <w:t xml:space="preserve">Per sviluppare l’applicativo in </w:t>
      </w:r>
      <w:r w:rsidR="004C52A5">
        <w:t>questione</w:t>
      </w:r>
      <w:r>
        <w:t xml:space="preserve"> è stata utilizzata questa libreria e non quella ufficiale rilasciata dal NIST</w:t>
      </w:r>
      <w:r w:rsidR="003B5406">
        <w:t xml:space="preserve"> [36]</w:t>
      </w:r>
      <w:r>
        <w:t xml:space="preserve"> poiché, quest’ultima pone dei limiti di richiesta quando si effettuano ripetute query in lassi di tempi minimi e inoltre non permette di </w:t>
      </w:r>
      <w:r w:rsidR="004C52A5">
        <w:t>ottenere</w:t>
      </w:r>
      <w:r>
        <w:t xml:space="preserve"> le informazioni riguardanti le CWE, ma solo quelle relative alle CVE. Inoltre essendo un server locale permette dei tempi di risposta più che ridotti rispetto alle API rilasciate dal NIST.</w:t>
      </w:r>
    </w:p>
    <w:p w14:paraId="516EED28" w14:textId="78DACA42" w:rsidR="00210C96" w:rsidRDefault="00210C96" w:rsidP="00210C96">
      <w:pPr>
        <w:pStyle w:val="Titolo2"/>
      </w:pPr>
      <w:bookmarkStart w:id="195" w:name="_Toc170820323"/>
      <w:proofErr w:type="spellStart"/>
      <w:r>
        <w:t>capeclib</w:t>
      </w:r>
      <w:bookmarkEnd w:id="195"/>
      <w:proofErr w:type="spellEnd"/>
    </w:p>
    <w:p w14:paraId="5A6F020A" w14:textId="44AE195F" w:rsidR="002A1A7B" w:rsidRDefault="00210C96" w:rsidP="00210C96">
      <w:r>
        <w:t>In questa libreria contenuta in container che prende il suo stesso nome (figura 9),</w:t>
      </w:r>
      <w:r w:rsidR="002A1A7B">
        <w:t xml:space="preserve"> ospitando il medesimo server </w:t>
      </w:r>
      <w:proofErr w:type="spellStart"/>
      <w:r w:rsidR="002A1A7B">
        <w:t>Flask</w:t>
      </w:r>
      <w:proofErr w:type="spellEnd"/>
      <w:r w:rsidR="002A1A7B">
        <w:t>,</w:t>
      </w:r>
      <w:r>
        <w:t xml:space="preserve"> present</w:t>
      </w:r>
      <w:r w:rsidR="002A1A7B">
        <w:t>a</w:t>
      </w:r>
      <w:r>
        <w:t xml:space="preserve"> la logica di ritrovamento e aggiornamento dei dati </w:t>
      </w:r>
      <w:r w:rsidR="004C52A5">
        <w:t>riguardanti</w:t>
      </w:r>
      <w:r>
        <w:t xml:space="preserve"> i CAPEC. </w:t>
      </w:r>
    </w:p>
    <w:p w14:paraId="5471AFE3" w14:textId="0C9C8D06" w:rsidR="002A1A7B" w:rsidRDefault="002A1A7B" w:rsidP="002A1A7B">
      <w:pPr>
        <w:pStyle w:val="Titolo3"/>
      </w:pPr>
      <w:bookmarkStart w:id="196" w:name="_Toc170820324"/>
      <w:r>
        <w:t>Struttura della libreria</w:t>
      </w:r>
      <w:bookmarkEnd w:id="196"/>
    </w:p>
    <w:p w14:paraId="4DDFD12A" w14:textId="30EEF663" w:rsidR="00210C96" w:rsidRDefault="00210C96" w:rsidP="00210C96">
      <w:r>
        <w:t>La struttura della libreria (figura 25) è la seguente:</w:t>
      </w:r>
    </w:p>
    <w:p w14:paraId="21566298" w14:textId="77777777" w:rsidR="009A1541" w:rsidRPr="009A1541" w:rsidRDefault="009A1541" w:rsidP="009A1541">
      <w:pPr>
        <w:numPr>
          <w:ilvl w:val="0"/>
          <w:numId w:val="46"/>
        </w:numPr>
      </w:pPr>
      <w:r w:rsidRPr="009A1541">
        <w:rPr>
          <w:b/>
          <w:bCs/>
        </w:rPr>
        <w:t>app.py</w:t>
      </w:r>
      <w:r w:rsidRPr="009A1541">
        <w:t>: Questo file rappresenta il punto di ingresso dell'applicazione. Qui viene inizializzata e configurata l'applicazione, e vengono avviati i vari processi necessari.</w:t>
      </w:r>
    </w:p>
    <w:p w14:paraId="0A1121BC" w14:textId="77777777" w:rsidR="009A1541" w:rsidRPr="009A1541" w:rsidRDefault="009A1541" w:rsidP="009A1541">
      <w:pPr>
        <w:numPr>
          <w:ilvl w:val="0"/>
          <w:numId w:val="46"/>
        </w:numPr>
      </w:pPr>
      <w:proofErr w:type="spellStart"/>
      <w:r w:rsidRPr="009A1541">
        <w:rPr>
          <w:b/>
          <w:bCs/>
        </w:rPr>
        <w:t>src</w:t>
      </w:r>
      <w:proofErr w:type="spellEnd"/>
      <w:r w:rsidRPr="009A1541">
        <w:rPr>
          <w:b/>
          <w:bCs/>
        </w:rPr>
        <w:t>/</w:t>
      </w:r>
      <w:r w:rsidRPr="009A1541">
        <w:t xml:space="preserve">: La cartella </w:t>
      </w:r>
      <w:proofErr w:type="spellStart"/>
      <w:r w:rsidRPr="009A1541">
        <w:t>src</w:t>
      </w:r>
      <w:proofErr w:type="spellEnd"/>
      <w:r w:rsidRPr="009A1541">
        <w:t xml:space="preserve"> contiene il codice sorgente principale della libreria.</w:t>
      </w:r>
    </w:p>
    <w:p w14:paraId="0542365D" w14:textId="70F5B519" w:rsidR="009A1541" w:rsidRPr="009A1541" w:rsidRDefault="009A1541" w:rsidP="0049590C">
      <w:pPr>
        <w:numPr>
          <w:ilvl w:val="2"/>
          <w:numId w:val="46"/>
        </w:numPr>
        <w:tabs>
          <w:tab w:val="num" w:pos="1440"/>
          <w:tab w:val="num" w:pos="2160"/>
        </w:tabs>
      </w:pPr>
      <w:r w:rsidRPr="009A1541">
        <w:rPr>
          <w:b/>
          <w:bCs/>
        </w:rPr>
        <w:t>_data/</w:t>
      </w:r>
      <w:r w:rsidRPr="009A1541">
        <w:t>: Questa cartella contiene i dati utilizzati dalla libreria. In particolare,</w:t>
      </w:r>
      <w:r>
        <w:t xml:space="preserve"> tra cui </w:t>
      </w:r>
      <w:proofErr w:type="spellStart"/>
      <w:r w:rsidRPr="009A1541">
        <w:rPr>
          <w:b/>
          <w:bCs/>
        </w:rPr>
        <w:t>local-</w:t>
      </w:r>
      <w:r w:rsidRPr="009A1541">
        <w:rPr>
          <w:b/>
          <w:bCs/>
        </w:rPr>
        <w:lastRenderedPageBreak/>
        <w:t>hashes.json</w:t>
      </w:r>
      <w:proofErr w:type="spellEnd"/>
      <w:r>
        <w:t>,</w:t>
      </w:r>
      <w:r w:rsidRPr="009A1541">
        <w:t xml:space="preserve"> che memorizza gli hash locali dei dati per determinare la necessità di aggiornamenti</w:t>
      </w:r>
      <w:r>
        <w:t xml:space="preserve"> e </w:t>
      </w:r>
      <w:proofErr w:type="spellStart"/>
      <w:r w:rsidRPr="009A1541">
        <w:rPr>
          <w:b/>
          <w:bCs/>
        </w:rPr>
        <w:t>stix-capec.json</w:t>
      </w:r>
      <w:proofErr w:type="spellEnd"/>
      <w:r>
        <w:t>,</w:t>
      </w:r>
      <w:r w:rsidRPr="009A1541">
        <w:t xml:space="preserve"> che contiene i dati CAPEC, utilizzati per correlare e analizzare</w:t>
      </w:r>
      <w:r>
        <w:t xml:space="preserve"> le tecniche di attacco</w:t>
      </w:r>
      <w:r w:rsidRPr="009A1541">
        <w:t>.</w:t>
      </w:r>
    </w:p>
    <w:p w14:paraId="582C3439" w14:textId="04ED2BD8" w:rsidR="009A1541" w:rsidRPr="009A1541" w:rsidRDefault="009A1541" w:rsidP="009A1541">
      <w:pPr>
        <w:numPr>
          <w:ilvl w:val="1"/>
          <w:numId w:val="46"/>
        </w:numPr>
        <w:tabs>
          <w:tab w:val="num" w:pos="1440"/>
        </w:tabs>
      </w:pPr>
      <w:r w:rsidRPr="009A1541">
        <w:rPr>
          <w:b/>
          <w:bCs/>
        </w:rPr>
        <w:t>CapecData.py</w:t>
      </w:r>
      <w:r w:rsidRPr="009A1541">
        <w:t xml:space="preserve">: Questo file contiene la logica principale per la gestione e l'elaborazione dei dati CAPEC. Qui vengono implementate le funzioni per il caricamento, l'aggiornamento e la manipolazione dei dati relativi ai Common Attack Pattern </w:t>
      </w:r>
      <w:proofErr w:type="spellStart"/>
      <w:r w:rsidRPr="009A1541">
        <w:t>Enumeration</w:t>
      </w:r>
      <w:proofErr w:type="spellEnd"/>
      <w:r w:rsidRPr="009A1541">
        <w:t xml:space="preserve"> and </w:t>
      </w:r>
      <w:proofErr w:type="spellStart"/>
      <w:r w:rsidRPr="009A1541">
        <w:t>Classification</w:t>
      </w:r>
      <w:proofErr w:type="spellEnd"/>
      <w:r>
        <w:t>.</w:t>
      </w:r>
    </w:p>
    <w:p w14:paraId="48E34881" w14:textId="4E26EB85" w:rsidR="009A1541" w:rsidRPr="009A1541" w:rsidRDefault="009A1541" w:rsidP="000E7A47">
      <w:pPr>
        <w:numPr>
          <w:ilvl w:val="2"/>
          <w:numId w:val="46"/>
        </w:numPr>
        <w:tabs>
          <w:tab w:val="num" w:pos="1440"/>
          <w:tab w:val="num" w:pos="2160"/>
        </w:tabs>
      </w:pPr>
      <w:proofErr w:type="spellStart"/>
      <w:r w:rsidRPr="009A1541">
        <w:rPr>
          <w:b/>
          <w:bCs/>
        </w:rPr>
        <w:t>utils</w:t>
      </w:r>
      <w:proofErr w:type="spellEnd"/>
      <w:r w:rsidRPr="009A1541">
        <w:rPr>
          <w:b/>
          <w:bCs/>
        </w:rPr>
        <w:t>/</w:t>
      </w:r>
      <w:r w:rsidRPr="009A1541">
        <w:t>: Questa cartella contiene vari utility scripts che supportano le funzionalità principali della libreria. I</w:t>
      </w:r>
      <w:r>
        <w:t xml:space="preserve">l modulo più importante in essa è </w:t>
      </w:r>
      <w:r w:rsidRPr="009A1541">
        <w:rPr>
          <w:b/>
          <w:bCs/>
        </w:rPr>
        <w:t>FetchData.py</w:t>
      </w:r>
      <w:r>
        <w:rPr>
          <w:b/>
          <w:bCs/>
        </w:rPr>
        <w:t>,</w:t>
      </w:r>
      <w:r w:rsidRPr="009A1541">
        <w:t xml:space="preserve"> </w:t>
      </w:r>
      <w:r>
        <w:t>il quale si occupa</w:t>
      </w:r>
      <w:r w:rsidRPr="009A1541">
        <w:t xml:space="preserve"> </w:t>
      </w:r>
      <w:r>
        <w:t>de</w:t>
      </w:r>
      <w:r w:rsidRPr="009A1541">
        <w:t xml:space="preserve">l recupero dei </w:t>
      </w:r>
      <w:r>
        <w:t xml:space="preserve">CAPEC dalla fonte </w:t>
      </w:r>
      <w:r w:rsidRPr="009A1541">
        <w:t>https://raw.githubusercontent.com/mitre/cti/master/capec/2.1/stix-capec.json</w:t>
      </w:r>
      <w:r>
        <w:t xml:space="preserve">. </w:t>
      </w:r>
    </w:p>
    <w:p w14:paraId="02A2A6DB" w14:textId="2742FBEE" w:rsidR="009A1541" w:rsidRDefault="009A1541" w:rsidP="00210C96">
      <w:r w:rsidRPr="009A1541">
        <w:t xml:space="preserve">Questa struttura modulare e organizzata consente di mantenere il codice pulito, facilmente </w:t>
      </w:r>
      <w:proofErr w:type="spellStart"/>
      <w:r w:rsidRPr="009A1541">
        <w:t>manutenibile</w:t>
      </w:r>
      <w:proofErr w:type="spellEnd"/>
      <w:r w:rsidRPr="009A1541">
        <w:t xml:space="preserve"> e scalabile, facilitando l'integrazione e l'aggiornamento dei dati CAPEC nel sistema.</w:t>
      </w:r>
    </w:p>
    <w:p w14:paraId="50D34B62" w14:textId="08D09CC8" w:rsidR="00463C64" w:rsidRPr="00463C64" w:rsidRDefault="007632A8" w:rsidP="00463C64">
      <w:pPr>
        <w:jc w:val="center"/>
        <w:rPr>
          <w:i/>
          <w:iCs/>
        </w:rPr>
      </w:pPr>
      <w:r w:rsidRPr="007632A8">
        <w:rPr>
          <w:noProof/>
        </w:rPr>
        <w:lastRenderedPageBreak/>
        <w:drawing>
          <wp:inline distT="0" distB="0" distL="0" distR="0" wp14:anchorId="311029A4" wp14:editId="2C676337">
            <wp:extent cx="2130949" cy="1724689"/>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BEBA8EAE-BF5A-486C-A8C5-ECC9F3942E4B}">
                          <a14:imgProps xmlns:a14="http://schemas.microsoft.com/office/drawing/2010/main">
                            <a14:imgLayer r:embed="rId44">
                              <a14:imgEffect>
                                <a14:brightnessContrast bright="20000" contrast="-40000"/>
                              </a14:imgEffect>
                            </a14:imgLayer>
                          </a14:imgProps>
                        </a:ext>
                      </a:extLst>
                    </a:blip>
                    <a:stretch>
                      <a:fillRect/>
                    </a:stretch>
                  </pic:blipFill>
                  <pic:spPr>
                    <a:xfrm>
                      <a:off x="0" y="0"/>
                      <a:ext cx="2137066" cy="1729639"/>
                    </a:xfrm>
                    <a:prstGeom prst="rect">
                      <a:avLst/>
                    </a:prstGeom>
                  </pic:spPr>
                </pic:pic>
              </a:graphicData>
            </a:graphic>
          </wp:inline>
        </w:drawing>
      </w:r>
      <w:r>
        <w:br/>
      </w:r>
      <w:r w:rsidR="00463C64">
        <w:t>Figura 25: Struttura package</w:t>
      </w:r>
      <w:r w:rsidR="00463C64">
        <w:br/>
      </w:r>
      <w:r w:rsidR="00463C64">
        <w:rPr>
          <w:i/>
          <w:iCs/>
        </w:rPr>
        <w:t>/</w:t>
      </w:r>
      <w:proofErr w:type="spellStart"/>
      <w:r w:rsidR="00463C64">
        <w:rPr>
          <w:i/>
          <w:iCs/>
        </w:rPr>
        <w:t>capeclib</w:t>
      </w:r>
      <w:proofErr w:type="spellEnd"/>
    </w:p>
    <w:p w14:paraId="56E09D69" w14:textId="1B72FDD2" w:rsidR="003B5406" w:rsidRDefault="003B5406" w:rsidP="00E9364E">
      <w:pPr>
        <w:pStyle w:val="Titolo2"/>
      </w:pPr>
      <w:bookmarkStart w:id="197" w:name="_Toc170820325"/>
      <w:proofErr w:type="spellStart"/>
      <w:r>
        <w:t>webInterface</w:t>
      </w:r>
      <w:bookmarkEnd w:id="197"/>
      <w:proofErr w:type="spellEnd"/>
    </w:p>
    <w:p w14:paraId="7DEECC93" w14:textId="185FF83F" w:rsidR="003B5406" w:rsidRDefault="00E26D0C" w:rsidP="003B5406">
      <w:r w:rsidRPr="00E26D0C">
        <w:rPr>
          <w:b/>
          <w:bCs/>
        </w:rPr>
        <w:t>L'interfaccia</w:t>
      </w:r>
      <w:r>
        <w:t xml:space="preserve"> </w:t>
      </w:r>
      <w:r w:rsidRPr="002A1A7B">
        <w:rPr>
          <w:b/>
          <w:bCs/>
        </w:rPr>
        <w:t>utente</w:t>
      </w:r>
      <w:r>
        <w:t xml:space="preserve"> di </w:t>
      </w:r>
      <w:proofErr w:type="spellStart"/>
      <w:r>
        <w:t>DetectiveAttacks</w:t>
      </w:r>
      <w:proofErr w:type="spellEnd"/>
      <w:r>
        <w:t xml:space="preserve"> è stata sviluppata come applicazione web utilizzando </w:t>
      </w:r>
      <w:r w:rsidRPr="00E26D0C">
        <w:rPr>
          <w:b/>
          <w:bCs/>
        </w:rPr>
        <w:t>React.js</w:t>
      </w:r>
      <w:r>
        <w:t xml:space="preserve">, un framework JavaScript noto per la costruzione di interfacce interattive e dinamiche. React.js è stato scelto per la sua capacità di gestire componenti riutilizzabili e stati complessi, permettendo la creazione di un'interfaccia moderna ed efficiente. Per ottimizzare ulteriormente il processo di sviluppo, è stato impiegato </w:t>
      </w:r>
      <w:r w:rsidRPr="00E26D0C">
        <w:rPr>
          <w:b/>
          <w:bCs/>
        </w:rPr>
        <w:t>Vite</w:t>
      </w:r>
      <w:r>
        <w:t>, uno strumento di build che offre un ambiente di sviluppo rapido e una configurazione semplificata. Vite facilita l'uso delle funzionalità avanzate di JavaScript moderno e migliora il workflow degli sviluppatori, riducendo i tempi di build.</w:t>
      </w:r>
    </w:p>
    <w:p w14:paraId="34C34894" w14:textId="117E1B4B" w:rsidR="00E26D0C" w:rsidRDefault="00E26D0C" w:rsidP="003B5406">
      <w:r>
        <w:t xml:space="preserve">La web </w:t>
      </w:r>
      <w:proofErr w:type="spellStart"/>
      <w:r>
        <w:t>interface</w:t>
      </w:r>
      <w:proofErr w:type="spellEnd"/>
      <w:r>
        <w:t xml:space="preserve"> si compone di differenti pagine le quali permettono di utilizzare le diverse funzionalità del sistema.</w:t>
      </w:r>
    </w:p>
    <w:p w14:paraId="2DE9C425" w14:textId="241ED337" w:rsidR="00D012DC" w:rsidRDefault="00D012DC" w:rsidP="00D012DC">
      <w:pPr>
        <w:pStyle w:val="Titolo3"/>
      </w:pPr>
      <w:bookmarkStart w:id="198" w:name="_Toc170820326"/>
      <w:proofErr w:type="spellStart"/>
      <w:r>
        <w:lastRenderedPageBreak/>
        <w:t>Searching</w:t>
      </w:r>
      <w:proofErr w:type="spellEnd"/>
      <w:r>
        <w:t xml:space="preserve"> </w:t>
      </w:r>
      <w:proofErr w:type="spellStart"/>
      <w:r>
        <w:t>choices</w:t>
      </w:r>
      <w:bookmarkEnd w:id="198"/>
      <w:proofErr w:type="spellEnd"/>
    </w:p>
    <w:p w14:paraId="0098DD0B" w14:textId="06AB4057" w:rsidR="00D012DC" w:rsidRDefault="00D012DC" w:rsidP="00D012DC">
      <w:r>
        <w:t xml:space="preserve">L’interfaccia di scelta della </w:t>
      </w:r>
      <w:r w:rsidR="004C52A5">
        <w:t>modalità</w:t>
      </w:r>
      <w:r>
        <w:t xml:space="preserve"> di ricerca (figura 2</w:t>
      </w:r>
      <w:r w:rsidR="00210C96">
        <w:t>6</w:t>
      </w:r>
      <w:r w:rsidR="00FD64A4">
        <w:t>)</w:t>
      </w:r>
      <w:r>
        <w:t xml:space="preserve"> permette di effettuare 2 operazioni, avviare il sistema in ricerca manuale o caricare un report in formato PDF</w:t>
      </w:r>
      <w:r w:rsidR="00275950">
        <w:t>, CSV</w:t>
      </w:r>
      <w:r>
        <w:t xml:space="preserve"> o TXT in modo estrarre le vulnerabilità </w:t>
      </w:r>
      <w:r w:rsidR="004C52A5">
        <w:t>presenti</w:t>
      </w:r>
      <w:r>
        <w:t xml:space="preserve"> in esso.</w:t>
      </w:r>
      <w:r w:rsidR="001E0155">
        <w:t xml:space="preserve"> Se viene scelta la seconda opzione verranno mostrate all’utente la lista di vulnerabilità riscontrare </w:t>
      </w:r>
      <w:r w:rsidR="00011EFD">
        <w:t xml:space="preserve">e la possibilità di visualizzare le </w:t>
      </w:r>
      <w:r w:rsidR="004C52A5">
        <w:t>informazioni</w:t>
      </w:r>
      <w:r w:rsidR="00011EFD">
        <w:t xml:space="preserve"> che il sistema ha appreso su quelle vulnerabilità.</w:t>
      </w:r>
    </w:p>
    <w:p w14:paraId="60488FE1" w14:textId="2BB67F11" w:rsidR="00D012DC" w:rsidRPr="00D012DC" w:rsidRDefault="00D012DC" w:rsidP="00D012DC">
      <w:pPr>
        <w:jc w:val="center"/>
      </w:pPr>
      <w:r w:rsidRPr="00D012DC">
        <w:rPr>
          <w:noProof/>
        </w:rPr>
        <w:drawing>
          <wp:inline distT="0" distB="0" distL="0" distR="0" wp14:anchorId="3AFD3E41" wp14:editId="0FAD983B">
            <wp:extent cx="5040630" cy="2835275"/>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40630" cy="2835275"/>
                    </a:xfrm>
                    <a:prstGeom prst="rect">
                      <a:avLst/>
                    </a:prstGeom>
                  </pic:spPr>
                </pic:pic>
              </a:graphicData>
            </a:graphic>
          </wp:inline>
        </w:drawing>
      </w:r>
      <w:r>
        <w:br/>
        <w:t>Figura 2</w:t>
      </w:r>
      <w:r w:rsidR="00210C96">
        <w:t>6</w:t>
      </w:r>
      <w:r>
        <w:t xml:space="preserve">: </w:t>
      </w:r>
      <w:proofErr w:type="spellStart"/>
      <w:r>
        <w:t>Searching</w:t>
      </w:r>
      <w:proofErr w:type="spellEnd"/>
      <w:r>
        <w:t xml:space="preserve"> </w:t>
      </w:r>
      <w:proofErr w:type="spellStart"/>
      <w:r>
        <w:t>choices</w:t>
      </w:r>
      <w:proofErr w:type="spellEnd"/>
      <w:r>
        <w:t xml:space="preserve"> page</w:t>
      </w:r>
    </w:p>
    <w:p w14:paraId="55B1EC96" w14:textId="2906FD65" w:rsidR="00E26D0C" w:rsidRDefault="00E26D0C" w:rsidP="00E26D0C">
      <w:pPr>
        <w:pStyle w:val="Titolo3"/>
      </w:pPr>
      <w:bookmarkStart w:id="199" w:name="_Toc170820327"/>
      <w:r>
        <w:t xml:space="preserve">Manual </w:t>
      </w:r>
      <w:proofErr w:type="spellStart"/>
      <w:r>
        <w:t>searching</w:t>
      </w:r>
      <w:proofErr w:type="spellEnd"/>
      <w:r>
        <w:t xml:space="preserve"> page</w:t>
      </w:r>
      <w:bookmarkEnd w:id="199"/>
    </w:p>
    <w:p w14:paraId="48033AEB" w14:textId="4BBEFA65" w:rsidR="00E26D0C" w:rsidRDefault="00E26D0C" w:rsidP="00E26D0C">
      <w:r>
        <w:t xml:space="preserve">La pagina di ricerca </w:t>
      </w:r>
      <w:r w:rsidR="004C52A5">
        <w:t>manuale</w:t>
      </w:r>
      <w:r>
        <w:t xml:space="preserve"> (</w:t>
      </w:r>
      <w:r w:rsidR="00FD64A4">
        <w:t>f</w:t>
      </w:r>
      <w:r>
        <w:t>igura 2</w:t>
      </w:r>
      <w:r w:rsidR="00210C96">
        <w:t>7</w:t>
      </w:r>
      <w:r>
        <w:t xml:space="preserve">) permette di esplorare l’intera </w:t>
      </w:r>
      <w:proofErr w:type="spellStart"/>
      <w:r>
        <w:t>knowloge</w:t>
      </w:r>
      <w:proofErr w:type="spellEnd"/>
      <w:r>
        <w:t xml:space="preserve"> base della CTI, tramite la barra di ricerca e i filtri che permettono di </w:t>
      </w:r>
      <w:r w:rsidR="004C52A5">
        <w:t>ottenere</w:t>
      </w:r>
      <w:r>
        <w:t xml:space="preserve"> più agevolmente gli oggetti cercati</w:t>
      </w:r>
      <w:r w:rsidR="007B4F54">
        <w:t xml:space="preserve"> e le relazioni con gli altri agenti di minaccia</w:t>
      </w:r>
      <w:r>
        <w:t xml:space="preserve"> </w:t>
      </w:r>
      <w:r w:rsidR="007B4F54">
        <w:t>e possibili azioni difensive, gli esperti</w:t>
      </w:r>
      <w:r>
        <w:t xml:space="preserve"> del settore possono esplorare velocemente le soluzioni </w:t>
      </w:r>
      <w:r>
        <w:lastRenderedPageBreak/>
        <w:t>da intraprendere per la propria organizzazione o le possibili minacce per essa.</w:t>
      </w:r>
    </w:p>
    <w:p w14:paraId="3FD45B4A" w14:textId="65808ECB" w:rsidR="00E26D0C" w:rsidRDefault="00E26D0C" w:rsidP="00E26D0C">
      <w:r>
        <w:t xml:space="preserve">Nella stessa schermata è anche presente l’opzione per poter </w:t>
      </w:r>
      <w:r w:rsidR="004C52A5">
        <w:t>effettuare</w:t>
      </w:r>
      <w:r>
        <w:t xml:space="preserve"> il mapping</w:t>
      </w:r>
      <w:r w:rsidR="004C52A5">
        <w:t xml:space="preserve"> di una vulnerabilità, tramite il suo id, con gli </w:t>
      </w:r>
      <w:proofErr w:type="spellStart"/>
      <w:r w:rsidR="004C52A5">
        <w:t>attack</w:t>
      </w:r>
      <w:proofErr w:type="spellEnd"/>
      <w:r w:rsidR="004C52A5">
        <w:t xml:space="preserve"> patterns MITRE conosciuti</w:t>
      </w:r>
      <w:r>
        <w:t xml:space="preserve"> </w:t>
      </w:r>
      <w:r w:rsidR="006B191D">
        <w:t>(figura 2</w:t>
      </w:r>
      <w:r w:rsidR="00210C96">
        <w:t>8</w:t>
      </w:r>
      <w:r w:rsidR="006B191D">
        <w:t>)</w:t>
      </w:r>
      <w:r>
        <w:t>, in modo da conoscerne i possibili pattern di attacco sfruttati.</w:t>
      </w:r>
    </w:p>
    <w:p w14:paraId="43BB7685" w14:textId="72CBD175" w:rsidR="00E26D0C" w:rsidRDefault="00E26D0C" w:rsidP="00E26D0C">
      <w:pPr>
        <w:jc w:val="center"/>
      </w:pPr>
      <w:r w:rsidRPr="00E26D0C">
        <w:rPr>
          <w:noProof/>
        </w:rPr>
        <w:drawing>
          <wp:inline distT="0" distB="0" distL="0" distR="0" wp14:anchorId="11DCA0CD" wp14:editId="5FAEFAA4">
            <wp:extent cx="5040630" cy="2803525"/>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40630" cy="2803525"/>
                    </a:xfrm>
                    <a:prstGeom prst="rect">
                      <a:avLst/>
                    </a:prstGeom>
                  </pic:spPr>
                </pic:pic>
              </a:graphicData>
            </a:graphic>
          </wp:inline>
        </w:drawing>
      </w:r>
      <w:r>
        <w:br/>
        <w:t>Figura 2</w:t>
      </w:r>
      <w:r w:rsidR="00210C96">
        <w:t>7</w:t>
      </w:r>
      <w:r>
        <w:t xml:space="preserve">: Manual </w:t>
      </w:r>
      <w:proofErr w:type="spellStart"/>
      <w:r>
        <w:t>searching</w:t>
      </w:r>
      <w:proofErr w:type="spellEnd"/>
      <w:r>
        <w:t xml:space="preserve"> page</w:t>
      </w:r>
    </w:p>
    <w:p w14:paraId="118CACA7" w14:textId="573C0D91" w:rsidR="006B191D" w:rsidRDefault="006E1B24" w:rsidP="006B191D">
      <w:pPr>
        <w:jc w:val="center"/>
      </w:pPr>
      <w:r w:rsidRPr="006E1B24">
        <w:rPr>
          <w:noProof/>
        </w:rPr>
        <w:lastRenderedPageBreak/>
        <w:drawing>
          <wp:inline distT="0" distB="0" distL="0" distR="0" wp14:anchorId="5084D3EA" wp14:editId="2E6DFA21">
            <wp:extent cx="5040630" cy="2762250"/>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40630" cy="2762250"/>
                    </a:xfrm>
                    <a:prstGeom prst="rect">
                      <a:avLst/>
                    </a:prstGeom>
                  </pic:spPr>
                </pic:pic>
              </a:graphicData>
            </a:graphic>
          </wp:inline>
        </w:drawing>
      </w:r>
      <w:r w:rsidR="00E26D0C">
        <w:br/>
        <w:t>Figura 2</w:t>
      </w:r>
      <w:r w:rsidR="00210C96">
        <w:t>8</w:t>
      </w:r>
      <w:r w:rsidR="00E26D0C">
        <w:t xml:space="preserve">: </w:t>
      </w:r>
      <w:r w:rsidR="006B191D">
        <w:t>Mapping</w:t>
      </w:r>
      <w:r w:rsidR="00E26D0C">
        <w:t xml:space="preserve"> di una nuova vulnerabilità</w:t>
      </w:r>
    </w:p>
    <w:p w14:paraId="6FEC6C7B" w14:textId="29050290" w:rsidR="00E26D0C" w:rsidRDefault="00E26D0C" w:rsidP="00E26D0C">
      <w:pPr>
        <w:pStyle w:val="Titolo3"/>
      </w:pPr>
      <w:bookmarkStart w:id="200" w:name="_Toc170820328"/>
      <w:r>
        <w:t xml:space="preserve">Attack patterns by </w:t>
      </w:r>
      <w:proofErr w:type="spellStart"/>
      <w:r>
        <w:t>phase</w:t>
      </w:r>
      <w:bookmarkEnd w:id="200"/>
      <w:proofErr w:type="spellEnd"/>
    </w:p>
    <w:p w14:paraId="749754A2" w14:textId="63C9A9D5" w:rsidR="00E26D0C" w:rsidRDefault="006B191D" w:rsidP="00E26D0C">
      <w:r>
        <w:t>Nella schermata in questione si può visualizzare una matrice espansa</w:t>
      </w:r>
      <w:r w:rsidR="007B5819">
        <w:t xml:space="preserve"> (figura 2</w:t>
      </w:r>
      <w:r w:rsidR="00210C96">
        <w:t>9</w:t>
      </w:r>
      <w:r w:rsidR="007B5819">
        <w:t>)</w:t>
      </w:r>
      <w:r>
        <w:t xml:space="preserve">, la quale fornisce l’unione delle tecniche provenienti dai framework ATT&amp;CK e ATLAS, dando così un’altra forma di visualizzazione delle </w:t>
      </w:r>
      <w:r w:rsidR="004C52A5">
        <w:t>informazioni</w:t>
      </w:r>
      <w:r>
        <w:t xml:space="preserve"> e la possibilità di selezionare gli attacchi riscontrati tramite software di terze parti nella propria organizzazione al fine di generare un report</w:t>
      </w:r>
      <w:r w:rsidR="007B5819">
        <w:t xml:space="preserve"> (figura </w:t>
      </w:r>
      <w:r w:rsidR="00210C96">
        <w:t>30</w:t>
      </w:r>
      <w:r w:rsidR="007B5819">
        <w:t>)</w:t>
      </w:r>
      <w:r>
        <w:t xml:space="preserve"> che fornisca la probabilità con cui si sta subendo un attacco da parte dei </w:t>
      </w:r>
      <w:proofErr w:type="spellStart"/>
      <w:r>
        <w:t>threat</w:t>
      </w:r>
      <w:proofErr w:type="spellEnd"/>
      <w:r>
        <w:t xml:space="preserve"> agent/group conosciuti. </w:t>
      </w:r>
    </w:p>
    <w:p w14:paraId="1568A20A" w14:textId="6BAA9F17" w:rsidR="006B191D" w:rsidRDefault="007B5819" w:rsidP="00907810">
      <w:pPr>
        <w:jc w:val="center"/>
      </w:pPr>
      <w:r w:rsidRPr="007B5819">
        <w:rPr>
          <w:noProof/>
        </w:rPr>
        <w:lastRenderedPageBreak/>
        <w:drawing>
          <wp:inline distT="0" distB="0" distL="0" distR="0" wp14:anchorId="0BA61A96" wp14:editId="0C9FC2BC">
            <wp:extent cx="5040630" cy="278638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40630" cy="2786380"/>
                    </a:xfrm>
                    <a:prstGeom prst="rect">
                      <a:avLst/>
                    </a:prstGeom>
                  </pic:spPr>
                </pic:pic>
              </a:graphicData>
            </a:graphic>
          </wp:inline>
        </w:drawing>
      </w:r>
    </w:p>
    <w:p w14:paraId="4096E181" w14:textId="5DA09254" w:rsidR="006B191D" w:rsidRDefault="006B191D" w:rsidP="006B191D">
      <w:pPr>
        <w:jc w:val="center"/>
      </w:pPr>
      <w:r>
        <w:t xml:space="preserve">Figura </w:t>
      </w:r>
      <w:r w:rsidR="00210C96">
        <w:t>29</w:t>
      </w:r>
      <w:r>
        <w:t>: Unione delle matrici ATT&amp;CK e ATLAS</w:t>
      </w:r>
    </w:p>
    <w:p w14:paraId="3008073E" w14:textId="47D36943" w:rsidR="006B191D" w:rsidRPr="00E26D0C" w:rsidRDefault="00907810" w:rsidP="00907810">
      <w:pPr>
        <w:jc w:val="center"/>
      </w:pPr>
      <w:r w:rsidRPr="00907810">
        <w:rPr>
          <w:noProof/>
        </w:rPr>
        <w:lastRenderedPageBreak/>
        <w:drawing>
          <wp:inline distT="0" distB="0" distL="0" distR="0" wp14:anchorId="51F83599" wp14:editId="470E8DC5">
            <wp:extent cx="4731488" cy="6961927"/>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49032" cy="6987741"/>
                    </a:xfrm>
                    <a:prstGeom prst="rect">
                      <a:avLst/>
                    </a:prstGeom>
                  </pic:spPr>
                </pic:pic>
              </a:graphicData>
            </a:graphic>
          </wp:inline>
        </w:drawing>
      </w:r>
      <w:r>
        <w:br/>
      </w:r>
      <w:r w:rsidR="006B191D">
        <w:t xml:space="preserve">Figura </w:t>
      </w:r>
      <w:r w:rsidR="00210C96">
        <w:t>30</w:t>
      </w:r>
      <w:r w:rsidR="006B191D">
        <w:t xml:space="preserve">: </w:t>
      </w:r>
      <w:r>
        <w:t xml:space="preserve">Pagina di esempio del report </w:t>
      </w:r>
      <w:r w:rsidR="006B191D">
        <w:t xml:space="preserve">che fornisce la probabilità di attacco da parte dei vari </w:t>
      </w:r>
      <w:proofErr w:type="spellStart"/>
      <w:r w:rsidR="006B191D">
        <w:t>threat</w:t>
      </w:r>
      <w:proofErr w:type="spellEnd"/>
      <w:r w:rsidR="006B191D">
        <w:t xml:space="preserve"> agent</w:t>
      </w:r>
      <w:r>
        <w:t>s</w:t>
      </w:r>
      <w:r w:rsidR="006B191D">
        <w:t>/group</w:t>
      </w:r>
      <w:r>
        <w:t>s</w:t>
      </w:r>
    </w:p>
    <w:p w14:paraId="20C9A98F" w14:textId="4B49FE35" w:rsidR="00695AA5" w:rsidRDefault="00695AA5" w:rsidP="00695AA5">
      <w:pPr>
        <w:pStyle w:val="Titolo2"/>
      </w:pPr>
      <w:bookmarkStart w:id="201" w:name="_Toc170820329"/>
      <w:proofErr w:type="spellStart"/>
      <w:r>
        <w:lastRenderedPageBreak/>
        <w:t>nginx</w:t>
      </w:r>
      <w:bookmarkEnd w:id="201"/>
      <w:proofErr w:type="spellEnd"/>
    </w:p>
    <w:p w14:paraId="7F0B645B" w14:textId="49A942E9" w:rsidR="00695AA5" w:rsidRPr="00695AA5" w:rsidRDefault="00695AA5" w:rsidP="00695AA5">
      <w:proofErr w:type="spellStart"/>
      <w:r w:rsidRPr="00695AA5">
        <w:rPr>
          <w:b/>
          <w:bCs/>
        </w:rPr>
        <w:t>Nginx</w:t>
      </w:r>
      <w:proofErr w:type="spellEnd"/>
      <w:r>
        <w:t xml:space="preserve"> è stato implementato come </w:t>
      </w:r>
      <w:r w:rsidRPr="00695AA5">
        <w:rPr>
          <w:b/>
          <w:bCs/>
        </w:rPr>
        <w:t>reverse server proxy</w:t>
      </w:r>
      <w:r w:rsidR="000655CE">
        <w:rPr>
          <w:b/>
          <w:bCs/>
        </w:rPr>
        <w:t xml:space="preserve"> </w:t>
      </w:r>
      <w:r w:rsidR="000655CE">
        <w:t>(figura 9)</w:t>
      </w:r>
      <w:r>
        <w:t xml:space="preserve"> all'interno del sistema per la distribuzione delle richieste HTTP tra diversi servizi contenuti nel progetto. La configurazione di </w:t>
      </w:r>
      <w:proofErr w:type="spellStart"/>
      <w:r>
        <w:t>Nginx</w:t>
      </w:r>
      <w:proofErr w:type="spellEnd"/>
      <w:r>
        <w:t xml:space="preserve"> utilizzata è progettata per inoltrare le richieste ricevute sulla porta 80 ai rispettivi servizi in base al percorso dell'URL. </w:t>
      </w:r>
      <w:r w:rsidRPr="00695AA5">
        <w:t>Questo approccio consente una distribuzione efficiente del traffico e assicura che le richieste vengano indirizzate al servizio appropriato in modo trasparente per gli utenti del sistema.</w:t>
      </w:r>
    </w:p>
    <w:p w14:paraId="487B5EE6" w14:textId="3FE6EB9E" w:rsidR="007B4F54" w:rsidRDefault="000655CE" w:rsidP="000655CE">
      <w:r w:rsidRPr="000655CE">
        <w:t xml:space="preserve">L'integrazione di </w:t>
      </w:r>
      <w:proofErr w:type="spellStart"/>
      <w:r w:rsidRPr="000655CE">
        <w:t>Nginx</w:t>
      </w:r>
      <w:proofErr w:type="spellEnd"/>
      <w:r w:rsidRPr="000655CE">
        <w:t xml:space="preserve"> come reverse proxy server nel sistema offre la </w:t>
      </w:r>
      <w:r w:rsidRPr="000655CE">
        <w:rPr>
          <w:b/>
          <w:bCs/>
        </w:rPr>
        <w:t>possibilità</w:t>
      </w:r>
      <w:r w:rsidRPr="000655CE">
        <w:t xml:space="preserve"> di implementare il </w:t>
      </w:r>
      <w:r w:rsidRPr="000655CE">
        <w:rPr>
          <w:b/>
          <w:bCs/>
        </w:rPr>
        <w:t>bilanciamento del carico</w:t>
      </w:r>
      <w:r w:rsidRPr="000655CE">
        <w:t xml:space="preserve">, il che diventa particolarmente vantaggioso se </w:t>
      </w:r>
      <w:proofErr w:type="spellStart"/>
      <w:r w:rsidRPr="000655CE">
        <w:t>DetectiveAttacks</w:t>
      </w:r>
      <w:proofErr w:type="spellEnd"/>
      <w:r w:rsidRPr="000655CE">
        <w:t xml:space="preserve"> verrà rilasciato su una piattaforma online. Con il load balancing, </w:t>
      </w:r>
      <w:proofErr w:type="spellStart"/>
      <w:r w:rsidRPr="000655CE">
        <w:t>Nginx</w:t>
      </w:r>
      <w:proofErr w:type="spellEnd"/>
      <w:r w:rsidRPr="000655CE">
        <w:t xml:space="preserve"> può distribuire le richieste tra più istanze del servizio </w:t>
      </w:r>
      <w:proofErr w:type="spellStart"/>
      <w:r w:rsidRPr="006C1A0C">
        <w:rPr>
          <w:b/>
          <w:bCs/>
        </w:rPr>
        <w:t>DetectiveAttacks</w:t>
      </w:r>
      <w:proofErr w:type="spellEnd"/>
      <w:r w:rsidRPr="000655CE">
        <w:t xml:space="preserve">, garantendo una </w:t>
      </w:r>
      <w:r w:rsidRPr="000655CE">
        <w:rPr>
          <w:b/>
          <w:bCs/>
        </w:rPr>
        <w:t>distribuzione</w:t>
      </w:r>
      <w:r w:rsidRPr="000655CE">
        <w:t xml:space="preserve"> </w:t>
      </w:r>
      <w:r w:rsidRPr="000655CE">
        <w:rPr>
          <w:b/>
          <w:bCs/>
        </w:rPr>
        <w:t>uniforme</w:t>
      </w:r>
      <w:r w:rsidRPr="000655CE">
        <w:t xml:space="preserve"> del carico e migliorando le prestazioni complessive del sistema. Questo è essenziale soprattutto in ambienti online ad alto traffico, dove il load balancing aiuta a mantenere la </w:t>
      </w:r>
      <w:r w:rsidRPr="000655CE">
        <w:rPr>
          <w:b/>
          <w:bCs/>
        </w:rPr>
        <w:t>stabilità</w:t>
      </w:r>
      <w:r w:rsidRPr="000655CE">
        <w:t xml:space="preserve"> e </w:t>
      </w:r>
      <w:r w:rsidRPr="000655CE">
        <w:rPr>
          <w:b/>
          <w:bCs/>
        </w:rPr>
        <w:t>l'affidabilità</w:t>
      </w:r>
      <w:r w:rsidRPr="000655CE">
        <w:t xml:space="preserve"> del servizio, consentendo una maggiore scalabilità per gestire un numero crescente di utenti e richieste. Inoltre, il load balancing può fornire una maggiore </w:t>
      </w:r>
      <w:r w:rsidRPr="000655CE">
        <w:rPr>
          <w:b/>
          <w:bCs/>
        </w:rPr>
        <w:t>tolleranza ai guasti</w:t>
      </w:r>
      <w:r w:rsidRPr="000655CE">
        <w:t>, in quanto se uno dei server fallisce, le richieste possono essere indirizzate automaticamente agli altri server disponibili, garantendo un'esperienza utente continua e affidabile.</w:t>
      </w:r>
    </w:p>
    <w:p w14:paraId="49452824" w14:textId="77777777" w:rsidR="00AC382B" w:rsidRDefault="00AC382B" w:rsidP="00AC382B">
      <w:pPr>
        <w:pStyle w:val="Titolo2"/>
      </w:pPr>
      <w:bookmarkStart w:id="202" w:name="_Toc170820330"/>
      <w:r>
        <w:lastRenderedPageBreak/>
        <w:t>Esempio di immissione di un report</w:t>
      </w:r>
      <w:bookmarkEnd w:id="202"/>
    </w:p>
    <w:p w14:paraId="7D21CBEF" w14:textId="77777777" w:rsidR="00AC382B" w:rsidRDefault="00AC382B" w:rsidP="00AC382B">
      <w:r>
        <w:t xml:space="preserve">Per effettuare dei test manuali del sistema e fornire un esempio pratico di utilizzo, è stata eseguita un'analisi del container </w:t>
      </w:r>
      <w:proofErr w:type="spellStart"/>
      <w:r w:rsidRPr="008035AF">
        <w:rPr>
          <w:i/>
          <w:iCs/>
        </w:rPr>
        <w:t>stix&amp;vulnerability</w:t>
      </w:r>
      <w:proofErr w:type="spellEnd"/>
      <w:r>
        <w:t xml:space="preserve"> utilizzando il tool </w:t>
      </w:r>
      <w:proofErr w:type="spellStart"/>
      <w:r w:rsidRPr="008035AF">
        <w:rPr>
          <w:b/>
          <w:bCs/>
        </w:rPr>
        <w:t>Fortify</w:t>
      </w:r>
      <w:proofErr w:type="spellEnd"/>
      <w:r>
        <w:t xml:space="preserve">. Lo scopo era ottenere il report risultante da questa analisi e utilizzarlo come input per </w:t>
      </w:r>
      <w:proofErr w:type="spellStart"/>
      <w:r w:rsidRPr="008035AF">
        <w:rPr>
          <w:b/>
          <w:bCs/>
        </w:rPr>
        <w:t>DetectiveAttacks</w:t>
      </w:r>
      <w:proofErr w:type="spellEnd"/>
      <w:r>
        <w:t>.</w:t>
      </w:r>
    </w:p>
    <w:p w14:paraId="14998E62" w14:textId="77777777" w:rsidR="00AC382B" w:rsidRDefault="00AC382B" w:rsidP="00AC382B">
      <w:r>
        <w:t xml:space="preserve">La </w:t>
      </w:r>
      <w:proofErr w:type="spellStart"/>
      <w:r>
        <w:t>Static</w:t>
      </w:r>
      <w:proofErr w:type="spellEnd"/>
      <w:r>
        <w:t xml:space="preserve"> Code Analysis (</w:t>
      </w:r>
      <w:r w:rsidRPr="0073507F">
        <w:rPr>
          <w:b/>
          <w:bCs/>
        </w:rPr>
        <w:t>SCA</w:t>
      </w:r>
      <w:r>
        <w:t xml:space="preserve">) effettuata ha evidenziato la presenza di 7 difetti all’interno del codice. Tra questi difetti, sono state identificate specificamente le seguenti CWE (figura 31): </w:t>
      </w:r>
    </w:p>
    <w:p w14:paraId="61F7F122" w14:textId="77777777" w:rsidR="00AC382B" w:rsidRDefault="00AC382B" w:rsidP="00AC382B">
      <w:pPr>
        <w:pStyle w:val="Paragrafoelenco"/>
        <w:numPr>
          <w:ilvl w:val="0"/>
          <w:numId w:val="47"/>
        </w:numPr>
      </w:pPr>
      <w:proofErr w:type="spellStart"/>
      <w:r w:rsidRPr="008035AF">
        <w:t>Improper</w:t>
      </w:r>
      <w:proofErr w:type="spellEnd"/>
      <w:r w:rsidRPr="008035AF">
        <w:t xml:space="preserve"> Input </w:t>
      </w:r>
      <w:proofErr w:type="spellStart"/>
      <w:r w:rsidRPr="008035AF">
        <w:t>Validation</w:t>
      </w:r>
      <w:proofErr w:type="spellEnd"/>
      <w:r w:rsidRPr="008035AF">
        <w:t xml:space="preserve"> </w:t>
      </w:r>
      <w:r>
        <w:t>(</w:t>
      </w:r>
      <w:r w:rsidRPr="00FF4221">
        <w:rPr>
          <w:b/>
          <w:bCs/>
        </w:rPr>
        <w:t>CWE-20</w:t>
      </w:r>
      <w:r>
        <w:t xml:space="preserve">), </w:t>
      </w:r>
    </w:p>
    <w:p w14:paraId="7FEA93A4" w14:textId="77777777" w:rsidR="00AC382B" w:rsidRDefault="00AC382B" w:rsidP="00AC382B">
      <w:pPr>
        <w:pStyle w:val="Paragrafoelenco"/>
        <w:numPr>
          <w:ilvl w:val="0"/>
          <w:numId w:val="47"/>
        </w:numPr>
      </w:pPr>
      <w:proofErr w:type="spellStart"/>
      <w:r w:rsidRPr="008035AF">
        <w:t>Empty</w:t>
      </w:r>
      <w:proofErr w:type="spellEnd"/>
      <w:r w:rsidRPr="008035AF">
        <w:t xml:space="preserve"> </w:t>
      </w:r>
      <w:proofErr w:type="spellStart"/>
      <w:r w:rsidRPr="008035AF">
        <w:t>Exception</w:t>
      </w:r>
      <w:proofErr w:type="spellEnd"/>
      <w:r w:rsidRPr="008035AF">
        <w:t xml:space="preserve"> Block </w:t>
      </w:r>
      <w:r>
        <w:t>(</w:t>
      </w:r>
      <w:r w:rsidRPr="00FF4221">
        <w:rPr>
          <w:b/>
          <w:bCs/>
        </w:rPr>
        <w:t>CWE-1069</w:t>
      </w:r>
      <w:r>
        <w:t>),</w:t>
      </w:r>
    </w:p>
    <w:p w14:paraId="652F092A" w14:textId="77777777" w:rsidR="00AC382B" w:rsidRDefault="00AC382B" w:rsidP="00AC382B">
      <w:pPr>
        <w:pStyle w:val="Paragrafoelenco"/>
        <w:numPr>
          <w:ilvl w:val="0"/>
          <w:numId w:val="47"/>
        </w:numPr>
      </w:pPr>
      <w:r w:rsidRPr="008035AF">
        <w:t xml:space="preserve">Use of </w:t>
      </w:r>
      <w:proofErr w:type="spellStart"/>
      <w:r w:rsidRPr="008035AF">
        <w:t>Weak</w:t>
      </w:r>
      <w:proofErr w:type="spellEnd"/>
      <w:r w:rsidRPr="008035AF">
        <w:t xml:space="preserve"> Hash</w:t>
      </w:r>
      <w:r>
        <w:t xml:space="preserve"> (</w:t>
      </w:r>
      <w:r w:rsidRPr="00FF4221">
        <w:rPr>
          <w:b/>
          <w:bCs/>
        </w:rPr>
        <w:t>CWE-328</w:t>
      </w:r>
      <w:r>
        <w:t xml:space="preserve">). </w:t>
      </w:r>
    </w:p>
    <w:p w14:paraId="587F8392" w14:textId="77777777" w:rsidR="00AC382B" w:rsidRDefault="00AC382B" w:rsidP="00AC382B">
      <w:r>
        <w:t>Grazie al sistema sviluppato una volta conosciute queste CWE è possibile andare a studiare quali sono le tecniche che possono manifestarsi se le relative vulnerabilità non vengano eliminate.</w:t>
      </w:r>
    </w:p>
    <w:p w14:paraId="2EE766C9" w14:textId="77777777" w:rsidR="00AC382B" w:rsidRDefault="00AC382B" w:rsidP="00AC382B">
      <w:pPr>
        <w:jc w:val="center"/>
      </w:pPr>
      <w:r w:rsidRPr="00FF4221">
        <w:rPr>
          <w:noProof/>
        </w:rPr>
        <w:drawing>
          <wp:inline distT="0" distB="0" distL="0" distR="0" wp14:anchorId="700A43D8" wp14:editId="15C244AA">
            <wp:extent cx="4585502" cy="255270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99852" cy="2560688"/>
                    </a:xfrm>
                    <a:prstGeom prst="rect">
                      <a:avLst/>
                    </a:prstGeom>
                  </pic:spPr>
                </pic:pic>
              </a:graphicData>
            </a:graphic>
          </wp:inline>
        </w:drawing>
      </w:r>
      <w:r>
        <w:br/>
        <w:t>Figura 31: Vulnerabilità presenti nel SCA report</w:t>
      </w:r>
    </w:p>
    <w:p w14:paraId="7E5EF253" w14:textId="77777777" w:rsidR="00AC382B" w:rsidRDefault="00AC382B" w:rsidP="00AC382B">
      <w:pPr>
        <w:pStyle w:val="Titolo3"/>
      </w:pPr>
      <w:bookmarkStart w:id="203" w:name="_Toc170820331"/>
      <w:r>
        <w:lastRenderedPageBreak/>
        <w:t>CWE-20</w:t>
      </w:r>
      <w:bookmarkEnd w:id="203"/>
    </w:p>
    <w:p w14:paraId="1B835B08" w14:textId="3E2A27F4" w:rsidR="00AC382B" w:rsidRDefault="00AC382B" w:rsidP="00AC382B">
      <w:r>
        <w:t>Per quanto riguarda la vulnerabilità di “</w:t>
      </w:r>
      <w:proofErr w:type="spellStart"/>
      <w:r w:rsidRPr="008035AF">
        <w:t>Improper</w:t>
      </w:r>
      <w:proofErr w:type="spellEnd"/>
      <w:r w:rsidRPr="008035AF">
        <w:t xml:space="preserve"> Input </w:t>
      </w:r>
      <w:proofErr w:type="spellStart"/>
      <w:r w:rsidRPr="008035AF">
        <w:t>Validation</w:t>
      </w:r>
      <w:proofErr w:type="spellEnd"/>
      <w:r>
        <w:t>”</w:t>
      </w:r>
      <w:r w:rsidR="0073507F">
        <w:t>,</w:t>
      </w:r>
      <w:r>
        <w:t xml:space="preserve"> le tecniche MITRE correlate ad essa sono molteplici, evidenziando quindi la priorità nell’eliminazione di questo difetto. Tutte le tecniche di attacco possibilmente utilizzabili a seguito della CWE-20 restituite dal sistema (figura 32) sono:</w:t>
      </w:r>
    </w:p>
    <w:p w14:paraId="19480592" w14:textId="77777777" w:rsidR="00AC382B" w:rsidRDefault="00AC382B" w:rsidP="00AC382B">
      <w:pPr>
        <w:pStyle w:val="Paragrafoelenco"/>
        <w:numPr>
          <w:ilvl w:val="0"/>
          <w:numId w:val="49"/>
        </w:numPr>
      </w:pPr>
      <w:proofErr w:type="spellStart"/>
      <w:r w:rsidRPr="00ED4F7C">
        <w:rPr>
          <w:i/>
          <w:iCs/>
        </w:rPr>
        <w:t>Steal</w:t>
      </w:r>
      <w:proofErr w:type="spellEnd"/>
      <w:r w:rsidRPr="00ED4F7C">
        <w:rPr>
          <w:i/>
          <w:iCs/>
        </w:rPr>
        <w:t xml:space="preserve"> Web Session Cookie</w:t>
      </w:r>
      <w:r>
        <w:t xml:space="preserve"> (T1539) </w:t>
      </w:r>
    </w:p>
    <w:p w14:paraId="7B0A6656" w14:textId="77777777" w:rsidR="00AC382B" w:rsidRDefault="00AC382B" w:rsidP="00AC382B">
      <w:pPr>
        <w:pStyle w:val="Paragrafoelenco"/>
        <w:numPr>
          <w:ilvl w:val="0"/>
          <w:numId w:val="48"/>
        </w:numPr>
      </w:pPr>
      <w:r w:rsidRPr="00ED4F7C">
        <w:rPr>
          <w:i/>
          <w:iCs/>
        </w:rPr>
        <w:t>Exploitation of Remote Services</w:t>
      </w:r>
      <w:r>
        <w:t xml:space="preserve"> (T1210) </w:t>
      </w:r>
    </w:p>
    <w:p w14:paraId="5904E934" w14:textId="77777777" w:rsidR="00AC382B" w:rsidRDefault="00AC382B" w:rsidP="00AC382B">
      <w:pPr>
        <w:pStyle w:val="Paragrafoelenco"/>
        <w:numPr>
          <w:ilvl w:val="0"/>
          <w:numId w:val="48"/>
        </w:numPr>
      </w:pPr>
      <w:proofErr w:type="spellStart"/>
      <w:r w:rsidRPr="00ED4F7C">
        <w:rPr>
          <w:i/>
          <w:iCs/>
        </w:rPr>
        <w:t>Invalid</w:t>
      </w:r>
      <w:proofErr w:type="spellEnd"/>
      <w:r w:rsidRPr="00ED4F7C">
        <w:rPr>
          <w:i/>
          <w:iCs/>
        </w:rPr>
        <w:t xml:space="preserve"> Code Signature</w:t>
      </w:r>
      <w:r>
        <w:t xml:space="preserve"> (T1036.001) </w:t>
      </w:r>
    </w:p>
    <w:p w14:paraId="2C734263" w14:textId="77777777" w:rsidR="00AC382B" w:rsidRDefault="00AC382B" w:rsidP="00AC382B">
      <w:pPr>
        <w:pStyle w:val="Paragrafoelenco"/>
        <w:numPr>
          <w:ilvl w:val="0"/>
          <w:numId w:val="48"/>
        </w:numPr>
      </w:pPr>
      <w:proofErr w:type="spellStart"/>
      <w:r w:rsidRPr="00ED4F7C">
        <w:rPr>
          <w:i/>
          <w:iCs/>
        </w:rPr>
        <w:t>Path</w:t>
      </w:r>
      <w:proofErr w:type="spellEnd"/>
      <w:r w:rsidRPr="00ED4F7C">
        <w:rPr>
          <w:i/>
          <w:iCs/>
        </w:rPr>
        <w:t xml:space="preserve"> </w:t>
      </w:r>
      <w:proofErr w:type="spellStart"/>
      <w:r w:rsidRPr="00ED4F7C">
        <w:rPr>
          <w:i/>
          <w:iCs/>
        </w:rPr>
        <w:t>Interception</w:t>
      </w:r>
      <w:proofErr w:type="spellEnd"/>
      <w:r w:rsidRPr="00ED4F7C">
        <w:rPr>
          <w:i/>
          <w:iCs/>
        </w:rPr>
        <w:t xml:space="preserve"> by PATH Environment </w:t>
      </w:r>
      <w:proofErr w:type="spellStart"/>
      <w:r w:rsidRPr="00ED4F7C">
        <w:rPr>
          <w:i/>
          <w:iCs/>
        </w:rPr>
        <w:t>Variable</w:t>
      </w:r>
      <w:proofErr w:type="spellEnd"/>
      <w:r>
        <w:t xml:space="preserve"> (T1574.007) </w:t>
      </w:r>
    </w:p>
    <w:p w14:paraId="5CC6A947" w14:textId="77777777" w:rsidR="00AC382B" w:rsidRDefault="00AC382B" w:rsidP="00AC382B">
      <w:pPr>
        <w:pStyle w:val="Paragrafoelenco"/>
        <w:numPr>
          <w:ilvl w:val="0"/>
          <w:numId w:val="48"/>
        </w:numPr>
      </w:pPr>
      <w:r w:rsidRPr="00ED4F7C">
        <w:rPr>
          <w:i/>
          <w:iCs/>
        </w:rPr>
        <w:t>Group Policy Discovery</w:t>
      </w:r>
      <w:r>
        <w:t xml:space="preserve"> (T1615) </w:t>
      </w:r>
    </w:p>
    <w:p w14:paraId="4C58F66A" w14:textId="77777777" w:rsidR="00AC382B" w:rsidRDefault="00AC382B" w:rsidP="00AC382B">
      <w:pPr>
        <w:pStyle w:val="Paragrafoelenco"/>
        <w:numPr>
          <w:ilvl w:val="0"/>
          <w:numId w:val="48"/>
        </w:numPr>
      </w:pPr>
      <w:proofErr w:type="spellStart"/>
      <w:r w:rsidRPr="00ED4F7C">
        <w:rPr>
          <w:i/>
          <w:iCs/>
        </w:rPr>
        <w:t>Impair</w:t>
      </w:r>
      <w:proofErr w:type="spellEnd"/>
      <w:r w:rsidRPr="00ED4F7C">
        <w:rPr>
          <w:i/>
          <w:iCs/>
        </w:rPr>
        <w:t xml:space="preserve"> </w:t>
      </w:r>
      <w:proofErr w:type="spellStart"/>
      <w:r w:rsidRPr="00ED4F7C">
        <w:rPr>
          <w:i/>
          <w:iCs/>
        </w:rPr>
        <w:t>Command</w:t>
      </w:r>
      <w:proofErr w:type="spellEnd"/>
      <w:r w:rsidRPr="00ED4F7C">
        <w:rPr>
          <w:i/>
          <w:iCs/>
        </w:rPr>
        <w:t xml:space="preserve"> History </w:t>
      </w:r>
      <w:proofErr w:type="spellStart"/>
      <w:r w:rsidRPr="00ED4F7C">
        <w:rPr>
          <w:i/>
          <w:iCs/>
        </w:rPr>
        <w:t>Logging</w:t>
      </w:r>
      <w:proofErr w:type="spellEnd"/>
      <w:r>
        <w:t xml:space="preserve"> (T1562.003) </w:t>
      </w:r>
    </w:p>
    <w:p w14:paraId="0BF21063" w14:textId="77777777" w:rsidR="00AC382B" w:rsidRDefault="00AC382B" w:rsidP="00AC382B">
      <w:pPr>
        <w:pStyle w:val="Paragrafoelenco"/>
        <w:numPr>
          <w:ilvl w:val="0"/>
          <w:numId w:val="48"/>
        </w:numPr>
      </w:pPr>
      <w:proofErr w:type="spellStart"/>
      <w:r w:rsidRPr="00ED4F7C">
        <w:rPr>
          <w:i/>
          <w:iCs/>
        </w:rPr>
        <w:t>Obfuscated</w:t>
      </w:r>
      <w:proofErr w:type="spellEnd"/>
      <w:r w:rsidRPr="00ED4F7C">
        <w:rPr>
          <w:i/>
          <w:iCs/>
        </w:rPr>
        <w:t xml:space="preserve"> Files or Information</w:t>
      </w:r>
      <w:r>
        <w:t xml:space="preserve"> (T1027) </w:t>
      </w:r>
    </w:p>
    <w:p w14:paraId="606B4B34" w14:textId="77777777" w:rsidR="00AC382B" w:rsidRDefault="00AC382B" w:rsidP="00AC382B">
      <w:pPr>
        <w:pStyle w:val="Paragrafoelenco"/>
        <w:numPr>
          <w:ilvl w:val="0"/>
          <w:numId w:val="48"/>
        </w:numPr>
      </w:pPr>
      <w:proofErr w:type="spellStart"/>
      <w:r w:rsidRPr="00ED4F7C">
        <w:rPr>
          <w:i/>
          <w:iCs/>
        </w:rPr>
        <w:t>Indirect</w:t>
      </w:r>
      <w:proofErr w:type="spellEnd"/>
      <w:r w:rsidRPr="00ED4F7C">
        <w:rPr>
          <w:i/>
          <w:iCs/>
        </w:rPr>
        <w:t xml:space="preserve"> </w:t>
      </w:r>
      <w:proofErr w:type="spellStart"/>
      <w:r w:rsidRPr="00ED4F7C">
        <w:rPr>
          <w:i/>
          <w:iCs/>
        </w:rPr>
        <w:t>Command</w:t>
      </w:r>
      <w:proofErr w:type="spellEnd"/>
      <w:r w:rsidRPr="00ED4F7C">
        <w:rPr>
          <w:i/>
          <w:iCs/>
        </w:rPr>
        <w:t xml:space="preserve"> </w:t>
      </w:r>
      <w:proofErr w:type="spellStart"/>
      <w:r w:rsidRPr="00ED4F7C">
        <w:rPr>
          <w:i/>
          <w:iCs/>
        </w:rPr>
        <w:t>Execution</w:t>
      </w:r>
      <w:proofErr w:type="spellEnd"/>
      <w:r>
        <w:t xml:space="preserve"> (T1202) </w:t>
      </w:r>
    </w:p>
    <w:p w14:paraId="0F30EE4C" w14:textId="77777777" w:rsidR="00AC382B" w:rsidRDefault="00AC382B" w:rsidP="00AC382B">
      <w:pPr>
        <w:pStyle w:val="Paragrafoelenco"/>
        <w:numPr>
          <w:ilvl w:val="0"/>
          <w:numId w:val="48"/>
        </w:numPr>
      </w:pPr>
      <w:r w:rsidRPr="00ED4F7C">
        <w:rPr>
          <w:i/>
          <w:iCs/>
        </w:rPr>
        <w:t xml:space="preserve">Data </w:t>
      </w:r>
      <w:proofErr w:type="spellStart"/>
      <w:r w:rsidRPr="00ED4F7C">
        <w:rPr>
          <w:i/>
          <w:iCs/>
        </w:rPr>
        <w:t>Manipulation</w:t>
      </w:r>
      <w:proofErr w:type="spellEnd"/>
      <w:r>
        <w:t xml:space="preserve"> (T1565) </w:t>
      </w:r>
    </w:p>
    <w:p w14:paraId="63329C5E" w14:textId="77777777" w:rsidR="00AC382B" w:rsidRDefault="00AC382B" w:rsidP="00AC382B">
      <w:pPr>
        <w:pStyle w:val="Paragrafoelenco"/>
        <w:numPr>
          <w:ilvl w:val="0"/>
          <w:numId w:val="48"/>
        </w:numPr>
      </w:pPr>
      <w:r w:rsidRPr="00ED4F7C">
        <w:rPr>
          <w:i/>
          <w:iCs/>
        </w:rPr>
        <w:t xml:space="preserve">Code </w:t>
      </w:r>
      <w:proofErr w:type="spellStart"/>
      <w:r w:rsidRPr="00ED4F7C">
        <w:rPr>
          <w:i/>
          <w:iCs/>
        </w:rPr>
        <w:t>Signing</w:t>
      </w:r>
      <w:proofErr w:type="spellEnd"/>
      <w:r>
        <w:t xml:space="preserve"> (T1553.002) </w:t>
      </w:r>
    </w:p>
    <w:p w14:paraId="27A5BC49" w14:textId="77777777" w:rsidR="00AC382B" w:rsidRDefault="00AC382B" w:rsidP="00AC382B">
      <w:pPr>
        <w:pStyle w:val="Paragrafoelenco"/>
        <w:numPr>
          <w:ilvl w:val="0"/>
          <w:numId w:val="48"/>
        </w:numPr>
      </w:pPr>
      <w:r w:rsidRPr="00ED4F7C">
        <w:rPr>
          <w:i/>
          <w:iCs/>
        </w:rPr>
        <w:t xml:space="preserve">Dynamic </w:t>
      </w:r>
      <w:proofErr w:type="spellStart"/>
      <w:r w:rsidRPr="00ED4F7C">
        <w:rPr>
          <w:i/>
          <w:iCs/>
        </w:rPr>
        <w:t>Linker</w:t>
      </w:r>
      <w:proofErr w:type="spellEnd"/>
      <w:r w:rsidRPr="00ED4F7C">
        <w:rPr>
          <w:i/>
          <w:iCs/>
        </w:rPr>
        <w:t xml:space="preserve"> </w:t>
      </w:r>
      <w:proofErr w:type="spellStart"/>
      <w:r w:rsidRPr="00ED4F7C">
        <w:rPr>
          <w:i/>
          <w:iCs/>
        </w:rPr>
        <w:t>Hijacking</w:t>
      </w:r>
      <w:proofErr w:type="spellEnd"/>
      <w:r>
        <w:t xml:space="preserve"> (T1574.006)</w:t>
      </w:r>
    </w:p>
    <w:p w14:paraId="1C34F2D8" w14:textId="2E3CDE2B" w:rsidR="00AC382B" w:rsidRDefault="00AC382B" w:rsidP="00AC382B">
      <w:proofErr w:type="spellStart"/>
      <w:r>
        <w:t>DetectiveAttacks</w:t>
      </w:r>
      <w:proofErr w:type="spellEnd"/>
      <w:r>
        <w:t>, come già descritto, ci fornisce anche le possibili tecniche che possono essere successivamente o precedentemente utilizzate a seguito di quelle</w:t>
      </w:r>
      <w:r w:rsidR="0073507F">
        <w:t xml:space="preserve"> ottenute dalla relazione</w:t>
      </w:r>
      <w:r>
        <w:t xml:space="preserve"> (figura 33), al fine di compiere una analisi quantitativa approfondita sui rischi legati alla presenza di tale vulnerabilità.</w:t>
      </w:r>
    </w:p>
    <w:p w14:paraId="68B57913" w14:textId="7B85E2F3" w:rsidR="00AC382B" w:rsidRDefault="00AC382B" w:rsidP="00CA6DA3">
      <w:pPr>
        <w:jc w:val="center"/>
      </w:pPr>
      <w:r w:rsidRPr="009672CC">
        <w:rPr>
          <w:noProof/>
        </w:rPr>
        <w:lastRenderedPageBreak/>
        <w:drawing>
          <wp:inline distT="0" distB="0" distL="0" distR="0" wp14:anchorId="3F49572A" wp14:editId="7BA1AB0A">
            <wp:extent cx="5040630" cy="2830195"/>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40630" cy="2830195"/>
                    </a:xfrm>
                    <a:prstGeom prst="rect">
                      <a:avLst/>
                    </a:prstGeom>
                  </pic:spPr>
                </pic:pic>
              </a:graphicData>
            </a:graphic>
          </wp:inline>
        </w:drawing>
      </w:r>
      <w:r>
        <w:br/>
        <w:t>Figura 32: Attack patterns MITRE correlati alla CWE-20</w:t>
      </w:r>
    </w:p>
    <w:p w14:paraId="7948F6EE" w14:textId="77777777" w:rsidR="00AC382B" w:rsidRDefault="00AC382B" w:rsidP="00AC382B">
      <w:pPr>
        <w:jc w:val="center"/>
      </w:pPr>
      <w:r w:rsidRPr="009672CC">
        <w:rPr>
          <w:noProof/>
        </w:rPr>
        <w:drawing>
          <wp:inline distT="0" distB="0" distL="0" distR="0" wp14:anchorId="042B9519" wp14:editId="17039A4E">
            <wp:extent cx="5040630" cy="282448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40630" cy="2824480"/>
                    </a:xfrm>
                    <a:prstGeom prst="rect">
                      <a:avLst/>
                    </a:prstGeom>
                  </pic:spPr>
                </pic:pic>
              </a:graphicData>
            </a:graphic>
          </wp:inline>
        </w:drawing>
      </w:r>
      <w:r>
        <w:br/>
        <w:t xml:space="preserve">Figura 33: Parte degli </w:t>
      </w:r>
      <w:proofErr w:type="spellStart"/>
      <w:r>
        <w:t>attack</w:t>
      </w:r>
      <w:proofErr w:type="spellEnd"/>
      <w:r>
        <w:t xml:space="preserve"> patterns correlati a quelli sfruttati dalla CWE-20</w:t>
      </w:r>
    </w:p>
    <w:p w14:paraId="7F360B48" w14:textId="77777777" w:rsidR="00AC382B" w:rsidRDefault="00AC382B" w:rsidP="00AC382B">
      <w:pPr>
        <w:pStyle w:val="Titolo3"/>
      </w:pPr>
      <w:bookmarkStart w:id="204" w:name="_Toc170820332"/>
      <w:r>
        <w:t>CWE-1069</w:t>
      </w:r>
      <w:bookmarkEnd w:id="204"/>
    </w:p>
    <w:p w14:paraId="575BCF0D" w14:textId="69EC7387" w:rsidR="00AC382B" w:rsidRDefault="00AC382B" w:rsidP="00AC382B">
      <w:r>
        <w:t>Riguardo la CWE-1069, conosciuta con il nome di “</w:t>
      </w:r>
      <w:proofErr w:type="spellStart"/>
      <w:r w:rsidRPr="00296A50">
        <w:t>Empty</w:t>
      </w:r>
      <w:proofErr w:type="spellEnd"/>
      <w:r w:rsidRPr="00296A50">
        <w:t xml:space="preserve"> </w:t>
      </w:r>
      <w:proofErr w:type="spellStart"/>
      <w:r w:rsidRPr="00296A50">
        <w:t>Exception</w:t>
      </w:r>
      <w:proofErr w:type="spellEnd"/>
      <w:r w:rsidRPr="00296A50">
        <w:t xml:space="preserve"> Block</w:t>
      </w:r>
      <w:r>
        <w:t xml:space="preserve">”, il sistema ha rilevato soltanto una tecnica di attacco </w:t>
      </w:r>
      <w:r>
        <w:lastRenderedPageBreak/>
        <w:t xml:space="preserve">correlata a questa vulnerabilità, anche se non di poca importanza poiché si tratta di </w:t>
      </w:r>
      <w:proofErr w:type="spellStart"/>
      <w:r w:rsidRPr="00ED4F7C">
        <w:rPr>
          <w:i/>
          <w:iCs/>
        </w:rPr>
        <w:t>Indirect</w:t>
      </w:r>
      <w:proofErr w:type="spellEnd"/>
      <w:r w:rsidRPr="00ED4F7C">
        <w:rPr>
          <w:i/>
          <w:iCs/>
        </w:rPr>
        <w:t xml:space="preserve"> </w:t>
      </w:r>
      <w:proofErr w:type="spellStart"/>
      <w:r w:rsidRPr="00ED4F7C">
        <w:rPr>
          <w:i/>
          <w:iCs/>
        </w:rPr>
        <w:t>Command</w:t>
      </w:r>
      <w:proofErr w:type="spellEnd"/>
      <w:r w:rsidRPr="00ED4F7C">
        <w:rPr>
          <w:i/>
          <w:iCs/>
        </w:rPr>
        <w:t xml:space="preserve"> </w:t>
      </w:r>
      <w:proofErr w:type="spellStart"/>
      <w:r w:rsidRPr="00ED4F7C">
        <w:rPr>
          <w:i/>
          <w:iCs/>
        </w:rPr>
        <w:t>Execution</w:t>
      </w:r>
      <w:proofErr w:type="spellEnd"/>
      <w:r>
        <w:t xml:space="preserve"> </w:t>
      </w:r>
      <w:r w:rsidRPr="00ED4F7C">
        <w:t>(T1202)</w:t>
      </w:r>
      <w:r>
        <w:t xml:space="preserve">.  </w:t>
      </w:r>
    </w:p>
    <w:p w14:paraId="78231656" w14:textId="77777777" w:rsidR="00AC382B" w:rsidRDefault="00AC382B" w:rsidP="00AC382B">
      <w:pPr>
        <w:pStyle w:val="Titolo3"/>
      </w:pPr>
      <w:bookmarkStart w:id="205" w:name="_Toc170820333"/>
      <w:r>
        <w:t>CWE-328</w:t>
      </w:r>
      <w:bookmarkEnd w:id="205"/>
    </w:p>
    <w:p w14:paraId="751CE1AB" w14:textId="0F33E328" w:rsidR="00AC382B" w:rsidRDefault="00AC382B" w:rsidP="00AC382B">
      <w:r>
        <w:t>Infine per l’ultima vulnerabilità</w:t>
      </w:r>
      <w:r w:rsidR="00755D2E">
        <w:t xml:space="preserve"> riscontrata</w:t>
      </w:r>
      <w:r>
        <w:t>,</w:t>
      </w:r>
      <w:r w:rsidR="00755D2E">
        <w:t xml:space="preserve"> la</w:t>
      </w:r>
      <w:r>
        <w:t xml:space="preserve"> CWE-328, nota come “</w:t>
      </w:r>
      <w:r w:rsidR="00755D2E" w:rsidRPr="00755D2E">
        <w:t xml:space="preserve">Use of </w:t>
      </w:r>
      <w:proofErr w:type="spellStart"/>
      <w:r w:rsidR="00755D2E" w:rsidRPr="00755D2E">
        <w:t>Weak</w:t>
      </w:r>
      <w:proofErr w:type="spellEnd"/>
      <w:r w:rsidR="00755D2E" w:rsidRPr="00755D2E">
        <w:t xml:space="preserve"> Hash</w:t>
      </w:r>
      <w:r>
        <w:t>”,</w:t>
      </w:r>
      <w:r w:rsidR="00755D2E">
        <w:t xml:space="preserve"> il tool</w:t>
      </w:r>
      <w:r>
        <w:t xml:space="preserve"> presenta </w:t>
      </w:r>
      <w:r w:rsidR="00755D2E">
        <w:t xml:space="preserve">come </w:t>
      </w:r>
      <w:proofErr w:type="spellStart"/>
      <w:r w:rsidR="00755D2E">
        <w:t>attack</w:t>
      </w:r>
      <w:proofErr w:type="spellEnd"/>
      <w:r w:rsidR="00755D2E">
        <w:t xml:space="preserve"> patterns MITRE correlato, la tecnica </w:t>
      </w:r>
      <w:r w:rsidR="00755D2E" w:rsidRPr="00755D2E">
        <w:rPr>
          <w:i/>
          <w:iCs/>
        </w:rPr>
        <w:t xml:space="preserve">Code </w:t>
      </w:r>
      <w:proofErr w:type="spellStart"/>
      <w:r w:rsidR="00755D2E" w:rsidRPr="00755D2E">
        <w:rPr>
          <w:i/>
          <w:iCs/>
        </w:rPr>
        <w:t>Signing</w:t>
      </w:r>
      <w:proofErr w:type="spellEnd"/>
      <w:r w:rsidR="00755D2E" w:rsidRPr="00755D2E">
        <w:t xml:space="preserve"> (T1553.002</w:t>
      </w:r>
      <w:r w:rsidR="00755D2E">
        <w:t>).</w:t>
      </w:r>
    </w:p>
    <w:p w14:paraId="549E27CF" w14:textId="23FD504B" w:rsidR="00F51567" w:rsidRDefault="00F51567" w:rsidP="00F51567">
      <w:pPr>
        <w:pStyle w:val="Titolo3"/>
      </w:pPr>
      <w:bookmarkStart w:id="206" w:name="_Toc170820334"/>
      <w:r>
        <w:t>Considerazioni</w:t>
      </w:r>
      <w:bookmarkEnd w:id="206"/>
    </w:p>
    <w:p w14:paraId="715D57B7" w14:textId="77777777" w:rsidR="00EB54A5" w:rsidRDefault="00EB54A5" w:rsidP="00F51567">
      <w:proofErr w:type="spellStart"/>
      <w:r w:rsidRPr="00EB54A5">
        <w:t>DetectiveAttacks</w:t>
      </w:r>
      <w:proofErr w:type="spellEnd"/>
      <w:r w:rsidRPr="00EB54A5">
        <w:t xml:space="preserve"> non solo fornisce </w:t>
      </w:r>
      <w:r w:rsidRPr="000928BA">
        <w:rPr>
          <w:b/>
          <w:bCs/>
        </w:rPr>
        <w:t>suggerimenti per mitigare le vulnerabilità</w:t>
      </w:r>
      <w:r w:rsidRPr="00EB54A5">
        <w:t xml:space="preserve"> in base alla fase di </w:t>
      </w:r>
      <w:r>
        <w:t>creazione</w:t>
      </w:r>
      <w:r w:rsidRPr="00EB54A5">
        <w:t xml:space="preserve"> del sistema</w:t>
      </w:r>
      <w:r>
        <w:t xml:space="preserve"> (ad esempio Design, </w:t>
      </w:r>
      <w:proofErr w:type="spellStart"/>
      <w:r>
        <w:t>Operation</w:t>
      </w:r>
      <w:proofErr w:type="spellEnd"/>
      <w:r>
        <w:t xml:space="preserve"> o </w:t>
      </w:r>
      <w:proofErr w:type="spellStart"/>
      <w:r>
        <w:t>Implementation</w:t>
      </w:r>
      <w:proofErr w:type="spellEnd"/>
      <w:r>
        <w:t>),</w:t>
      </w:r>
      <w:r w:rsidRPr="00EB54A5">
        <w:t xml:space="preserve"> ma offre anche altre informazioni utili. </w:t>
      </w:r>
    </w:p>
    <w:p w14:paraId="1BD2FE63" w14:textId="77777777" w:rsidR="00EB54A5" w:rsidRDefault="00EB54A5" w:rsidP="00F51567">
      <w:r w:rsidRPr="00EB54A5">
        <w:t xml:space="preserve">Attraverso la conoscenza delle tecniche di attacco specifiche correlate alle vulnerabilità, il sistema consente di </w:t>
      </w:r>
      <w:r>
        <w:t>ottenere</w:t>
      </w:r>
      <w:r w:rsidRPr="00EB54A5">
        <w:t xml:space="preserve"> i </w:t>
      </w:r>
      <w:r w:rsidRPr="000928BA">
        <w:rPr>
          <w:b/>
          <w:bCs/>
        </w:rPr>
        <w:t>metodi di rilevamento</w:t>
      </w:r>
      <w:r w:rsidRPr="00EB54A5">
        <w:t xml:space="preserve"> delle tecniche stesse</w:t>
      </w:r>
      <w:r>
        <w:t xml:space="preserve">, le </w:t>
      </w:r>
      <w:r w:rsidRPr="000928BA">
        <w:rPr>
          <w:b/>
          <w:bCs/>
        </w:rPr>
        <w:t>piattaforme</w:t>
      </w:r>
      <w:r>
        <w:t xml:space="preserve"> che ne vengono </w:t>
      </w:r>
      <w:r w:rsidRPr="000928BA">
        <w:rPr>
          <w:b/>
          <w:bCs/>
        </w:rPr>
        <w:t>colpite</w:t>
      </w:r>
      <w:r>
        <w:t xml:space="preserve">, i </w:t>
      </w:r>
      <w:r w:rsidRPr="000928BA">
        <w:rPr>
          <w:b/>
          <w:bCs/>
        </w:rPr>
        <w:t>software</w:t>
      </w:r>
      <w:r>
        <w:t xml:space="preserve"> che utilizzano tali tecniche, </w:t>
      </w:r>
      <w:r w:rsidRPr="000928BA">
        <w:rPr>
          <w:b/>
          <w:bCs/>
        </w:rPr>
        <w:t>esempi</w:t>
      </w:r>
      <w:r>
        <w:t xml:space="preserve"> </w:t>
      </w:r>
      <w:r w:rsidRPr="000928BA">
        <w:rPr>
          <w:b/>
          <w:bCs/>
        </w:rPr>
        <w:t>dimostrativi</w:t>
      </w:r>
      <w:r>
        <w:t xml:space="preserve"> per fini benevoli e </w:t>
      </w:r>
      <w:r w:rsidRPr="000928BA">
        <w:rPr>
          <w:b/>
          <w:bCs/>
        </w:rPr>
        <w:t>campagne</w:t>
      </w:r>
      <w:r>
        <w:t xml:space="preserve"> </w:t>
      </w:r>
      <w:r w:rsidRPr="000928BA">
        <w:rPr>
          <w:b/>
          <w:bCs/>
        </w:rPr>
        <w:t>realmente</w:t>
      </w:r>
      <w:r>
        <w:t xml:space="preserve"> </w:t>
      </w:r>
      <w:r w:rsidRPr="000928BA">
        <w:rPr>
          <w:b/>
          <w:bCs/>
        </w:rPr>
        <w:t>avvenute</w:t>
      </w:r>
      <w:r>
        <w:t xml:space="preserve"> che utilizzano gli stessi patterns di attacco</w:t>
      </w:r>
      <w:r w:rsidRPr="00EB54A5">
        <w:t xml:space="preserve">. </w:t>
      </w:r>
    </w:p>
    <w:p w14:paraId="47FE0BF6" w14:textId="175B121F" w:rsidR="00F51567" w:rsidRPr="00F51567" w:rsidRDefault="00EB54A5" w:rsidP="00F51567">
      <w:r w:rsidRPr="00EB54A5">
        <w:t>Questo approccio facilita un'analisi quantitativa completa del rischio associato a ogni vulnerabilità, permettendo di adottare misure preventive e correttive in maniera tempestiva e mirata.</w:t>
      </w:r>
      <w:r w:rsidR="00F51567">
        <w:t xml:space="preserve"> </w:t>
      </w:r>
    </w:p>
    <w:p w14:paraId="5DF6852B" w14:textId="024EA23F" w:rsidR="00755D2E" w:rsidRDefault="00F51567" w:rsidP="008309A0">
      <w:pPr>
        <w:pStyle w:val="Titolo2"/>
      </w:pPr>
      <w:bookmarkStart w:id="207" w:name="_Toc170820335"/>
      <w:r>
        <w:lastRenderedPageBreak/>
        <w:t>Conclusioni</w:t>
      </w:r>
      <w:bookmarkEnd w:id="207"/>
    </w:p>
    <w:p w14:paraId="66426B80" w14:textId="5C4A8BC1" w:rsidR="00CA6DA3" w:rsidRDefault="00CA6DA3" w:rsidP="00755D2E">
      <w:r>
        <w:t xml:space="preserve">L'analisi effettuata con </w:t>
      </w:r>
      <w:proofErr w:type="spellStart"/>
      <w:r>
        <w:t>DetectiveAttacks</w:t>
      </w:r>
      <w:proofErr w:type="spellEnd"/>
      <w:r>
        <w:t xml:space="preserve"> ha dimostrato l'efficacia del sistema nel rilevare vulnerabilità specifiche e nel fornire una mappatura dettagliata delle tecniche di attacco correlate, insieme ai metodi di mitigazione. Inoltre, il sistema offre informazioni cruciali riguardanti la rilevazione, le conseguenze e gli esempi dimostrativi delle tecniche o vulnerabilità</w:t>
      </w:r>
      <w:r w:rsidR="006D4411">
        <w:t xml:space="preserve"> conosciute</w:t>
      </w:r>
      <w:r>
        <w:t xml:space="preserve">, che si dimostrano essere di fondamentale importanza. </w:t>
      </w:r>
    </w:p>
    <w:p w14:paraId="0232598C" w14:textId="6FF6B31E" w:rsidR="00755D2E" w:rsidRDefault="00755D2E" w:rsidP="00755D2E">
      <w:r>
        <w:t xml:space="preserve">Questo </w:t>
      </w:r>
      <w:r w:rsidRPr="00755D2E">
        <w:rPr>
          <w:b/>
          <w:bCs/>
        </w:rPr>
        <w:t>strumento</w:t>
      </w:r>
      <w:r>
        <w:t xml:space="preserve"> si rivela </w:t>
      </w:r>
      <w:r w:rsidRPr="00755D2E">
        <w:rPr>
          <w:b/>
          <w:bCs/>
        </w:rPr>
        <w:t>indispensabile</w:t>
      </w:r>
      <w:r>
        <w:t xml:space="preserve"> per una </w:t>
      </w:r>
      <w:r w:rsidRPr="00755D2E">
        <w:rPr>
          <w:b/>
          <w:bCs/>
        </w:rPr>
        <w:t>gestione proattiva</w:t>
      </w:r>
      <w:r>
        <w:t xml:space="preserve"> delle vulnerabilità, consentendo di </w:t>
      </w:r>
      <w:r w:rsidRPr="00755D2E">
        <w:rPr>
          <w:b/>
          <w:bCs/>
        </w:rPr>
        <w:t>anticipare potenziali attacchi</w:t>
      </w:r>
      <w:r>
        <w:t xml:space="preserve"> e di rafforzare la sicurezza del sistema in modo mirato. La capacità di </w:t>
      </w:r>
      <w:proofErr w:type="spellStart"/>
      <w:r>
        <w:t>DetectiveAttacks</w:t>
      </w:r>
      <w:proofErr w:type="spellEnd"/>
      <w:r>
        <w:t xml:space="preserve"> di aggiornare continuamente i dati e di adattarsi ai nuovi scenari di minaccia rappresenta un </w:t>
      </w:r>
      <w:r w:rsidRPr="00CA6DA3">
        <w:rPr>
          <w:b/>
          <w:bCs/>
        </w:rPr>
        <w:t>valore aggiunto significativo</w:t>
      </w:r>
      <w:r>
        <w:t xml:space="preserve">, garantendo una protezione costante e aggiornata contro le vulnerabilità emergenti. </w:t>
      </w:r>
    </w:p>
    <w:p w14:paraId="776C97EC" w14:textId="6A0ADC98" w:rsidR="00AC382B" w:rsidRDefault="00755D2E" w:rsidP="00CA6DA3">
      <w:r>
        <w:t>Pertanto l’</w:t>
      </w:r>
      <w:r w:rsidRPr="00CA6DA3">
        <w:rPr>
          <w:b/>
          <w:bCs/>
        </w:rPr>
        <w:t>obbiettivo</w:t>
      </w:r>
      <w:r>
        <w:t xml:space="preserve"> inizialmente posto</w:t>
      </w:r>
      <w:r w:rsidR="006D4411">
        <w:t xml:space="preserve"> </w:t>
      </w:r>
      <w:r w:rsidR="0073507F">
        <w:t>riguardante l’</w:t>
      </w:r>
      <w:r w:rsidR="006D4411">
        <w:t>implementazione di soluzioni innovative per l’utilizzo di un approccio proattivo alla sicurezza informatica</w:t>
      </w:r>
      <w:r>
        <w:t xml:space="preserve"> si considera </w:t>
      </w:r>
      <w:r w:rsidRPr="00CA6DA3">
        <w:rPr>
          <w:b/>
          <w:bCs/>
        </w:rPr>
        <w:t>raggiunto</w:t>
      </w:r>
      <w:r w:rsidR="006D4411">
        <w:t xml:space="preserve">, grazie allo sviluppo di </w:t>
      </w:r>
      <w:proofErr w:type="spellStart"/>
      <w:r w:rsidR="006D4411" w:rsidRPr="006D4411">
        <w:rPr>
          <w:b/>
          <w:bCs/>
        </w:rPr>
        <w:t>DetectiveAttacks</w:t>
      </w:r>
      <w:proofErr w:type="spellEnd"/>
      <w:r w:rsidR="006D4411">
        <w:t xml:space="preserve"> e le seguenti funzionalità implementate:</w:t>
      </w:r>
    </w:p>
    <w:p w14:paraId="19A83261" w14:textId="058F6888" w:rsidR="006D4411" w:rsidRDefault="0073507F" w:rsidP="006D4411">
      <w:pPr>
        <w:pStyle w:val="Paragrafoelenco"/>
        <w:numPr>
          <w:ilvl w:val="0"/>
          <w:numId w:val="36"/>
        </w:numPr>
      </w:pPr>
      <w:r>
        <w:rPr>
          <w:b/>
          <w:bCs/>
        </w:rPr>
        <w:t>v</w:t>
      </w:r>
      <w:r w:rsidR="006D4411" w:rsidRPr="003B67C8">
        <w:rPr>
          <w:b/>
          <w:bCs/>
        </w:rPr>
        <w:t>isualizza</w:t>
      </w:r>
      <w:r>
        <w:rPr>
          <w:b/>
          <w:bCs/>
        </w:rPr>
        <w:t xml:space="preserve">zione </w:t>
      </w:r>
      <w:r>
        <w:t>di</w:t>
      </w:r>
      <w:r w:rsidR="006D4411">
        <w:t xml:space="preserve"> tutte le </w:t>
      </w:r>
      <w:r w:rsidR="006D4411" w:rsidRPr="003B67C8">
        <w:rPr>
          <w:b/>
          <w:bCs/>
        </w:rPr>
        <w:t>informazioni</w:t>
      </w:r>
      <w:r w:rsidR="006D4411">
        <w:t xml:space="preserve"> provenient</w:t>
      </w:r>
      <w:r>
        <w:t>i</w:t>
      </w:r>
      <w:r w:rsidR="006D4411">
        <w:t xml:space="preserve"> dalla </w:t>
      </w:r>
      <w:r w:rsidR="006D4411" w:rsidRPr="003B67C8">
        <w:rPr>
          <w:b/>
          <w:bCs/>
        </w:rPr>
        <w:t>CTI</w:t>
      </w:r>
      <w:r w:rsidR="006D4411">
        <w:t xml:space="preserve"> </w:t>
      </w:r>
      <w:r w:rsidR="006D4411" w:rsidRPr="003B67C8">
        <w:rPr>
          <w:b/>
          <w:bCs/>
        </w:rPr>
        <w:t>community</w:t>
      </w:r>
      <w:r w:rsidR="006D4411">
        <w:t>, tramite un unico punto di accesso, unica interfaccia</w:t>
      </w:r>
      <w:r>
        <w:t>,</w:t>
      </w:r>
      <w:r w:rsidR="006D4411">
        <w:t xml:space="preserve"> mostrando tutte le relazioni che vi sono tra essi;</w:t>
      </w:r>
    </w:p>
    <w:p w14:paraId="64A173F9" w14:textId="2C8F2704" w:rsidR="006D4411" w:rsidRDefault="0073507F" w:rsidP="006D4411">
      <w:pPr>
        <w:pStyle w:val="Paragrafoelenco"/>
        <w:numPr>
          <w:ilvl w:val="0"/>
          <w:numId w:val="36"/>
        </w:numPr>
      </w:pPr>
      <w:r>
        <w:rPr>
          <w:b/>
          <w:bCs/>
        </w:rPr>
        <w:lastRenderedPageBreak/>
        <w:t>unione</w:t>
      </w:r>
      <w:r w:rsidR="006D4411">
        <w:t xml:space="preserve"> della matrice </w:t>
      </w:r>
      <w:r w:rsidR="006D4411" w:rsidRPr="00D241E8">
        <w:rPr>
          <w:b/>
          <w:bCs/>
        </w:rPr>
        <w:t>ATT&amp;CK</w:t>
      </w:r>
      <w:r w:rsidR="006D4411">
        <w:t xml:space="preserve"> e </w:t>
      </w:r>
      <w:r w:rsidR="006D4411" w:rsidRPr="00D241E8">
        <w:rPr>
          <w:b/>
          <w:bCs/>
        </w:rPr>
        <w:t>ATLAS</w:t>
      </w:r>
      <w:r w:rsidR="006D4411">
        <w:t xml:space="preserve"> riordinata secondo la CKC</w:t>
      </w:r>
      <w:r w:rsidR="006D4411">
        <w:rPr>
          <w:rStyle w:val="Rimandonotaapidipagina"/>
        </w:rPr>
        <w:footnoteReference w:id="34"/>
      </w:r>
      <w:r w:rsidR="006D4411">
        <w:t>;</w:t>
      </w:r>
    </w:p>
    <w:p w14:paraId="20EB1544" w14:textId="545AF481" w:rsidR="006D4411" w:rsidRDefault="0073507F" w:rsidP="006D4411">
      <w:pPr>
        <w:pStyle w:val="Paragrafoelenco"/>
        <w:numPr>
          <w:ilvl w:val="0"/>
          <w:numId w:val="35"/>
        </w:numPr>
      </w:pPr>
      <w:r>
        <w:rPr>
          <w:b/>
          <w:bCs/>
        </w:rPr>
        <w:t>classificazione</w:t>
      </w:r>
      <w:r w:rsidR="006D4411">
        <w:t xml:space="preserve"> </w:t>
      </w:r>
      <w:r>
        <w:t>del</w:t>
      </w:r>
      <w:r w:rsidR="006D4411">
        <w:t xml:space="preserve">le </w:t>
      </w:r>
      <w:r w:rsidR="006D4411" w:rsidRPr="003B67C8">
        <w:rPr>
          <w:b/>
          <w:bCs/>
        </w:rPr>
        <w:t>vulnerabilità</w:t>
      </w:r>
      <w:r w:rsidR="006D4411">
        <w:t xml:space="preserve"> (</w:t>
      </w:r>
      <w:proofErr w:type="spellStart"/>
      <w:r w:rsidR="006D4411">
        <w:t>CVEs</w:t>
      </w:r>
      <w:proofErr w:type="spellEnd"/>
      <w:r w:rsidR="006D4411">
        <w:t xml:space="preserve"> e </w:t>
      </w:r>
      <w:proofErr w:type="spellStart"/>
      <w:r w:rsidR="006D4411">
        <w:t>CWEs</w:t>
      </w:r>
      <w:proofErr w:type="spellEnd"/>
      <w:r w:rsidR="006D4411">
        <w:t xml:space="preserve">) </w:t>
      </w:r>
      <w:r w:rsidR="006D4411" w:rsidRPr="00BC5810">
        <w:t xml:space="preserve">in base alle </w:t>
      </w:r>
      <w:proofErr w:type="spellStart"/>
      <w:r w:rsidR="006D4411" w:rsidRPr="003B67C8">
        <w:rPr>
          <w:b/>
          <w:bCs/>
        </w:rPr>
        <w:t>TTPs</w:t>
      </w:r>
      <w:proofErr w:type="spellEnd"/>
      <w:r w:rsidR="006D4411">
        <w:t xml:space="preserve"> </w:t>
      </w:r>
      <w:r w:rsidR="006D4411" w:rsidRPr="00BC5810">
        <w:t>note</w:t>
      </w:r>
      <w:r w:rsidR="006D4411">
        <w:t xml:space="preserve"> e riportare nei framework utilizzati, tramite ricerca manuale o inserimento di un CTI report che le fornisca;</w:t>
      </w:r>
    </w:p>
    <w:p w14:paraId="759B8434" w14:textId="2C879A5A" w:rsidR="006D4411" w:rsidRDefault="0073507F" w:rsidP="006D4411">
      <w:pPr>
        <w:pStyle w:val="Paragrafoelenco"/>
        <w:numPr>
          <w:ilvl w:val="0"/>
          <w:numId w:val="35"/>
        </w:numPr>
      </w:pPr>
      <w:r>
        <w:t>studio delle</w:t>
      </w:r>
      <w:r w:rsidR="006D4411">
        <w:t xml:space="preserve"> </w:t>
      </w:r>
      <w:r w:rsidR="006D4411" w:rsidRPr="003B67C8">
        <w:rPr>
          <w:b/>
          <w:bCs/>
        </w:rPr>
        <w:t>conseguenti</w:t>
      </w:r>
      <w:r w:rsidR="006D4411">
        <w:t xml:space="preserve"> </w:t>
      </w:r>
      <w:r w:rsidR="006D4411" w:rsidRPr="003B67C8">
        <w:rPr>
          <w:b/>
          <w:bCs/>
        </w:rPr>
        <w:t>tecniche</w:t>
      </w:r>
      <w:r w:rsidR="006D4411" w:rsidRPr="00BC5810">
        <w:t xml:space="preserve"> che potrebbero essere state </w:t>
      </w:r>
      <w:r w:rsidR="006D4411" w:rsidRPr="003B67C8">
        <w:rPr>
          <w:b/>
          <w:bCs/>
        </w:rPr>
        <w:t>impiegate</w:t>
      </w:r>
      <w:r w:rsidR="006D4411" w:rsidRPr="00BC5810">
        <w:t xml:space="preserve"> o che </w:t>
      </w:r>
      <w:r w:rsidR="006D4411" w:rsidRPr="003B67C8">
        <w:rPr>
          <w:b/>
          <w:bCs/>
        </w:rPr>
        <w:t>potrebbero</w:t>
      </w:r>
      <w:r w:rsidR="006D4411" w:rsidRPr="00BC5810">
        <w:t xml:space="preserve"> </w:t>
      </w:r>
      <w:r w:rsidR="006D4411" w:rsidRPr="003B67C8">
        <w:rPr>
          <w:b/>
          <w:bCs/>
        </w:rPr>
        <w:t>manifestarsi</w:t>
      </w:r>
      <w:r w:rsidR="006D4411" w:rsidRPr="00BC5810">
        <w:t xml:space="preserve"> in futuro</w:t>
      </w:r>
      <w:r w:rsidR="006D4411">
        <w:t xml:space="preserve"> sulla successione cronologica della </w:t>
      </w:r>
      <w:r w:rsidR="006D4411" w:rsidRPr="003B67C8">
        <w:rPr>
          <w:b/>
          <w:bCs/>
        </w:rPr>
        <w:t>CKC</w:t>
      </w:r>
      <w:r w:rsidR="006D4411">
        <w:t>, in modo da assicurare e prevenire la sicurezza nella propria organizzazione;</w:t>
      </w:r>
    </w:p>
    <w:p w14:paraId="508190FA" w14:textId="4D42EAB6" w:rsidR="00084D82" w:rsidRDefault="0073507F" w:rsidP="00084D82">
      <w:pPr>
        <w:pStyle w:val="Paragrafoelenco"/>
        <w:numPr>
          <w:ilvl w:val="0"/>
          <w:numId w:val="35"/>
        </w:numPr>
      </w:pPr>
      <w:r>
        <w:t>generazione</w:t>
      </w:r>
      <w:r w:rsidR="006D4411" w:rsidRPr="007003D4">
        <w:t xml:space="preserve"> </w:t>
      </w:r>
      <w:r>
        <w:t>del</w:t>
      </w:r>
      <w:r w:rsidR="006D4411" w:rsidRPr="007003D4">
        <w:t xml:space="preserve">la </w:t>
      </w:r>
      <w:r w:rsidR="006D4411" w:rsidRPr="003B67C8">
        <w:rPr>
          <w:b/>
          <w:bCs/>
        </w:rPr>
        <w:t>reportistica</w:t>
      </w:r>
      <w:r w:rsidR="006D4411" w:rsidRPr="007003D4">
        <w:t xml:space="preserve"> necessaria per condurre un'analisi più approfondita del rischio associato ai vari </w:t>
      </w:r>
      <w:r w:rsidR="006D4411" w:rsidRPr="003B67C8">
        <w:rPr>
          <w:b/>
          <w:bCs/>
        </w:rPr>
        <w:t>gruppi</w:t>
      </w:r>
      <w:r w:rsidR="006D4411" w:rsidRPr="007003D4">
        <w:t xml:space="preserve"> e </w:t>
      </w:r>
      <w:r w:rsidR="006D4411" w:rsidRPr="003B67C8">
        <w:rPr>
          <w:b/>
          <w:bCs/>
        </w:rPr>
        <w:t>agenti</w:t>
      </w:r>
      <w:r w:rsidR="006D4411" w:rsidRPr="007003D4">
        <w:t xml:space="preserve"> </w:t>
      </w:r>
      <w:r w:rsidR="006D4411" w:rsidRPr="003B67C8">
        <w:rPr>
          <w:b/>
          <w:bCs/>
        </w:rPr>
        <w:t>di</w:t>
      </w:r>
      <w:r w:rsidR="006D4411" w:rsidRPr="007003D4">
        <w:t xml:space="preserve"> </w:t>
      </w:r>
      <w:r w:rsidR="006D4411" w:rsidRPr="003B67C8">
        <w:rPr>
          <w:b/>
          <w:bCs/>
        </w:rPr>
        <w:t>minaccia</w:t>
      </w:r>
      <w:r w:rsidR="006D4411" w:rsidRPr="007003D4">
        <w:t xml:space="preserve"> noti, basandosi sulle </w:t>
      </w:r>
      <w:proofErr w:type="spellStart"/>
      <w:r w:rsidR="006D4411" w:rsidRPr="007003D4">
        <w:t>TTPs</w:t>
      </w:r>
      <w:proofErr w:type="spellEnd"/>
      <w:r w:rsidR="006D4411" w:rsidRPr="007003D4">
        <w:t xml:space="preserve"> precedentemente identificate.</w:t>
      </w:r>
    </w:p>
    <w:p w14:paraId="2E737236" w14:textId="77777777" w:rsidR="00082816" w:rsidRDefault="00082816" w:rsidP="00084D82">
      <w:pPr>
        <w:spacing w:before="0" w:after="0" w:line="240" w:lineRule="auto"/>
        <w:jc w:val="left"/>
      </w:pPr>
    </w:p>
    <w:p w14:paraId="4DEFB8F4" w14:textId="77777777" w:rsidR="00082816" w:rsidRDefault="00082816">
      <w:pPr>
        <w:spacing w:before="0" w:after="0" w:line="240" w:lineRule="auto"/>
        <w:jc w:val="left"/>
      </w:pPr>
      <w:r>
        <w:br w:type="page"/>
      </w:r>
    </w:p>
    <w:p w14:paraId="3C3B74F5" w14:textId="1DF15251" w:rsidR="006D4411" w:rsidRPr="00084D82" w:rsidRDefault="00084D82" w:rsidP="00084D82">
      <w:pPr>
        <w:spacing w:before="0" w:after="0" w:line="240" w:lineRule="auto"/>
        <w:jc w:val="left"/>
        <w:rPr>
          <w:rFonts w:eastAsia="SimSun"/>
          <w:spacing w:val="0"/>
          <w:lang w:eastAsia="it-IT"/>
        </w:rPr>
      </w:pPr>
      <w:r>
        <w:lastRenderedPageBreak/>
        <w:br w:type="page"/>
      </w:r>
    </w:p>
    <w:p w14:paraId="3AC947B0" w14:textId="586E92AB" w:rsidR="007B4F54" w:rsidRDefault="007B4F54" w:rsidP="00084D82">
      <w:pPr>
        <w:pStyle w:val="Titolo1"/>
      </w:pPr>
      <w:bookmarkStart w:id="208" w:name="_Toc170820336"/>
      <w:r>
        <w:lastRenderedPageBreak/>
        <w:t>Sviluppi Futuri</w:t>
      </w:r>
      <w:bookmarkEnd w:id="208"/>
    </w:p>
    <w:p w14:paraId="38168647" w14:textId="5D659774" w:rsidR="007B4F54" w:rsidRPr="007B4F54" w:rsidRDefault="007B4F54" w:rsidP="007B4F54">
      <w:pPr>
        <w:rPr>
          <w:lang w:eastAsia="it-IT"/>
        </w:rPr>
      </w:pPr>
      <w:r w:rsidRPr="007B4F54">
        <w:rPr>
          <w:lang w:eastAsia="it-IT"/>
        </w:rPr>
        <w:t xml:space="preserve">Per </w:t>
      </w:r>
      <w:r w:rsidRPr="007B4F54">
        <w:rPr>
          <w:b/>
          <w:bCs/>
          <w:lang w:eastAsia="it-IT"/>
        </w:rPr>
        <w:t>migliorare</w:t>
      </w:r>
      <w:r w:rsidRPr="007B4F54">
        <w:rPr>
          <w:lang w:eastAsia="it-IT"/>
        </w:rPr>
        <w:t xml:space="preserve"> e </w:t>
      </w:r>
      <w:r w:rsidRPr="007B4F54">
        <w:rPr>
          <w:b/>
          <w:bCs/>
          <w:lang w:eastAsia="it-IT"/>
        </w:rPr>
        <w:t>ampliare</w:t>
      </w:r>
      <w:r w:rsidRPr="007B4F54">
        <w:rPr>
          <w:lang w:eastAsia="it-IT"/>
        </w:rPr>
        <w:t xml:space="preserve"> le funzionalità di </w:t>
      </w:r>
      <w:proofErr w:type="spellStart"/>
      <w:r w:rsidRPr="007B4F54">
        <w:rPr>
          <w:b/>
          <w:bCs/>
          <w:lang w:eastAsia="it-IT"/>
        </w:rPr>
        <w:t>DetectiveAttacks</w:t>
      </w:r>
      <w:proofErr w:type="spellEnd"/>
      <w:r w:rsidRPr="007B4F54">
        <w:rPr>
          <w:lang w:eastAsia="it-IT"/>
        </w:rPr>
        <w:t>, si prevede di implementare nuove caratteristiche e tecnologie</w:t>
      </w:r>
      <w:r w:rsidR="009213A7">
        <w:rPr>
          <w:lang w:eastAsia="it-IT"/>
        </w:rPr>
        <w:t xml:space="preserve"> in futuro</w:t>
      </w:r>
      <w:r w:rsidRPr="007B4F54">
        <w:rPr>
          <w:lang w:eastAsia="it-IT"/>
        </w:rPr>
        <w:t xml:space="preserve">. Uno degli obiettivi principali è facilitare l'utilizzo delle tecnologie attuali all'interno del software, permettendo una gestione più agevole ed efficiente delle varie minacce rilevate. Questo includerà lo sviluppo di strumenti di automazione che </w:t>
      </w:r>
      <w:r w:rsidRPr="00923FBF">
        <w:rPr>
          <w:b/>
          <w:bCs/>
          <w:lang w:eastAsia="it-IT"/>
        </w:rPr>
        <w:t>riducano</w:t>
      </w:r>
      <w:r w:rsidRPr="007B4F54">
        <w:rPr>
          <w:lang w:eastAsia="it-IT"/>
        </w:rPr>
        <w:t xml:space="preserve"> la necessità di </w:t>
      </w:r>
      <w:r w:rsidRPr="00923FBF">
        <w:rPr>
          <w:b/>
          <w:bCs/>
          <w:lang w:eastAsia="it-IT"/>
        </w:rPr>
        <w:t>intervento</w:t>
      </w:r>
      <w:r w:rsidRPr="007B4F54">
        <w:rPr>
          <w:lang w:eastAsia="it-IT"/>
        </w:rPr>
        <w:t xml:space="preserve"> </w:t>
      </w:r>
      <w:r w:rsidRPr="00923FBF">
        <w:rPr>
          <w:b/>
          <w:bCs/>
          <w:lang w:eastAsia="it-IT"/>
        </w:rPr>
        <w:t>manuale</w:t>
      </w:r>
      <w:r w:rsidRPr="007B4F54">
        <w:rPr>
          <w:lang w:eastAsia="it-IT"/>
        </w:rPr>
        <w:t xml:space="preserve"> da parte degli operatori.</w:t>
      </w:r>
    </w:p>
    <w:p w14:paraId="532A1899" w14:textId="032C948A" w:rsidR="007B4F54" w:rsidRDefault="007B4F54" w:rsidP="007B4F54">
      <w:pPr>
        <w:rPr>
          <w:lang w:eastAsia="it-IT"/>
        </w:rPr>
      </w:pPr>
      <w:r w:rsidRPr="007B4F54">
        <w:rPr>
          <w:lang w:eastAsia="it-IT"/>
        </w:rPr>
        <w:t xml:space="preserve">Un altro importante sviluppo futuro sarà l'integrazione di </w:t>
      </w:r>
      <w:r w:rsidRPr="007B4F54">
        <w:rPr>
          <w:b/>
          <w:bCs/>
          <w:lang w:eastAsia="it-IT"/>
        </w:rPr>
        <w:t>tecnologie</w:t>
      </w:r>
      <w:r w:rsidRPr="007B4F54">
        <w:rPr>
          <w:lang w:eastAsia="it-IT"/>
        </w:rPr>
        <w:t xml:space="preserve"> avanzate per il </w:t>
      </w:r>
      <w:r w:rsidRPr="007B4F54">
        <w:rPr>
          <w:b/>
          <w:bCs/>
          <w:lang w:eastAsia="it-IT"/>
        </w:rPr>
        <w:t>riconoscimento</w:t>
      </w:r>
      <w:r w:rsidRPr="007B4F54">
        <w:rPr>
          <w:lang w:eastAsia="it-IT"/>
        </w:rPr>
        <w:t xml:space="preserve"> automatico degli indicatori di attacco (</w:t>
      </w:r>
      <w:proofErr w:type="spellStart"/>
      <w:r w:rsidRPr="007B4F54">
        <w:rPr>
          <w:b/>
          <w:bCs/>
          <w:lang w:eastAsia="it-IT"/>
        </w:rPr>
        <w:t>IoA</w:t>
      </w:r>
      <w:proofErr w:type="spellEnd"/>
      <w:r w:rsidRPr="007B4F54">
        <w:rPr>
          <w:lang w:eastAsia="it-IT"/>
        </w:rPr>
        <w:t>)</w:t>
      </w:r>
      <w:r w:rsidR="009213A7">
        <w:rPr>
          <w:lang w:eastAsia="it-IT"/>
        </w:rPr>
        <w:t xml:space="preserve">, in relazione alla previsione già fornita dal sistema riguardante gli </w:t>
      </w:r>
      <w:proofErr w:type="spellStart"/>
      <w:r w:rsidR="009213A7">
        <w:rPr>
          <w:lang w:eastAsia="it-IT"/>
        </w:rPr>
        <w:t>attack</w:t>
      </w:r>
      <w:proofErr w:type="spellEnd"/>
      <w:r w:rsidR="009213A7">
        <w:rPr>
          <w:lang w:eastAsia="it-IT"/>
        </w:rPr>
        <w:t xml:space="preserve"> patterns conosciuti</w:t>
      </w:r>
      <w:r w:rsidRPr="007B4F54">
        <w:rPr>
          <w:lang w:eastAsia="it-IT"/>
        </w:rPr>
        <w:t>. Questo permetterà al sistema di identificare e analizzare rapidamente le attività sospette, migliorando la capacità di rilevare minacce emergenti e riducendo i tempi di risposta agli incidenti di sicurezza.</w:t>
      </w:r>
    </w:p>
    <w:p w14:paraId="0621A9F5" w14:textId="75E65F56" w:rsidR="00084D82" w:rsidRDefault="00084D82" w:rsidP="007B4F54">
      <w:pPr>
        <w:rPr>
          <w:lang w:eastAsia="it-IT"/>
        </w:rPr>
      </w:pPr>
    </w:p>
    <w:p w14:paraId="2436F7B4" w14:textId="26A56934" w:rsidR="00082816" w:rsidRDefault="00084D82">
      <w:pPr>
        <w:spacing w:before="0" w:after="0" w:line="240" w:lineRule="auto"/>
        <w:jc w:val="left"/>
        <w:rPr>
          <w:lang w:eastAsia="it-IT"/>
        </w:rPr>
      </w:pPr>
      <w:r>
        <w:rPr>
          <w:lang w:eastAsia="it-IT"/>
        </w:rPr>
        <w:br w:type="page"/>
      </w:r>
    </w:p>
    <w:p w14:paraId="46683426" w14:textId="4C51400A" w:rsidR="00010460" w:rsidRDefault="00082816">
      <w:pPr>
        <w:spacing w:before="0" w:after="0" w:line="240" w:lineRule="auto"/>
        <w:jc w:val="left"/>
        <w:rPr>
          <w:lang w:eastAsia="it-IT"/>
        </w:rPr>
      </w:pPr>
      <w:r>
        <w:rPr>
          <w:lang w:eastAsia="it-IT"/>
        </w:rPr>
        <w:lastRenderedPageBreak/>
        <w:br w:type="page"/>
      </w:r>
    </w:p>
    <w:p w14:paraId="2A0BD967" w14:textId="0C87AD33" w:rsidR="00CF5918" w:rsidRPr="007E4D82" w:rsidRDefault="002B6E90" w:rsidP="00A329E5">
      <w:pPr>
        <w:pStyle w:val="Titolo1"/>
      </w:pPr>
      <w:bookmarkStart w:id="209" w:name="_Toc170820337"/>
      <w:r w:rsidRPr="007E4D82">
        <w:lastRenderedPageBreak/>
        <w:t>Bibliografia</w:t>
      </w:r>
      <w:bookmarkEnd w:id="209"/>
    </w:p>
    <w:sdt>
      <w:sdtPr>
        <w:id w:val="111145805"/>
        <w:bibliography/>
      </w:sdtPr>
      <w:sdtContent>
        <w:p w14:paraId="26B3E50D" w14:textId="42CFC36B" w:rsidR="002B6E90" w:rsidRPr="007F4FDC" w:rsidRDefault="002B6E90" w:rsidP="00A329E5">
          <w:pPr>
            <w:rPr>
              <w:noProof/>
            </w:rPr>
          </w:pPr>
          <w:r w:rsidRPr="007F4FDC">
            <w:rPr>
              <w:noProof/>
            </w:rPr>
            <w:t xml:space="preserve">[1] </w:t>
          </w:r>
          <w:r w:rsidRPr="007E4D82">
            <w:fldChar w:fldCharType="begin"/>
          </w:r>
          <w:r w:rsidRPr="007F4FDC">
            <w:instrText>BIBLIOGRAPHY</w:instrText>
          </w:r>
          <w:r w:rsidRPr="007E4D82">
            <w:fldChar w:fldCharType="separate"/>
          </w:r>
          <w:r w:rsidRPr="007F4FDC">
            <w:rPr>
              <w:noProof/>
            </w:rPr>
            <w:t xml:space="preserve">Cisco (2022). </w:t>
          </w:r>
          <w:r w:rsidR="00E34A6F" w:rsidRPr="007F4FDC">
            <w:rPr>
              <w:noProof/>
            </w:rPr>
            <w:br/>
            <w:t>https://www.cisco.com/c/it_it/products/security/what-is-cybersecurity.html</w:t>
          </w:r>
        </w:p>
        <w:p w14:paraId="3F58C1E7" w14:textId="2FCE35F7" w:rsidR="002B6E90" w:rsidRPr="007E4D82" w:rsidRDefault="002B6E90" w:rsidP="00A329E5">
          <w:pPr>
            <w:rPr>
              <w:noProof/>
            </w:rPr>
          </w:pPr>
          <w:r w:rsidRPr="007E4D82">
            <w:rPr>
              <w:b/>
              <w:bCs/>
            </w:rPr>
            <w:fldChar w:fldCharType="end"/>
          </w:r>
          <w:r w:rsidRPr="007E4D82">
            <w:t xml:space="preserve">[2] </w:t>
          </w:r>
          <w:r w:rsidRPr="002D2711">
            <w:rPr>
              <w:noProof/>
            </w:rPr>
            <w:t>Wikipedia</w:t>
          </w:r>
          <w:r w:rsidRPr="007E4D82">
            <w:rPr>
              <w:noProof/>
            </w:rPr>
            <w:t xml:space="preserve"> (2024, </w:t>
          </w:r>
          <w:r w:rsidR="00036035">
            <w:rPr>
              <w:noProof/>
            </w:rPr>
            <w:t>M</w:t>
          </w:r>
          <w:r w:rsidRPr="007E4D82">
            <w:rPr>
              <w:noProof/>
            </w:rPr>
            <w:t>arzo 11). https://it.wikipedia.org/wiki/Internet_delle_cose</w:t>
          </w:r>
        </w:p>
        <w:p w14:paraId="753C4B28" w14:textId="49699431" w:rsidR="002B6E90" w:rsidRPr="00D905EE" w:rsidRDefault="002B6E90" w:rsidP="00A329E5">
          <w:pPr>
            <w:rPr>
              <w:noProof/>
              <w:lang w:val="pt-BR"/>
            </w:rPr>
          </w:pPr>
          <w:r w:rsidRPr="00D905EE">
            <w:rPr>
              <w:noProof/>
              <w:lang w:val="pt-BR"/>
            </w:rPr>
            <w:t xml:space="preserve">[3] Cisco (2023). </w:t>
          </w:r>
          <w:r w:rsidR="00E34A6F" w:rsidRPr="00D905EE">
            <w:rPr>
              <w:noProof/>
              <w:lang w:val="pt-BR"/>
            </w:rPr>
            <w:br/>
          </w:r>
          <w:r w:rsidRPr="00D905EE">
            <w:rPr>
              <w:noProof/>
              <w:lang w:val="pt-BR"/>
            </w:rPr>
            <w:t>https://www.learncisco.net/courses/iins/common-security-threats/information-security-and-common-threats.html</w:t>
          </w:r>
        </w:p>
        <w:p w14:paraId="7E1F673A" w14:textId="76DB87BA" w:rsidR="002B6E90" w:rsidRPr="00D905EE" w:rsidRDefault="00A15848" w:rsidP="00A329E5">
          <w:pPr>
            <w:rPr>
              <w:u w:val="single"/>
              <w:lang w:val="pt-BR"/>
            </w:rPr>
          </w:pPr>
          <w:r w:rsidRPr="00D905EE">
            <w:rPr>
              <w:lang w:val="pt-BR"/>
            </w:rPr>
            <w:t>[4] Check</w:t>
          </w:r>
          <w:r w:rsidRPr="00D905EE">
            <w:rPr>
              <w:i/>
              <w:iCs/>
              <w:lang w:val="pt-BR"/>
            </w:rPr>
            <w:t xml:space="preserve"> </w:t>
          </w:r>
          <w:r w:rsidRPr="00D905EE">
            <w:rPr>
              <w:lang w:val="pt-BR"/>
            </w:rPr>
            <w:t xml:space="preserve">Point (2023, </w:t>
          </w:r>
          <w:r w:rsidR="00036035" w:rsidRPr="00D905EE">
            <w:rPr>
              <w:lang w:val="pt-BR"/>
            </w:rPr>
            <w:t>L</w:t>
          </w:r>
          <w:r w:rsidRPr="00D905EE">
            <w:rPr>
              <w:lang w:val="pt-BR"/>
            </w:rPr>
            <w:t>uglio).</w:t>
          </w:r>
          <w:r w:rsidRPr="00D905EE">
            <w:rPr>
              <w:u w:val="single"/>
              <w:lang w:val="pt-BR"/>
            </w:rPr>
            <w:t xml:space="preserve"> </w:t>
          </w:r>
          <w:r w:rsidRPr="00D905EE">
            <w:rPr>
              <w:lang w:val="pt-BR"/>
            </w:rPr>
            <w:t>https://blog.checkpoint.com/security/average-weekly-global-cyberattacks-peak-with-the-highest-number-in-2-years-marking-an-8-growth-year-over-year-according-to-check-point-research/</w:t>
          </w:r>
        </w:p>
        <w:p w14:paraId="2BD21AB0" w14:textId="18A0007F" w:rsidR="002B6E90" w:rsidRPr="007E4D82" w:rsidRDefault="0069715F" w:rsidP="00A329E5">
          <w:r w:rsidRPr="007E4D82">
            <w:t xml:space="preserve">[5] </w:t>
          </w:r>
          <w:r w:rsidRPr="002D2711">
            <w:t>Statista</w:t>
          </w:r>
          <w:r w:rsidRPr="007E4D82">
            <w:t xml:space="preserve">  (2024, </w:t>
          </w:r>
          <w:r w:rsidR="00036035">
            <w:t>F</w:t>
          </w:r>
          <w:r w:rsidRPr="007E4D82">
            <w:t>ebbraio 23). https://www.statista.com/chart/31805/countries-responsible-for-the-largest-share-of-cyber-incidents/</w:t>
          </w:r>
        </w:p>
      </w:sdtContent>
    </w:sdt>
    <w:p w14:paraId="0CAD7D14" w14:textId="7F88B3ED" w:rsidR="00E82ECB" w:rsidRPr="007E4D82" w:rsidRDefault="00E82ECB" w:rsidP="00A329E5">
      <w:r w:rsidRPr="007E4D82">
        <w:t xml:space="preserve">[6] Statista  (2024, </w:t>
      </w:r>
      <w:r w:rsidR="00036035">
        <w:t>F</w:t>
      </w:r>
      <w:r w:rsidRPr="007E4D82">
        <w:t>ebbraio 22). https://www.statista.com/chart/28878/expected-cost-of-cybercrime-until-2027/</w:t>
      </w:r>
    </w:p>
    <w:p w14:paraId="7FD63049" w14:textId="02572CC6" w:rsidR="00E2474B" w:rsidRPr="002D424F" w:rsidRDefault="00E2474B" w:rsidP="00A329E5">
      <w:r w:rsidRPr="002D424F">
        <w:lastRenderedPageBreak/>
        <w:t xml:space="preserve">[7] </w:t>
      </w:r>
      <w:r w:rsidRPr="002D2711">
        <w:t>Agenda Digitale Eu</w:t>
      </w:r>
      <w:r w:rsidRPr="002D424F">
        <w:t xml:space="preserve"> (2024, </w:t>
      </w:r>
      <w:r w:rsidR="00036035">
        <w:t>G</w:t>
      </w:r>
      <w:r w:rsidRPr="002D424F">
        <w:t>ennaio 25). https://www.agendadigitale.eu/</w:t>
      </w:r>
      <w:r w:rsidRPr="007E4D82">
        <w:t>sicurezza</w:t>
      </w:r>
      <w:r w:rsidRPr="002D424F">
        <w:t>/</w:t>
      </w:r>
      <w:r w:rsidRPr="007E4D82">
        <w:t>obblighi</w:t>
      </w:r>
      <w:r w:rsidRPr="002D424F">
        <w:t>-di-cyber-sicurezza-come-adeguarsi-alla-direttiva-nis2/</w:t>
      </w:r>
    </w:p>
    <w:p w14:paraId="22B97A0A" w14:textId="77376803" w:rsidR="002D5AE1" w:rsidRDefault="002D5AE1" w:rsidP="00A329E5">
      <w:pPr>
        <w:rPr>
          <w:lang w:val="en-GB"/>
        </w:rPr>
      </w:pPr>
      <w:r w:rsidRPr="002D424F">
        <w:t xml:space="preserve">[8] </w:t>
      </w:r>
      <w:proofErr w:type="spellStart"/>
      <w:r w:rsidRPr="002D424F">
        <w:t>Tauran</w:t>
      </w:r>
      <w:proofErr w:type="spellEnd"/>
      <w:r w:rsidRPr="002D424F">
        <w:t xml:space="preserve"> Yadav, Rao Arvind </w:t>
      </w:r>
      <w:proofErr w:type="spellStart"/>
      <w:r w:rsidRPr="002D424F">
        <w:t>Mallari</w:t>
      </w:r>
      <w:proofErr w:type="spellEnd"/>
      <w:r w:rsidRPr="002D424F">
        <w:t xml:space="preserve"> (2016, </w:t>
      </w:r>
      <w:r w:rsidR="00036035">
        <w:t>G</w:t>
      </w:r>
      <w:r w:rsidRPr="002D424F">
        <w:t>iugno 10).</w:t>
      </w:r>
      <w:r w:rsidRPr="002D424F">
        <w:br/>
      </w:r>
      <w:r w:rsidRPr="007E4D82">
        <w:rPr>
          <w:lang w:val="en-GB"/>
        </w:rPr>
        <w:t>Technical Aspect of Cyber Kill Chain</w:t>
      </w:r>
    </w:p>
    <w:p w14:paraId="7BCD4210" w14:textId="67D7FBEF" w:rsidR="001C7060" w:rsidRDefault="001C7060" w:rsidP="00A329E5">
      <w:pPr>
        <w:rPr>
          <w:lang w:val="en-GB"/>
        </w:rPr>
      </w:pPr>
      <w:r>
        <w:rPr>
          <w:lang w:val="en-GB"/>
        </w:rPr>
        <w:t xml:space="preserve">[9] </w:t>
      </w:r>
      <w:proofErr w:type="spellStart"/>
      <w:r>
        <w:rPr>
          <w:lang w:val="en-GB"/>
        </w:rPr>
        <w:t>Erico</w:t>
      </w:r>
      <w:proofErr w:type="spellEnd"/>
      <w:r>
        <w:rPr>
          <w:lang w:val="en-GB"/>
        </w:rPr>
        <w:t xml:space="preserve"> M. Hutchins, Michael J. </w:t>
      </w:r>
      <w:proofErr w:type="spellStart"/>
      <w:r>
        <w:rPr>
          <w:lang w:val="en-GB"/>
        </w:rPr>
        <w:t>Cloppert</w:t>
      </w:r>
      <w:proofErr w:type="spellEnd"/>
      <w:r>
        <w:rPr>
          <w:lang w:val="en-GB"/>
        </w:rPr>
        <w:t xml:space="preserve">, Rohan M. Amin, Ph.D. Lockheed Martin </w:t>
      </w:r>
      <w:proofErr w:type="spellStart"/>
      <w:r>
        <w:rPr>
          <w:lang w:val="en-GB"/>
        </w:rPr>
        <w:t>Corportation</w:t>
      </w:r>
      <w:proofErr w:type="spellEnd"/>
      <w:r>
        <w:rPr>
          <w:lang w:val="en-GB"/>
        </w:rPr>
        <w:t xml:space="preserve"> (2015, </w:t>
      </w:r>
      <w:proofErr w:type="spellStart"/>
      <w:r w:rsidR="00036035">
        <w:rPr>
          <w:lang w:val="en-GB"/>
        </w:rPr>
        <w:t>S</w:t>
      </w:r>
      <w:r>
        <w:rPr>
          <w:lang w:val="en-GB"/>
        </w:rPr>
        <w:t>ettembre</w:t>
      </w:r>
      <w:proofErr w:type="spellEnd"/>
      <w:r>
        <w:rPr>
          <w:lang w:val="en-GB"/>
        </w:rPr>
        <w:t xml:space="preserve"> 12). </w:t>
      </w:r>
      <w:r>
        <w:rPr>
          <w:lang w:val="en-GB"/>
        </w:rPr>
        <w:br/>
        <w:t xml:space="preserve">Intelligence-Driven Computer Network </w:t>
      </w:r>
      <w:proofErr w:type="spellStart"/>
      <w:r>
        <w:rPr>
          <w:lang w:val="en-GB"/>
        </w:rPr>
        <w:t>Defense</w:t>
      </w:r>
      <w:proofErr w:type="spellEnd"/>
      <w:r>
        <w:rPr>
          <w:lang w:val="en-GB"/>
        </w:rPr>
        <w:t xml:space="preserve"> Informed by Analysis of Adversary Campaigns and Intrusion Kill Chain</w:t>
      </w:r>
    </w:p>
    <w:p w14:paraId="7F8E450C" w14:textId="1ED20C91" w:rsidR="00633B5A" w:rsidRDefault="00633B5A" w:rsidP="00A329E5">
      <w:pPr>
        <w:rPr>
          <w:lang w:val="en-GB"/>
        </w:rPr>
      </w:pPr>
      <w:r>
        <w:rPr>
          <w:lang w:val="en-GB"/>
        </w:rPr>
        <w:t xml:space="preserve">[10] Blake E. Storm, Joseph A. Battaglia, Michael S. Kemmerer, William </w:t>
      </w:r>
      <w:proofErr w:type="spellStart"/>
      <w:r>
        <w:rPr>
          <w:lang w:val="en-GB"/>
        </w:rPr>
        <w:t>Kupersanin</w:t>
      </w:r>
      <w:proofErr w:type="spellEnd"/>
      <w:r>
        <w:rPr>
          <w:lang w:val="en-GB"/>
        </w:rPr>
        <w:t xml:space="preserve">, Douglas P. Millar, Craig Wampler, Sean M. Whitley, Ross D. Wolf (2017, </w:t>
      </w:r>
      <w:proofErr w:type="spellStart"/>
      <w:r w:rsidR="00036035">
        <w:rPr>
          <w:lang w:val="en-GB"/>
        </w:rPr>
        <w:t>G</w:t>
      </w:r>
      <w:r>
        <w:rPr>
          <w:lang w:val="en-GB"/>
        </w:rPr>
        <w:t>iugno</w:t>
      </w:r>
      <w:proofErr w:type="spellEnd"/>
      <w:r>
        <w:rPr>
          <w:lang w:val="en-GB"/>
        </w:rPr>
        <w:t>).</w:t>
      </w:r>
      <w:r>
        <w:rPr>
          <w:lang w:val="en-GB"/>
        </w:rPr>
        <w:br/>
        <w:t>Finding Cyber Threats With ATT&amp;CK-Based Analytics</w:t>
      </w:r>
    </w:p>
    <w:p w14:paraId="0923A685" w14:textId="25996277" w:rsidR="004877A2" w:rsidRDefault="00FE77BA" w:rsidP="00A329E5">
      <w:pPr>
        <w:rPr>
          <w:lang w:val="en-GB"/>
        </w:rPr>
      </w:pPr>
      <w:r>
        <w:rPr>
          <w:lang w:val="en-GB"/>
        </w:rPr>
        <w:t xml:space="preserve">[11] Mitre ATLAS (2021, 17 </w:t>
      </w:r>
      <w:proofErr w:type="spellStart"/>
      <w:r w:rsidR="00036035">
        <w:rPr>
          <w:lang w:val="en-GB"/>
        </w:rPr>
        <w:t>F</w:t>
      </w:r>
      <w:r>
        <w:rPr>
          <w:lang w:val="en-GB"/>
        </w:rPr>
        <w:t>ebbraio</w:t>
      </w:r>
      <w:proofErr w:type="spellEnd"/>
      <w:r>
        <w:rPr>
          <w:lang w:val="en-GB"/>
        </w:rPr>
        <w:t>)</w:t>
      </w:r>
      <w:r>
        <w:rPr>
          <w:lang w:val="en-GB"/>
        </w:rPr>
        <w:br/>
      </w:r>
      <w:r w:rsidRPr="00FE77BA">
        <w:rPr>
          <w:lang w:val="en-GB"/>
        </w:rPr>
        <w:t>https://atlas.mitre.org</w:t>
      </w:r>
      <w:r w:rsidR="004877A2">
        <w:rPr>
          <w:lang w:val="en-GB"/>
        </w:rPr>
        <w:t>/</w:t>
      </w:r>
    </w:p>
    <w:p w14:paraId="69DCB86B" w14:textId="6F8AA1B6" w:rsidR="00FE77BA" w:rsidRDefault="004877A2" w:rsidP="00A329E5">
      <w:pPr>
        <w:rPr>
          <w:lang w:val="en-US"/>
        </w:rPr>
      </w:pPr>
      <w:r w:rsidRPr="004877A2">
        <w:rPr>
          <w:lang w:val="en-US"/>
        </w:rPr>
        <w:t xml:space="preserve">[12] </w:t>
      </w:r>
      <w:r w:rsidR="005D5C84">
        <w:rPr>
          <w:lang w:val="en-US"/>
        </w:rPr>
        <w:t xml:space="preserve">Cyber Conflict </w:t>
      </w:r>
      <w:proofErr w:type="spellStart"/>
      <w:r w:rsidR="005D5C84">
        <w:rPr>
          <w:lang w:val="en-US"/>
        </w:rPr>
        <w:t>Istitute</w:t>
      </w:r>
      <w:proofErr w:type="spellEnd"/>
      <w:r w:rsidR="005D5C84">
        <w:rPr>
          <w:lang w:val="en-US"/>
        </w:rPr>
        <w:t xml:space="preserve"> (2022 </w:t>
      </w:r>
      <w:proofErr w:type="spellStart"/>
      <w:r w:rsidR="00036035">
        <w:rPr>
          <w:lang w:val="en-US"/>
        </w:rPr>
        <w:t>G</w:t>
      </w:r>
      <w:r w:rsidR="005D5C84">
        <w:rPr>
          <w:lang w:val="en-US"/>
        </w:rPr>
        <w:t>iugno</w:t>
      </w:r>
      <w:proofErr w:type="spellEnd"/>
      <w:r w:rsidR="005D5C84">
        <w:rPr>
          <w:lang w:val="en-US"/>
        </w:rPr>
        <w:t>)</w:t>
      </w:r>
      <w:r w:rsidR="005D5C84">
        <w:rPr>
          <w:lang w:val="en-US"/>
        </w:rPr>
        <w:br/>
      </w:r>
      <w:r w:rsidR="005D5C84" w:rsidRPr="005D5C84">
        <w:rPr>
          <w:lang w:val="en-US"/>
        </w:rPr>
        <w:t>https://cyberconflicts.cyberpeaceinstitute.org/law-and-policy/cases/</w:t>
      </w:r>
      <w:r w:rsidR="00E34921">
        <w:rPr>
          <w:lang w:val="en-US"/>
        </w:rPr>
        <w:t>Viasat</w:t>
      </w:r>
    </w:p>
    <w:p w14:paraId="7376E03D" w14:textId="66FE507D" w:rsidR="004877A2" w:rsidRDefault="004877A2" w:rsidP="00A329E5">
      <w:pPr>
        <w:rPr>
          <w:lang w:val="en-US"/>
        </w:rPr>
      </w:pPr>
      <w:r>
        <w:rPr>
          <w:lang w:val="en-US"/>
        </w:rPr>
        <w:t>[13]</w:t>
      </w:r>
      <w:r w:rsidR="005D5C84" w:rsidRPr="005D5C84">
        <w:rPr>
          <w:lang w:val="en-US"/>
        </w:rPr>
        <w:t xml:space="preserve"> </w:t>
      </w:r>
      <w:proofErr w:type="spellStart"/>
      <w:r w:rsidR="005D5C84" w:rsidRPr="004877A2">
        <w:rPr>
          <w:lang w:val="en-US"/>
        </w:rPr>
        <w:t>Nicolò</w:t>
      </w:r>
      <w:proofErr w:type="spellEnd"/>
      <w:r w:rsidR="005D5C84" w:rsidRPr="004877A2">
        <w:rPr>
          <w:lang w:val="en-US"/>
        </w:rPr>
        <w:t xml:space="preserve"> </w:t>
      </w:r>
      <w:proofErr w:type="spellStart"/>
      <w:r w:rsidR="005D5C84" w:rsidRPr="004877A2">
        <w:rPr>
          <w:lang w:val="en-US"/>
        </w:rPr>
        <w:t>Boschetti</w:t>
      </w:r>
      <w:proofErr w:type="spellEnd"/>
      <w:r w:rsidR="005D5C84" w:rsidRPr="004877A2">
        <w:rPr>
          <w:lang w:val="en-US"/>
        </w:rPr>
        <w:t>, Nathaniel G. Gordon, Gregory Falco</w:t>
      </w:r>
      <w:r w:rsidR="005D5C84" w:rsidRPr="004877A2">
        <w:rPr>
          <w:lang w:val="en-US"/>
        </w:rPr>
        <w:br/>
        <w:t>Space Cybersecurity Lessons Learned from</w:t>
      </w:r>
      <w:r w:rsidR="005D5C84">
        <w:rPr>
          <w:lang w:val="en-US"/>
        </w:rPr>
        <w:t xml:space="preserve"> </w:t>
      </w:r>
      <w:r w:rsidR="005D5C84" w:rsidRPr="004877A2">
        <w:rPr>
          <w:lang w:val="en-US"/>
        </w:rPr>
        <w:t>The</w:t>
      </w:r>
      <w:r w:rsidR="005D5C84">
        <w:rPr>
          <w:lang w:val="en-US"/>
        </w:rPr>
        <w:t xml:space="preserve"> </w:t>
      </w:r>
      <w:proofErr w:type="spellStart"/>
      <w:r w:rsidR="00E34921">
        <w:rPr>
          <w:lang w:val="en-US"/>
        </w:rPr>
        <w:t>Viasat</w:t>
      </w:r>
      <w:proofErr w:type="spellEnd"/>
      <w:r w:rsidR="005D5C84" w:rsidRPr="004877A2">
        <w:rPr>
          <w:lang w:val="en-US"/>
        </w:rPr>
        <w:t xml:space="preserve"> Cyberattack</w:t>
      </w:r>
    </w:p>
    <w:p w14:paraId="4562A9D2" w14:textId="1C8A7BAF" w:rsidR="003459C0" w:rsidRPr="00D905EE" w:rsidRDefault="003459C0" w:rsidP="00A329E5">
      <w:pPr>
        <w:rPr>
          <w:lang w:val="pl-PL"/>
        </w:rPr>
      </w:pPr>
      <w:r w:rsidRPr="00D905EE">
        <w:rPr>
          <w:lang w:val="pl-PL"/>
        </w:rPr>
        <w:t>[14] Wikipedia (2024).</w:t>
      </w:r>
      <w:r w:rsidRPr="00D905EE">
        <w:rPr>
          <w:lang w:val="pl-PL"/>
        </w:rPr>
        <w:br/>
        <w:t>https://en.wikipedia.org/wiki/Common_Vulnerabilities_and_Exposures</w:t>
      </w:r>
    </w:p>
    <w:p w14:paraId="02272D80" w14:textId="2931BAA0" w:rsidR="003459C0" w:rsidRPr="00D905EE" w:rsidRDefault="003459C0" w:rsidP="00A329E5">
      <w:pPr>
        <w:rPr>
          <w:lang w:val="pl-PL"/>
        </w:rPr>
      </w:pPr>
      <w:r w:rsidRPr="00D905EE">
        <w:rPr>
          <w:lang w:val="pl-PL"/>
        </w:rPr>
        <w:lastRenderedPageBreak/>
        <w:t>[15] Wikipedia (2024).</w:t>
      </w:r>
      <w:r w:rsidRPr="00D905EE">
        <w:rPr>
          <w:lang w:val="pl-PL"/>
        </w:rPr>
        <w:br/>
        <w:t>https://en.wikipedia.org/wiki/Common_Weakness_Enumeration</w:t>
      </w:r>
    </w:p>
    <w:p w14:paraId="73D15362" w14:textId="5791B5C7" w:rsidR="00BB2D61" w:rsidRPr="00D905EE" w:rsidRDefault="00BB2D61" w:rsidP="00A329E5">
      <w:pPr>
        <w:rPr>
          <w:lang w:val="pl-PL"/>
        </w:rPr>
      </w:pPr>
      <w:r w:rsidRPr="00D905EE">
        <w:rPr>
          <w:lang w:val="pl-PL"/>
        </w:rPr>
        <w:t xml:space="preserve">[16] </w:t>
      </w:r>
      <w:r w:rsidR="00A32227" w:rsidRPr="00D905EE">
        <w:rPr>
          <w:lang w:val="pl-PL"/>
        </w:rPr>
        <w:t>Michelangelo Sidagni</w:t>
      </w:r>
      <w:r w:rsidR="00B53315" w:rsidRPr="00D905EE">
        <w:rPr>
          <w:lang w:val="pl-PL"/>
        </w:rPr>
        <w:t>, (</w:t>
      </w:r>
      <w:r w:rsidR="00A32227" w:rsidRPr="00D905EE">
        <w:rPr>
          <w:lang w:val="pl-PL"/>
        </w:rPr>
        <w:t>2022, 11 Ottobre</w:t>
      </w:r>
      <w:r w:rsidR="00B53315" w:rsidRPr="00D905EE">
        <w:rPr>
          <w:lang w:val="pl-PL"/>
        </w:rPr>
        <w:t>)</w:t>
      </w:r>
      <w:r w:rsidRPr="00D905EE">
        <w:rPr>
          <w:lang w:val="pl-PL"/>
        </w:rPr>
        <w:br/>
      </w:r>
      <w:r w:rsidR="00A32227" w:rsidRPr="00D905EE">
        <w:rPr>
          <w:lang w:val="pl-PL"/>
        </w:rPr>
        <w:t>Mapping CVEs and ATT&amp;CK Framework TTPs: An Empirical Approach</w:t>
      </w:r>
    </w:p>
    <w:p w14:paraId="49A15E8C" w14:textId="63DC910B" w:rsidR="00A73DAE" w:rsidRPr="00D905EE" w:rsidRDefault="00A73DAE" w:rsidP="00A329E5">
      <w:pPr>
        <w:rPr>
          <w:lang w:val="pl-PL"/>
        </w:rPr>
      </w:pPr>
      <w:r w:rsidRPr="00D905EE">
        <w:rPr>
          <w:lang w:val="pl-PL"/>
        </w:rPr>
        <w:t xml:space="preserve">[17] </w:t>
      </w:r>
      <w:r w:rsidR="008C7183" w:rsidRPr="00D905EE">
        <w:rPr>
          <w:lang w:val="pl-PL"/>
        </w:rPr>
        <w:t xml:space="preserve">Center for Threat-Informed Defense </w:t>
      </w:r>
      <w:r w:rsidRPr="00D905EE">
        <w:rPr>
          <w:lang w:val="pl-PL"/>
        </w:rPr>
        <w:t>(2012, Ottobre 21)</w:t>
      </w:r>
      <w:r w:rsidRPr="00D905EE">
        <w:rPr>
          <w:lang w:val="pl-PL"/>
        </w:rPr>
        <w:br/>
      </w:r>
      <w:r w:rsidR="008C7183" w:rsidRPr="00D905EE">
        <w:rPr>
          <w:lang w:val="pl-PL"/>
        </w:rPr>
        <w:t>https://center-for-threat-informed-defense.github.io/mappings-explorer/about/methodology/cve-methodology/</w:t>
      </w:r>
    </w:p>
    <w:p w14:paraId="14B1BEF2" w14:textId="7D4B9746" w:rsidR="00033A9E" w:rsidRPr="00D905EE" w:rsidRDefault="0019075F" w:rsidP="00A329E5">
      <w:pPr>
        <w:rPr>
          <w:lang w:val="sv-SE"/>
        </w:rPr>
      </w:pPr>
      <w:r w:rsidRPr="00D905EE">
        <w:rPr>
          <w:lang w:val="sv-SE"/>
        </w:rPr>
        <w:t>[18] Mitre ATT&amp;CK (2020, 16 Dicembre)</w:t>
      </w:r>
      <w:r w:rsidRPr="00D905EE">
        <w:rPr>
          <w:lang w:val="sv-SE"/>
        </w:rPr>
        <w:br/>
        <w:t>https://github.com/mitre-attack/mitreattack-python/</w:t>
      </w:r>
    </w:p>
    <w:p w14:paraId="4DEE242F" w14:textId="4B334AF6" w:rsidR="006960FE" w:rsidRPr="00D905EE" w:rsidRDefault="006960FE" w:rsidP="00A329E5">
      <w:pPr>
        <w:rPr>
          <w:lang w:val="pl-PL"/>
        </w:rPr>
      </w:pPr>
      <w:r w:rsidRPr="00D905EE">
        <w:rPr>
          <w:lang w:val="pl-PL"/>
        </w:rPr>
        <w:t>[20] Wikipedia (2013, 20 Giugno)</w:t>
      </w:r>
      <w:r w:rsidRPr="00D905EE">
        <w:rPr>
          <w:lang w:val="pl-PL"/>
        </w:rPr>
        <w:br/>
        <w:t>https://it.wikipedia.org/wiki/Coseno_di_similitudine</w:t>
      </w:r>
    </w:p>
    <w:p w14:paraId="09CF8ECB" w14:textId="54A23AB9" w:rsidR="000C4DFE" w:rsidRPr="00D905EE" w:rsidRDefault="000C4DFE" w:rsidP="00A329E5">
      <w:pPr>
        <w:rPr>
          <w:lang w:val="pl-PL"/>
        </w:rPr>
      </w:pPr>
      <w:r w:rsidRPr="00D905EE">
        <w:rPr>
          <w:lang w:val="pl-PL"/>
        </w:rPr>
        <w:t xml:space="preserve">[21] </w:t>
      </w:r>
      <w:r w:rsidR="00F716FC" w:rsidRPr="00D905EE">
        <w:rPr>
          <w:lang w:val="pl-PL"/>
        </w:rPr>
        <w:t xml:space="preserve">Wikipedia </w:t>
      </w:r>
      <w:r w:rsidRPr="00D905EE">
        <w:rPr>
          <w:lang w:val="pl-PL"/>
        </w:rPr>
        <w:t>(2014, 27 Settembre)</w:t>
      </w:r>
      <w:r w:rsidRPr="00D905EE">
        <w:rPr>
          <w:lang w:val="pl-PL"/>
        </w:rPr>
        <w:br/>
        <w:t>https://en.wikipedia.org/wiki/Word_embedding</w:t>
      </w:r>
    </w:p>
    <w:p w14:paraId="4D0D6115" w14:textId="3DC3599C" w:rsidR="00F716FC" w:rsidRPr="00D905EE" w:rsidRDefault="00F716FC" w:rsidP="00A329E5">
      <w:pPr>
        <w:rPr>
          <w:lang w:val="pl-PL"/>
        </w:rPr>
      </w:pPr>
      <w:r w:rsidRPr="00D905EE">
        <w:rPr>
          <w:lang w:val="pl-PL"/>
        </w:rPr>
        <w:t>[22] Wikipedia (2008, 7 Gennaio)</w:t>
      </w:r>
      <w:r w:rsidRPr="00D905EE">
        <w:rPr>
          <w:lang w:val="pl-PL"/>
        </w:rPr>
        <w:br/>
        <w:t>https://en.wikipedia.org/wiki/Cosine_similarity</w:t>
      </w:r>
    </w:p>
    <w:p w14:paraId="0A5182DA" w14:textId="5A518BF1" w:rsidR="00FB5569" w:rsidRPr="00D905EE" w:rsidRDefault="00FB5569" w:rsidP="00A329E5">
      <w:pPr>
        <w:rPr>
          <w:lang w:val="pl-PL"/>
        </w:rPr>
      </w:pPr>
      <w:r w:rsidRPr="00D905EE">
        <w:rPr>
          <w:lang w:val="pl-PL"/>
        </w:rPr>
        <w:t>[23] vehemont (2021, 15 Ottobre)</w:t>
      </w:r>
      <w:r w:rsidRPr="00D905EE">
        <w:rPr>
          <w:lang w:val="pl-PL"/>
        </w:rPr>
        <w:br/>
        <w:t>https://github.com/vehemont/nvdlib</w:t>
      </w:r>
    </w:p>
    <w:p w14:paraId="29149850" w14:textId="3E64036D" w:rsidR="00BF6192" w:rsidRPr="00D905EE" w:rsidRDefault="00BF6192" w:rsidP="00A329E5">
      <w:pPr>
        <w:rPr>
          <w:lang w:val="pl-PL"/>
        </w:rPr>
      </w:pPr>
      <w:r w:rsidRPr="00D905EE">
        <w:rPr>
          <w:lang w:val="pl-PL"/>
        </w:rPr>
        <w:t>[24] Basel Abdeen, Ehab Al-Shaer, Anoop Singhal, Latifur Khan, Kevin</w:t>
      </w:r>
      <w:r w:rsidR="00CB2598" w:rsidRPr="00D905EE">
        <w:rPr>
          <w:lang w:val="pl-PL"/>
        </w:rPr>
        <w:t xml:space="preserve"> </w:t>
      </w:r>
      <w:r w:rsidRPr="00D905EE">
        <w:rPr>
          <w:lang w:val="pl-PL"/>
        </w:rPr>
        <w:t>Hamlen (2023, 15 Aprile)</w:t>
      </w:r>
      <w:r w:rsidRPr="00D905EE">
        <w:rPr>
          <w:lang w:val="pl-PL"/>
        </w:rPr>
        <w:br/>
        <w:t>SMET: Semantic Mapping of CVE to ATT&amp;CK and its Application to Cybersecurity</w:t>
      </w:r>
    </w:p>
    <w:p w14:paraId="05728408" w14:textId="00953B56" w:rsidR="00E82526" w:rsidRPr="00D905EE" w:rsidRDefault="00BF6192" w:rsidP="00A329E5">
      <w:pPr>
        <w:rPr>
          <w:lang w:val="fr-FR"/>
        </w:rPr>
      </w:pPr>
      <w:r w:rsidRPr="00D905EE">
        <w:rPr>
          <w:lang w:val="fr-FR"/>
        </w:rPr>
        <w:t>[25</w:t>
      </w:r>
      <w:r w:rsidR="00551DEB" w:rsidRPr="00D905EE">
        <w:rPr>
          <w:lang w:val="fr-FR"/>
        </w:rPr>
        <w:t>] MITRE</w:t>
      </w:r>
      <w:r w:rsidRPr="00D905EE">
        <w:rPr>
          <w:lang w:val="fr-FR"/>
        </w:rPr>
        <w:t xml:space="preserve"> ENGENUITY (2023, 24 </w:t>
      </w:r>
      <w:proofErr w:type="spellStart"/>
      <w:r w:rsidRPr="00D905EE">
        <w:rPr>
          <w:lang w:val="fr-FR"/>
        </w:rPr>
        <w:t>Agosto</w:t>
      </w:r>
      <w:proofErr w:type="spellEnd"/>
      <w:r w:rsidRPr="00D905EE">
        <w:rPr>
          <w:lang w:val="fr-FR"/>
        </w:rPr>
        <w:t>)</w:t>
      </w:r>
      <w:r w:rsidRPr="00D905EE">
        <w:rPr>
          <w:lang w:val="fr-FR"/>
        </w:rPr>
        <w:br/>
        <w:t>https://mitre-engenuity.org/cybersecurity/center-for-threat-informed-defense/our-work/threat-report-attck-mapper-tram/</w:t>
      </w:r>
    </w:p>
    <w:p w14:paraId="01F6F088" w14:textId="05E7726E" w:rsidR="00BF6192" w:rsidRPr="00213643" w:rsidRDefault="00BF6192" w:rsidP="00A329E5">
      <w:pPr>
        <w:rPr>
          <w:lang w:val="en-US"/>
        </w:rPr>
      </w:pPr>
      <w:r w:rsidRPr="00213643">
        <w:rPr>
          <w:lang w:val="en-US"/>
        </w:rPr>
        <w:lastRenderedPageBreak/>
        <w:t xml:space="preserve">[26] Ehsan </w:t>
      </w:r>
      <w:proofErr w:type="spellStart"/>
      <w:r w:rsidRPr="00213643">
        <w:rPr>
          <w:lang w:val="en-US"/>
        </w:rPr>
        <w:t>Aghaei</w:t>
      </w:r>
      <w:proofErr w:type="spellEnd"/>
      <w:r w:rsidRPr="00213643">
        <w:rPr>
          <w:lang w:val="en-US"/>
        </w:rPr>
        <w:t>, Ehab Al-</w:t>
      </w:r>
      <w:proofErr w:type="spellStart"/>
      <w:r w:rsidRPr="00213643">
        <w:rPr>
          <w:lang w:val="en-US"/>
        </w:rPr>
        <w:t>Shaer</w:t>
      </w:r>
      <w:proofErr w:type="spellEnd"/>
      <w:r w:rsidRPr="00213643">
        <w:rPr>
          <w:lang w:val="en-US"/>
        </w:rPr>
        <w:t xml:space="preserve"> (2023, 6 </w:t>
      </w:r>
      <w:proofErr w:type="spellStart"/>
      <w:r w:rsidRPr="00213643">
        <w:rPr>
          <w:lang w:val="en-US"/>
        </w:rPr>
        <w:t>Settembre</w:t>
      </w:r>
      <w:proofErr w:type="spellEnd"/>
      <w:r w:rsidRPr="00213643">
        <w:rPr>
          <w:lang w:val="en-US"/>
        </w:rPr>
        <w:t>)</w:t>
      </w:r>
      <w:r w:rsidRPr="00213643">
        <w:rPr>
          <w:lang w:val="en-US"/>
        </w:rPr>
        <w:br/>
        <w:t>CVE-driven attack technique prediction with semantic information extraction and a domain-specific language model</w:t>
      </w:r>
    </w:p>
    <w:p w14:paraId="1B1D8788" w14:textId="43A7E215" w:rsidR="00BF6192" w:rsidRPr="00213643" w:rsidRDefault="00BF6192" w:rsidP="00A329E5">
      <w:pPr>
        <w:rPr>
          <w:lang w:val="en-US"/>
        </w:rPr>
      </w:pPr>
      <w:r w:rsidRPr="00213643">
        <w:rPr>
          <w:lang w:val="en-US"/>
        </w:rPr>
        <w:t xml:space="preserve">[27] </w:t>
      </w:r>
      <w:r w:rsidR="000E0DCA" w:rsidRPr="00213643">
        <w:rPr>
          <w:lang w:val="en-US"/>
        </w:rPr>
        <w:t xml:space="preserve">Ehsan </w:t>
      </w:r>
      <w:proofErr w:type="spellStart"/>
      <w:r w:rsidR="000E0DCA" w:rsidRPr="00213643">
        <w:rPr>
          <w:lang w:val="en-US"/>
        </w:rPr>
        <w:t>Aghaei</w:t>
      </w:r>
      <w:proofErr w:type="spellEnd"/>
      <w:r w:rsidR="000E0DCA" w:rsidRPr="00213643">
        <w:rPr>
          <w:lang w:val="en-US"/>
        </w:rPr>
        <w:t xml:space="preserve">, Xi </w:t>
      </w:r>
      <w:proofErr w:type="spellStart"/>
      <w:r w:rsidR="000E0DCA" w:rsidRPr="00213643">
        <w:rPr>
          <w:lang w:val="en-US"/>
        </w:rPr>
        <w:t>Niu</w:t>
      </w:r>
      <w:proofErr w:type="spellEnd"/>
      <w:r w:rsidR="000E0DCA" w:rsidRPr="00213643">
        <w:rPr>
          <w:lang w:val="en-US"/>
        </w:rPr>
        <w:t xml:space="preserve">, Waseem </w:t>
      </w:r>
      <w:proofErr w:type="spellStart"/>
      <w:r w:rsidR="000E0DCA" w:rsidRPr="00213643">
        <w:rPr>
          <w:lang w:val="en-US"/>
        </w:rPr>
        <w:t>Shadid</w:t>
      </w:r>
      <w:proofErr w:type="spellEnd"/>
      <w:r w:rsidR="000E0DCA" w:rsidRPr="00213643">
        <w:rPr>
          <w:lang w:val="en-US"/>
        </w:rPr>
        <w:t>, Ehab Al-</w:t>
      </w:r>
      <w:proofErr w:type="spellStart"/>
      <w:r w:rsidR="000E0DCA" w:rsidRPr="00213643">
        <w:rPr>
          <w:lang w:val="en-US"/>
        </w:rPr>
        <w:t>Shaer</w:t>
      </w:r>
      <w:proofErr w:type="spellEnd"/>
      <w:r w:rsidR="000E0DCA" w:rsidRPr="00213643">
        <w:rPr>
          <w:lang w:val="en-US"/>
        </w:rPr>
        <w:t xml:space="preserve"> (2023, 4 </w:t>
      </w:r>
      <w:proofErr w:type="spellStart"/>
      <w:r w:rsidR="000E0DCA" w:rsidRPr="00213643">
        <w:rPr>
          <w:lang w:val="en-US"/>
        </w:rPr>
        <w:t>Febbraio</w:t>
      </w:r>
      <w:proofErr w:type="spellEnd"/>
      <w:r w:rsidR="000E0DCA" w:rsidRPr="00213643">
        <w:rPr>
          <w:lang w:val="en-US"/>
        </w:rPr>
        <w:t>)</w:t>
      </w:r>
      <w:r w:rsidR="000E0DCA" w:rsidRPr="00213643">
        <w:rPr>
          <w:lang w:val="en-US"/>
        </w:rPr>
        <w:br/>
      </w:r>
      <w:proofErr w:type="spellStart"/>
      <w:r w:rsidRPr="00213643">
        <w:rPr>
          <w:lang w:val="en-US"/>
        </w:rPr>
        <w:t>SecureBERT</w:t>
      </w:r>
      <w:proofErr w:type="spellEnd"/>
      <w:r w:rsidRPr="00213643">
        <w:rPr>
          <w:lang w:val="en-US"/>
        </w:rPr>
        <w:t>: A Domain-Specific Language Model for Cybersecurity</w:t>
      </w:r>
    </w:p>
    <w:p w14:paraId="142ED763" w14:textId="6DA3B722" w:rsidR="000E0DCA" w:rsidRPr="00213643" w:rsidRDefault="000E0DCA" w:rsidP="00A329E5">
      <w:pPr>
        <w:rPr>
          <w:lang w:val="en-US"/>
        </w:rPr>
      </w:pPr>
      <w:r w:rsidRPr="00213643">
        <w:rPr>
          <w:lang w:val="en-US"/>
        </w:rPr>
        <w:t xml:space="preserve">[28] Chia-Mei Chen, Jing-Yun Kan, </w:t>
      </w:r>
      <w:proofErr w:type="spellStart"/>
      <w:r w:rsidRPr="00213643">
        <w:rPr>
          <w:lang w:val="en-US"/>
        </w:rPr>
        <w:t>Ya</w:t>
      </w:r>
      <w:proofErr w:type="spellEnd"/>
      <w:r w:rsidRPr="00213643">
        <w:rPr>
          <w:lang w:val="en-US"/>
        </w:rPr>
        <w:t xml:space="preserve">-Hui </w:t>
      </w:r>
      <w:proofErr w:type="spellStart"/>
      <w:r w:rsidRPr="00213643">
        <w:rPr>
          <w:lang w:val="en-US"/>
        </w:rPr>
        <w:t>Ou</w:t>
      </w:r>
      <w:proofErr w:type="spellEnd"/>
      <w:r w:rsidRPr="00213643">
        <w:rPr>
          <w:lang w:val="en-US"/>
        </w:rPr>
        <w:t>, Zheng-</w:t>
      </w:r>
      <w:proofErr w:type="spellStart"/>
      <w:r w:rsidRPr="00213643">
        <w:rPr>
          <w:lang w:val="en-US"/>
        </w:rPr>
        <w:t>Xun</w:t>
      </w:r>
      <w:proofErr w:type="spellEnd"/>
      <w:r w:rsidRPr="00213643">
        <w:rPr>
          <w:lang w:val="en-US"/>
        </w:rPr>
        <w:t xml:space="preserve"> Cai, Albert Guan (2021)</w:t>
      </w:r>
      <w:r w:rsidRPr="00213643">
        <w:rPr>
          <w:lang w:val="en-US"/>
        </w:rPr>
        <w:br/>
        <w:t>Threat action extraction using information retrieval</w:t>
      </w:r>
    </w:p>
    <w:p w14:paraId="37F6E5A6" w14:textId="2CEB647B" w:rsidR="000E0DCA" w:rsidRPr="00213643" w:rsidRDefault="000E0DCA" w:rsidP="00A329E5">
      <w:pPr>
        <w:rPr>
          <w:lang w:val="en-US"/>
        </w:rPr>
      </w:pPr>
      <w:r w:rsidRPr="00213643">
        <w:rPr>
          <w:lang w:val="en-US"/>
        </w:rPr>
        <w:t>[29]</w:t>
      </w:r>
      <w:r w:rsidR="00EE0628" w:rsidRPr="00213643">
        <w:rPr>
          <w:lang w:val="en-US"/>
        </w:rPr>
        <w:t xml:space="preserve"> H. Zhang, G. Shen, C. Guo, Y. Cui, and C. Jiang (2021, 4 </w:t>
      </w:r>
      <w:proofErr w:type="spellStart"/>
      <w:r w:rsidR="00EE0628" w:rsidRPr="00213643">
        <w:rPr>
          <w:lang w:val="en-US"/>
        </w:rPr>
        <w:t>Febbraio</w:t>
      </w:r>
      <w:proofErr w:type="spellEnd"/>
      <w:r w:rsidR="00EE0628" w:rsidRPr="00213643">
        <w:rPr>
          <w:lang w:val="en-US"/>
        </w:rPr>
        <w:t>)</w:t>
      </w:r>
      <w:r w:rsidR="00EE0628" w:rsidRPr="00213643">
        <w:rPr>
          <w:lang w:val="en-US"/>
        </w:rPr>
        <w:br/>
        <w:t>Ex-action: Automatically extracting threat actions from cyber threat intelligence report based on multimodal learning</w:t>
      </w:r>
    </w:p>
    <w:p w14:paraId="5D7A8272" w14:textId="2E85A2EF" w:rsidR="00EE0628" w:rsidRPr="00213643" w:rsidRDefault="00EE0628" w:rsidP="00A329E5">
      <w:pPr>
        <w:rPr>
          <w:lang w:val="en-US"/>
        </w:rPr>
      </w:pPr>
      <w:r w:rsidRPr="00213643">
        <w:rPr>
          <w:lang w:val="en-US"/>
        </w:rPr>
        <w:t xml:space="preserve">[30] G. </w:t>
      </w:r>
      <w:proofErr w:type="spellStart"/>
      <w:r w:rsidRPr="00213643">
        <w:rPr>
          <w:lang w:val="en-US"/>
        </w:rPr>
        <w:t>Ayoade</w:t>
      </w:r>
      <w:proofErr w:type="spellEnd"/>
      <w:r w:rsidRPr="00213643">
        <w:rPr>
          <w:lang w:val="en-US"/>
        </w:rPr>
        <w:t xml:space="preserve">, S. Chandra, L. Khan, K. </w:t>
      </w:r>
      <w:proofErr w:type="spellStart"/>
      <w:r w:rsidRPr="00213643">
        <w:rPr>
          <w:lang w:val="en-US"/>
        </w:rPr>
        <w:t>Hamlen</w:t>
      </w:r>
      <w:proofErr w:type="spellEnd"/>
      <w:r w:rsidRPr="00213643">
        <w:rPr>
          <w:lang w:val="en-US"/>
        </w:rPr>
        <w:t xml:space="preserve">, and B. </w:t>
      </w:r>
      <w:proofErr w:type="spellStart"/>
      <w:r w:rsidRPr="00213643">
        <w:rPr>
          <w:lang w:val="en-US"/>
        </w:rPr>
        <w:t>Thuraisingham</w:t>
      </w:r>
      <w:proofErr w:type="spellEnd"/>
      <w:r w:rsidRPr="00213643">
        <w:rPr>
          <w:lang w:val="en-US"/>
        </w:rPr>
        <w:t xml:space="preserve"> (2018, 18 </w:t>
      </w:r>
      <w:proofErr w:type="spellStart"/>
      <w:r w:rsidRPr="00213643">
        <w:rPr>
          <w:lang w:val="en-US"/>
        </w:rPr>
        <w:t>Ottobre</w:t>
      </w:r>
      <w:proofErr w:type="spellEnd"/>
      <w:r w:rsidRPr="00213643">
        <w:rPr>
          <w:lang w:val="en-US"/>
        </w:rPr>
        <w:t xml:space="preserve">) </w:t>
      </w:r>
      <w:r w:rsidRPr="00213643">
        <w:rPr>
          <w:lang w:val="en-US"/>
        </w:rPr>
        <w:br/>
        <w:t>Automated threat report classification over multi-source data</w:t>
      </w:r>
    </w:p>
    <w:p w14:paraId="57C87DFE" w14:textId="76D58F53" w:rsidR="00EE0628" w:rsidRPr="00213643" w:rsidRDefault="00EE0628" w:rsidP="00A329E5">
      <w:pPr>
        <w:rPr>
          <w:lang w:val="en-US"/>
        </w:rPr>
      </w:pPr>
      <w:r w:rsidRPr="00213643">
        <w:rPr>
          <w:lang w:val="en-US"/>
        </w:rPr>
        <w:t xml:space="preserve">[31] E. </w:t>
      </w:r>
      <w:proofErr w:type="spellStart"/>
      <w:r w:rsidRPr="00213643">
        <w:rPr>
          <w:lang w:val="en-US"/>
        </w:rPr>
        <w:t>Hemberg</w:t>
      </w:r>
      <w:proofErr w:type="spellEnd"/>
      <w:r w:rsidRPr="00213643">
        <w:rPr>
          <w:lang w:val="en-US"/>
        </w:rPr>
        <w:t xml:space="preserve">, J. Kelly, M. </w:t>
      </w:r>
      <w:proofErr w:type="spellStart"/>
      <w:r w:rsidRPr="00213643">
        <w:rPr>
          <w:lang w:val="en-US"/>
        </w:rPr>
        <w:t>Shlapentokh</w:t>
      </w:r>
      <w:proofErr w:type="spellEnd"/>
      <w:r w:rsidRPr="00213643">
        <w:rPr>
          <w:lang w:val="en-US"/>
        </w:rPr>
        <w:t xml:space="preserve">-Rothman, B. </w:t>
      </w:r>
      <w:proofErr w:type="spellStart"/>
      <w:r w:rsidRPr="00213643">
        <w:rPr>
          <w:lang w:val="en-US"/>
        </w:rPr>
        <w:t>Reinstadler</w:t>
      </w:r>
      <w:proofErr w:type="spellEnd"/>
      <w:r w:rsidRPr="00213643">
        <w:rPr>
          <w:lang w:val="en-US"/>
        </w:rPr>
        <w:t xml:space="preserve">, K. Xu, N. </w:t>
      </w:r>
      <w:proofErr w:type="spellStart"/>
      <w:r w:rsidRPr="00213643">
        <w:rPr>
          <w:lang w:val="en-US"/>
        </w:rPr>
        <w:t>Rutar</w:t>
      </w:r>
      <w:proofErr w:type="spellEnd"/>
      <w:r w:rsidRPr="00213643">
        <w:rPr>
          <w:lang w:val="en-US"/>
        </w:rPr>
        <w:t xml:space="preserve">, and U.-M. O’Reilly (2023, 1 </w:t>
      </w:r>
      <w:proofErr w:type="spellStart"/>
      <w:r w:rsidRPr="00213643">
        <w:rPr>
          <w:lang w:val="en-US"/>
        </w:rPr>
        <w:t>Ottobre</w:t>
      </w:r>
      <w:proofErr w:type="spellEnd"/>
      <w:r w:rsidRPr="00213643">
        <w:rPr>
          <w:lang w:val="en-US"/>
        </w:rPr>
        <w:t xml:space="preserve">) </w:t>
      </w:r>
      <w:r w:rsidRPr="00213643">
        <w:rPr>
          <w:lang w:val="en-US"/>
        </w:rPr>
        <w:br/>
        <w:t>Linking threat tactics, techniques, and patterns with defensive weaknesses, vulnerabilities and affected platform configurations for cyber hunting</w:t>
      </w:r>
    </w:p>
    <w:p w14:paraId="79E85929" w14:textId="75F34020" w:rsidR="00EE0628" w:rsidRPr="00213643" w:rsidRDefault="00EE0628" w:rsidP="00A329E5">
      <w:pPr>
        <w:rPr>
          <w:lang w:val="en-US"/>
        </w:rPr>
      </w:pPr>
      <w:r w:rsidRPr="00213643">
        <w:rPr>
          <w:lang w:val="en-US"/>
        </w:rPr>
        <w:t xml:space="preserve">[32] A. </w:t>
      </w:r>
      <w:proofErr w:type="spellStart"/>
      <w:r w:rsidRPr="00213643">
        <w:rPr>
          <w:lang w:val="en-US"/>
        </w:rPr>
        <w:t>Kuppa</w:t>
      </w:r>
      <w:proofErr w:type="spellEnd"/>
      <w:r w:rsidRPr="00213643">
        <w:rPr>
          <w:lang w:val="en-US"/>
        </w:rPr>
        <w:t xml:space="preserve">, L. </w:t>
      </w:r>
      <w:proofErr w:type="spellStart"/>
      <w:r w:rsidRPr="00213643">
        <w:rPr>
          <w:lang w:val="en-US"/>
        </w:rPr>
        <w:t>Aouad</w:t>
      </w:r>
      <w:proofErr w:type="spellEnd"/>
      <w:r w:rsidRPr="00213643">
        <w:rPr>
          <w:lang w:val="en-US"/>
        </w:rPr>
        <w:t>, and N.-A. Le-</w:t>
      </w:r>
      <w:proofErr w:type="spellStart"/>
      <w:r w:rsidRPr="00213643">
        <w:rPr>
          <w:lang w:val="en-US"/>
        </w:rPr>
        <w:t>Khac</w:t>
      </w:r>
      <w:proofErr w:type="spellEnd"/>
      <w:r w:rsidRPr="00213643">
        <w:rPr>
          <w:lang w:val="en-US"/>
        </w:rPr>
        <w:t xml:space="preserve"> (</w:t>
      </w:r>
      <w:r w:rsidR="007E6762" w:rsidRPr="00213643">
        <w:rPr>
          <w:lang w:val="en-US"/>
        </w:rPr>
        <w:t>2021, 17 Agosto</w:t>
      </w:r>
      <w:r w:rsidRPr="00213643">
        <w:rPr>
          <w:lang w:val="en-US"/>
        </w:rPr>
        <w:t>)</w:t>
      </w:r>
      <w:r w:rsidRPr="00213643">
        <w:rPr>
          <w:lang w:val="en-US"/>
        </w:rPr>
        <w:br/>
        <w:t xml:space="preserve">Linking </w:t>
      </w:r>
      <w:proofErr w:type="spellStart"/>
      <w:r w:rsidRPr="00213643">
        <w:rPr>
          <w:lang w:val="en-US"/>
        </w:rPr>
        <w:t>cve’s</w:t>
      </w:r>
      <w:proofErr w:type="spellEnd"/>
      <w:r w:rsidRPr="00213643">
        <w:rPr>
          <w:lang w:val="en-US"/>
        </w:rPr>
        <w:t xml:space="preserve"> to </w:t>
      </w:r>
      <w:proofErr w:type="spellStart"/>
      <w:r w:rsidRPr="00213643">
        <w:rPr>
          <w:lang w:val="en-US"/>
        </w:rPr>
        <w:t>mitre</w:t>
      </w:r>
      <w:proofErr w:type="spellEnd"/>
      <w:r w:rsidRPr="00213643">
        <w:rPr>
          <w:lang w:val="en-US"/>
        </w:rPr>
        <w:t xml:space="preserve"> </w:t>
      </w:r>
      <w:proofErr w:type="spellStart"/>
      <w:r w:rsidRPr="00213643">
        <w:rPr>
          <w:lang w:val="en-US"/>
        </w:rPr>
        <w:t>att&amp;ck</w:t>
      </w:r>
      <w:proofErr w:type="spellEnd"/>
      <w:r w:rsidRPr="00213643">
        <w:rPr>
          <w:lang w:val="en-US"/>
        </w:rPr>
        <w:t xml:space="preserve"> techniques</w:t>
      </w:r>
    </w:p>
    <w:p w14:paraId="0FF00370" w14:textId="4E387ABB" w:rsidR="007E6762" w:rsidRPr="00213643" w:rsidRDefault="007E6762" w:rsidP="00A329E5">
      <w:pPr>
        <w:rPr>
          <w:lang w:val="en-US"/>
        </w:rPr>
      </w:pPr>
      <w:r w:rsidRPr="00213643">
        <w:rPr>
          <w:lang w:val="en-US"/>
        </w:rPr>
        <w:lastRenderedPageBreak/>
        <w:t xml:space="preserve">[33] O. Grigorescu, A. Nica, M. </w:t>
      </w:r>
      <w:proofErr w:type="spellStart"/>
      <w:r w:rsidRPr="00213643">
        <w:rPr>
          <w:lang w:val="en-US"/>
        </w:rPr>
        <w:t>Dascalu</w:t>
      </w:r>
      <w:proofErr w:type="spellEnd"/>
      <w:r w:rsidRPr="00213643">
        <w:rPr>
          <w:lang w:val="en-US"/>
        </w:rPr>
        <w:t xml:space="preserve">, and R. </w:t>
      </w:r>
      <w:proofErr w:type="spellStart"/>
      <w:r w:rsidRPr="00213643">
        <w:rPr>
          <w:lang w:val="en-US"/>
        </w:rPr>
        <w:t>Rughinis</w:t>
      </w:r>
      <w:proofErr w:type="spellEnd"/>
      <w:r w:rsidRPr="00213643">
        <w:rPr>
          <w:lang w:val="en-US"/>
        </w:rPr>
        <w:t xml:space="preserve"> (2022, 10 Agosto)</w:t>
      </w:r>
      <w:r w:rsidRPr="00213643">
        <w:rPr>
          <w:lang w:val="en-US"/>
        </w:rPr>
        <w:br/>
        <w:t xml:space="preserve">Cve2att&amp;ck: Bert-based mapping of </w:t>
      </w:r>
      <w:proofErr w:type="spellStart"/>
      <w:r w:rsidRPr="00213643">
        <w:rPr>
          <w:lang w:val="en-US"/>
        </w:rPr>
        <w:t>cves</w:t>
      </w:r>
      <w:proofErr w:type="spellEnd"/>
      <w:r w:rsidRPr="00213643">
        <w:rPr>
          <w:lang w:val="en-US"/>
        </w:rPr>
        <w:t xml:space="preserve"> to </w:t>
      </w:r>
      <w:proofErr w:type="spellStart"/>
      <w:r w:rsidRPr="00213643">
        <w:rPr>
          <w:lang w:val="en-US"/>
        </w:rPr>
        <w:t>mitre</w:t>
      </w:r>
      <w:proofErr w:type="spellEnd"/>
      <w:r w:rsidRPr="00213643">
        <w:rPr>
          <w:lang w:val="en-US"/>
        </w:rPr>
        <w:t xml:space="preserve"> </w:t>
      </w:r>
      <w:proofErr w:type="spellStart"/>
      <w:r w:rsidRPr="00213643">
        <w:rPr>
          <w:lang w:val="en-US"/>
        </w:rPr>
        <w:t>att&amp;ck</w:t>
      </w:r>
      <w:proofErr w:type="spellEnd"/>
      <w:r w:rsidRPr="00213643">
        <w:rPr>
          <w:lang w:val="en-US"/>
        </w:rPr>
        <w:t xml:space="preserve"> techniques</w:t>
      </w:r>
    </w:p>
    <w:p w14:paraId="67C93538" w14:textId="2B44E07F" w:rsidR="007E6762" w:rsidRDefault="007E6762" w:rsidP="00A329E5">
      <w:pPr>
        <w:rPr>
          <w:lang w:val="en-US"/>
        </w:rPr>
      </w:pPr>
      <w:r w:rsidRPr="00213643">
        <w:rPr>
          <w:lang w:val="en-US"/>
        </w:rPr>
        <w:t xml:space="preserve">[34] B. </w:t>
      </w:r>
      <w:proofErr w:type="spellStart"/>
      <w:r w:rsidRPr="00213643">
        <w:rPr>
          <w:lang w:val="en-US"/>
        </w:rPr>
        <w:t>Ampel</w:t>
      </w:r>
      <w:proofErr w:type="spellEnd"/>
      <w:r w:rsidRPr="00213643">
        <w:rPr>
          <w:lang w:val="en-US"/>
        </w:rPr>
        <w:t xml:space="preserve">, S. </w:t>
      </w:r>
      <w:proofErr w:type="spellStart"/>
      <w:r w:rsidRPr="00213643">
        <w:rPr>
          <w:lang w:val="en-US"/>
        </w:rPr>
        <w:t>Samtani</w:t>
      </w:r>
      <w:proofErr w:type="spellEnd"/>
      <w:r w:rsidRPr="00213643">
        <w:rPr>
          <w:lang w:val="en-US"/>
        </w:rPr>
        <w:t>, S. Ullman, and H. Chen (2021, 3 Agosto)</w:t>
      </w:r>
      <w:r w:rsidRPr="00213643">
        <w:rPr>
          <w:lang w:val="en-US"/>
        </w:rPr>
        <w:br/>
        <w:t xml:space="preserve">Linking common vulnerabilities and exposures to the </w:t>
      </w:r>
      <w:proofErr w:type="spellStart"/>
      <w:r w:rsidRPr="00213643">
        <w:rPr>
          <w:lang w:val="en-US"/>
        </w:rPr>
        <w:t>mitre</w:t>
      </w:r>
      <w:proofErr w:type="spellEnd"/>
      <w:r w:rsidRPr="00213643">
        <w:rPr>
          <w:lang w:val="en-US"/>
        </w:rPr>
        <w:t xml:space="preserve"> </w:t>
      </w:r>
      <w:proofErr w:type="spellStart"/>
      <w:r w:rsidRPr="00213643">
        <w:rPr>
          <w:lang w:val="en-US"/>
        </w:rPr>
        <w:t>att&amp;ck</w:t>
      </w:r>
      <w:proofErr w:type="spellEnd"/>
      <w:r w:rsidRPr="00213643">
        <w:rPr>
          <w:lang w:val="en-US"/>
        </w:rPr>
        <w:t xml:space="preserve"> framework: A self-distillation approach</w:t>
      </w:r>
    </w:p>
    <w:p w14:paraId="0C652C8D" w14:textId="546DB2C9" w:rsidR="00213643" w:rsidRPr="009F0546" w:rsidRDefault="00213643" w:rsidP="00A329E5">
      <w:r w:rsidRPr="00213643">
        <w:t xml:space="preserve">[35] Lorenzo Colelli (2024, </w:t>
      </w:r>
      <w:proofErr w:type="gramStart"/>
      <w:r w:rsidRPr="00213643">
        <w:t>1</w:t>
      </w:r>
      <w:r w:rsidR="00551DEB">
        <w:t xml:space="preserve"> </w:t>
      </w:r>
      <w:r w:rsidRPr="00213643">
        <w:t>Maggio</w:t>
      </w:r>
      <w:proofErr w:type="gramEnd"/>
      <w:r w:rsidRPr="00213643">
        <w:t>)</w:t>
      </w:r>
      <w:r w:rsidRPr="00213643">
        <w:br/>
      </w:r>
      <w:hyperlink r:id="rId53" w:history="1">
        <w:r w:rsidR="009F0546" w:rsidRPr="009F0546">
          <w:rPr>
            <w:rStyle w:val="Collegamentoipertestuale"/>
            <w:color w:val="auto"/>
            <w:u w:val="none"/>
          </w:rPr>
          <w:t>https://github.com/colelli/cvwelib.git</w:t>
        </w:r>
      </w:hyperlink>
    </w:p>
    <w:p w14:paraId="27E4A9CA" w14:textId="2590826E" w:rsidR="009F0546" w:rsidRPr="007F4FDC" w:rsidRDefault="009F0546" w:rsidP="00A329E5">
      <w:pPr>
        <w:rPr>
          <w:lang w:val="en-US"/>
        </w:rPr>
      </w:pPr>
      <w:r w:rsidRPr="007F4FDC">
        <w:rPr>
          <w:lang w:val="en-US"/>
        </w:rPr>
        <w:t xml:space="preserve">[36] NIST (2022, 20 </w:t>
      </w:r>
      <w:proofErr w:type="spellStart"/>
      <w:r w:rsidRPr="007F4FDC">
        <w:rPr>
          <w:lang w:val="en-US"/>
        </w:rPr>
        <w:t>Settembre</w:t>
      </w:r>
      <w:proofErr w:type="spellEnd"/>
      <w:r w:rsidRPr="007F4FDC">
        <w:rPr>
          <w:lang w:val="en-US"/>
        </w:rPr>
        <w:t>)</w:t>
      </w:r>
      <w:r w:rsidRPr="007F4FDC">
        <w:rPr>
          <w:lang w:val="en-US"/>
        </w:rPr>
        <w:br/>
        <w:t>https://nvd.nist.gov/developers/vulnerabilities</w:t>
      </w:r>
    </w:p>
    <w:sectPr w:rsidR="009F0546" w:rsidRPr="007F4FDC" w:rsidSect="00A329E5">
      <w:headerReference w:type="even" r:id="rId54"/>
      <w:headerReference w:type="default" r:id="rId55"/>
      <w:footerReference w:type="even" r:id="rId56"/>
      <w:footerReference w:type="default" r:id="rId57"/>
      <w:pgSz w:w="11906" w:h="16838"/>
      <w:pgMar w:top="1797" w:right="1416" w:bottom="1797" w:left="2552" w:header="624" w:footer="85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95B32D" w14:textId="77777777" w:rsidR="00CC5EF2" w:rsidRDefault="00CC5EF2" w:rsidP="00A329E5">
      <w:r>
        <w:separator/>
      </w:r>
    </w:p>
    <w:p w14:paraId="35078A82" w14:textId="77777777" w:rsidR="00CC5EF2" w:rsidRDefault="00CC5EF2" w:rsidP="00A329E5"/>
    <w:p w14:paraId="7D5969CD" w14:textId="77777777" w:rsidR="00CC5EF2" w:rsidRDefault="00CC5EF2" w:rsidP="00A329E5"/>
    <w:p w14:paraId="6A3CCFBC" w14:textId="77777777" w:rsidR="00CC5EF2" w:rsidRDefault="00CC5EF2" w:rsidP="00A329E5"/>
    <w:p w14:paraId="39FA5FA6" w14:textId="77777777" w:rsidR="00CC5EF2" w:rsidRDefault="00CC5EF2" w:rsidP="00A329E5"/>
    <w:p w14:paraId="553442EA" w14:textId="77777777" w:rsidR="00CC5EF2" w:rsidRDefault="00CC5EF2"/>
  </w:endnote>
  <w:endnote w:type="continuationSeparator" w:id="0">
    <w:p w14:paraId="4FC5B981" w14:textId="77777777" w:rsidR="00CC5EF2" w:rsidRDefault="00CC5EF2" w:rsidP="00A329E5">
      <w:r>
        <w:continuationSeparator/>
      </w:r>
    </w:p>
    <w:p w14:paraId="6F6A74EF" w14:textId="77777777" w:rsidR="00CC5EF2" w:rsidRDefault="00CC5EF2" w:rsidP="00A329E5"/>
    <w:p w14:paraId="6214E451" w14:textId="77777777" w:rsidR="00CC5EF2" w:rsidRDefault="00CC5EF2" w:rsidP="00A329E5"/>
    <w:p w14:paraId="5687DC0E" w14:textId="77777777" w:rsidR="00CC5EF2" w:rsidRDefault="00CC5EF2" w:rsidP="00A329E5"/>
    <w:p w14:paraId="3511DCC1" w14:textId="77777777" w:rsidR="00CC5EF2" w:rsidRDefault="00CC5EF2" w:rsidP="00A329E5"/>
    <w:p w14:paraId="094E9F86" w14:textId="77777777" w:rsidR="00CC5EF2" w:rsidRDefault="00CC5EF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DejaVu Sans">
    <w:charset w:val="00"/>
    <w:family w:val="swiss"/>
    <w:pitch w:val="variable"/>
    <w:sig w:usb0="E7002EFF" w:usb1="D200FDFF" w:usb2="0A042029" w:usb3="00000000" w:csb0="8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62E22" w14:textId="675ADCCD" w:rsidR="00B67878" w:rsidRDefault="007D63D0" w:rsidP="00A329E5">
    <w:pPr>
      <w:pStyle w:val="Pidipagina"/>
    </w:pPr>
    <w:r>
      <w:rPr>
        <w:noProof/>
      </w:rPr>
      <w:drawing>
        <wp:anchor distT="0" distB="0" distL="114300" distR="114300" simplePos="0" relativeHeight="251644928" behindDoc="1" locked="0" layoutInCell="1" allowOverlap="1" wp14:anchorId="0EA47333" wp14:editId="5304FDE5">
          <wp:simplePos x="0" y="0"/>
          <wp:positionH relativeFrom="column">
            <wp:posOffset>-547370</wp:posOffset>
          </wp:positionH>
          <wp:positionV relativeFrom="paragraph">
            <wp:posOffset>-60671</wp:posOffset>
          </wp:positionV>
          <wp:extent cx="694800" cy="428400"/>
          <wp:effectExtent l="0" t="0" r="0" b="0"/>
          <wp:wrapNone/>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4800" cy="428400"/>
                  </a:xfrm>
                  <a:prstGeom prst="rect">
                    <a:avLst/>
                  </a:prstGeom>
                  <a:noFill/>
                </pic:spPr>
              </pic:pic>
            </a:graphicData>
          </a:graphic>
          <wp14:sizeRelH relativeFrom="margin">
            <wp14:pctWidth>0</wp14:pctWidth>
          </wp14:sizeRelH>
          <wp14:sizeRelV relativeFrom="margin">
            <wp14:pctHeight>0</wp14:pctHeight>
          </wp14:sizeRelV>
        </wp:anchor>
      </w:drawing>
    </w:r>
    <w:r w:rsidR="00713DCA" w:rsidRPr="00E34A6F">
      <w:t>Una Base di Conoscenza di Supporto allo Sviluppo Software Orientato alla Privacy</w:t>
    </w:r>
    <w:r w:rsidR="00713DCA" w:rsidRPr="00E34A6F">
      <w:tab/>
    </w:r>
  </w:p>
  <w:p w14:paraId="230EBF40" w14:textId="7EF9A46F" w:rsidR="006B3C91" w:rsidRPr="00F36A4D" w:rsidRDefault="00713DCA" w:rsidP="00A329E5">
    <w:pPr>
      <w:pStyle w:val="Pidipagina"/>
    </w:pPr>
    <w:r w:rsidRPr="00E34A6F">
      <w:fldChar w:fldCharType="begin"/>
    </w:r>
    <w:r w:rsidRPr="00E34A6F">
      <w:instrText xml:space="preserve"> PAGE </w:instrText>
    </w:r>
    <w:r w:rsidRPr="00E34A6F">
      <w:fldChar w:fldCharType="separate"/>
    </w:r>
    <w:r w:rsidRPr="00E34A6F">
      <w:t>3</w:t>
    </w:r>
    <w:r w:rsidRPr="00E34A6F">
      <w:fldChar w:fldCharType="end"/>
    </w:r>
    <w:r w:rsidRPr="00E34A6F">
      <w:t>/</w:t>
    </w:r>
    <w:r w:rsidRPr="00E34A6F">
      <w:rPr>
        <w:rStyle w:val="Numeropagina"/>
        <w:rFonts w:cs="Arial"/>
      </w:rPr>
      <w:fldChar w:fldCharType="begin"/>
    </w:r>
    <w:r w:rsidRPr="00E34A6F">
      <w:rPr>
        <w:rStyle w:val="Numeropagina"/>
        <w:rFonts w:cs="Arial"/>
      </w:rPr>
      <w:instrText xml:space="preserve"> NUMPAGES </w:instrText>
    </w:r>
    <w:r w:rsidRPr="00E34A6F">
      <w:rPr>
        <w:rStyle w:val="Numeropagina"/>
        <w:rFonts w:cs="Arial"/>
      </w:rPr>
      <w:fldChar w:fldCharType="separate"/>
    </w:r>
    <w:r w:rsidRPr="00E34A6F">
      <w:rPr>
        <w:rStyle w:val="Numeropagina"/>
        <w:rFonts w:cs="Arial"/>
      </w:rPr>
      <w:t>13</w:t>
    </w:r>
    <w:r w:rsidRPr="00E34A6F">
      <w:rPr>
        <w:rStyle w:val="Numeropagina"/>
        <w:rFonts w:cs="Arial"/>
      </w:rPr>
      <w:fldChar w:fldCharType="end"/>
    </w:r>
  </w:p>
  <w:p w14:paraId="651C54B4" w14:textId="77777777" w:rsidR="00A36D73" w:rsidRDefault="00A36D7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9D16E" w14:textId="566FEBD5" w:rsidR="000D4CD3" w:rsidRPr="000505EC" w:rsidRDefault="00A329E5" w:rsidP="000D4CD3">
    <w:pPr>
      <w:pStyle w:val="SottotitoloDocumento"/>
      <w:spacing w:before="0" w:line="276" w:lineRule="auto"/>
      <w:outlineLvl w:val="0"/>
      <w:rPr>
        <w:rFonts w:ascii="Times New Roman" w:hAnsi="Times New Roman"/>
        <w:sz w:val="44"/>
        <w:szCs w:val="44"/>
      </w:rPr>
    </w:pPr>
    <w:r w:rsidRPr="00A329E5">
      <w:rPr>
        <w:rFonts w:ascii="Verdana" w:hAnsi="Verdana"/>
        <w:b/>
        <w:bCs/>
        <w:noProof/>
        <w:sz w:val="16"/>
        <w:szCs w:val="16"/>
        <w:lang w:eastAsia="it-IT"/>
      </w:rPr>
      <w:drawing>
        <wp:anchor distT="0" distB="0" distL="114300" distR="114300" simplePos="0" relativeHeight="251656704" behindDoc="1" locked="0" layoutInCell="1" allowOverlap="1" wp14:anchorId="177EE99A" wp14:editId="70C97477">
          <wp:simplePos x="0" y="0"/>
          <wp:positionH relativeFrom="column">
            <wp:posOffset>-320040</wp:posOffset>
          </wp:positionH>
          <wp:positionV relativeFrom="line">
            <wp:posOffset>-124612</wp:posOffset>
          </wp:positionV>
          <wp:extent cx="695325" cy="428625"/>
          <wp:effectExtent l="0" t="0" r="9525" b="9525"/>
          <wp:wrapNone/>
          <wp:docPr id="52" name="Immagine 52" descr="LOGHE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HET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5325" cy="428625"/>
                  </a:xfrm>
                  <a:prstGeom prst="rect">
                    <a:avLst/>
                  </a:prstGeom>
                  <a:noFill/>
                  <a:ln>
                    <a:noFill/>
                  </a:ln>
                </pic:spPr>
              </pic:pic>
            </a:graphicData>
          </a:graphic>
          <wp14:sizeRelH relativeFrom="page">
            <wp14:pctWidth>0</wp14:pctWidth>
          </wp14:sizeRelH>
          <wp14:sizeRelV relativeFrom="page">
            <wp14:pctHeight>0</wp14:pctHeight>
          </wp14:sizeRelV>
        </wp:anchor>
      </w:drawing>
    </w:r>
    <w:r w:rsidR="000D4CD3" w:rsidRPr="000D4CD3">
      <w:rPr>
        <w:rFonts w:ascii="Times New Roman" w:hAnsi="Times New Roman"/>
        <w:sz w:val="44"/>
        <w:szCs w:val="44"/>
      </w:rPr>
      <w:t xml:space="preserve"> </w:t>
    </w:r>
    <w:r w:rsidR="000D4CD3" w:rsidRPr="000D4CD3">
      <w:rPr>
        <w:rFonts w:ascii="Times New Roman" w:hAnsi="Times New Roman"/>
        <w:sz w:val="18"/>
        <w:szCs w:val="18"/>
      </w:rPr>
      <w:t>Definizione di Metodi e Tecniche per la Prevenzione del Rischio Digitale</w:t>
    </w:r>
  </w:p>
  <w:p w14:paraId="4DB74D5B" w14:textId="701450E2" w:rsidR="00A36D73" w:rsidRDefault="00A329E5" w:rsidP="006C1A0C">
    <w:pPr>
      <w:pStyle w:val="Pidipagina"/>
      <w:pBdr>
        <w:top w:val="none" w:sz="0" w:space="0" w:color="auto"/>
      </w:pBdr>
      <w:tabs>
        <w:tab w:val="clear" w:pos="8280"/>
        <w:tab w:val="right" w:pos="8364"/>
      </w:tabs>
      <w:ind w:firstLine="567"/>
      <w:jc w:val="right"/>
    </w:pPr>
    <w:r>
      <w:fldChar w:fldCharType="begin"/>
    </w:r>
    <w:r w:rsidRPr="00351EA7">
      <w:instrText xml:space="preserve"> PAGE </w:instrText>
    </w:r>
    <w:r>
      <w:fldChar w:fldCharType="separate"/>
    </w:r>
    <w:r>
      <w:t>8</w:t>
    </w:r>
    <w:r>
      <w:fldChar w:fldCharType="end"/>
    </w:r>
    <w:r w:rsidRPr="00351EA7">
      <w:t>/</w:t>
    </w:r>
    <w:r>
      <w:rPr>
        <w:rStyle w:val="Numeropagina"/>
      </w:rPr>
      <w:fldChar w:fldCharType="begin"/>
    </w:r>
    <w:r w:rsidRPr="00351EA7">
      <w:rPr>
        <w:rStyle w:val="Numeropagina"/>
      </w:rPr>
      <w:instrText xml:space="preserve"> NUMPAGES </w:instrText>
    </w:r>
    <w:r>
      <w:rPr>
        <w:rStyle w:val="Numeropagina"/>
      </w:rPr>
      <w:fldChar w:fldCharType="separate"/>
    </w:r>
    <w:r>
      <w:rPr>
        <w:rStyle w:val="Numeropagina"/>
      </w:rPr>
      <w:t>12</w:t>
    </w:r>
    <w:r>
      <w:rPr>
        <w:rStyle w:val="Numeropagina"/>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7B5023" w14:textId="77777777" w:rsidR="00CC5EF2" w:rsidRDefault="00CC5EF2">
      <w:r>
        <w:separator/>
      </w:r>
    </w:p>
  </w:footnote>
  <w:footnote w:type="continuationSeparator" w:id="0">
    <w:p w14:paraId="6A078535" w14:textId="77777777" w:rsidR="00CC5EF2" w:rsidRDefault="00CC5EF2" w:rsidP="00A329E5">
      <w:r>
        <w:continuationSeparator/>
      </w:r>
    </w:p>
    <w:p w14:paraId="3D8E3CC3" w14:textId="77777777" w:rsidR="00CC5EF2" w:rsidRDefault="00CC5EF2"/>
  </w:footnote>
  <w:footnote w:type="continuationNotice" w:id="1">
    <w:p w14:paraId="52FAAC0C" w14:textId="77777777" w:rsidR="00CC5EF2" w:rsidRPr="000442A8" w:rsidRDefault="00CC5EF2" w:rsidP="000442A8">
      <w:pPr>
        <w:pStyle w:val="Pidipagina"/>
      </w:pPr>
    </w:p>
  </w:footnote>
  <w:footnote w:id="2">
    <w:p w14:paraId="39931FB9" w14:textId="77777777" w:rsidR="00F90065" w:rsidRPr="004A79F5" w:rsidRDefault="00F90065" w:rsidP="00F90065">
      <w:pPr>
        <w:pStyle w:val="Testonotaapidipagina"/>
      </w:pPr>
      <w:r>
        <w:rPr>
          <w:rStyle w:val="Rimandonotaapidipagina"/>
        </w:rPr>
        <w:footnoteRef/>
      </w:r>
      <w:r>
        <w:t xml:space="preserve"> Acronimo del neologismo </w:t>
      </w:r>
      <w:r>
        <w:rPr>
          <w:b/>
          <w:bCs/>
        </w:rPr>
        <w:t xml:space="preserve">Internet of </w:t>
      </w:r>
      <w:proofErr w:type="spellStart"/>
      <w:r>
        <w:rPr>
          <w:b/>
          <w:bCs/>
        </w:rPr>
        <w:t>Things</w:t>
      </w:r>
      <w:proofErr w:type="spellEnd"/>
      <w:r>
        <w:t>.</w:t>
      </w:r>
    </w:p>
  </w:footnote>
  <w:footnote w:id="3">
    <w:p w14:paraId="5C34DDFD" w14:textId="77777777" w:rsidR="00F90065" w:rsidRDefault="00F90065" w:rsidP="00F90065">
      <w:pPr>
        <w:pStyle w:val="Testonotaapidipagina"/>
      </w:pPr>
      <w:r>
        <w:rPr>
          <w:rStyle w:val="Rimandonotaapidipagina"/>
        </w:rPr>
        <w:footnoteRef/>
      </w:r>
      <w:r>
        <w:t xml:space="preserve"> S</w:t>
      </w:r>
      <w:r w:rsidRPr="000B70E3">
        <w:t>i riferisce a uno stile di vita reso più efficiente e comodo attraverso l'uso di dispositivi connessi e tecnologie intelligenti.</w:t>
      </w:r>
    </w:p>
  </w:footnote>
  <w:footnote w:id="4">
    <w:p w14:paraId="55E0FBA7" w14:textId="77777777" w:rsidR="00F90065" w:rsidRDefault="00F90065" w:rsidP="00F90065">
      <w:pPr>
        <w:pStyle w:val="Testonotaapidipagina"/>
      </w:pPr>
      <w:r>
        <w:rPr>
          <w:rStyle w:val="Rimandonotaapidipagina"/>
        </w:rPr>
        <w:footnoteRef/>
      </w:r>
      <w:r>
        <w:t xml:space="preserve"> </w:t>
      </w:r>
      <w:r w:rsidRPr="00643E80">
        <w:t xml:space="preserve">Common </w:t>
      </w:r>
      <w:proofErr w:type="spellStart"/>
      <w:r w:rsidRPr="00643E80">
        <w:t>Vulnerabilities</w:t>
      </w:r>
      <w:proofErr w:type="spellEnd"/>
      <w:r w:rsidRPr="00643E80">
        <w:t xml:space="preserve"> and </w:t>
      </w:r>
      <w:proofErr w:type="spellStart"/>
      <w:r w:rsidRPr="00643E80">
        <w:t>Exposures</w:t>
      </w:r>
      <w:proofErr w:type="spellEnd"/>
    </w:p>
  </w:footnote>
  <w:footnote w:id="5">
    <w:p w14:paraId="33232A55" w14:textId="77777777" w:rsidR="00F90065" w:rsidRPr="00A45B5A" w:rsidRDefault="00F90065" w:rsidP="00F90065">
      <w:pPr>
        <w:pStyle w:val="Testonotaapidipagina"/>
        <w:rPr>
          <w:u w:val="single"/>
        </w:rPr>
      </w:pPr>
      <w:r>
        <w:rPr>
          <w:rStyle w:val="Rimandonotaapidipagina"/>
        </w:rPr>
        <w:footnoteRef/>
      </w:r>
      <w:r>
        <w:t xml:space="preserve"> Colui che svolge l’attacco.</w:t>
      </w:r>
    </w:p>
  </w:footnote>
  <w:footnote w:id="6">
    <w:p w14:paraId="671BD199" w14:textId="77777777" w:rsidR="00F90065" w:rsidRPr="00484A22" w:rsidRDefault="00F90065" w:rsidP="00F90065">
      <w:pPr>
        <w:pStyle w:val="Testonotaapidipagina"/>
      </w:pPr>
      <w:r>
        <w:rPr>
          <w:rStyle w:val="Rimandonotaapidipagina"/>
        </w:rPr>
        <w:footnoteRef/>
      </w:r>
      <w:r>
        <w:t xml:space="preserve"> Combinazione di exploit (es. per attacchi a sistemi web questi coprono l’eventualità di utilizzo di CVE in base ai differenti Browser esistenti)</w:t>
      </w:r>
      <w:r>
        <w:rPr>
          <w:i/>
          <w:iCs/>
        </w:rPr>
        <w:t xml:space="preserve"> </w:t>
      </w:r>
    </w:p>
  </w:footnote>
  <w:footnote w:id="7">
    <w:p w14:paraId="65F30106" w14:textId="77777777" w:rsidR="00F90065" w:rsidRDefault="00F90065" w:rsidP="00F90065">
      <w:pPr>
        <w:pStyle w:val="Testonotaapidipagina"/>
      </w:pPr>
      <w:r>
        <w:rPr>
          <w:rStyle w:val="Rimandonotaapidipagina"/>
        </w:rPr>
        <w:footnoteRef/>
      </w:r>
      <w:r>
        <w:t xml:space="preserve"> Coloro che hanno il compito di difendere, prevenire e identificare gli </w:t>
      </w:r>
      <w:proofErr w:type="spellStart"/>
      <w:r>
        <w:t>attacker</w:t>
      </w:r>
      <w:proofErr w:type="spellEnd"/>
    </w:p>
  </w:footnote>
  <w:footnote w:id="8">
    <w:p w14:paraId="367B3AC4" w14:textId="77777777" w:rsidR="00F90065" w:rsidRDefault="00F90065" w:rsidP="00F90065">
      <w:pPr>
        <w:pStyle w:val="Testonotaapidipagina"/>
      </w:pPr>
      <w:r>
        <w:rPr>
          <w:rStyle w:val="Rimandonotaapidipagina"/>
        </w:rPr>
        <w:footnoteRef/>
      </w:r>
      <w:r>
        <w:t xml:space="preserve"> Gruppo di </w:t>
      </w:r>
      <w:proofErr w:type="spellStart"/>
      <w:r>
        <w:t>attacker</w:t>
      </w:r>
      <w:proofErr w:type="spellEnd"/>
      <w:r>
        <w:t xml:space="preserve"> con intenzioni malevole</w:t>
      </w:r>
    </w:p>
  </w:footnote>
  <w:footnote w:id="9">
    <w:p w14:paraId="763A237A" w14:textId="77777777" w:rsidR="00F90065" w:rsidRDefault="00F90065" w:rsidP="00F90065">
      <w:pPr>
        <w:pStyle w:val="Testonotaapidipagina"/>
      </w:pPr>
      <w:r>
        <w:rPr>
          <w:rStyle w:val="Rimandonotaapidipagina"/>
        </w:rPr>
        <w:footnoteRef/>
      </w:r>
      <w:r>
        <w:t xml:space="preserve"> Avere una conoscenza dettagliata di come una componente/sistema è sviluppato (conoscere cosa c’è dentro la scatola)</w:t>
      </w:r>
    </w:p>
  </w:footnote>
  <w:footnote w:id="10">
    <w:p w14:paraId="7F8F1C08" w14:textId="77777777" w:rsidR="002A4CA3" w:rsidRDefault="002A4CA3" w:rsidP="00A329E5">
      <w:pPr>
        <w:pStyle w:val="Testonotaapidipagina"/>
      </w:pPr>
      <w:r>
        <w:rPr>
          <w:rStyle w:val="Rimandonotaapidipagina"/>
        </w:rPr>
        <w:footnoteRef/>
      </w:r>
      <w:r>
        <w:t xml:space="preserve"> Ramo della MITRE Corporation</w:t>
      </w:r>
    </w:p>
  </w:footnote>
  <w:footnote w:id="11">
    <w:p w14:paraId="16941C27" w14:textId="4A489494" w:rsidR="00176EEF" w:rsidRDefault="00176EEF" w:rsidP="00A329E5">
      <w:pPr>
        <w:pStyle w:val="Testonotaapidipagina"/>
      </w:pPr>
      <w:r>
        <w:rPr>
          <w:rStyle w:val="Rimandonotaapidipagina"/>
        </w:rPr>
        <w:footnoteRef/>
      </w:r>
      <w:r>
        <w:t xml:space="preserve"> </w:t>
      </w:r>
      <w:proofErr w:type="spellStart"/>
      <w:r w:rsidRPr="00176EEF">
        <w:t>Bidirectional</w:t>
      </w:r>
      <w:proofErr w:type="spellEnd"/>
      <w:r w:rsidRPr="00176EEF">
        <w:t xml:space="preserve"> Encoder </w:t>
      </w:r>
      <w:proofErr w:type="spellStart"/>
      <w:r w:rsidRPr="00176EEF">
        <w:t>Representations</w:t>
      </w:r>
      <w:proofErr w:type="spellEnd"/>
      <w:r w:rsidRPr="00176EEF">
        <w:t xml:space="preserve"> from Transformers</w:t>
      </w:r>
      <w:r>
        <w:t>, modello di ML nell’ambito del NLP, sviluppato da Google</w:t>
      </w:r>
      <w:r w:rsidR="007E3098">
        <w:t>.</w:t>
      </w:r>
    </w:p>
  </w:footnote>
  <w:footnote w:id="12">
    <w:p w14:paraId="4DA2646E" w14:textId="0E9A09C9" w:rsidR="00A539FA" w:rsidRDefault="00A539FA" w:rsidP="00A329E5">
      <w:pPr>
        <w:pStyle w:val="Testonotaapidipagina"/>
      </w:pPr>
      <w:r>
        <w:rPr>
          <w:rStyle w:val="Rimandonotaapidipagina"/>
        </w:rPr>
        <w:footnoteRef/>
      </w:r>
      <w:r>
        <w:t xml:space="preserve"> </w:t>
      </w:r>
      <w:r w:rsidRPr="00FB707D">
        <w:t xml:space="preserve"> </w:t>
      </w:r>
      <w:r>
        <w:t>Rappresenta</w:t>
      </w:r>
      <w:r w:rsidRPr="00FB707D">
        <w:t xml:space="preserve"> la "lunghezza"</w:t>
      </w:r>
      <w:r>
        <w:t xml:space="preserve"> del vettore</w:t>
      </w:r>
      <w:r w:rsidRPr="00FB707D">
        <w:t xml:space="preserve"> nello spazio vettoriale, ovvero la distanza dal punto di origine</w:t>
      </w:r>
      <w:r w:rsidR="007E3098">
        <w:t>.</w:t>
      </w:r>
    </w:p>
  </w:footnote>
  <w:footnote w:id="13">
    <w:p w14:paraId="3C5264FB" w14:textId="13901D97" w:rsidR="00BF0DB8" w:rsidRDefault="00BF0DB8" w:rsidP="00A329E5">
      <w:pPr>
        <w:pStyle w:val="Testonotaapidipagina"/>
      </w:pPr>
      <w:r>
        <w:rPr>
          <w:rStyle w:val="Rimandonotaapidipagina"/>
        </w:rPr>
        <w:footnoteRef/>
      </w:r>
      <w:r>
        <w:t xml:space="preserve"> Modello di classificazione binaria, </w:t>
      </w:r>
      <w:r w:rsidRPr="00BF0DB8">
        <w:t xml:space="preserve">predice la probabilità che un'osservazione appartenga a una delle due classi utilizzando una funzione </w:t>
      </w:r>
      <w:proofErr w:type="spellStart"/>
      <w:r w:rsidRPr="00BF0DB8">
        <w:t>sigmoide</w:t>
      </w:r>
      <w:proofErr w:type="spellEnd"/>
      <w:r w:rsidRPr="00BF0DB8">
        <w:t xml:space="preserve"> per trasformare l'output in un valore compreso tra 0 e 1</w:t>
      </w:r>
      <w:r>
        <w:t>.</w:t>
      </w:r>
    </w:p>
  </w:footnote>
  <w:footnote w:id="14">
    <w:p w14:paraId="41D910D1" w14:textId="77777777" w:rsidR="00B204D2" w:rsidRDefault="00B204D2" w:rsidP="00B204D2">
      <w:pPr>
        <w:pStyle w:val="Testonotaapidipagina"/>
      </w:pPr>
      <w:r>
        <w:rPr>
          <w:rStyle w:val="Rimandonotaapidipagina"/>
        </w:rPr>
        <w:footnoteRef/>
      </w:r>
      <w:r>
        <w:t xml:space="preserve"> </w:t>
      </w:r>
      <w:proofErr w:type="spellStart"/>
      <w:r>
        <w:t>Semnatic</w:t>
      </w:r>
      <w:proofErr w:type="spellEnd"/>
      <w:r>
        <w:t xml:space="preserve"> </w:t>
      </w:r>
      <w:proofErr w:type="spellStart"/>
      <w:r>
        <w:t>Role</w:t>
      </w:r>
      <w:proofErr w:type="spellEnd"/>
      <w:r>
        <w:t xml:space="preserve"> </w:t>
      </w:r>
      <w:proofErr w:type="spellStart"/>
      <w:r>
        <w:t>Labeling</w:t>
      </w:r>
      <w:proofErr w:type="spellEnd"/>
      <w:r>
        <w:t xml:space="preserve">, </w:t>
      </w:r>
      <w:r w:rsidRPr="00B20410">
        <w:t>processo che assegna etichette a parole o frasi in una frase, indicando il loro ruolo semantico nella frase</w:t>
      </w:r>
      <w:r>
        <w:t>.</w:t>
      </w:r>
    </w:p>
  </w:footnote>
  <w:footnote w:id="15">
    <w:p w14:paraId="3F66EEA7" w14:textId="77777777" w:rsidR="00B204D2" w:rsidRDefault="00B204D2" w:rsidP="00B204D2">
      <w:pPr>
        <w:pStyle w:val="Testonotaapidipagina"/>
      </w:pPr>
      <w:r>
        <w:rPr>
          <w:rStyle w:val="Rimandonotaapidipagina"/>
        </w:rPr>
        <w:footnoteRef/>
      </w:r>
      <w:r>
        <w:t xml:space="preserve"> Metrica che misura quanto spesso il modello predice correttamente il risultato.</w:t>
      </w:r>
    </w:p>
  </w:footnote>
  <w:footnote w:id="16">
    <w:p w14:paraId="6ADE5681" w14:textId="77777777" w:rsidR="00B204D2" w:rsidRDefault="00B204D2" w:rsidP="00B204D2">
      <w:pPr>
        <w:pStyle w:val="Testonotaapidipagina"/>
      </w:pPr>
      <w:r>
        <w:rPr>
          <w:rStyle w:val="Rimandonotaapidipagina"/>
        </w:rPr>
        <w:footnoteRef/>
      </w:r>
      <w:r>
        <w:t xml:space="preserve"> È i</w:t>
      </w:r>
      <w:r w:rsidRPr="00BF6192">
        <w:t>l processo di contrassegnare una parola in un testo come corrispondente a una parte particolare del discorso, in base sia alla sua definizione che al suo contesto</w:t>
      </w:r>
      <w:r>
        <w:t>.</w:t>
      </w:r>
    </w:p>
  </w:footnote>
  <w:footnote w:id="17">
    <w:p w14:paraId="3D1D6053" w14:textId="401215A4" w:rsidR="00C328AF" w:rsidRDefault="00C328AF" w:rsidP="00A329E5">
      <w:pPr>
        <w:pStyle w:val="Testonotaapidipagina"/>
      </w:pPr>
      <w:r>
        <w:rPr>
          <w:rStyle w:val="Rimandonotaapidipagina"/>
        </w:rPr>
        <w:footnoteRef/>
      </w:r>
      <w:r>
        <w:t xml:space="preserve"> Uno score che mette in relaziona la </w:t>
      </w:r>
      <w:proofErr w:type="spellStart"/>
      <w:r>
        <w:t>precision</w:t>
      </w:r>
      <w:proofErr w:type="spellEnd"/>
      <w:r>
        <w:t xml:space="preserve"> (precisione) e il recall (richiamo), se l’F1-score è basso uno dei due parametri è basso, se l’F1-score è alto i parametri sono entrambi alti.</w:t>
      </w:r>
    </w:p>
  </w:footnote>
  <w:footnote w:id="18">
    <w:p w14:paraId="69788056" w14:textId="77777777" w:rsidR="00311F37" w:rsidRDefault="00311F37" w:rsidP="00A329E5">
      <w:pPr>
        <w:pStyle w:val="Testonotaapidipagina"/>
      </w:pPr>
      <w:r>
        <w:rPr>
          <w:rStyle w:val="Rimandonotaapidipagina"/>
        </w:rPr>
        <w:footnoteRef/>
      </w:r>
      <w:r>
        <w:t xml:space="preserve"> Secondo semestre</w:t>
      </w:r>
    </w:p>
  </w:footnote>
  <w:footnote w:id="19">
    <w:p w14:paraId="4EE04180" w14:textId="77777777" w:rsidR="00311F37" w:rsidRDefault="00311F37" w:rsidP="00A329E5">
      <w:pPr>
        <w:pStyle w:val="Testonotaapidipagina"/>
      </w:pPr>
      <w:r>
        <w:rPr>
          <w:rStyle w:val="Rimandonotaapidipagina"/>
        </w:rPr>
        <w:footnoteRef/>
      </w:r>
      <w:r>
        <w:t xml:space="preserve"> </w:t>
      </w:r>
      <w:r w:rsidRPr="004A79F5">
        <w:rPr>
          <w:b/>
          <w:bCs/>
        </w:rPr>
        <w:t xml:space="preserve">Computer Security </w:t>
      </w:r>
      <w:proofErr w:type="spellStart"/>
      <w:r w:rsidRPr="004A79F5">
        <w:rPr>
          <w:b/>
          <w:bCs/>
        </w:rPr>
        <w:t>Incident</w:t>
      </w:r>
      <w:proofErr w:type="spellEnd"/>
      <w:r w:rsidRPr="004A79F5">
        <w:rPr>
          <w:b/>
          <w:bCs/>
        </w:rPr>
        <w:t xml:space="preserve"> </w:t>
      </w:r>
      <w:proofErr w:type="spellStart"/>
      <w:r w:rsidRPr="004A79F5">
        <w:rPr>
          <w:b/>
          <w:bCs/>
        </w:rPr>
        <w:t>Response</w:t>
      </w:r>
      <w:proofErr w:type="spellEnd"/>
      <w:r w:rsidRPr="004A79F5">
        <w:rPr>
          <w:b/>
          <w:bCs/>
        </w:rPr>
        <w:t xml:space="preserve"> Team</w:t>
      </w:r>
      <w:r>
        <w:t>, gruppo di sicurezza governativo con il compito di regolamentare le cooperazioni con il settore privato nella sfera della cybersicurezza.</w:t>
      </w:r>
    </w:p>
  </w:footnote>
  <w:footnote w:id="20">
    <w:p w14:paraId="00FE19CC" w14:textId="6BADEBEE" w:rsidR="00FD5073" w:rsidRDefault="00FD5073">
      <w:pPr>
        <w:pStyle w:val="Testonotaapidipagina"/>
      </w:pPr>
      <w:r>
        <w:rPr>
          <w:rStyle w:val="Rimandonotaapidipagina"/>
        </w:rPr>
        <w:footnoteRef/>
      </w:r>
      <w:r>
        <w:t xml:space="preserve"> Cyber </w:t>
      </w:r>
      <w:proofErr w:type="spellStart"/>
      <w:r>
        <w:t>Kill</w:t>
      </w:r>
      <w:proofErr w:type="spellEnd"/>
      <w:r>
        <w:t xml:space="preserve"> Chain</w:t>
      </w:r>
    </w:p>
  </w:footnote>
  <w:footnote w:id="21">
    <w:p w14:paraId="4FD5F95B" w14:textId="6D239C0B" w:rsidR="008E07BE" w:rsidRDefault="008E07BE" w:rsidP="00A329E5">
      <w:pPr>
        <w:pStyle w:val="Testonotaapidipagina"/>
      </w:pPr>
      <w:r>
        <w:rPr>
          <w:rStyle w:val="Rimandonotaapidipagina"/>
        </w:rPr>
        <w:footnoteRef/>
      </w:r>
      <w:r>
        <w:t xml:space="preserve"> Piattaforma cloud che mette a disposizione servizi di cloud computing</w:t>
      </w:r>
    </w:p>
  </w:footnote>
  <w:footnote w:id="22">
    <w:p w14:paraId="43C7F895" w14:textId="77777777" w:rsidR="00521C6E" w:rsidRDefault="00521C6E" w:rsidP="00521C6E">
      <w:pPr>
        <w:pStyle w:val="Testonotaapidipagina"/>
      </w:pPr>
      <w:r>
        <w:rPr>
          <w:rStyle w:val="Rimandonotaapidipagina"/>
        </w:rPr>
        <w:footnoteRef/>
      </w:r>
      <w:r>
        <w:t xml:space="preserve"> Componenti che </w:t>
      </w:r>
      <w:r w:rsidRPr="00EA120B">
        <w:t xml:space="preserve">virtualizzano </w:t>
      </w:r>
      <w:r>
        <w:t>un</w:t>
      </w:r>
      <w:r w:rsidRPr="00EA120B">
        <w:t xml:space="preserve"> sistema operativo in modo che l'applicazione possa essere eseguita in modo indipendente su qualsiasi piattaforma.</w:t>
      </w:r>
      <w:r>
        <w:t xml:space="preserve"> A differenza delle </w:t>
      </w:r>
      <w:r w:rsidRPr="00EA120B">
        <w:t xml:space="preserve">macchine fisiche, </w:t>
      </w:r>
      <w:r>
        <w:t>non virtualizzano l’intera struttura hardware.</w:t>
      </w:r>
    </w:p>
  </w:footnote>
  <w:footnote w:id="23">
    <w:p w14:paraId="69983E53" w14:textId="77777777" w:rsidR="00521C6E" w:rsidRDefault="00521C6E" w:rsidP="00521C6E">
      <w:pPr>
        <w:pStyle w:val="Testonotaapidipagina"/>
      </w:pPr>
      <w:r>
        <w:rPr>
          <w:rStyle w:val="Rimandonotaapidipagina"/>
        </w:rPr>
        <w:footnoteRef/>
      </w:r>
      <w:r>
        <w:t xml:space="preserve"> Software progettato per eseguire processi informatici in ambienti isolati e facilmente distribuibili.</w:t>
      </w:r>
    </w:p>
  </w:footnote>
  <w:footnote w:id="24">
    <w:p w14:paraId="68646903" w14:textId="6552F450" w:rsidR="0065461B" w:rsidRDefault="0065461B">
      <w:pPr>
        <w:pStyle w:val="Testonotaapidipagina"/>
      </w:pPr>
      <w:r>
        <w:rPr>
          <w:rStyle w:val="Rimandonotaapidipagina"/>
        </w:rPr>
        <w:footnoteRef/>
      </w:r>
      <w:r>
        <w:t xml:space="preserve"> Un token corrisponde all’incirca a 4 caratteri, il numero preciso dipendente dal modello </w:t>
      </w:r>
      <w:proofErr w:type="spellStart"/>
      <w:r>
        <w:t>uilizzato</w:t>
      </w:r>
      <w:proofErr w:type="spellEnd"/>
      <w:r>
        <w:t>.</w:t>
      </w:r>
    </w:p>
  </w:footnote>
  <w:footnote w:id="25">
    <w:p w14:paraId="02DFD6C8" w14:textId="61F8BEFE" w:rsidR="0077174B" w:rsidRDefault="0077174B" w:rsidP="00A329E5">
      <w:pPr>
        <w:pStyle w:val="Testonotaapidipagina"/>
      </w:pPr>
      <w:r>
        <w:rPr>
          <w:rStyle w:val="Rimandonotaapidipagina"/>
        </w:rPr>
        <w:footnoteRef/>
      </w:r>
      <w:r>
        <w:t xml:space="preserve"> Oggetto STIX che identifica una tecnica</w:t>
      </w:r>
    </w:p>
  </w:footnote>
  <w:footnote w:id="26">
    <w:p w14:paraId="3EFEA33E" w14:textId="72E61C28" w:rsidR="0077174B" w:rsidRDefault="0077174B" w:rsidP="00A329E5">
      <w:pPr>
        <w:pStyle w:val="Testonotaapidipagina"/>
      </w:pPr>
      <w:r>
        <w:rPr>
          <w:rStyle w:val="Rimandonotaapidipagina"/>
        </w:rPr>
        <w:footnoteRef/>
      </w:r>
      <w:r>
        <w:t xml:space="preserve"> Oggetto STIX che identifica le campagne</w:t>
      </w:r>
    </w:p>
  </w:footnote>
  <w:footnote w:id="27">
    <w:p w14:paraId="14B00536" w14:textId="4F441999" w:rsidR="0077174B" w:rsidRDefault="0077174B" w:rsidP="00A329E5">
      <w:pPr>
        <w:pStyle w:val="Testonotaapidipagina"/>
      </w:pPr>
      <w:r>
        <w:rPr>
          <w:rStyle w:val="Rimandonotaapidipagina"/>
        </w:rPr>
        <w:footnoteRef/>
      </w:r>
      <w:r>
        <w:t xml:space="preserve"> Oggetto STIX che identifica le mitigazioni</w:t>
      </w:r>
    </w:p>
  </w:footnote>
  <w:footnote w:id="28">
    <w:p w14:paraId="0F363B08" w14:textId="30C5B014" w:rsidR="0077174B" w:rsidRDefault="0077174B" w:rsidP="00A329E5">
      <w:pPr>
        <w:pStyle w:val="Testonotaapidipagina"/>
      </w:pPr>
      <w:r>
        <w:rPr>
          <w:rStyle w:val="Rimandonotaapidipagina"/>
        </w:rPr>
        <w:footnoteRef/>
      </w:r>
      <w:r>
        <w:t xml:space="preserve"> Oggetto STIX che identifica i tool</w:t>
      </w:r>
    </w:p>
  </w:footnote>
  <w:footnote w:id="29">
    <w:p w14:paraId="2D88991C" w14:textId="5A7D7572" w:rsidR="005E441E" w:rsidRDefault="005E441E" w:rsidP="00A329E5">
      <w:pPr>
        <w:pStyle w:val="Testonotaapidipagina"/>
      </w:pPr>
      <w:r>
        <w:rPr>
          <w:rStyle w:val="Rimandonotaapidipagina"/>
        </w:rPr>
        <w:footnoteRef/>
      </w:r>
      <w:r>
        <w:t xml:space="preserve"> Oggetto STIX che identifica i malware</w:t>
      </w:r>
    </w:p>
  </w:footnote>
  <w:footnote w:id="30">
    <w:p w14:paraId="33159663" w14:textId="5EAB9057" w:rsidR="00FC585D" w:rsidRDefault="00FC585D">
      <w:pPr>
        <w:pStyle w:val="Testonotaapidipagina"/>
      </w:pPr>
      <w:r>
        <w:rPr>
          <w:rStyle w:val="Rimandonotaapidipagina"/>
        </w:rPr>
        <w:footnoteRef/>
      </w:r>
      <w:r>
        <w:t xml:space="preserve"> Oggetto STIX che identifica gli asset industriali</w:t>
      </w:r>
    </w:p>
  </w:footnote>
  <w:footnote w:id="31">
    <w:p w14:paraId="6506D7F1" w14:textId="075FBFA8" w:rsidR="00FC585D" w:rsidRPr="007F4FDC" w:rsidRDefault="00FC585D">
      <w:pPr>
        <w:pStyle w:val="Testonotaapidipagina"/>
      </w:pPr>
      <w:r>
        <w:rPr>
          <w:rStyle w:val="Rimandonotaapidipagina"/>
        </w:rPr>
        <w:footnoteRef/>
      </w:r>
      <w:r w:rsidRPr="007F4FDC">
        <w:t xml:space="preserve"> Oggetto STIX che identifica i </w:t>
      </w:r>
      <w:proofErr w:type="spellStart"/>
      <w:r w:rsidRPr="007F4FDC">
        <w:t>threat</w:t>
      </w:r>
      <w:proofErr w:type="spellEnd"/>
      <w:r w:rsidRPr="007F4FDC">
        <w:t xml:space="preserve"> group e </w:t>
      </w:r>
      <w:proofErr w:type="spellStart"/>
      <w:r w:rsidRPr="007F4FDC">
        <w:t>threat</w:t>
      </w:r>
      <w:proofErr w:type="spellEnd"/>
      <w:r w:rsidRPr="007F4FDC">
        <w:t xml:space="preserve"> agent</w:t>
      </w:r>
    </w:p>
  </w:footnote>
  <w:footnote w:id="32">
    <w:p w14:paraId="093FB2D7" w14:textId="7C68E52A" w:rsidR="00182917" w:rsidRDefault="00182917">
      <w:pPr>
        <w:pStyle w:val="Testonotaapidipagina"/>
      </w:pPr>
      <w:r>
        <w:rPr>
          <w:rStyle w:val="Rimandonotaapidipagina"/>
        </w:rPr>
        <w:footnoteRef/>
      </w:r>
      <w:r>
        <w:t xml:space="preserve"> Intelligenza Artificiale</w:t>
      </w:r>
    </w:p>
  </w:footnote>
  <w:footnote w:id="33">
    <w:p w14:paraId="24687317" w14:textId="29CD27EC" w:rsidR="00E34040" w:rsidRDefault="00E34040">
      <w:pPr>
        <w:pStyle w:val="Testonotaapidipagina"/>
      </w:pPr>
      <w:r>
        <w:rPr>
          <w:rStyle w:val="Rimandonotaapidipagina"/>
        </w:rPr>
        <w:footnoteRef/>
      </w:r>
      <w:r>
        <w:t xml:space="preserve"> Cioè le tecniche aventi ID nel formato T0000</w:t>
      </w:r>
      <w:r w:rsidR="002A1A7B">
        <w:t xml:space="preserve"> o AML.T0000</w:t>
      </w:r>
      <w:r>
        <w:t>, dove gli 0 sono dei numeri identificativi</w:t>
      </w:r>
    </w:p>
  </w:footnote>
  <w:footnote w:id="34">
    <w:p w14:paraId="2801B37D" w14:textId="77777777" w:rsidR="006D4411" w:rsidRDefault="006D4411" w:rsidP="006D4411">
      <w:pPr>
        <w:pStyle w:val="Testonotaapidipagina"/>
      </w:pPr>
      <w:r>
        <w:rPr>
          <w:rStyle w:val="Rimandonotaapidipagina"/>
        </w:rPr>
        <w:footnoteRef/>
      </w:r>
      <w:r>
        <w:t xml:space="preserve"> Cyber </w:t>
      </w:r>
      <w:proofErr w:type="spellStart"/>
      <w:r>
        <w:t>Kill</w:t>
      </w:r>
      <w:proofErr w:type="spellEnd"/>
      <w:r>
        <w:t xml:space="preserve"> Chain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4CAEF" w14:textId="561D4799" w:rsidR="007D0E57" w:rsidRPr="007D5DF3" w:rsidRDefault="00713DCA" w:rsidP="00A329E5">
    <w:r>
      <w:rPr>
        <w:noProof/>
      </w:rPr>
      <w:drawing>
        <wp:anchor distT="0" distB="0" distL="114300" distR="114300" simplePos="0" relativeHeight="251657216" behindDoc="1" locked="0" layoutInCell="1" allowOverlap="1" wp14:anchorId="5B30C706" wp14:editId="37B254DD">
          <wp:simplePos x="0" y="0"/>
          <wp:positionH relativeFrom="column">
            <wp:posOffset>-914400</wp:posOffset>
          </wp:positionH>
          <wp:positionV relativeFrom="line">
            <wp:posOffset>-428625</wp:posOffset>
          </wp:positionV>
          <wp:extent cx="428400" cy="10692000"/>
          <wp:effectExtent l="0" t="0" r="0" b="0"/>
          <wp:wrapNone/>
          <wp:docPr id="49" name="Immagine 49" descr="linea_laterale_ser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inea_laterale_serla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8400" cy="10692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D5DF3">
      <w:rPr>
        <w:rStyle w:val="Numeropagina"/>
        <w:rFonts w:ascii="Verdana" w:hAnsi="Verdana" w:cs="Arial"/>
      </w:rPr>
      <w:fldChar w:fldCharType="begin"/>
    </w:r>
    <w:r w:rsidRPr="007D5DF3">
      <w:rPr>
        <w:rStyle w:val="Numeropagina"/>
        <w:rFonts w:ascii="Verdana" w:hAnsi="Verdana" w:cs="Arial"/>
      </w:rPr>
      <w:instrText xml:space="preserve"> STYLEREF  "Titolo 1" </w:instrText>
    </w:r>
    <w:r w:rsidRPr="007D5DF3">
      <w:rPr>
        <w:rStyle w:val="Numeropagina"/>
        <w:rFonts w:ascii="Verdana" w:hAnsi="Verdana" w:cs="Arial"/>
      </w:rPr>
      <w:fldChar w:fldCharType="separate"/>
    </w:r>
    <w:r w:rsidR="00031E1C">
      <w:rPr>
        <w:rStyle w:val="Numeropagina"/>
        <w:rFonts w:ascii="Verdana" w:hAnsi="Verdana" w:cs="Arial"/>
        <w:noProof/>
      </w:rPr>
      <w:t>Capitolo II</w:t>
    </w:r>
    <w:r w:rsidRPr="007D5DF3">
      <w:rPr>
        <w:rStyle w:val="Numeropagina"/>
        <w:rFonts w:ascii="Verdana" w:hAnsi="Verdana" w:cs="Arial"/>
      </w:rPr>
      <w:fldChar w:fldCharType="end"/>
    </w:r>
  </w:p>
  <w:p w14:paraId="61688AA8" w14:textId="77777777" w:rsidR="006B3C91" w:rsidRDefault="006B3C91" w:rsidP="00A329E5"/>
  <w:p w14:paraId="6548A1D0" w14:textId="77777777" w:rsidR="00A36D73" w:rsidRDefault="00A36D7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76AAB" w14:textId="42E67302" w:rsidR="00A36D73" w:rsidRDefault="00563036">
    <w:r>
      <w:rPr>
        <w:noProof/>
      </w:rPr>
      <w:drawing>
        <wp:anchor distT="0" distB="0" distL="114300" distR="114300" simplePos="0" relativeHeight="251657728" behindDoc="1" locked="0" layoutInCell="1" allowOverlap="1" wp14:anchorId="2BB7A63E" wp14:editId="4D764F61">
          <wp:simplePos x="0" y="0"/>
          <wp:positionH relativeFrom="column">
            <wp:posOffset>-1065073</wp:posOffset>
          </wp:positionH>
          <wp:positionV relativeFrom="line">
            <wp:posOffset>-415826</wp:posOffset>
          </wp:positionV>
          <wp:extent cx="428400" cy="10692000"/>
          <wp:effectExtent l="0" t="0" r="0" b="0"/>
          <wp:wrapNone/>
          <wp:docPr id="50" name="Immagine 50" descr="linea_laterale_ser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inea_laterale_serla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8400" cy="1069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0D4CD3">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EA2FAD8"/>
    <w:lvl w:ilvl="0">
      <w:start w:val="1"/>
      <w:numFmt w:val="decimal"/>
      <w:pStyle w:val="Numeroelenco5"/>
      <w:lvlText w:val="%1."/>
      <w:lvlJc w:val="left"/>
      <w:pPr>
        <w:tabs>
          <w:tab w:val="num" w:pos="1492"/>
        </w:tabs>
        <w:ind w:left="1492" w:hanging="360"/>
      </w:pPr>
    </w:lvl>
  </w:abstractNum>
  <w:abstractNum w:abstractNumId="1" w15:restartNumberingAfterBreak="0">
    <w:nsid w:val="FFFFFF7D"/>
    <w:multiLevelType w:val="singleLevel"/>
    <w:tmpl w:val="D5F8478E"/>
    <w:lvl w:ilvl="0">
      <w:start w:val="1"/>
      <w:numFmt w:val="decimal"/>
      <w:pStyle w:val="Numeroelenco4"/>
      <w:lvlText w:val="%1."/>
      <w:lvlJc w:val="left"/>
      <w:pPr>
        <w:tabs>
          <w:tab w:val="num" w:pos="1209"/>
        </w:tabs>
        <w:ind w:left="1209" w:hanging="360"/>
      </w:pPr>
    </w:lvl>
  </w:abstractNum>
  <w:abstractNum w:abstractNumId="2" w15:restartNumberingAfterBreak="0">
    <w:nsid w:val="FFFFFF7E"/>
    <w:multiLevelType w:val="singleLevel"/>
    <w:tmpl w:val="1A4C2F8C"/>
    <w:lvl w:ilvl="0">
      <w:start w:val="1"/>
      <w:numFmt w:val="decimal"/>
      <w:pStyle w:val="Numeroelenco3"/>
      <w:lvlText w:val="%1."/>
      <w:lvlJc w:val="left"/>
      <w:pPr>
        <w:tabs>
          <w:tab w:val="num" w:pos="926"/>
        </w:tabs>
        <w:ind w:left="926" w:hanging="360"/>
      </w:pPr>
    </w:lvl>
  </w:abstractNum>
  <w:abstractNum w:abstractNumId="3" w15:restartNumberingAfterBreak="0">
    <w:nsid w:val="FFFFFF7F"/>
    <w:multiLevelType w:val="singleLevel"/>
    <w:tmpl w:val="253CF7B8"/>
    <w:lvl w:ilvl="0">
      <w:start w:val="1"/>
      <w:numFmt w:val="decimal"/>
      <w:pStyle w:val="Numeroelenco2"/>
      <w:lvlText w:val="%1."/>
      <w:lvlJc w:val="left"/>
      <w:pPr>
        <w:tabs>
          <w:tab w:val="num" w:pos="643"/>
        </w:tabs>
        <w:ind w:left="643" w:hanging="360"/>
      </w:pPr>
    </w:lvl>
  </w:abstractNum>
  <w:abstractNum w:abstractNumId="4" w15:restartNumberingAfterBreak="0">
    <w:nsid w:val="FFFFFF80"/>
    <w:multiLevelType w:val="singleLevel"/>
    <w:tmpl w:val="2B9C4A68"/>
    <w:lvl w:ilvl="0">
      <w:start w:val="1"/>
      <w:numFmt w:val="bullet"/>
      <w:pStyle w:val="Puntoelenco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622E266"/>
    <w:lvl w:ilvl="0">
      <w:start w:val="1"/>
      <w:numFmt w:val="bullet"/>
      <w:pStyle w:val="Puntoelenco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8B20D90"/>
    <w:lvl w:ilvl="0">
      <w:start w:val="1"/>
      <w:numFmt w:val="bullet"/>
      <w:pStyle w:val="Puntoelenco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78E6612"/>
    <w:lvl w:ilvl="0">
      <w:start w:val="1"/>
      <w:numFmt w:val="bullet"/>
      <w:pStyle w:val="Puntoelenco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7709F30"/>
    <w:lvl w:ilvl="0">
      <w:start w:val="1"/>
      <w:numFmt w:val="decimal"/>
      <w:pStyle w:val="Numeroelenco"/>
      <w:lvlText w:val="%1."/>
      <w:lvlJc w:val="left"/>
      <w:pPr>
        <w:tabs>
          <w:tab w:val="num" w:pos="360"/>
        </w:tabs>
        <w:ind w:left="360" w:hanging="360"/>
      </w:pPr>
    </w:lvl>
  </w:abstractNum>
  <w:abstractNum w:abstractNumId="9" w15:restartNumberingAfterBreak="0">
    <w:nsid w:val="FFFFFF89"/>
    <w:multiLevelType w:val="singleLevel"/>
    <w:tmpl w:val="C7ACA5C8"/>
    <w:lvl w:ilvl="0">
      <w:start w:val="1"/>
      <w:numFmt w:val="bullet"/>
      <w:pStyle w:val="Puntoelenco"/>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EF0E7222"/>
    <w:lvl w:ilvl="0">
      <w:start w:val="1"/>
      <w:numFmt w:val="decimal"/>
      <w:lvlText w:val="%1."/>
      <w:legacy w:legacy="1" w:legacySpace="144" w:legacyIndent="0"/>
      <w:lvlJc w:val="left"/>
    </w:lvl>
    <w:lvl w:ilvl="1">
      <w:start w:val="1"/>
      <w:numFmt w:val="decimal"/>
      <w:pStyle w:val="Titolo2"/>
      <w:lvlText w:val="%1.%2"/>
      <w:legacy w:legacy="1" w:legacySpace="144" w:legacyIndent="0"/>
      <w:lvlJc w:val="left"/>
    </w:lvl>
    <w:lvl w:ilvl="2">
      <w:start w:val="1"/>
      <w:numFmt w:val="decimal"/>
      <w:pStyle w:val="Titolo3"/>
      <w:lvlText w:val="%1.%2.%3"/>
      <w:legacy w:legacy="1" w:legacySpace="144" w:legacyIndent="0"/>
      <w:lvlJc w:val="left"/>
    </w:lvl>
    <w:lvl w:ilvl="3">
      <w:start w:val="1"/>
      <w:numFmt w:val="decimal"/>
      <w:pStyle w:val="Titolo4"/>
      <w:lvlText w:val="%1.%2.%3.%4"/>
      <w:legacy w:legacy="1" w:legacySpace="144" w:legacyIndent="0"/>
      <w:lvlJc w:val="left"/>
      <w:rPr>
        <w:sz w:val="32"/>
        <w:szCs w:val="32"/>
      </w:rPr>
    </w:lvl>
    <w:lvl w:ilvl="4">
      <w:start w:val="1"/>
      <w:numFmt w:val="decimal"/>
      <w:pStyle w:val="Titolo5"/>
      <w:lvlText w:val="%1.%2.%3.%4.%5"/>
      <w:legacy w:legacy="1" w:legacySpace="144" w:legacyIndent="0"/>
      <w:lvlJc w:val="left"/>
    </w:lvl>
    <w:lvl w:ilvl="5">
      <w:start w:val="1"/>
      <w:numFmt w:val="decimal"/>
      <w:pStyle w:val="Titolo6"/>
      <w:lvlText w:val="%1.%2.%3.%4.%5.%6"/>
      <w:legacy w:legacy="1" w:legacySpace="144" w:legacyIndent="0"/>
      <w:lvlJc w:val="left"/>
      <w:rPr>
        <w:i w:val="0"/>
        <w:iCs w:val="0"/>
        <w:sz w:val="24"/>
        <w:szCs w:val="24"/>
      </w:rPr>
    </w:lvl>
    <w:lvl w:ilvl="6">
      <w:start w:val="1"/>
      <w:numFmt w:val="decimal"/>
      <w:pStyle w:val="Titolo7"/>
      <w:lvlText w:val="%1.%2.%3.%4.%5.%6.%7"/>
      <w:legacy w:legacy="1" w:legacySpace="144" w:legacyIndent="0"/>
      <w:lvlJc w:val="left"/>
    </w:lvl>
    <w:lvl w:ilvl="7">
      <w:start w:val="1"/>
      <w:numFmt w:val="decimal"/>
      <w:pStyle w:val="Titolo8"/>
      <w:lvlText w:val="%1.%2.%3.%4.%5.%6.%7.%8"/>
      <w:legacy w:legacy="1" w:legacySpace="144" w:legacyIndent="0"/>
      <w:lvlJc w:val="left"/>
    </w:lvl>
    <w:lvl w:ilvl="8">
      <w:start w:val="1"/>
      <w:numFmt w:val="decimal"/>
      <w:pStyle w:val="Titolo9"/>
      <w:lvlText w:val="%1.%2.%3.%4.%5.%6.%7.%8.%9"/>
      <w:legacy w:legacy="1" w:legacySpace="144" w:legacyIndent="0"/>
      <w:lvlJc w:val="left"/>
    </w:lvl>
  </w:abstractNum>
  <w:abstractNum w:abstractNumId="11" w15:restartNumberingAfterBreak="0">
    <w:nsid w:val="079A5AB7"/>
    <w:multiLevelType w:val="hybridMultilevel"/>
    <w:tmpl w:val="EF0420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0A396DF8"/>
    <w:multiLevelType w:val="hybridMultilevel"/>
    <w:tmpl w:val="1CCE7A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0A965149"/>
    <w:multiLevelType w:val="hybridMultilevel"/>
    <w:tmpl w:val="6178D0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0FEB4EF9"/>
    <w:multiLevelType w:val="hybridMultilevel"/>
    <w:tmpl w:val="F3DE3F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16FA33D0"/>
    <w:multiLevelType w:val="hybridMultilevel"/>
    <w:tmpl w:val="0338CF68"/>
    <w:lvl w:ilvl="0" w:tplc="04100001">
      <w:start w:val="1"/>
      <w:numFmt w:val="bullet"/>
      <w:lvlText w:val=""/>
      <w:lvlJc w:val="left"/>
      <w:pPr>
        <w:ind w:left="153" w:hanging="360"/>
      </w:pPr>
      <w:rPr>
        <w:rFonts w:ascii="Symbol" w:hAnsi="Symbol" w:hint="default"/>
      </w:rPr>
    </w:lvl>
    <w:lvl w:ilvl="1" w:tplc="04100003" w:tentative="1">
      <w:start w:val="1"/>
      <w:numFmt w:val="bullet"/>
      <w:lvlText w:val="o"/>
      <w:lvlJc w:val="left"/>
      <w:pPr>
        <w:ind w:left="873" w:hanging="360"/>
      </w:pPr>
      <w:rPr>
        <w:rFonts w:ascii="Courier New" w:hAnsi="Courier New" w:cs="Courier New" w:hint="default"/>
      </w:rPr>
    </w:lvl>
    <w:lvl w:ilvl="2" w:tplc="04100005" w:tentative="1">
      <w:start w:val="1"/>
      <w:numFmt w:val="bullet"/>
      <w:lvlText w:val=""/>
      <w:lvlJc w:val="left"/>
      <w:pPr>
        <w:ind w:left="1593" w:hanging="360"/>
      </w:pPr>
      <w:rPr>
        <w:rFonts w:ascii="Wingdings" w:hAnsi="Wingdings" w:hint="default"/>
      </w:rPr>
    </w:lvl>
    <w:lvl w:ilvl="3" w:tplc="04100001" w:tentative="1">
      <w:start w:val="1"/>
      <w:numFmt w:val="bullet"/>
      <w:lvlText w:val=""/>
      <w:lvlJc w:val="left"/>
      <w:pPr>
        <w:ind w:left="2313" w:hanging="360"/>
      </w:pPr>
      <w:rPr>
        <w:rFonts w:ascii="Symbol" w:hAnsi="Symbol" w:hint="default"/>
      </w:rPr>
    </w:lvl>
    <w:lvl w:ilvl="4" w:tplc="04100003" w:tentative="1">
      <w:start w:val="1"/>
      <w:numFmt w:val="bullet"/>
      <w:lvlText w:val="o"/>
      <w:lvlJc w:val="left"/>
      <w:pPr>
        <w:ind w:left="3033" w:hanging="360"/>
      </w:pPr>
      <w:rPr>
        <w:rFonts w:ascii="Courier New" w:hAnsi="Courier New" w:cs="Courier New" w:hint="default"/>
      </w:rPr>
    </w:lvl>
    <w:lvl w:ilvl="5" w:tplc="04100005" w:tentative="1">
      <w:start w:val="1"/>
      <w:numFmt w:val="bullet"/>
      <w:lvlText w:val=""/>
      <w:lvlJc w:val="left"/>
      <w:pPr>
        <w:ind w:left="3753" w:hanging="360"/>
      </w:pPr>
      <w:rPr>
        <w:rFonts w:ascii="Wingdings" w:hAnsi="Wingdings" w:hint="default"/>
      </w:rPr>
    </w:lvl>
    <w:lvl w:ilvl="6" w:tplc="04100001" w:tentative="1">
      <w:start w:val="1"/>
      <w:numFmt w:val="bullet"/>
      <w:lvlText w:val=""/>
      <w:lvlJc w:val="left"/>
      <w:pPr>
        <w:ind w:left="4473" w:hanging="360"/>
      </w:pPr>
      <w:rPr>
        <w:rFonts w:ascii="Symbol" w:hAnsi="Symbol" w:hint="default"/>
      </w:rPr>
    </w:lvl>
    <w:lvl w:ilvl="7" w:tplc="04100003" w:tentative="1">
      <w:start w:val="1"/>
      <w:numFmt w:val="bullet"/>
      <w:lvlText w:val="o"/>
      <w:lvlJc w:val="left"/>
      <w:pPr>
        <w:ind w:left="5193" w:hanging="360"/>
      </w:pPr>
      <w:rPr>
        <w:rFonts w:ascii="Courier New" w:hAnsi="Courier New" w:cs="Courier New" w:hint="default"/>
      </w:rPr>
    </w:lvl>
    <w:lvl w:ilvl="8" w:tplc="04100005" w:tentative="1">
      <w:start w:val="1"/>
      <w:numFmt w:val="bullet"/>
      <w:lvlText w:val=""/>
      <w:lvlJc w:val="left"/>
      <w:pPr>
        <w:ind w:left="5913" w:hanging="360"/>
      </w:pPr>
      <w:rPr>
        <w:rFonts w:ascii="Wingdings" w:hAnsi="Wingdings" w:hint="default"/>
      </w:rPr>
    </w:lvl>
  </w:abstractNum>
  <w:abstractNum w:abstractNumId="16" w15:restartNumberingAfterBreak="0">
    <w:nsid w:val="18337F5D"/>
    <w:multiLevelType w:val="hybridMultilevel"/>
    <w:tmpl w:val="5C7694B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18773FDA"/>
    <w:multiLevelType w:val="hybridMultilevel"/>
    <w:tmpl w:val="A91AEAB2"/>
    <w:lvl w:ilvl="0" w:tplc="04100001">
      <w:start w:val="1"/>
      <w:numFmt w:val="bullet"/>
      <w:lvlText w:val=""/>
      <w:lvlJc w:val="left"/>
      <w:pPr>
        <w:ind w:left="862" w:hanging="360"/>
      </w:pPr>
      <w:rPr>
        <w:rFonts w:ascii="Symbol" w:hAnsi="Symbol" w:hint="default"/>
      </w:rPr>
    </w:lvl>
    <w:lvl w:ilvl="1" w:tplc="04100003" w:tentative="1">
      <w:start w:val="1"/>
      <w:numFmt w:val="bullet"/>
      <w:lvlText w:val="o"/>
      <w:lvlJc w:val="left"/>
      <w:pPr>
        <w:ind w:left="1582" w:hanging="360"/>
      </w:pPr>
      <w:rPr>
        <w:rFonts w:ascii="Courier New" w:hAnsi="Courier New" w:cs="Courier New" w:hint="default"/>
      </w:rPr>
    </w:lvl>
    <w:lvl w:ilvl="2" w:tplc="04100005" w:tentative="1">
      <w:start w:val="1"/>
      <w:numFmt w:val="bullet"/>
      <w:lvlText w:val=""/>
      <w:lvlJc w:val="left"/>
      <w:pPr>
        <w:ind w:left="2302" w:hanging="360"/>
      </w:pPr>
      <w:rPr>
        <w:rFonts w:ascii="Wingdings" w:hAnsi="Wingdings" w:hint="default"/>
      </w:rPr>
    </w:lvl>
    <w:lvl w:ilvl="3" w:tplc="04100001" w:tentative="1">
      <w:start w:val="1"/>
      <w:numFmt w:val="bullet"/>
      <w:lvlText w:val=""/>
      <w:lvlJc w:val="left"/>
      <w:pPr>
        <w:ind w:left="3022" w:hanging="360"/>
      </w:pPr>
      <w:rPr>
        <w:rFonts w:ascii="Symbol" w:hAnsi="Symbol" w:hint="default"/>
      </w:rPr>
    </w:lvl>
    <w:lvl w:ilvl="4" w:tplc="04100003" w:tentative="1">
      <w:start w:val="1"/>
      <w:numFmt w:val="bullet"/>
      <w:lvlText w:val="o"/>
      <w:lvlJc w:val="left"/>
      <w:pPr>
        <w:ind w:left="3742" w:hanging="360"/>
      </w:pPr>
      <w:rPr>
        <w:rFonts w:ascii="Courier New" w:hAnsi="Courier New" w:cs="Courier New" w:hint="default"/>
      </w:rPr>
    </w:lvl>
    <w:lvl w:ilvl="5" w:tplc="04100005" w:tentative="1">
      <w:start w:val="1"/>
      <w:numFmt w:val="bullet"/>
      <w:lvlText w:val=""/>
      <w:lvlJc w:val="left"/>
      <w:pPr>
        <w:ind w:left="4462" w:hanging="360"/>
      </w:pPr>
      <w:rPr>
        <w:rFonts w:ascii="Wingdings" w:hAnsi="Wingdings" w:hint="default"/>
      </w:rPr>
    </w:lvl>
    <w:lvl w:ilvl="6" w:tplc="04100001" w:tentative="1">
      <w:start w:val="1"/>
      <w:numFmt w:val="bullet"/>
      <w:lvlText w:val=""/>
      <w:lvlJc w:val="left"/>
      <w:pPr>
        <w:ind w:left="5182" w:hanging="360"/>
      </w:pPr>
      <w:rPr>
        <w:rFonts w:ascii="Symbol" w:hAnsi="Symbol" w:hint="default"/>
      </w:rPr>
    </w:lvl>
    <w:lvl w:ilvl="7" w:tplc="04100003" w:tentative="1">
      <w:start w:val="1"/>
      <w:numFmt w:val="bullet"/>
      <w:lvlText w:val="o"/>
      <w:lvlJc w:val="left"/>
      <w:pPr>
        <w:ind w:left="5902" w:hanging="360"/>
      </w:pPr>
      <w:rPr>
        <w:rFonts w:ascii="Courier New" w:hAnsi="Courier New" w:cs="Courier New" w:hint="default"/>
      </w:rPr>
    </w:lvl>
    <w:lvl w:ilvl="8" w:tplc="04100005" w:tentative="1">
      <w:start w:val="1"/>
      <w:numFmt w:val="bullet"/>
      <w:lvlText w:val=""/>
      <w:lvlJc w:val="left"/>
      <w:pPr>
        <w:ind w:left="6622" w:hanging="360"/>
      </w:pPr>
      <w:rPr>
        <w:rFonts w:ascii="Wingdings" w:hAnsi="Wingdings" w:hint="default"/>
      </w:rPr>
    </w:lvl>
  </w:abstractNum>
  <w:abstractNum w:abstractNumId="18" w15:restartNumberingAfterBreak="0">
    <w:nsid w:val="1947751E"/>
    <w:multiLevelType w:val="hybridMultilevel"/>
    <w:tmpl w:val="0A6890BC"/>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1">
      <w:start w:val="1"/>
      <w:numFmt w:val="bullet"/>
      <w:lvlText w:val=""/>
      <w:lvlJc w:val="left"/>
      <w:pPr>
        <w:ind w:left="2340" w:hanging="360"/>
      </w:pPr>
      <w:rPr>
        <w:rFonts w:ascii="Symbol" w:hAnsi="Symbol" w:hint="default"/>
      </w:r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23A10662"/>
    <w:multiLevelType w:val="hybridMultilevel"/>
    <w:tmpl w:val="1FD46E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252F3178"/>
    <w:multiLevelType w:val="hybridMultilevel"/>
    <w:tmpl w:val="249249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27EA6B2D"/>
    <w:multiLevelType w:val="hybridMultilevel"/>
    <w:tmpl w:val="AEEC40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2DC93DA6"/>
    <w:multiLevelType w:val="hybridMultilevel"/>
    <w:tmpl w:val="9C9A2FB6"/>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23" w15:restartNumberingAfterBreak="0">
    <w:nsid w:val="30A27467"/>
    <w:multiLevelType w:val="hybridMultilevel"/>
    <w:tmpl w:val="B268E514"/>
    <w:lvl w:ilvl="0" w:tplc="04100001">
      <w:start w:val="1"/>
      <w:numFmt w:val="bullet"/>
      <w:lvlText w:val=""/>
      <w:lvlJc w:val="left"/>
      <w:pPr>
        <w:ind w:left="788" w:hanging="360"/>
      </w:pPr>
      <w:rPr>
        <w:rFonts w:ascii="Symbol" w:hAnsi="Symbol" w:hint="default"/>
      </w:rPr>
    </w:lvl>
    <w:lvl w:ilvl="1" w:tplc="04100003" w:tentative="1">
      <w:start w:val="1"/>
      <w:numFmt w:val="bullet"/>
      <w:lvlText w:val="o"/>
      <w:lvlJc w:val="left"/>
      <w:pPr>
        <w:ind w:left="1508" w:hanging="360"/>
      </w:pPr>
      <w:rPr>
        <w:rFonts w:ascii="Courier New" w:hAnsi="Courier New" w:cs="Courier New" w:hint="default"/>
      </w:rPr>
    </w:lvl>
    <w:lvl w:ilvl="2" w:tplc="04100005" w:tentative="1">
      <w:start w:val="1"/>
      <w:numFmt w:val="bullet"/>
      <w:lvlText w:val=""/>
      <w:lvlJc w:val="left"/>
      <w:pPr>
        <w:ind w:left="2228" w:hanging="360"/>
      </w:pPr>
      <w:rPr>
        <w:rFonts w:ascii="Wingdings" w:hAnsi="Wingdings" w:hint="default"/>
      </w:rPr>
    </w:lvl>
    <w:lvl w:ilvl="3" w:tplc="04100001" w:tentative="1">
      <w:start w:val="1"/>
      <w:numFmt w:val="bullet"/>
      <w:lvlText w:val=""/>
      <w:lvlJc w:val="left"/>
      <w:pPr>
        <w:ind w:left="2948" w:hanging="360"/>
      </w:pPr>
      <w:rPr>
        <w:rFonts w:ascii="Symbol" w:hAnsi="Symbol" w:hint="default"/>
      </w:rPr>
    </w:lvl>
    <w:lvl w:ilvl="4" w:tplc="04100003" w:tentative="1">
      <w:start w:val="1"/>
      <w:numFmt w:val="bullet"/>
      <w:lvlText w:val="o"/>
      <w:lvlJc w:val="left"/>
      <w:pPr>
        <w:ind w:left="3668" w:hanging="360"/>
      </w:pPr>
      <w:rPr>
        <w:rFonts w:ascii="Courier New" w:hAnsi="Courier New" w:cs="Courier New" w:hint="default"/>
      </w:rPr>
    </w:lvl>
    <w:lvl w:ilvl="5" w:tplc="04100005" w:tentative="1">
      <w:start w:val="1"/>
      <w:numFmt w:val="bullet"/>
      <w:lvlText w:val=""/>
      <w:lvlJc w:val="left"/>
      <w:pPr>
        <w:ind w:left="4388" w:hanging="360"/>
      </w:pPr>
      <w:rPr>
        <w:rFonts w:ascii="Wingdings" w:hAnsi="Wingdings" w:hint="default"/>
      </w:rPr>
    </w:lvl>
    <w:lvl w:ilvl="6" w:tplc="04100001" w:tentative="1">
      <w:start w:val="1"/>
      <w:numFmt w:val="bullet"/>
      <w:lvlText w:val=""/>
      <w:lvlJc w:val="left"/>
      <w:pPr>
        <w:ind w:left="5108" w:hanging="360"/>
      </w:pPr>
      <w:rPr>
        <w:rFonts w:ascii="Symbol" w:hAnsi="Symbol" w:hint="default"/>
      </w:rPr>
    </w:lvl>
    <w:lvl w:ilvl="7" w:tplc="04100003" w:tentative="1">
      <w:start w:val="1"/>
      <w:numFmt w:val="bullet"/>
      <w:lvlText w:val="o"/>
      <w:lvlJc w:val="left"/>
      <w:pPr>
        <w:ind w:left="5828" w:hanging="360"/>
      </w:pPr>
      <w:rPr>
        <w:rFonts w:ascii="Courier New" w:hAnsi="Courier New" w:cs="Courier New" w:hint="default"/>
      </w:rPr>
    </w:lvl>
    <w:lvl w:ilvl="8" w:tplc="04100005" w:tentative="1">
      <w:start w:val="1"/>
      <w:numFmt w:val="bullet"/>
      <w:lvlText w:val=""/>
      <w:lvlJc w:val="left"/>
      <w:pPr>
        <w:ind w:left="6548" w:hanging="360"/>
      </w:pPr>
      <w:rPr>
        <w:rFonts w:ascii="Wingdings" w:hAnsi="Wingdings" w:hint="default"/>
      </w:rPr>
    </w:lvl>
  </w:abstractNum>
  <w:abstractNum w:abstractNumId="24" w15:restartNumberingAfterBreak="0">
    <w:nsid w:val="316821EF"/>
    <w:multiLevelType w:val="hybridMultilevel"/>
    <w:tmpl w:val="F8300D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32436BA0"/>
    <w:multiLevelType w:val="hybridMultilevel"/>
    <w:tmpl w:val="4148E9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3686601E"/>
    <w:multiLevelType w:val="hybridMultilevel"/>
    <w:tmpl w:val="6FC2F6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3E894F4A"/>
    <w:multiLevelType w:val="hybridMultilevel"/>
    <w:tmpl w:val="05CA6C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47787793"/>
    <w:multiLevelType w:val="hybridMultilevel"/>
    <w:tmpl w:val="439AE8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482E49BD"/>
    <w:multiLevelType w:val="multilevel"/>
    <w:tmpl w:val="7C38E8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212" w:hanging="360"/>
      </w:pPr>
      <w:rPr>
        <w:rFonts w:ascii="Symbol" w:hAnsi="Symbol" w:hint="default"/>
      </w:rPr>
    </w:lvl>
    <w:lvl w:ilvl="2">
      <w:start w:val="1"/>
      <w:numFmt w:val="bullet"/>
      <w:lvlText w:val=""/>
      <w:lvlJc w:val="left"/>
      <w:pPr>
        <w:ind w:left="2160" w:hanging="360"/>
      </w:pPr>
      <w:rPr>
        <w:rFonts w:ascii="Symbol" w:hAnsi="Symbol" w:hint="default"/>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987740E"/>
    <w:multiLevelType w:val="hybridMultilevel"/>
    <w:tmpl w:val="DB7A85E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4AAA2275"/>
    <w:multiLevelType w:val="hybridMultilevel"/>
    <w:tmpl w:val="3A3EA9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4ADF15D6"/>
    <w:multiLevelType w:val="hybridMultilevel"/>
    <w:tmpl w:val="E32A5B4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4CAE64BB"/>
    <w:multiLevelType w:val="hybridMultilevel"/>
    <w:tmpl w:val="53EE4B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4D3F3829"/>
    <w:multiLevelType w:val="hybridMultilevel"/>
    <w:tmpl w:val="15E8ED6A"/>
    <w:lvl w:ilvl="0" w:tplc="B162B14C">
      <w:start w:val="1"/>
      <w:numFmt w:val="decimal"/>
      <w:lvlText w:val="%1."/>
      <w:lvlJc w:val="left"/>
      <w:pPr>
        <w:ind w:left="644" w:hanging="360"/>
      </w:pPr>
      <w:rPr>
        <w:b w:val="0"/>
        <w:bCs/>
        <w:sz w:val="22"/>
        <w:szCs w:val="22"/>
      </w:rPr>
    </w:lvl>
    <w:lvl w:ilvl="1" w:tplc="BDB672BA">
      <w:start w:val="1"/>
      <w:numFmt w:val="lowerLetter"/>
      <w:lvlText w:val="%2."/>
      <w:lvlJc w:val="left"/>
      <w:pPr>
        <w:ind w:left="1364" w:hanging="360"/>
      </w:pPr>
      <w:rPr>
        <w:b w:val="0"/>
        <w:bCs/>
        <w:sz w:val="22"/>
        <w:szCs w:val="22"/>
      </w:rPr>
    </w:lvl>
    <w:lvl w:ilvl="2" w:tplc="0410001B" w:tentative="1">
      <w:start w:val="1"/>
      <w:numFmt w:val="lowerRoman"/>
      <w:lvlText w:val="%3."/>
      <w:lvlJc w:val="right"/>
      <w:pPr>
        <w:ind w:left="2084" w:hanging="180"/>
      </w:pPr>
    </w:lvl>
    <w:lvl w:ilvl="3" w:tplc="0410000F" w:tentative="1">
      <w:start w:val="1"/>
      <w:numFmt w:val="decimal"/>
      <w:lvlText w:val="%4."/>
      <w:lvlJc w:val="left"/>
      <w:pPr>
        <w:ind w:left="2804" w:hanging="360"/>
      </w:pPr>
    </w:lvl>
    <w:lvl w:ilvl="4" w:tplc="04100019" w:tentative="1">
      <w:start w:val="1"/>
      <w:numFmt w:val="lowerLetter"/>
      <w:lvlText w:val="%5."/>
      <w:lvlJc w:val="left"/>
      <w:pPr>
        <w:ind w:left="3524" w:hanging="360"/>
      </w:pPr>
    </w:lvl>
    <w:lvl w:ilvl="5" w:tplc="0410001B" w:tentative="1">
      <w:start w:val="1"/>
      <w:numFmt w:val="lowerRoman"/>
      <w:lvlText w:val="%6."/>
      <w:lvlJc w:val="right"/>
      <w:pPr>
        <w:ind w:left="4244" w:hanging="180"/>
      </w:pPr>
    </w:lvl>
    <w:lvl w:ilvl="6" w:tplc="0410000F" w:tentative="1">
      <w:start w:val="1"/>
      <w:numFmt w:val="decimal"/>
      <w:lvlText w:val="%7."/>
      <w:lvlJc w:val="left"/>
      <w:pPr>
        <w:ind w:left="4964" w:hanging="360"/>
      </w:pPr>
    </w:lvl>
    <w:lvl w:ilvl="7" w:tplc="04100019" w:tentative="1">
      <w:start w:val="1"/>
      <w:numFmt w:val="lowerLetter"/>
      <w:lvlText w:val="%8."/>
      <w:lvlJc w:val="left"/>
      <w:pPr>
        <w:ind w:left="5684" w:hanging="360"/>
      </w:pPr>
    </w:lvl>
    <w:lvl w:ilvl="8" w:tplc="0410001B" w:tentative="1">
      <w:start w:val="1"/>
      <w:numFmt w:val="lowerRoman"/>
      <w:lvlText w:val="%9."/>
      <w:lvlJc w:val="right"/>
      <w:pPr>
        <w:ind w:left="6404" w:hanging="180"/>
      </w:pPr>
    </w:lvl>
  </w:abstractNum>
  <w:abstractNum w:abstractNumId="35" w15:restartNumberingAfterBreak="0">
    <w:nsid w:val="4ED21BA0"/>
    <w:multiLevelType w:val="hybridMultilevel"/>
    <w:tmpl w:val="DA6E37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4F972C16"/>
    <w:multiLevelType w:val="hybridMultilevel"/>
    <w:tmpl w:val="F416B8F2"/>
    <w:lvl w:ilvl="0" w:tplc="04100001">
      <w:start w:val="1"/>
      <w:numFmt w:val="bullet"/>
      <w:lvlText w:val=""/>
      <w:lvlJc w:val="left"/>
      <w:pPr>
        <w:ind w:left="786" w:hanging="360"/>
      </w:pPr>
      <w:rPr>
        <w:rFonts w:ascii="Symbol" w:hAnsi="Symbol" w:hint="default"/>
      </w:rPr>
    </w:lvl>
    <w:lvl w:ilvl="1" w:tplc="04100003" w:tentative="1">
      <w:start w:val="1"/>
      <w:numFmt w:val="bullet"/>
      <w:lvlText w:val="o"/>
      <w:lvlJc w:val="left"/>
      <w:pPr>
        <w:ind w:left="1506" w:hanging="360"/>
      </w:pPr>
      <w:rPr>
        <w:rFonts w:ascii="Courier New" w:hAnsi="Courier New" w:cs="Courier New" w:hint="default"/>
      </w:rPr>
    </w:lvl>
    <w:lvl w:ilvl="2" w:tplc="04100005" w:tentative="1">
      <w:start w:val="1"/>
      <w:numFmt w:val="bullet"/>
      <w:lvlText w:val=""/>
      <w:lvlJc w:val="left"/>
      <w:pPr>
        <w:ind w:left="2226" w:hanging="360"/>
      </w:pPr>
      <w:rPr>
        <w:rFonts w:ascii="Wingdings" w:hAnsi="Wingdings" w:hint="default"/>
      </w:rPr>
    </w:lvl>
    <w:lvl w:ilvl="3" w:tplc="04100001" w:tentative="1">
      <w:start w:val="1"/>
      <w:numFmt w:val="bullet"/>
      <w:lvlText w:val=""/>
      <w:lvlJc w:val="left"/>
      <w:pPr>
        <w:ind w:left="2946" w:hanging="360"/>
      </w:pPr>
      <w:rPr>
        <w:rFonts w:ascii="Symbol" w:hAnsi="Symbol" w:hint="default"/>
      </w:rPr>
    </w:lvl>
    <w:lvl w:ilvl="4" w:tplc="04100003" w:tentative="1">
      <w:start w:val="1"/>
      <w:numFmt w:val="bullet"/>
      <w:lvlText w:val="o"/>
      <w:lvlJc w:val="left"/>
      <w:pPr>
        <w:ind w:left="3666" w:hanging="360"/>
      </w:pPr>
      <w:rPr>
        <w:rFonts w:ascii="Courier New" w:hAnsi="Courier New" w:cs="Courier New" w:hint="default"/>
      </w:rPr>
    </w:lvl>
    <w:lvl w:ilvl="5" w:tplc="04100005" w:tentative="1">
      <w:start w:val="1"/>
      <w:numFmt w:val="bullet"/>
      <w:lvlText w:val=""/>
      <w:lvlJc w:val="left"/>
      <w:pPr>
        <w:ind w:left="4386" w:hanging="360"/>
      </w:pPr>
      <w:rPr>
        <w:rFonts w:ascii="Wingdings" w:hAnsi="Wingdings" w:hint="default"/>
      </w:rPr>
    </w:lvl>
    <w:lvl w:ilvl="6" w:tplc="04100001" w:tentative="1">
      <w:start w:val="1"/>
      <w:numFmt w:val="bullet"/>
      <w:lvlText w:val=""/>
      <w:lvlJc w:val="left"/>
      <w:pPr>
        <w:ind w:left="5106" w:hanging="360"/>
      </w:pPr>
      <w:rPr>
        <w:rFonts w:ascii="Symbol" w:hAnsi="Symbol" w:hint="default"/>
      </w:rPr>
    </w:lvl>
    <w:lvl w:ilvl="7" w:tplc="04100003" w:tentative="1">
      <w:start w:val="1"/>
      <w:numFmt w:val="bullet"/>
      <w:lvlText w:val="o"/>
      <w:lvlJc w:val="left"/>
      <w:pPr>
        <w:ind w:left="5826" w:hanging="360"/>
      </w:pPr>
      <w:rPr>
        <w:rFonts w:ascii="Courier New" w:hAnsi="Courier New" w:cs="Courier New" w:hint="default"/>
      </w:rPr>
    </w:lvl>
    <w:lvl w:ilvl="8" w:tplc="04100005" w:tentative="1">
      <w:start w:val="1"/>
      <w:numFmt w:val="bullet"/>
      <w:lvlText w:val=""/>
      <w:lvlJc w:val="left"/>
      <w:pPr>
        <w:ind w:left="6546" w:hanging="360"/>
      </w:pPr>
      <w:rPr>
        <w:rFonts w:ascii="Wingdings" w:hAnsi="Wingdings" w:hint="default"/>
      </w:rPr>
    </w:lvl>
  </w:abstractNum>
  <w:abstractNum w:abstractNumId="37" w15:restartNumberingAfterBreak="0">
    <w:nsid w:val="55E57F81"/>
    <w:multiLevelType w:val="hybridMultilevel"/>
    <w:tmpl w:val="BA20EB9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8" w15:restartNumberingAfterBreak="0">
    <w:nsid w:val="5D292D4F"/>
    <w:multiLevelType w:val="hybridMultilevel"/>
    <w:tmpl w:val="D01A1EF0"/>
    <w:lvl w:ilvl="0" w:tplc="04100001">
      <w:start w:val="1"/>
      <w:numFmt w:val="bullet"/>
      <w:lvlText w:val=""/>
      <w:lvlJc w:val="left"/>
      <w:pPr>
        <w:ind w:left="788" w:hanging="360"/>
      </w:pPr>
      <w:rPr>
        <w:rFonts w:ascii="Symbol" w:hAnsi="Symbol" w:hint="default"/>
      </w:rPr>
    </w:lvl>
    <w:lvl w:ilvl="1" w:tplc="04100003" w:tentative="1">
      <w:start w:val="1"/>
      <w:numFmt w:val="bullet"/>
      <w:lvlText w:val="o"/>
      <w:lvlJc w:val="left"/>
      <w:pPr>
        <w:ind w:left="1508" w:hanging="360"/>
      </w:pPr>
      <w:rPr>
        <w:rFonts w:ascii="Courier New" w:hAnsi="Courier New" w:cs="Courier New" w:hint="default"/>
      </w:rPr>
    </w:lvl>
    <w:lvl w:ilvl="2" w:tplc="04100005" w:tentative="1">
      <w:start w:val="1"/>
      <w:numFmt w:val="bullet"/>
      <w:lvlText w:val=""/>
      <w:lvlJc w:val="left"/>
      <w:pPr>
        <w:ind w:left="2228" w:hanging="360"/>
      </w:pPr>
      <w:rPr>
        <w:rFonts w:ascii="Wingdings" w:hAnsi="Wingdings" w:hint="default"/>
      </w:rPr>
    </w:lvl>
    <w:lvl w:ilvl="3" w:tplc="04100001" w:tentative="1">
      <w:start w:val="1"/>
      <w:numFmt w:val="bullet"/>
      <w:lvlText w:val=""/>
      <w:lvlJc w:val="left"/>
      <w:pPr>
        <w:ind w:left="2948" w:hanging="360"/>
      </w:pPr>
      <w:rPr>
        <w:rFonts w:ascii="Symbol" w:hAnsi="Symbol" w:hint="default"/>
      </w:rPr>
    </w:lvl>
    <w:lvl w:ilvl="4" w:tplc="04100003" w:tentative="1">
      <w:start w:val="1"/>
      <w:numFmt w:val="bullet"/>
      <w:lvlText w:val="o"/>
      <w:lvlJc w:val="left"/>
      <w:pPr>
        <w:ind w:left="3668" w:hanging="360"/>
      </w:pPr>
      <w:rPr>
        <w:rFonts w:ascii="Courier New" w:hAnsi="Courier New" w:cs="Courier New" w:hint="default"/>
      </w:rPr>
    </w:lvl>
    <w:lvl w:ilvl="5" w:tplc="04100005" w:tentative="1">
      <w:start w:val="1"/>
      <w:numFmt w:val="bullet"/>
      <w:lvlText w:val=""/>
      <w:lvlJc w:val="left"/>
      <w:pPr>
        <w:ind w:left="4388" w:hanging="360"/>
      </w:pPr>
      <w:rPr>
        <w:rFonts w:ascii="Wingdings" w:hAnsi="Wingdings" w:hint="default"/>
      </w:rPr>
    </w:lvl>
    <w:lvl w:ilvl="6" w:tplc="04100001" w:tentative="1">
      <w:start w:val="1"/>
      <w:numFmt w:val="bullet"/>
      <w:lvlText w:val=""/>
      <w:lvlJc w:val="left"/>
      <w:pPr>
        <w:ind w:left="5108" w:hanging="360"/>
      </w:pPr>
      <w:rPr>
        <w:rFonts w:ascii="Symbol" w:hAnsi="Symbol" w:hint="default"/>
      </w:rPr>
    </w:lvl>
    <w:lvl w:ilvl="7" w:tplc="04100003" w:tentative="1">
      <w:start w:val="1"/>
      <w:numFmt w:val="bullet"/>
      <w:lvlText w:val="o"/>
      <w:lvlJc w:val="left"/>
      <w:pPr>
        <w:ind w:left="5828" w:hanging="360"/>
      </w:pPr>
      <w:rPr>
        <w:rFonts w:ascii="Courier New" w:hAnsi="Courier New" w:cs="Courier New" w:hint="default"/>
      </w:rPr>
    </w:lvl>
    <w:lvl w:ilvl="8" w:tplc="04100005" w:tentative="1">
      <w:start w:val="1"/>
      <w:numFmt w:val="bullet"/>
      <w:lvlText w:val=""/>
      <w:lvlJc w:val="left"/>
      <w:pPr>
        <w:ind w:left="6548" w:hanging="360"/>
      </w:pPr>
      <w:rPr>
        <w:rFonts w:ascii="Wingdings" w:hAnsi="Wingdings" w:hint="default"/>
      </w:rPr>
    </w:lvl>
  </w:abstractNum>
  <w:abstractNum w:abstractNumId="39" w15:restartNumberingAfterBreak="0">
    <w:nsid w:val="5FD111A4"/>
    <w:multiLevelType w:val="multilevel"/>
    <w:tmpl w:val="C9BA7FE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0" w15:restartNumberingAfterBreak="0">
    <w:nsid w:val="67230600"/>
    <w:multiLevelType w:val="hybridMultilevel"/>
    <w:tmpl w:val="CC94E2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676274CB"/>
    <w:multiLevelType w:val="hybridMultilevel"/>
    <w:tmpl w:val="E688B48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67E50B0E"/>
    <w:multiLevelType w:val="hybridMultilevel"/>
    <w:tmpl w:val="8B628EF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6FD21F2F"/>
    <w:multiLevelType w:val="hybridMultilevel"/>
    <w:tmpl w:val="29D086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713974E0"/>
    <w:multiLevelType w:val="multilevel"/>
    <w:tmpl w:val="7B8886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1562E74"/>
    <w:multiLevelType w:val="hybridMultilevel"/>
    <w:tmpl w:val="8A92AB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726010EB"/>
    <w:multiLevelType w:val="hybridMultilevel"/>
    <w:tmpl w:val="67628A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7" w15:restartNumberingAfterBreak="0">
    <w:nsid w:val="767E092D"/>
    <w:multiLevelType w:val="hybridMultilevel"/>
    <w:tmpl w:val="67AE09B8"/>
    <w:lvl w:ilvl="0" w:tplc="04100001">
      <w:start w:val="1"/>
      <w:numFmt w:val="bullet"/>
      <w:lvlText w:val=""/>
      <w:lvlJc w:val="left"/>
      <w:pPr>
        <w:ind w:left="869" w:hanging="360"/>
      </w:pPr>
      <w:rPr>
        <w:rFonts w:ascii="Symbol" w:hAnsi="Symbol" w:hint="default"/>
      </w:rPr>
    </w:lvl>
    <w:lvl w:ilvl="1" w:tplc="04100003" w:tentative="1">
      <w:start w:val="1"/>
      <w:numFmt w:val="bullet"/>
      <w:lvlText w:val="o"/>
      <w:lvlJc w:val="left"/>
      <w:pPr>
        <w:ind w:left="1589" w:hanging="360"/>
      </w:pPr>
      <w:rPr>
        <w:rFonts w:ascii="Courier New" w:hAnsi="Courier New" w:cs="Courier New" w:hint="default"/>
      </w:rPr>
    </w:lvl>
    <w:lvl w:ilvl="2" w:tplc="04100005" w:tentative="1">
      <w:start w:val="1"/>
      <w:numFmt w:val="bullet"/>
      <w:lvlText w:val=""/>
      <w:lvlJc w:val="left"/>
      <w:pPr>
        <w:ind w:left="2309" w:hanging="360"/>
      </w:pPr>
      <w:rPr>
        <w:rFonts w:ascii="Wingdings" w:hAnsi="Wingdings" w:hint="default"/>
      </w:rPr>
    </w:lvl>
    <w:lvl w:ilvl="3" w:tplc="04100001" w:tentative="1">
      <w:start w:val="1"/>
      <w:numFmt w:val="bullet"/>
      <w:lvlText w:val=""/>
      <w:lvlJc w:val="left"/>
      <w:pPr>
        <w:ind w:left="3029" w:hanging="360"/>
      </w:pPr>
      <w:rPr>
        <w:rFonts w:ascii="Symbol" w:hAnsi="Symbol" w:hint="default"/>
      </w:rPr>
    </w:lvl>
    <w:lvl w:ilvl="4" w:tplc="04100003" w:tentative="1">
      <w:start w:val="1"/>
      <w:numFmt w:val="bullet"/>
      <w:lvlText w:val="o"/>
      <w:lvlJc w:val="left"/>
      <w:pPr>
        <w:ind w:left="3749" w:hanging="360"/>
      </w:pPr>
      <w:rPr>
        <w:rFonts w:ascii="Courier New" w:hAnsi="Courier New" w:cs="Courier New" w:hint="default"/>
      </w:rPr>
    </w:lvl>
    <w:lvl w:ilvl="5" w:tplc="04100005" w:tentative="1">
      <w:start w:val="1"/>
      <w:numFmt w:val="bullet"/>
      <w:lvlText w:val=""/>
      <w:lvlJc w:val="left"/>
      <w:pPr>
        <w:ind w:left="4469" w:hanging="360"/>
      </w:pPr>
      <w:rPr>
        <w:rFonts w:ascii="Wingdings" w:hAnsi="Wingdings" w:hint="default"/>
      </w:rPr>
    </w:lvl>
    <w:lvl w:ilvl="6" w:tplc="04100001" w:tentative="1">
      <w:start w:val="1"/>
      <w:numFmt w:val="bullet"/>
      <w:lvlText w:val=""/>
      <w:lvlJc w:val="left"/>
      <w:pPr>
        <w:ind w:left="5189" w:hanging="360"/>
      </w:pPr>
      <w:rPr>
        <w:rFonts w:ascii="Symbol" w:hAnsi="Symbol" w:hint="default"/>
      </w:rPr>
    </w:lvl>
    <w:lvl w:ilvl="7" w:tplc="04100003" w:tentative="1">
      <w:start w:val="1"/>
      <w:numFmt w:val="bullet"/>
      <w:lvlText w:val="o"/>
      <w:lvlJc w:val="left"/>
      <w:pPr>
        <w:ind w:left="5909" w:hanging="360"/>
      </w:pPr>
      <w:rPr>
        <w:rFonts w:ascii="Courier New" w:hAnsi="Courier New" w:cs="Courier New" w:hint="default"/>
      </w:rPr>
    </w:lvl>
    <w:lvl w:ilvl="8" w:tplc="04100005" w:tentative="1">
      <w:start w:val="1"/>
      <w:numFmt w:val="bullet"/>
      <w:lvlText w:val=""/>
      <w:lvlJc w:val="left"/>
      <w:pPr>
        <w:ind w:left="6629" w:hanging="360"/>
      </w:pPr>
      <w:rPr>
        <w:rFonts w:ascii="Wingdings" w:hAnsi="Wingdings" w:hint="default"/>
      </w:rPr>
    </w:lvl>
  </w:abstractNum>
  <w:abstractNum w:abstractNumId="48" w15:restartNumberingAfterBreak="0">
    <w:nsid w:val="7E9E4557"/>
    <w:multiLevelType w:val="hybridMultilevel"/>
    <w:tmpl w:val="B5E225DA"/>
    <w:lvl w:ilvl="0" w:tplc="04100001">
      <w:start w:val="1"/>
      <w:numFmt w:val="bullet"/>
      <w:lvlText w:val=""/>
      <w:lvlJc w:val="left"/>
      <w:pPr>
        <w:ind w:left="804" w:hanging="360"/>
      </w:pPr>
      <w:rPr>
        <w:rFonts w:ascii="Symbol" w:hAnsi="Symbol" w:hint="default"/>
      </w:rPr>
    </w:lvl>
    <w:lvl w:ilvl="1" w:tplc="04100001">
      <w:start w:val="1"/>
      <w:numFmt w:val="bullet"/>
      <w:lvlText w:val=""/>
      <w:lvlJc w:val="left"/>
      <w:pPr>
        <w:ind w:left="1524" w:hanging="360"/>
      </w:pPr>
      <w:rPr>
        <w:rFonts w:ascii="Symbol" w:hAnsi="Symbol" w:hint="default"/>
      </w:rPr>
    </w:lvl>
    <w:lvl w:ilvl="2" w:tplc="04100001">
      <w:start w:val="1"/>
      <w:numFmt w:val="bullet"/>
      <w:lvlText w:val=""/>
      <w:lvlJc w:val="left"/>
      <w:pPr>
        <w:ind w:left="2244" w:hanging="360"/>
      </w:pPr>
      <w:rPr>
        <w:rFonts w:ascii="Symbol" w:hAnsi="Symbol" w:hint="default"/>
      </w:rPr>
    </w:lvl>
    <w:lvl w:ilvl="3" w:tplc="04100001">
      <w:start w:val="1"/>
      <w:numFmt w:val="bullet"/>
      <w:lvlText w:val=""/>
      <w:lvlJc w:val="left"/>
      <w:pPr>
        <w:ind w:left="2964" w:hanging="360"/>
      </w:pPr>
      <w:rPr>
        <w:rFonts w:ascii="Symbol" w:hAnsi="Symbol" w:hint="default"/>
      </w:rPr>
    </w:lvl>
    <w:lvl w:ilvl="4" w:tplc="04100003" w:tentative="1">
      <w:start w:val="1"/>
      <w:numFmt w:val="bullet"/>
      <w:lvlText w:val="o"/>
      <w:lvlJc w:val="left"/>
      <w:pPr>
        <w:ind w:left="3684" w:hanging="360"/>
      </w:pPr>
      <w:rPr>
        <w:rFonts w:ascii="Courier New" w:hAnsi="Courier New" w:cs="Courier New" w:hint="default"/>
      </w:rPr>
    </w:lvl>
    <w:lvl w:ilvl="5" w:tplc="04100005" w:tentative="1">
      <w:start w:val="1"/>
      <w:numFmt w:val="bullet"/>
      <w:lvlText w:val=""/>
      <w:lvlJc w:val="left"/>
      <w:pPr>
        <w:ind w:left="4404" w:hanging="360"/>
      </w:pPr>
      <w:rPr>
        <w:rFonts w:ascii="Wingdings" w:hAnsi="Wingdings" w:hint="default"/>
      </w:rPr>
    </w:lvl>
    <w:lvl w:ilvl="6" w:tplc="04100001" w:tentative="1">
      <w:start w:val="1"/>
      <w:numFmt w:val="bullet"/>
      <w:lvlText w:val=""/>
      <w:lvlJc w:val="left"/>
      <w:pPr>
        <w:ind w:left="5124" w:hanging="360"/>
      </w:pPr>
      <w:rPr>
        <w:rFonts w:ascii="Symbol" w:hAnsi="Symbol" w:hint="default"/>
      </w:rPr>
    </w:lvl>
    <w:lvl w:ilvl="7" w:tplc="04100003" w:tentative="1">
      <w:start w:val="1"/>
      <w:numFmt w:val="bullet"/>
      <w:lvlText w:val="o"/>
      <w:lvlJc w:val="left"/>
      <w:pPr>
        <w:ind w:left="5844" w:hanging="360"/>
      </w:pPr>
      <w:rPr>
        <w:rFonts w:ascii="Courier New" w:hAnsi="Courier New" w:cs="Courier New" w:hint="default"/>
      </w:rPr>
    </w:lvl>
    <w:lvl w:ilvl="8" w:tplc="04100005" w:tentative="1">
      <w:start w:val="1"/>
      <w:numFmt w:val="bullet"/>
      <w:lvlText w:val=""/>
      <w:lvlJc w:val="left"/>
      <w:pPr>
        <w:ind w:left="6564" w:hanging="360"/>
      </w:pPr>
      <w:rPr>
        <w:rFonts w:ascii="Wingdings" w:hAnsi="Wingdings" w:hint="default"/>
      </w:rPr>
    </w:lvl>
  </w:abstractNum>
  <w:num w:numId="1" w16cid:durableId="385301258">
    <w:abstractNumId w:val="10"/>
  </w:num>
  <w:num w:numId="2" w16cid:durableId="1331563403">
    <w:abstractNumId w:val="8"/>
  </w:num>
  <w:num w:numId="3" w16cid:durableId="983656074">
    <w:abstractNumId w:val="3"/>
  </w:num>
  <w:num w:numId="4" w16cid:durableId="1033001336">
    <w:abstractNumId w:val="2"/>
  </w:num>
  <w:num w:numId="5" w16cid:durableId="1881820433">
    <w:abstractNumId w:val="1"/>
  </w:num>
  <w:num w:numId="6" w16cid:durableId="1777482798">
    <w:abstractNumId w:val="0"/>
  </w:num>
  <w:num w:numId="7" w16cid:durableId="1820531901">
    <w:abstractNumId w:val="9"/>
  </w:num>
  <w:num w:numId="8" w16cid:durableId="1551306721">
    <w:abstractNumId w:val="7"/>
  </w:num>
  <w:num w:numId="9" w16cid:durableId="990670176">
    <w:abstractNumId w:val="6"/>
  </w:num>
  <w:num w:numId="10" w16cid:durableId="1178302180">
    <w:abstractNumId w:val="5"/>
  </w:num>
  <w:num w:numId="11" w16cid:durableId="780031652">
    <w:abstractNumId w:val="4"/>
  </w:num>
  <w:num w:numId="12" w16cid:durableId="369304718">
    <w:abstractNumId w:val="15"/>
  </w:num>
  <w:num w:numId="13" w16cid:durableId="1300573678">
    <w:abstractNumId w:val="34"/>
  </w:num>
  <w:num w:numId="14" w16cid:durableId="1246496042">
    <w:abstractNumId w:val="37"/>
  </w:num>
  <w:num w:numId="15" w16cid:durableId="1144279905">
    <w:abstractNumId w:val="12"/>
  </w:num>
  <w:num w:numId="16" w16cid:durableId="273444330">
    <w:abstractNumId w:val="13"/>
  </w:num>
  <w:num w:numId="17" w16cid:durableId="2009281700">
    <w:abstractNumId w:val="26"/>
  </w:num>
  <w:num w:numId="18" w16cid:durableId="1037657317">
    <w:abstractNumId w:val="45"/>
  </w:num>
  <w:num w:numId="19" w16cid:durableId="1884633395">
    <w:abstractNumId w:val="19"/>
  </w:num>
  <w:num w:numId="20" w16cid:durableId="466555007">
    <w:abstractNumId w:val="17"/>
  </w:num>
  <w:num w:numId="21" w16cid:durableId="484594479">
    <w:abstractNumId w:val="11"/>
  </w:num>
  <w:num w:numId="22" w16cid:durableId="1997680687">
    <w:abstractNumId w:val="22"/>
  </w:num>
  <w:num w:numId="23" w16cid:durableId="202642431">
    <w:abstractNumId w:val="36"/>
  </w:num>
  <w:num w:numId="24" w16cid:durableId="1599749398">
    <w:abstractNumId w:val="20"/>
  </w:num>
  <w:num w:numId="25" w16cid:durableId="129826948">
    <w:abstractNumId w:val="40"/>
  </w:num>
  <w:num w:numId="26" w16cid:durableId="2031103471">
    <w:abstractNumId w:val="42"/>
  </w:num>
  <w:num w:numId="27" w16cid:durableId="1262907389">
    <w:abstractNumId w:val="16"/>
  </w:num>
  <w:num w:numId="28" w16cid:durableId="1219511763">
    <w:abstractNumId w:val="41"/>
  </w:num>
  <w:num w:numId="29" w16cid:durableId="276832280">
    <w:abstractNumId w:val="46"/>
  </w:num>
  <w:num w:numId="30" w16cid:durableId="504787929">
    <w:abstractNumId w:val="21"/>
  </w:num>
  <w:num w:numId="31" w16cid:durableId="1782994256">
    <w:abstractNumId w:val="23"/>
  </w:num>
  <w:num w:numId="32" w16cid:durableId="1194347375">
    <w:abstractNumId w:val="24"/>
  </w:num>
  <w:num w:numId="33" w16cid:durableId="692924547">
    <w:abstractNumId w:val="38"/>
  </w:num>
  <w:num w:numId="34" w16cid:durableId="2146852933">
    <w:abstractNumId w:val="47"/>
  </w:num>
  <w:num w:numId="35" w16cid:durableId="894852946">
    <w:abstractNumId w:val="14"/>
  </w:num>
  <w:num w:numId="36" w16cid:durableId="1047291518">
    <w:abstractNumId w:val="27"/>
  </w:num>
  <w:num w:numId="37" w16cid:durableId="1182158234">
    <w:abstractNumId w:val="28"/>
  </w:num>
  <w:num w:numId="38" w16cid:durableId="1315985709">
    <w:abstractNumId w:val="33"/>
  </w:num>
  <w:num w:numId="39" w16cid:durableId="1683899394">
    <w:abstractNumId w:val="30"/>
  </w:num>
  <w:num w:numId="40" w16cid:durableId="1714229432">
    <w:abstractNumId w:val="39"/>
  </w:num>
  <w:num w:numId="41" w16cid:durableId="7682209">
    <w:abstractNumId w:val="31"/>
  </w:num>
  <w:num w:numId="42" w16cid:durableId="196702986">
    <w:abstractNumId w:val="29"/>
  </w:num>
  <w:num w:numId="43" w16cid:durableId="1045326591">
    <w:abstractNumId w:val="48"/>
  </w:num>
  <w:num w:numId="44" w16cid:durableId="1449856060">
    <w:abstractNumId w:val="18"/>
  </w:num>
  <w:num w:numId="45" w16cid:durableId="1064570821">
    <w:abstractNumId w:val="25"/>
  </w:num>
  <w:num w:numId="46" w16cid:durableId="1324620918">
    <w:abstractNumId w:val="44"/>
  </w:num>
  <w:num w:numId="47" w16cid:durableId="1587151713">
    <w:abstractNumId w:val="32"/>
  </w:num>
  <w:num w:numId="48" w16cid:durableId="1994983479">
    <w:abstractNumId w:val="35"/>
  </w:num>
  <w:num w:numId="49" w16cid:durableId="1318921481">
    <w:abstractNumId w:val="43"/>
  </w:num>
  <w:numIdMacAtCleanup w:val="2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ick">
    <w15:presenceInfo w15:providerId="None" w15:userId="Ric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intFractionalCharacterWidth/>
  <w:activeWritingStyle w:appName="MSWord" w:lang="en-US" w:vendorID="64" w:dllVersion="6" w:nlCheck="1" w:checkStyle="0"/>
  <w:activeWritingStyle w:appName="MSWord" w:lang="en-GB" w:vendorID="64" w:dllVersion="6" w:nlCheck="1" w:checkStyle="1"/>
  <w:activeWritingStyle w:appName="MSWord" w:lang="en-US" w:vendorID="64" w:dllVersion="5" w:nlCheck="1" w:checkStyle="1"/>
  <w:activeWritingStyle w:appName="MSWord" w:lang="en-GB" w:vendorID="64" w:dllVersion="5" w:nlCheck="1" w:checkStyle="1"/>
  <w:activeWritingStyle w:appName="MSWord" w:lang="fr-FR" w:vendorID="64" w:dllVersion="6" w:nlCheck="1" w:checkStyle="1"/>
  <w:activeWritingStyle w:appName="MSWord" w:lang="it-IT" w:vendorID="64" w:dllVersion="0" w:nlCheck="1" w:checkStyle="0"/>
  <w:activeWritingStyle w:appName="MSWord" w:lang="en-GB" w:vendorID="64" w:dllVersion="0" w:nlCheck="1" w:checkStyle="0"/>
  <w:activeWritingStyle w:appName="MSWord" w:lang="it-IT" w:vendorID="64" w:dllVersion="4096" w:nlCheck="1" w:checkStyle="0"/>
  <w:activeWritingStyle w:appName="MSWord" w:lang="en-GB" w:vendorID="64" w:dllVersion="4096" w:nlCheck="1" w:checkStyle="0"/>
  <w:activeWritingStyle w:appName="MSWord" w:lang="fr-FR" w:vendorID="64" w:dllVersion="4096" w:nlCheck="1" w:checkStyle="0"/>
  <w:activeWritingStyle w:appName="MSWord" w:lang="en-US" w:vendorID="64" w:dllVersion="4096" w:nlCheck="1" w:checkStyle="0"/>
  <w:activeWritingStyle w:appName="MSWord" w:lang="en-US" w:vendorID="64" w:dllVersion="0" w:nlCheck="1" w:checkStyle="0"/>
  <w:activeWritingStyle w:appName="MSWord" w:lang="fr-FR" w:vendorID="64" w:dllVersion="0" w:nlCheck="1" w:checkStyle="0"/>
  <w:activeWritingStyle w:appName="MSWord" w:lang="pt-BR" w:vendorID="64" w:dllVersion="0" w:nlCheck="1" w:checkStyle="0"/>
  <w:activeWritingStyle w:appName="MSWord" w:lang="pl-PL" w:vendorID="64" w:dllVersion="0" w:nlCheck="1" w:checkStyle="0"/>
  <w:activeWritingStyle w:appName="MSWord" w:lang="sv-SE" w:vendorID="64" w:dllVersion="0" w:nlCheck="1" w:checkStyle="0"/>
  <w:activeWritingStyle w:appName="MSWord" w:lang="it-IT" w:vendorID="3" w:dllVersion="517" w:checkStyle="1"/>
  <w:activeWritingStyle w:appName="MSWord" w:lang="de-DE" w:vendorID="9" w:dllVersion="512" w:checkStyle="1"/>
  <w:activeWritingStyle w:appName="MSWord" w:lang="fr-FR" w:vendorID="9" w:dllVersion="512"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31"/>
  <w:characterSpacingControl w:val="doNotCompress"/>
  <w:hdrShapeDefaults>
    <o:shapedefaults v:ext="edit" spidmax="2050" style="mso-position-vertical-relative:line" fill="f" fillcolor="white">
      <v:fill color="white" on="f"/>
    </o:shapedefaults>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1B38"/>
    <w:rsid w:val="0000013C"/>
    <w:rsid w:val="000001EB"/>
    <w:rsid w:val="000006DB"/>
    <w:rsid w:val="000046A3"/>
    <w:rsid w:val="00010460"/>
    <w:rsid w:val="00011EFD"/>
    <w:rsid w:val="00012C25"/>
    <w:rsid w:val="00014667"/>
    <w:rsid w:val="00014B7E"/>
    <w:rsid w:val="0001662A"/>
    <w:rsid w:val="00031E1C"/>
    <w:rsid w:val="00032D42"/>
    <w:rsid w:val="00033A9E"/>
    <w:rsid w:val="00033B2E"/>
    <w:rsid w:val="00033D6A"/>
    <w:rsid w:val="000347A1"/>
    <w:rsid w:val="00034B12"/>
    <w:rsid w:val="00035AA1"/>
    <w:rsid w:val="00036035"/>
    <w:rsid w:val="00042AB0"/>
    <w:rsid w:val="000442A8"/>
    <w:rsid w:val="00045351"/>
    <w:rsid w:val="000456FF"/>
    <w:rsid w:val="00046308"/>
    <w:rsid w:val="000466AC"/>
    <w:rsid w:val="000505EC"/>
    <w:rsid w:val="00050CB1"/>
    <w:rsid w:val="00050F88"/>
    <w:rsid w:val="00055890"/>
    <w:rsid w:val="0005655C"/>
    <w:rsid w:val="000601DB"/>
    <w:rsid w:val="0006224B"/>
    <w:rsid w:val="00062C24"/>
    <w:rsid w:val="00063733"/>
    <w:rsid w:val="00064160"/>
    <w:rsid w:val="00064772"/>
    <w:rsid w:val="000655CE"/>
    <w:rsid w:val="00065CD6"/>
    <w:rsid w:val="00066D7B"/>
    <w:rsid w:val="000676E7"/>
    <w:rsid w:val="00071E3C"/>
    <w:rsid w:val="00071FF0"/>
    <w:rsid w:val="00075848"/>
    <w:rsid w:val="00076A6E"/>
    <w:rsid w:val="00080BD0"/>
    <w:rsid w:val="00082816"/>
    <w:rsid w:val="00084D82"/>
    <w:rsid w:val="000874DA"/>
    <w:rsid w:val="0009253A"/>
    <w:rsid w:val="000928BA"/>
    <w:rsid w:val="00094F33"/>
    <w:rsid w:val="00095794"/>
    <w:rsid w:val="000A0729"/>
    <w:rsid w:val="000A195B"/>
    <w:rsid w:val="000A36A0"/>
    <w:rsid w:val="000A4776"/>
    <w:rsid w:val="000A6329"/>
    <w:rsid w:val="000A6608"/>
    <w:rsid w:val="000A68DF"/>
    <w:rsid w:val="000B3E2A"/>
    <w:rsid w:val="000B5CA8"/>
    <w:rsid w:val="000B70E3"/>
    <w:rsid w:val="000B75A8"/>
    <w:rsid w:val="000B7E64"/>
    <w:rsid w:val="000C20A4"/>
    <w:rsid w:val="000C3966"/>
    <w:rsid w:val="000C44F4"/>
    <w:rsid w:val="000C4DFE"/>
    <w:rsid w:val="000C6D95"/>
    <w:rsid w:val="000D080A"/>
    <w:rsid w:val="000D15B0"/>
    <w:rsid w:val="000D1A0A"/>
    <w:rsid w:val="000D2B0F"/>
    <w:rsid w:val="000D3514"/>
    <w:rsid w:val="000D363A"/>
    <w:rsid w:val="000D4CD3"/>
    <w:rsid w:val="000D797C"/>
    <w:rsid w:val="000E0DCA"/>
    <w:rsid w:val="000E402D"/>
    <w:rsid w:val="000E4DCE"/>
    <w:rsid w:val="000F459C"/>
    <w:rsid w:val="000F73E1"/>
    <w:rsid w:val="000F7F44"/>
    <w:rsid w:val="00101E90"/>
    <w:rsid w:val="00105C5C"/>
    <w:rsid w:val="00106548"/>
    <w:rsid w:val="0010662D"/>
    <w:rsid w:val="00106F52"/>
    <w:rsid w:val="0011100C"/>
    <w:rsid w:val="00114086"/>
    <w:rsid w:val="00114957"/>
    <w:rsid w:val="001163C3"/>
    <w:rsid w:val="00116644"/>
    <w:rsid w:val="001176C2"/>
    <w:rsid w:val="00117EBD"/>
    <w:rsid w:val="00121919"/>
    <w:rsid w:val="00123F2E"/>
    <w:rsid w:val="00124C5C"/>
    <w:rsid w:val="00126618"/>
    <w:rsid w:val="00130BC0"/>
    <w:rsid w:val="0013178D"/>
    <w:rsid w:val="0013198C"/>
    <w:rsid w:val="00136045"/>
    <w:rsid w:val="00136A62"/>
    <w:rsid w:val="0014744F"/>
    <w:rsid w:val="00147F48"/>
    <w:rsid w:val="0015006D"/>
    <w:rsid w:val="001531F0"/>
    <w:rsid w:val="00154077"/>
    <w:rsid w:val="00155899"/>
    <w:rsid w:val="00155FCF"/>
    <w:rsid w:val="00156821"/>
    <w:rsid w:val="00160BFC"/>
    <w:rsid w:val="001623B8"/>
    <w:rsid w:val="00162536"/>
    <w:rsid w:val="0016480D"/>
    <w:rsid w:val="00164A8A"/>
    <w:rsid w:val="00164AF1"/>
    <w:rsid w:val="00165FFF"/>
    <w:rsid w:val="001668C7"/>
    <w:rsid w:val="0017182D"/>
    <w:rsid w:val="00174EF6"/>
    <w:rsid w:val="001761AE"/>
    <w:rsid w:val="00176EEF"/>
    <w:rsid w:val="001821A9"/>
    <w:rsid w:val="00182917"/>
    <w:rsid w:val="0018482E"/>
    <w:rsid w:val="00185C2B"/>
    <w:rsid w:val="00186A01"/>
    <w:rsid w:val="00186AE9"/>
    <w:rsid w:val="001870C3"/>
    <w:rsid w:val="001871A3"/>
    <w:rsid w:val="0019075F"/>
    <w:rsid w:val="00190DA2"/>
    <w:rsid w:val="001967A3"/>
    <w:rsid w:val="00196A92"/>
    <w:rsid w:val="00196D26"/>
    <w:rsid w:val="00197E0D"/>
    <w:rsid w:val="001A30F2"/>
    <w:rsid w:val="001A3D7A"/>
    <w:rsid w:val="001A578B"/>
    <w:rsid w:val="001B302F"/>
    <w:rsid w:val="001B3406"/>
    <w:rsid w:val="001B3698"/>
    <w:rsid w:val="001B5124"/>
    <w:rsid w:val="001B7EEE"/>
    <w:rsid w:val="001C3358"/>
    <w:rsid w:val="001C3AB2"/>
    <w:rsid w:val="001C4255"/>
    <w:rsid w:val="001C6E14"/>
    <w:rsid w:val="001C7060"/>
    <w:rsid w:val="001C752B"/>
    <w:rsid w:val="001D0950"/>
    <w:rsid w:val="001D2642"/>
    <w:rsid w:val="001D57B2"/>
    <w:rsid w:val="001D6891"/>
    <w:rsid w:val="001D69CC"/>
    <w:rsid w:val="001D7E8A"/>
    <w:rsid w:val="001E0155"/>
    <w:rsid w:val="001E1D1C"/>
    <w:rsid w:val="001E21A2"/>
    <w:rsid w:val="001E34E0"/>
    <w:rsid w:val="001E3861"/>
    <w:rsid w:val="001E7150"/>
    <w:rsid w:val="001E7612"/>
    <w:rsid w:val="001E7876"/>
    <w:rsid w:val="001F2DC2"/>
    <w:rsid w:val="001F47D5"/>
    <w:rsid w:val="001F58C6"/>
    <w:rsid w:val="002002EB"/>
    <w:rsid w:val="0020083C"/>
    <w:rsid w:val="00206929"/>
    <w:rsid w:val="00207768"/>
    <w:rsid w:val="00210298"/>
    <w:rsid w:val="00210C96"/>
    <w:rsid w:val="002116FE"/>
    <w:rsid w:val="0021256D"/>
    <w:rsid w:val="00213643"/>
    <w:rsid w:val="002137B5"/>
    <w:rsid w:val="002157E1"/>
    <w:rsid w:val="00215FFA"/>
    <w:rsid w:val="002161F8"/>
    <w:rsid w:val="0021715A"/>
    <w:rsid w:val="002203C7"/>
    <w:rsid w:val="00221BB2"/>
    <w:rsid w:val="00223073"/>
    <w:rsid w:val="00224F25"/>
    <w:rsid w:val="00232005"/>
    <w:rsid w:val="00232C6D"/>
    <w:rsid w:val="0023376C"/>
    <w:rsid w:val="0023470E"/>
    <w:rsid w:val="00234E19"/>
    <w:rsid w:val="002361DD"/>
    <w:rsid w:val="00237C22"/>
    <w:rsid w:val="00237FAF"/>
    <w:rsid w:val="00240C57"/>
    <w:rsid w:val="00240C95"/>
    <w:rsid w:val="00243747"/>
    <w:rsid w:val="002442BE"/>
    <w:rsid w:val="002452C2"/>
    <w:rsid w:val="00245CA0"/>
    <w:rsid w:val="00246A72"/>
    <w:rsid w:val="00247E19"/>
    <w:rsid w:val="002506C9"/>
    <w:rsid w:val="00252F08"/>
    <w:rsid w:val="0025366A"/>
    <w:rsid w:val="00253EC0"/>
    <w:rsid w:val="00255D24"/>
    <w:rsid w:val="002618B0"/>
    <w:rsid w:val="00262696"/>
    <w:rsid w:val="00263906"/>
    <w:rsid w:val="002679AA"/>
    <w:rsid w:val="002731E8"/>
    <w:rsid w:val="00275950"/>
    <w:rsid w:val="00276482"/>
    <w:rsid w:val="0027757B"/>
    <w:rsid w:val="0028048B"/>
    <w:rsid w:val="002838C9"/>
    <w:rsid w:val="002847A0"/>
    <w:rsid w:val="00285B1B"/>
    <w:rsid w:val="00285DC6"/>
    <w:rsid w:val="002863B3"/>
    <w:rsid w:val="00290826"/>
    <w:rsid w:val="002923D3"/>
    <w:rsid w:val="0029387A"/>
    <w:rsid w:val="002952FA"/>
    <w:rsid w:val="002955F9"/>
    <w:rsid w:val="00296425"/>
    <w:rsid w:val="00297CAC"/>
    <w:rsid w:val="002A03B8"/>
    <w:rsid w:val="002A0CD9"/>
    <w:rsid w:val="002A1A7B"/>
    <w:rsid w:val="002A2848"/>
    <w:rsid w:val="002A4CA3"/>
    <w:rsid w:val="002A73DF"/>
    <w:rsid w:val="002B1506"/>
    <w:rsid w:val="002B2FCE"/>
    <w:rsid w:val="002B66CD"/>
    <w:rsid w:val="002B69A8"/>
    <w:rsid w:val="002B6E90"/>
    <w:rsid w:val="002C09FC"/>
    <w:rsid w:val="002C1250"/>
    <w:rsid w:val="002C38C9"/>
    <w:rsid w:val="002C3B0F"/>
    <w:rsid w:val="002C7143"/>
    <w:rsid w:val="002D0C4E"/>
    <w:rsid w:val="002D2711"/>
    <w:rsid w:val="002D32C5"/>
    <w:rsid w:val="002D424F"/>
    <w:rsid w:val="002D5962"/>
    <w:rsid w:val="002D5AE1"/>
    <w:rsid w:val="002E58CB"/>
    <w:rsid w:val="002E61EA"/>
    <w:rsid w:val="002E6CED"/>
    <w:rsid w:val="002F1BFA"/>
    <w:rsid w:val="002F365F"/>
    <w:rsid w:val="002F3E32"/>
    <w:rsid w:val="003007C8"/>
    <w:rsid w:val="003023D2"/>
    <w:rsid w:val="0030316A"/>
    <w:rsid w:val="00305DFA"/>
    <w:rsid w:val="00305F5C"/>
    <w:rsid w:val="00306CE8"/>
    <w:rsid w:val="0030728A"/>
    <w:rsid w:val="003113AF"/>
    <w:rsid w:val="00311683"/>
    <w:rsid w:val="00311DF0"/>
    <w:rsid w:val="00311F37"/>
    <w:rsid w:val="00312395"/>
    <w:rsid w:val="00312EE7"/>
    <w:rsid w:val="003132B3"/>
    <w:rsid w:val="00313903"/>
    <w:rsid w:val="0031487C"/>
    <w:rsid w:val="0031659E"/>
    <w:rsid w:val="00316E5A"/>
    <w:rsid w:val="00317BAB"/>
    <w:rsid w:val="00317F3F"/>
    <w:rsid w:val="00320FCA"/>
    <w:rsid w:val="00321F24"/>
    <w:rsid w:val="00322130"/>
    <w:rsid w:val="0032246D"/>
    <w:rsid w:val="003239E4"/>
    <w:rsid w:val="00324C3C"/>
    <w:rsid w:val="00326123"/>
    <w:rsid w:val="00331FA7"/>
    <w:rsid w:val="00332FE8"/>
    <w:rsid w:val="00333F41"/>
    <w:rsid w:val="00334A9B"/>
    <w:rsid w:val="0033707F"/>
    <w:rsid w:val="00341389"/>
    <w:rsid w:val="00341691"/>
    <w:rsid w:val="00342F90"/>
    <w:rsid w:val="003439EB"/>
    <w:rsid w:val="00345381"/>
    <w:rsid w:val="003459C0"/>
    <w:rsid w:val="00346002"/>
    <w:rsid w:val="003474EB"/>
    <w:rsid w:val="00351EA7"/>
    <w:rsid w:val="00353162"/>
    <w:rsid w:val="00353A4B"/>
    <w:rsid w:val="00355A0F"/>
    <w:rsid w:val="00356A33"/>
    <w:rsid w:val="0035745D"/>
    <w:rsid w:val="00357E65"/>
    <w:rsid w:val="003613EE"/>
    <w:rsid w:val="0036196F"/>
    <w:rsid w:val="00364721"/>
    <w:rsid w:val="003669F1"/>
    <w:rsid w:val="0036709B"/>
    <w:rsid w:val="00367AEA"/>
    <w:rsid w:val="00367BEA"/>
    <w:rsid w:val="00374B4F"/>
    <w:rsid w:val="00374C8C"/>
    <w:rsid w:val="00375407"/>
    <w:rsid w:val="00375AB5"/>
    <w:rsid w:val="003760C0"/>
    <w:rsid w:val="00377C6F"/>
    <w:rsid w:val="0038064E"/>
    <w:rsid w:val="003820AF"/>
    <w:rsid w:val="00382611"/>
    <w:rsid w:val="00384112"/>
    <w:rsid w:val="00384251"/>
    <w:rsid w:val="003868E8"/>
    <w:rsid w:val="00390D98"/>
    <w:rsid w:val="00391532"/>
    <w:rsid w:val="003915A3"/>
    <w:rsid w:val="00391A8E"/>
    <w:rsid w:val="003929F2"/>
    <w:rsid w:val="00392BDD"/>
    <w:rsid w:val="00393260"/>
    <w:rsid w:val="00393A2E"/>
    <w:rsid w:val="003955B2"/>
    <w:rsid w:val="00396FC9"/>
    <w:rsid w:val="003A0FC0"/>
    <w:rsid w:val="003A1F16"/>
    <w:rsid w:val="003A31DC"/>
    <w:rsid w:val="003A7271"/>
    <w:rsid w:val="003B0028"/>
    <w:rsid w:val="003B3213"/>
    <w:rsid w:val="003B5406"/>
    <w:rsid w:val="003B67C8"/>
    <w:rsid w:val="003C1C85"/>
    <w:rsid w:val="003C490D"/>
    <w:rsid w:val="003D0016"/>
    <w:rsid w:val="003D106B"/>
    <w:rsid w:val="003D2FA2"/>
    <w:rsid w:val="003D4F78"/>
    <w:rsid w:val="003D7282"/>
    <w:rsid w:val="003D7421"/>
    <w:rsid w:val="003D7C2D"/>
    <w:rsid w:val="003E1BA6"/>
    <w:rsid w:val="003E28BB"/>
    <w:rsid w:val="003E3A90"/>
    <w:rsid w:val="003F07C8"/>
    <w:rsid w:val="003F08AB"/>
    <w:rsid w:val="003F10AB"/>
    <w:rsid w:val="003F11A8"/>
    <w:rsid w:val="004019FE"/>
    <w:rsid w:val="00403F3F"/>
    <w:rsid w:val="004074B8"/>
    <w:rsid w:val="00415785"/>
    <w:rsid w:val="0042034C"/>
    <w:rsid w:val="00420C4A"/>
    <w:rsid w:val="00421CA6"/>
    <w:rsid w:val="00422CAE"/>
    <w:rsid w:val="00424EF5"/>
    <w:rsid w:val="00425E02"/>
    <w:rsid w:val="00426FFD"/>
    <w:rsid w:val="0043302B"/>
    <w:rsid w:val="0043471F"/>
    <w:rsid w:val="0043592C"/>
    <w:rsid w:val="00435EFC"/>
    <w:rsid w:val="00436C23"/>
    <w:rsid w:val="004406C1"/>
    <w:rsid w:val="004451BA"/>
    <w:rsid w:val="00446AB7"/>
    <w:rsid w:val="00447FC8"/>
    <w:rsid w:val="0045203E"/>
    <w:rsid w:val="00452755"/>
    <w:rsid w:val="00452F10"/>
    <w:rsid w:val="004553DB"/>
    <w:rsid w:val="00456D31"/>
    <w:rsid w:val="00460FC4"/>
    <w:rsid w:val="004628EE"/>
    <w:rsid w:val="00463C64"/>
    <w:rsid w:val="00474055"/>
    <w:rsid w:val="00475CB9"/>
    <w:rsid w:val="00476607"/>
    <w:rsid w:val="00476E7B"/>
    <w:rsid w:val="0048061B"/>
    <w:rsid w:val="00482227"/>
    <w:rsid w:val="0048380B"/>
    <w:rsid w:val="00483A18"/>
    <w:rsid w:val="00484A22"/>
    <w:rsid w:val="004869BF"/>
    <w:rsid w:val="004877A2"/>
    <w:rsid w:val="0048782A"/>
    <w:rsid w:val="004910D3"/>
    <w:rsid w:val="004915C2"/>
    <w:rsid w:val="00492537"/>
    <w:rsid w:val="0049314D"/>
    <w:rsid w:val="00494E6B"/>
    <w:rsid w:val="0049505E"/>
    <w:rsid w:val="004953E0"/>
    <w:rsid w:val="00496220"/>
    <w:rsid w:val="00496D5B"/>
    <w:rsid w:val="004972D0"/>
    <w:rsid w:val="004975BD"/>
    <w:rsid w:val="004A05BD"/>
    <w:rsid w:val="004A1431"/>
    <w:rsid w:val="004A5A0E"/>
    <w:rsid w:val="004A79F5"/>
    <w:rsid w:val="004A7C1D"/>
    <w:rsid w:val="004B0234"/>
    <w:rsid w:val="004B50DB"/>
    <w:rsid w:val="004B56F5"/>
    <w:rsid w:val="004B713E"/>
    <w:rsid w:val="004C21C8"/>
    <w:rsid w:val="004C2E3B"/>
    <w:rsid w:val="004C322D"/>
    <w:rsid w:val="004C52A5"/>
    <w:rsid w:val="004D1486"/>
    <w:rsid w:val="004D14A3"/>
    <w:rsid w:val="004D1672"/>
    <w:rsid w:val="004D3D45"/>
    <w:rsid w:val="004D4BF6"/>
    <w:rsid w:val="004D5122"/>
    <w:rsid w:val="004D737A"/>
    <w:rsid w:val="004E1645"/>
    <w:rsid w:val="004E5CBA"/>
    <w:rsid w:val="004F109F"/>
    <w:rsid w:val="004F16A8"/>
    <w:rsid w:val="004F267B"/>
    <w:rsid w:val="004F26E2"/>
    <w:rsid w:val="004F3D8C"/>
    <w:rsid w:val="004F4959"/>
    <w:rsid w:val="004F4E6C"/>
    <w:rsid w:val="004F76EF"/>
    <w:rsid w:val="00500739"/>
    <w:rsid w:val="00501418"/>
    <w:rsid w:val="0050284F"/>
    <w:rsid w:val="00505743"/>
    <w:rsid w:val="00506559"/>
    <w:rsid w:val="00511D77"/>
    <w:rsid w:val="00512917"/>
    <w:rsid w:val="00512DA1"/>
    <w:rsid w:val="005140CC"/>
    <w:rsid w:val="00514486"/>
    <w:rsid w:val="005177DB"/>
    <w:rsid w:val="00517BFE"/>
    <w:rsid w:val="00517FC9"/>
    <w:rsid w:val="005209E9"/>
    <w:rsid w:val="00520FF2"/>
    <w:rsid w:val="005214A8"/>
    <w:rsid w:val="00521AE3"/>
    <w:rsid w:val="00521C6E"/>
    <w:rsid w:val="00521F01"/>
    <w:rsid w:val="005250A8"/>
    <w:rsid w:val="00525929"/>
    <w:rsid w:val="0052739D"/>
    <w:rsid w:val="00531F81"/>
    <w:rsid w:val="00532951"/>
    <w:rsid w:val="005331F9"/>
    <w:rsid w:val="005338D5"/>
    <w:rsid w:val="00534B3A"/>
    <w:rsid w:val="00536D5B"/>
    <w:rsid w:val="00540EE1"/>
    <w:rsid w:val="00542670"/>
    <w:rsid w:val="00542A50"/>
    <w:rsid w:val="00543832"/>
    <w:rsid w:val="0054788C"/>
    <w:rsid w:val="00550848"/>
    <w:rsid w:val="00551DEB"/>
    <w:rsid w:val="005546B3"/>
    <w:rsid w:val="005546FF"/>
    <w:rsid w:val="00555C5E"/>
    <w:rsid w:val="00556AB5"/>
    <w:rsid w:val="00556F56"/>
    <w:rsid w:val="00560090"/>
    <w:rsid w:val="00563036"/>
    <w:rsid w:val="005650E6"/>
    <w:rsid w:val="00567EEF"/>
    <w:rsid w:val="005739DA"/>
    <w:rsid w:val="00574D44"/>
    <w:rsid w:val="0057529A"/>
    <w:rsid w:val="005816BB"/>
    <w:rsid w:val="00582412"/>
    <w:rsid w:val="00582471"/>
    <w:rsid w:val="00583227"/>
    <w:rsid w:val="005870DB"/>
    <w:rsid w:val="0059134F"/>
    <w:rsid w:val="00592090"/>
    <w:rsid w:val="00592342"/>
    <w:rsid w:val="00593812"/>
    <w:rsid w:val="005940B9"/>
    <w:rsid w:val="00594493"/>
    <w:rsid w:val="00596519"/>
    <w:rsid w:val="00597A20"/>
    <w:rsid w:val="005A2324"/>
    <w:rsid w:val="005A31C0"/>
    <w:rsid w:val="005A34E4"/>
    <w:rsid w:val="005A3A2E"/>
    <w:rsid w:val="005A52F0"/>
    <w:rsid w:val="005A553B"/>
    <w:rsid w:val="005A5FD0"/>
    <w:rsid w:val="005A7615"/>
    <w:rsid w:val="005A767B"/>
    <w:rsid w:val="005B07F2"/>
    <w:rsid w:val="005B1605"/>
    <w:rsid w:val="005B244A"/>
    <w:rsid w:val="005B25F9"/>
    <w:rsid w:val="005B2D30"/>
    <w:rsid w:val="005B2D81"/>
    <w:rsid w:val="005B3031"/>
    <w:rsid w:val="005B4546"/>
    <w:rsid w:val="005B5186"/>
    <w:rsid w:val="005C1C71"/>
    <w:rsid w:val="005C2BF4"/>
    <w:rsid w:val="005C77A9"/>
    <w:rsid w:val="005D14D2"/>
    <w:rsid w:val="005D1856"/>
    <w:rsid w:val="005D3954"/>
    <w:rsid w:val="005D50A7"/>
    <w:rsid w:val="005D5C84"/>
    <w:rsid w:val="005D6118"/>
    <w:rsid w:val="005D6A9B"/>
    <w:rsid w:val="005D6AF6"/>
    <w:rsid w:val="005E3F83"/>
    <w:rsid w:val="005E441E"/>
    <w:rsid w:val="005E57F7"/>
    <w:rsid w:val="005E7641"/>
    <w:rsid w:val="005F13DC"/>
    <w:rsid w:val="005F449F"/>
    <w:rsid w:val="005F4790"/>
    <w:rsid w:val="00603953"/>
    <w:rsid w:val="00604C4F"/>
    <w:rsid w:val="00612CDB"/>
    <w:rsid w:val="00613772"/>
    <w:rsid w:val="006157A3"/>
    <w:rsid w:val="0061597A"/>
    <w:rsid w:val="0062140E"/>
    <w:rsid w:val="0062353E"/>
    <w:rsid w:val="00623EC8"/>
    <w:rsid w:val="00624756"/>
    <w:rsid w:val="006252A7"/>
    <w:rsid w:val="0062770A"/>
    <w:rsid w:val="00631C6E"/>
    <w:rsid w:val="00633B5A"/>
    <w:rsid w:val="00634DF4"/>
    <w:rsid w:val="00637C3E"/>
    <w:rsid w:val="00637FD2"/>
    <w:rsid w:val="00640593"/>
    <w:rsid w:val="00640F96"/>
    <w:rsid w:val="00643E80"/>
    <w:rsid w:val="006505BE"/>
    <w:rsid w:val="00651698"/>
    <w:rsid w:val="006528D9"/>
    <w:rsid w:val="00652C92"/>
    <w:rsid w:val="0065461B"/>
    <w:rsid w:val="00655C8E"/>
    <w:rsid w:val="0065694E"/>
    <w:rsid w:val="006573AD"/>
    <w:rsid w:val="0066111F"/>
    <w:rsid w:val="00662E33"/>
    <w:rsid w:val="00663B30"/>
    <w:rsid w:val="00664585"/>
    <w:rsid w:val="00664A93"/>
    <w:rsid w:val="00670D09"/>
    <w:rsid w:val="00670D32"/>
    <w:rsid w:val="00675145"/>
    <w:rsid w:val="006759FC"/>
    <w:rsid w:val="00676708"/>
    <w:rsid w:val="00680CFF"/>
    <w:rsid w:val="00681606"/>
    <w:rsid w:val="006818F2"/>
    <w:rsid w:val="00681FE8"/>
    <w:rsid w:val="00684D49"/>
    <w:rsid w:val="00685EBB"/>
    <w:rsid w:val="00690682"/>
    <w:rsid w:val="00690E16"/>
    <w:rsid w:val="00692B8B"/>
    <w:rsid w:val="00695AA5"/>
    <w:rsid w:val="00695D94"/>
    <w:rsid w:val="006960FE"/>
    <w:rsid w:val="0069715F"/>
    <w:rsid w:val="006A1F15"/>
    <w:rsid w:val="006A2741"/>
    <w:rsid w:val="006A2FFF"/>
    <w:rsid w:val="006A5161"/>
    <w:rsid w:val="006B191C"/>
    <w:rsid w:val="006B191D"/>
    <w:rsid w:val="006B2D65"/>
    <w:rsid w:val="006B3C91"/>
    <w:rsid w:val="006B4432"/>
    <w:rsid w:val="006C0544"/>
    <w:rsid w:val="006C0723"/>
    <w:rsid w:val="006C0C68"/>
    <w:rsid w:val="006C1A0C"/>
    <w:rsid w:val="006C56D6"/>
    <w:rsid w:val="006C6275"/>
    <w:rsid w:val="006D1712"/>
    <w:rsid w:val="006D23D8"/>
    <w:rsid w:val="006D2D9F"/>
    <w:rsid w:val="006D304E"/>
    <w:rsid w:val="006D3194"/>
    <w:rsid w:val="006D3398"/>
    <w:rsid w:val="006D4411"/>
    <w:rsid w:val="006D7815"/>
    <w:rsid w:val="006D7CF5"/>
    <w:rsid w:val="006E13B2"/>
    <w:rsid w:val="006E18CF"/>
    <w:rsid w:val="006E1B24"/>
    <w:rsid w:val="006E2CFA"/>
    <w:rsid w:val="006E4497"/>
    <w:rsid w:val="006E4529"/>
    <w:rsid w:val="006E4C90"/>
    <w:rsid w:val="006F20B7"/>
    <w:rsid w:val="006F2C1E"/>
    <w:rsid w:val="006F314D"/>
    <w:rsid w:val="006F6E96"/>
    <w:rsid w:val="006F7EB1"/>
    <w:rsid w:val="007003BA"/>
    <w:rsid w:val="007003D4"/>
    <w:rsid w:val="00701319"/>
    <w:rsid w:val="00706BD9"/>
    <w:rsid w:val="00707235"/>
    <w:rsid w:val="007106F5"/>
    <w:rsid w:val="00710B61"/>
    <w:rsid w:val="007110D0"/>
    <w:rsid w:val="00711E63"/>
    <w:rsid w:val="00713DCA"/>
    <w:rsid w:val="00715399"/>
    <w:rsid w:val="007205D5"/>
    <w:rsid w:val="00722F5E"/>
    <w:rsid w:val="007316A3"/>
    <w:rsid w:val="00733E21"/>
    <w:rsid w:val="007344C0"/>
    <w:rsid w:val="00734533"/>
    <w:rsid w:val="00734A3A"/>
    <w:rsid w:val="0073507F"/>
    <w:rsid w:val="00737211"/>
    <w:rsid w:val="00743FDD"/>
    <w:rsid w:val="007466D8"/>
    <w:rsid w:val="00747A63"/>
    <w:rsid w:val="007506CA"/>
    <w:rsid w:val="007532E3"/>
    <w:rsid w:val="007533E3"/>
    <w:rsid w:val="00755D2E"/>
    <w:rsid w:val="00756CC4"/>
    <w:rsid w:val="00757277"/>
    <w:rsid w:val="00757586"/>
    <w:rsid w:val="0075765A"/>
    <w:rsid w:val="00760427"/>
    <w:rsid w:val="007632A8"/>
    <w:rsid w:val="007633CB"/>
    <w:rsid w:val="00764B84"/>
    <w:rsid w:val="007652CB"/>
    <w:rsid w:val="00767109"/>
    <w:rsid w:val="0077005E"/>
    <w:rsid w:val="00770CFB"/>
    <w:rsid w:val="0077174B"/>
    <w:rsid w:val="00772265"/>
    <w:rsid w:val="00773306"/>
    <w:rsid w:val="00774E0E"/>
    <w:rsid w:val="00776BAB"/>
    <w:rsid w:val="00780237"/>
    <w:rsid w:val="007808D0"/>
    <w:rsid w:val="0078162B"/>
    <w:rsid w:val="007839DA"/>
    <w:rsid w:val="00785BC5"/>
    <w:rsid w:val="00785E5B"/>
    <w:rsid w:val="00786A86"/>
    <w:rsid w:val="00786E0A"/>
    <w:rsid w:val="00792500"/>
    <w:rsid w:val="007930A2"/>
    <w:rsid w:val="00793B27"/>
    <w:rsid w:val="0079459C"/>
    <w:rsid w:val="007951AB"/>
    <w:rsid w:val="00795224"/>
    <w:rsid w:val="00797862"/>
    <w:rsid w:val="007A041F"/>
    <w:rsid w:val="007A0B84"/>
    <w:rsid w:val="007A0EBC"/>
    <w:rsid w:val="007A3B69"/>
    <w:rsid w:val="007A54C8"/>
    <w:rsid w:val="007A5DB6"/>
    <w:rsid w:val="007A6CAC"/>
    <w:rsid w:val="007A6FFB"/>
    <w:rsid w:val="007B0D0B"/>
    <w:rsid w:val="007B4F54"/>
    <w:rsid w:val="007B5819"/>
    <w:rsid w:val="007B6E43"/>
    <w:rsid w:val="007C3D6E"/>
    <w:rsid w:val="007C4889"/>
    <w:rsid w:val="007C551D"/>
    <w:rsid w:val="007C5FC3"/>
    <w:rsid w:val="007D00AF"/>
    <w:rsid w:val="007D01C0"/>
    <w:rsid w:val="007D03A5"/>
    <w:rsid w:val="007D0E57"/>
    <w:rsid w:val="007D5DF3"/>
    <w:rsid w:val="007D63D0"/>
    <w:rsid w:val="007D7E88"/>
    <w:rsid w:val="007E0044"/>
    <w:rsid w:val="007E0C36"/>
    <w:rsid w:val="007E177D"/>
    <w:rsid w:val="007E21BD"/>
    <w:rsid w:val="007E3098"/>
    <w:rsid w:val="007E3935"/>
    <w:rsid w:val="007E4D82"/>
    <w:rsid w:val="007E6762"/>
    <w:rsid w:val="007E7764"/>
    <w:rsid w:val="007F1458"/>
    <w:rsid w:val="007F29C2"/>
    <w:rsid w:val="007F390C"/>
    <w:rsid w:val="007F4AB5"/>
    <w:rsid w:val="007F4E4F"/>
    <w:rsid w:val="007F4FDC"/>
    <w:rsid w:val="007F6EDF"/>
    <w:rsid w:val="007F7004"/>
    <w:rsid w:val="007F7708"/>
    <w:rsid w:val="00800C10"/>
    <w:rsid w:val="008035AF"/>
    <w:rsid w:val="008039D8"/>
    <w:rsid w:val="008053AC"/>
    <w:rsid w:val="00805B9B"/>
    <w:rsid w:val="008067F7"/>
    <w:rsid w:val="00806B92"/>
    <w:rsid w:val="008100FB"/>
    <w:rsid w:val="0081105A"/>
    <w:rsid w:val="00811521"/>
    <w:rsid w:val="00815D55"/>
    <w:rsid w:val="008170FE"/>
    <w:rsid w:val="00817A1B"/>
    <w:rsid w:val="008201EA"/>
    <w:rsid w:val="00824F76"/>
    <w:rsid w:val="00825481"/>
    <w:rsid w:val="008309A0"/>
    <w:rsid w:val="00832A4A"/>
    <w:rsid w:val="008349A2"/>
    <w:rsid w:val="00843C1C"/>
    <w:rsid w:val="00845933"/>
    <w:rsid w:val="008506E9"/>
    <w:rsid w:val="00854E32"/>
    <w:rsid w:val="00856631"/>
    <w:rsid w:val="00856A1C"/>
    <w:rsid w:val="00856C3B"/>
    <w:rsid w:val="00856F03"/>
    <w:rsid w:val="00857154"/>
    <w:rsid w:val="00860CAF"/>
    <w:rsid w:val="00861378"/>
    <w:rsid w:val="00861A78"/>
    <w:rsid w:val="008633AB"/>
    <w:rsid w:val="00863A4D"/>
    <w:rsid w:val="00864349"/>
    <w:rsid w:val="00864551"/>
    <w:rsid w:val="008652CD"/>
    <w:rsid w:val="008660E0"/>
    <w:rsid w:val="00866AE6"/>
    <w:rsid w:val="00866BF8"/>
    <w:rsid w:val="008675A2"/>
    <w:rsid w:val="00870570"/>
    <w:rsid w:val="00870FEA"/>
    <w:rsid w:val="008715C1"/>
    <w:rsid w:val="00871693"/>
    <w:rsid w:val="00873674"/>
    <w:rsid w:val="00876EDC"/>
    <w:rsid w:val="00880608"/>
    <w:rsid w:val="00886303"/>
    <w:rsid w:val="008864B3"/>
    <w:rsid w:val="00886C31"/>
    <w:rsid w:val="008872D0"/>
    <w:rsid w:val="008873E8"/>
    <w:rsid w:val="00890870"/>
    <w:rsid w:val="0089123C"/>
    <w:rsid w:val="00891CAF"/>
    <w:rsid w:val="00891F3B"/>
    <w:rsid w:val="0089248B"/>
    <w:rsid w:val="00893A53"/>
    <w:rsid w:val="00895C36"/>
    <w:rsid w:val="00895FD0"/>
    <w:rsid w:val="008965EA"/>
    <w:rsid w:val="008A5308"/>
    <w:rsid w:val="008A5F1E"/>
    <w:rsid w:val="008A65B6"/>
    <w:rsid w:val="008B15A0"/>
    <w:rsid w:val="008B2DF8"/>
    <w:rsid w:val="008B6789"/>
    <w:rsid w:val="008C08E1"/>
    <w:rsid w:val="008C0A4C"/>
    <w:rsid w:val="008C1FF0"/>
    <w:rsid w:val="008C4CB6"/>
    <w:rsid w:val="008C64B0"/>
    <w:rsid w:val="008C7183"/>
    <w:rsid w:val="008D1ED7"/>
    <w:rsid w:val="008D1FBB"/>
    <w:rsid w:val="008D4FB0"/>
    <w:rsid w:val="008D5ED1"/>
    <w:rsid w:val="008D61F1"/>
    <w:rsid w:val="008D67BA"/>
    <w:rsid w:val="008E07BE"/>
    <w:rsid w:val="008E156E"/>
    <w:rsid w:val="008E63D1"/>
    <w:rsid w:val="008E735B"/>
    <w:rsid w:val="008F0465"/>
    <w:rsid w:val="008F0533"/>
    <w:rsid w:val="008F2986"/>
    <w:rsid w:val="008F3AD1"/>
    <w:rsid w:val="008F4C17"/>
    <w:rsid w:val="008F5EDF"/>
    <w:rsid w:val="008F76DC"/>
    <w:rsid w:val="008F7BF4"/>
    <w:rsid w:val="009012C1"/>
    <w:rsid w:val="00903540"/>
    <w:rsid w:val="00904757"/>
    <w:rsid w:val="00907810"/>
    <w:rsid w:val="00911123"/>
    <w:rsid w:val="00911B38"/>
    <w:rsid w:val="00912E65"/>
    <w:rsid w:val="00913A0F"/>
    <w:rsid w:val="0091630F"/>
    <w:rsid w:val="0091746B"/>
    <w:rsid w:val="00917D50"/>
    <w:rsid w:val="009207DB"/>
    <w:rsid w:val="00920A2B"/>
    <w:rsid w:val="00920C07"/>
    <w:rsid w:val="009213A7"/>
    <w:rsid w:val="009217F0"/>
    <w:rsid w:val="0092192A"/>
    <w:rsid w:val="00923E55"/>
    <w:rsid w:val="00923FBF"/>
    <w:rsid w:val="00924DD2"/>
    <w:rsid w:val="0092685E"/>
    <w:rsid w:val="0093209A"/>
    <w:rsid w:val="009333F5"/>
    <w:rsid w:val="00934B4C"/>
    <w:rsid w:val="00934F7F"/>
    <w:rsid w:val="00935BBF"/>
    <w:rsid w:val="00936757"/>
    <w:rsid w:val="00937A78"/>
    <w:rsid w:val="00942F5E"/>
    <w:rsid w:val="009526AC"/>
    <w:rsid w:val="00954428"/>
    <w:rsid w:val="00954952"/>
    <w:rsid w:val="00955C45"/>
    <w:rsid w:val="00957E37"/>
    <w:rsid w:val="00962E77"/>
    <w:rsid w:val="00965482"/>
    <w:rsid w:val="00970734"/>
    <w:rsid w:val="009712A6"/>
    <w:rsid w:val="00972D8D"/>
    <w:rsid w:val="009737BC"/>
    <w:rsid w:val="00974B29"/>
    <w:rsid w:val="0097604E"/>
    <w:rsid w:val="00980FB2"/>
    <w:rsid w:val="00981686"/>
    <w:rsid w:val="0098304D"/>
    <w:rsid w:val="00984593"/>
    <w:rsid w:val="0098468E"/>
    <w:rsid w:val="009930AE"/>
    <w:rsid w:val="009949F4"/>
    <w:rsid w:val="00994F22"/>
    <w:rsid w:val="00995628"/>
    <w:rsid w:val="009957D2"/>
    <w:rsid w:val="00996B10"/>
    <w:rsid w:val="009A130D"/>
    <w:rsid w:val="009A153B"/>
    <w:rsid w:val="009A1541"/>
    <w:rsid w:val="009A1C10"/>
    <w:rsid w:val="009B211D"/>
    <w:rsid w:val="009B26F3"/>
    <w:rsid w:val="009B4014"/>
    <w:rsid w:val="009B7C0D"/>
    <w:rsid w:val="009C09F6"/>
    <w:rsid w:val="009C1821"/>
    <w:rsid w:val="009C734E"/>
    <w:rsid w:val="009D455C"/>
    <w:rsid w:val="009E19E8"/>
    <w:rsid w:val="009E1BBE"/>
    <w:rsid w:val="009E21D5"/>
    <w:rsid w:val="009E2DF0"/>
    <w:rsid w:val="009E4BED"/>
    <w:rsid w:val="009E52B2"/>
    <w:rsid w:val="009E5951"/>
    <w:rsid w:val="009E6B4C"/>
    <w:rsid w:val="009E7152"/>
    <w:rsid w:val="009F0546"/>
    <w:rsid w:val="009F07BC"/>
    <w:rsid w:val="009F1741"/>
    <w:rsid w:val="009F2874"/>
    <w:rsid w:val="009F7D6E"/>
    <w:rsid w:val="00A0340D"/>
    <w:rsid w:val="00A05C52"/>
    <w:rsid w:val="00A07F05"/>
    <w:rsid w:val="00A10688"/>
    <w:rsid w:val="00A10FB5"/>
    <w:rsid w:val="00A145FF"/>
    <w:rsid w:val="00A15848"/>
    <w:rsid w:val="00A20640"/>
    <w:rsid w:val="00A263CA"/>
    <w:rsid w:val="00A30214"/>
    <w:rsid w:val="00A32227"/>
    <w:rsid w:val="00A329E5"/>
    <w:rsid w:val="00A36C7D"/>
    <w:rsid w:val="00A36D73"/>
    <w:rsid w:val="00A40F76"/>
    <w:rsid w:val="00A4164D"/>
    <w:rsid w:val="00A41D8F"/>
    <w:rsid w:val="00A44E59"/>
    <w:rsid w:val="00A45B5A"/>
    <w:rsid w:val="00A4736B"/>
    <w:rsid w:val="00A517CF"/>
    <w:rsid w:val="00A539FA"/>
    <w:rsid w:val="00A545E7"/>
    <w:rsid w:val="00A54B8A"/>
    <w:rsid w:val="00A627D7"/>
    <w:rsid w:val="00A64FE3"/>
    <w:rsid w:val="00A66380"/>
    <w:rsid w:val="00A7060E"/>
    <w:rsid w:val="00A7181F"/>
    <w:rsid w:val="00A734D5"/>
    <w:rsid w:val="00A73DAE"/>
    <w:rsid w:val="00A743A8"/>
    <w:rsid w:val="00A7778C"/>
    <w:rsid w:val="00A80748"/>
    <w:rsid w:val="00A85B6B"/>
    <w:rsid w:val="00A9659F"/>
    <w:rsid w:val="00A97DC3"/>
    <w:rsid w:val="00AA1837"/>
    <w:rsid w:val="00AA53D0"/>
    <w:rsid w:val="00AA600A"/>
    <w:rsid w:val="00AA6433"/>
    <w:rsid w:val="00AA7209"/>
    <w:rsid w:val="00AA7E53"/>
    <w:rsid w:val="00AB416B"/>
    <w:rsid w:val="00AB5F3D"/>
    <w:rsid w:val="00AB7296"/>
    <w:rsid w:val="00AB741B"/>
    <w:rsid w:val="00AC06BA"/>
    <w:rsid w:val="00AC370B"/>
    <w:rsid w:val="00AC382B"/>
    <w:rsid w:val="00AC444D"/>
    <w:rsid w:val="00AC70FE"/>
    <w:rsid w:val="00AC76F7"/>
    <w:rsid w:val="00AD0969"/>
    <w:rsid w:val="00AD0E81"/>
    <w:rsid w:val="00AD463F"/>
    <w:rsid w:val="00AD5272"/>
    <w:rsid w:val="00AD6691"/>
    <w:rsid w:val="00AD75DF"/>
    <w:rsid w:val="00AD7720"/>
    <w:rsid w:val="00AE10D1"/>
    <w:rsid w:val="00AE18AF"/>
    <w:rsid w:val="00AE24D3"/>
    <w:rsid w:val="00AE4754"/>
    <w:rsid w:val="00AF1A66"/>
    <w:rsid w:val="00AF37B0"/>
    <w:rsid w:val="00AF51D6"/>
    <w:rsid w:val="00AF6C23"/>
    <w:rsid w:val="00AF744A"/>
    <w:rsid w:val="00B00DAD"/>
    <w:rsid w:val="00B00EE4"/>
    <w:rsid w:val="00B05729"/>
    <w:rsid w:val="00B05E5D"/>
    <w:rsid w:val="00B07E3E"/>
    <w:rsid w:val="00B102AD"/>
    <w:rsid w:val="00B10A5D"/>
    <w:rsid w:val="00B11081"/>
    <w:rsid w:val="00B11D03"/>
    <w:rsid w:val="00B12FF5"/>
    <w:rsid w:val="00B133F2"/>
    <w:rsid w:val="00B16248"/>
    <w:rsid w:val="00B16255"/>
    <w:rsid w:val="00B2013D"/>
    <w:rsid w:val="00B20148"/>
    <w:rsid w:val="00B20410"/>
    <w:rsid w:val="00B20411"/>
    <w:rsid w:val="00B204D2"/>
    <w:rsid w:val="00B2067B"/>
    <w:rsid w:val="00B219D2"/>
    <w:rsid w:val="00B250ED"/>
    <w:rsid w:val="00B25744"/>
    <w:rsid w:val="00B25936"/>
    <w:rsid w:val="00B262A3"/>
    <w:rsid w:val="00B304B8"/>
    <w:rsid w:val="00B308A1"/>
    <w:rsid w:val="00B3519A"/>
    <w:rsid w:val="00B35329"/>
    <w:rsid w:val="00B357C6"/>
    <w:rsid w:val="00B35D5F"/>
    <w:rsid w:val="00B35D6D"/>
    <w:rsid w:val="00B3731F"/>
    <w:rsid w:val="00B407F6"/>
    <w:rsid w:val="00B46400"/>
    <w:rsid w:val="00B46B7C"/>
    <w:rsid w:val="00B46C0F"/>
    <w:rsid w:val="00B472E0"/>
    <w:rsid w:val="00B50CFB"/>
    <w:rsid w:val="00B520DF"/>
    <w:rsid w:val="00B53315"/>
    <w:rsid w:val="00B54C06"/>
    <w:rsid w:val="00B574B1"/>
    <w:rsid w:val="00B61AE2"/>
    <w:rsid w:val="00B62052"/>
    <w:rsid w:val="00B66349"/>
    <w:rsid w:val="00B66D13"/>
    <w:rsid w:val="00B67878"/>
    <w:rsid w:val="00B701FE"/>
    <w:rsid w:val="00B72E27"/>
    <w:rsid w:val="00B730C4"/>
    <w:rsid w:val="00B734C5"/>
    <w:rsid w:val="00B75024"/>
    <w:rsid w:val="00B7560F"/>
    <w:rsid w:val="00B76D83"/>
    <w:rsid w:val="00B8197D"/>
    <w:rsid w:val="00B834A3"/>
    <w:rsid w:val="00B834FD"/>
    <w:rsid w:val="00B8518B"/>
    <w:rsid w:val="00B8522E"/>
    <w:rsid w:val="00B86B29"/>
    <w:rsid w:val="00B86D72"/>
    <w:rsid w:val="00B91DF1"/>
    <w:rsid w:val="00B925F2"/>
    <w:rsid w:val="00B9533E"/>
    <w:rsid w:val="00B969F0"/>
    <w:rsid w:val="00BA1BE5"/>
    <w:rsid w:val="00BA1DB7"/>
    <w:rsid w:val="00BA21AB"/>
    <w:rsid w:val="00BA4E2E"/>
    <w:rsid w:val="00BA57A1"/>
    <w:rsid w:val="00BA6F7D"/>
    <w:rsid w:val="00BB03C8"/>
    <w:rsid w:val="00BB0771"/>
    <w:rsid w:val="00BB1ACE"/>
    <w:rsid w:val="00BB2775"/>
    <w:rsid w:val="00BB2D61"/>
    <w:rsid w:val="00BB3D34"/>
    <w:rsid w:val="00BB4FAA"/>
    <w:rsid w:val="00BB5D54"/>
    <w:rsid w:val="00BB5FD5"/>
    <w:rsid w:val="00BB6245"/>
    <w:rsid w:val="00BC5810"/>
    <w:rsid w:val="00BC6A59"/>
    <w:rsid w:val="00BC6A7B"/>
    <w:rsid w:val="00BD130C"/>
    <w:rsid w:val="00BD2850"/>
    <w:rsid w:val="00BD3E3F"/>
    <w:rsid w:val="00BD456E"/>
    <w:rsid w:val="00BD60F2"/>
    <w:rsid w:val="00BE5E19"/>
    <w:rsid w:val="00BE60BC"/>
    <w:rsid w:val="00BE6CA0"/>
    <w:rsid w:val="00BE7632"/>
    <w:rsid w:val="00BF0DB8"/>
    <w:rsid w:val="00BF25BE"/>
    <w:rsid w:val="00BF2861"/>
    <w:rsid w:val="00BF45D0"/>
    <w:rsid w:val="00BF517A"/>
    <w:rsid w:val="00BF6192"/>
    <w:rsid w:val="00BF74C8"/>
    <w:rsid w:val="00C06329"/>
    <w:rsid w:val="00C06B44"/>
    <w:rsid w:val="00C106CF"/>
    <w:rsid w:val="00C10791"/>
    <w:rsid w:val="00C11968"/>
    <w:rsid w:val="00C20792"/>
    <w:rsid w:val="00C21F0A"/>
    <w:rsid w:val="00C23594"/>
    <w:rsid w:val="00C309F2"/>
    <w:rsid w:val="00C328AF"/>
    <w:rsid w:val="00C36056"/>
    <w:rsid w:val="00C40508"/>
    <w:rsid w:val="00C428F4"/>
    <w:rsid w:val="00C431F6"/>
    <w:rsid w:val="00C43D53"/>
    <w:rsid w:val="00C44EA1"/>
    <w:rsid w:val="00C45312"/>
    <w:rsid w:val="00C45558"/>
    <w:rsid w:val="00C5427A"/>
    <w:rsid w:val="00C54BAE"/>
    <w:rsid w:val="00C5588A"/>
    <w:rsid w:val="00C61322"/>
    <w:rsid w:val="00C61796"/>
    <w:rsid w:val="00C62A2D"/>
    <w:rsid w:val="00C652AF"/>
    <w:rsid w:val="00C65B49"/>
    <w:rsid w:val="00C65BA8"/>
    <w:rsid w:val="00C66F0F"/>
    <w:rsid w:val="00C6758B"/>
    <w:rsid w:val="00C7145A"/>
    <w:rsid w:val="00C76CAD"/>
    <w:rsid w:val="00C77312"/>
    <w:rsid w:val="00C77CF1"/>
    <w:rsid w:val="00C77FD2"/>
    <w:rsid w:val="00C80810"/>
    <w:rsid w:val="00C838DE"/>
    <w:rsid w:val="00C8442A"/>
    <w:rsid w:val="00C85314"/>
    <w:rsid w:val="00C8574E"/>
    <w:rsid w:val="00C865DD"/>
    <w:rsid w:val="00C908FD"/>
    <w:rsid w:val="00C95B1D"/>
    <w:rsid w:val="00C9669A"/>
    <w:rsid w:val="00CA1E5E"/>
    <w:rsid w:val="00CA276B"/>
    <w:rsid w:val="00CA2B41"/>
    <w:rsid w:val="00CA638B"/>
    <w:rsid w:val="00CA6DA3"/>
    <w:rsid w:val="00CA7485"/>
    <w:rsid w:val="00CA763C"/>
    <w:rsid w:val="00CB2598"/>
    <w:rsid w:val="00CB5C74"/>
    <w:rsid w:val="00CB5D44"/>
    <w:rsid w:val="00CB67CA"/>
    <w:rsid w:val="00CB6FC1"/>
    <w:rsid w:val="00CC2630"/>
    <w:rsid w:val="00CC5CC1"/>
    <w:rsid w:val="00CC5CEF"/>
    <w:rsid w:val="00CC5EF2"/>
    <w:rsid w:val="00CC755D"/>
    <w:rsid w:val="00CD2259"/>
    <w:rsid w:val="00CD2906"/>
    <w:rsid w:val="00CD2E40"/>
    <w:rsid w:val="00CD4C02"/>
    <w:rsid w:val="00CD6445"/>
    <w:rsid w:val="00CD79AD"/>
    <w:rsid w:val="00CD7DBC"/>
    <w:rsid w:val="00CE1B4E"/>
    <w:rsid w:val="00CE26AD"/>
    <w:rsid w:val="00CE36F4"/>
    <w:rsid w:val="00CE47BA"/>
    <w:rsid w:val="00CE4A38"/>
    <w:rsid w:val="00CE67A9"/>
    <w:rsid w:val="00CE743F"/>
    <w:rsid w:val="00CF1D88"/>
    <w:rsid w:val="00CF3BB5"/>
    <w:rsid w:val="00CF5918"/>
    <w:rsid w:val="00CF59D2"/>
    <w:rsid w:val="00D012DC"/>
    <w:rsid w:val="00D022B7"/>
    <w:rsid w:val="00D030DD"/>
    <w:rsid w:val="00D03110"/>
    <w:rsid w:val="00D03658"/>
    <w:rsid w:val="00D05D1F"/>
    <w:rsid w:val="00D05D92"/>
    <w:rsid w:val="00D075A1"/>
    <w:rsid w:val="00D11626"/>
    <w:rsid w:val="00D14F59"/>
    <w:rsid w:val="00D22BC8"/>
    <w:rsid w:val="00D237CC"/>
    <w:rsid w:val="00D23FF2"/>
    <w:rsid w:val="00D241E8"/>
    <w:rsid w:val="00D244F4"/>
    <w:rsid w:val="00D2551D"/>
    <w:rsid w:val="00D255BC"/>
    <w:rsid w:val="00D257DF"/>
    <w:rsid w:val="00D30571"/>
    <w:rsid w:val="00D3074D"/>
    <w:rsid w:val="00D3077D"/>
    <w:rsid w:val="00D30E00"/>
    <w:rsid w:val="00D3643A"/>
    <w:rsid w:val="00D36633"/>
    <w:rsid w:val="00D429D4"/>
    <w:rsid w:val="00D432CD"/>
    <w:rsid w:val="00D43919"/>
    <w:rsid w:val="00D44EC2"/>
    <w:rsid w:val="00D457EB"/>
    <w:rsid w:val="00D47308"/>
    <w:rsid w:val="00D51918"/>
    <w:rsid w:val="00D54445"/>
    <w:rsid w:val="00D562FC"/>
    <w:rsid w:val="00D57501"/>
    <w:rsid w:val="00D57A9E"/>
    <w:rsid w:val="00D60159"/>
    <w:rsid w:val="00D609AE"/>
    <w:rsid w:val="00D6119E"/>
    <w:rsid w:val="00D620F7"/>
    <w:rsid w:val="00D638AA"/>
    <w:rsid w:val="00D63C49"/>
    <w:rsid w:val="00D63D8E"/>
    <w:rsid w:val="00D64EE3"/>
    <w:rsid w:val="00D675A6"/>
    <w:rsid w:val="00D712B5"/>
    <w:rsid w:val="00D7209C"/>
    <w:rsid w:val="00D76887"/>
    <w:rsid w:val="00D82911"/>
    <w:rsid w:val="00D83466"/>
    <w:rsid w:val="00D905EE"/>
    <w:rsid w:val="00D907C4"/>
    <w:rsid w:val="00D90B5B"/>
    <w:rsid w:val="00D90DD1"/>
    <w:rsid w:val="00D92235"/>
    <w:rsid w:val="00D9478C"/>
    <w:rsid w:val="00D96A58"/>
    <w:rsid w:val="00DA36A1"/>
    <w:rsid w:val="00DA4AF7"/>
    <w:rsid w:val="00DA4FE2"/>
    <w:rsid w:val="00DA756D"/>
    <w:rsid w:val="00DA7B9A"/>
    <w:rsid w:val="00DB1698"/>
    <w:rsid w:val="00DB3EAC"/>
    <w:rsid w:val="00DB5900"/>
    <w:rsid w:val="00DB69FD"/>
    <w:rsid w:val="00DB6A2B"/>
    <w:rsid w:val="00DB6DF7"/>
    <w:rsid w:val="00DC229D"/>
    <w:rsid w:val="00DC2DEB"/>
    <w:rsid w:val="00DC3077"/>
    <w:rsid w:val="00DC5A08"/>
    <w:rsid w:val="00DE088B"/>
    <w:rsid w:val="00DE19B1"/>
    <w:rsid w:val="00DE1A5B"/>
    <w:rsid w:val="00DE364F"/>
    <w:rsid w:val="00DE3EA7"/>
    <w:rsid w:val="00DE45D9"/>
    <w:rsid w:val="00DE538E"/>
    <w:rsid w:val="00DE77F5"/>
    <w:rsid w:val="00DF12CE"/>
    <w:rsid w:val="00DF1C2F"/>
    <w:rsid w:val="00DF258E"/>
    <w:rsid w:val="00DF5777"/>
    <w:rsid w:val="00DF5C40"/>
    <w:rsid w:val="00DF697F"/>
    <w:rsid w:val="00E017E8"/>
    <w:rsid w:val="00E02750"/>
    <w:rsid w:val="00E03D65"/>
    <w:rsid w:val="00E0665B"/>
    <w:rsid w:val="00E07DB7"/>
    <w:rsid w:val="00E1533A"/>
    <w:rsid w:val="00E2084A"/>
    <w:rsid w:val="00E2474B"/>
    <w:rsid w:val="00E2544D"/>
    <w:rsid w:val="00E26D0C"/>
    <w:rsid w:val="00E30398"/>
    <w:rsid w:val="00E32B04"/>
    <w:rsid w:val="00E34040"/>
    <w:rsid w:val="00E340E1"/>
    <w:rsid w:val="00E34921"/>
    <w:rsid w:val="00E34A6F"/>
    <w:rsid w:val="00E4292F"/>
    <w:rsid w:val="00E437ED"/>
    <w:rsid w:val="00E4642D"/>
    <w:rsid w:val="00E501DA"/>
    <w:rsid w:val="00E53ACA"/>
    <w:rsid w:val="00E5569D"/>
    <w:rsid w:val="00E57DEF"/>
    <w:rsid w:val="00E60B41"/>
    <w:rsid w:val="00E61766"/>
    <w:rsid w:val="00E733C9"/>
    <w:rsid w:val="00E73A85"/>
    <w:rsid w:val="00E73CE4"/>
    <w:rsid w:val="00E752CC"/>
    <w:rsid w:val="00E77C45"/>
    <w:rsid w:val="00E823F3"/>
    <w:rsid w:val="00E82526"/>
    <w:rsid w:val="00E82ECB"/>
    <w:rsid w:val="00E83135"/>
    <w:rsid w:val="00E836D3"/>
    <w:rsid w:val="00E837CF"/>
    <w:rsid w:val="00E848BF"/>
    <w:rsid w:val="00E85CB7"/>
    <w:rsid w:val="00E85F54"/>
    <w:rsid w:val="00E93602"/>
    <w:rsid w:val="00E9364E"/>
    <w:rsid w:val="00E966A4"/>
    <w:rsid w:val="00EA0635"/>
    <w:rsid w:val="00EA090F"/>
    <w:rsid w:val="00EA120B"/>
    <w:rsid w:val="00EA25B3"/>
    <w:rsid w:val="00EA44D2"/>
    <w:rsid w:val="00EA71DD"/>
    <w:rsid w:val="00EB13A1"/>
    <w:rsid w:val="00EB34B0"/>
    <w:rsid w:val="00EB52F4"/>
    <w:rsid w:val="00EB54A5"/>
    <w:rsid w:val="00EB681E"/>
    <w:rsid w:val="00EC0355"/>
    <w:rsid w:val="00EC0718"/>
    <w:rsid w:val="00EC4615"/>
    <w:rsid w:val="00EC4FC7"/>
    <w:rsid w:val="00ED0760"/>
    <w:rsid w:val="00ED1974"/>
    <w:rsid w:val="00ED3B9E"/>
    <w:rsid w:val="00ED4023"/>
    <w:rsid w:val="00ED4247"/>
    <w:rsid w:val="00ED4284"/>
    <w:rsid w:val="00EE0628"/>
    <w:rsid w:val="00EE0CD5"/>
    <w:rsid w:val="00EE1586"/>
    <w:rsid w:val="00EE2649"/>
    <w:rsid w:val="00EE2F68"/>
    <w:rsid w:val="00EE41CD"/>
    <w:rsid w:val="00EE7B5E"/>
    <w:rsid w:val="00EF074E"/>
    <w:rsid w:val="00EF1269"/>
    <w:rsid w:val="00EF3637"/>
    <w:rsid w:val="00EF481F"/>
    <w:rsid w:val="00EF62A7"/>
    <w:rsid w:val="00EF6904"/>
    <w:rsid w:val="00F00B7A"/>
    <w:rsid w:val="00F06486"/>
    <w:rsid w:val="00F066EF"/>
    <w:rsid w:val="00F1034C"/>
    <w:rsid w:val="00F12027"/>
    <w:rsid w:val="00F14274"/>
    <w:rsid w:val="00F147C4"/>
    <w:rsid w:val="00F14A5E"/>
    <w:rsid w:val="00F15A84"/>
    <w:rsid w:val="00F163A0"/>
    <w:rsid w:val="00F16E87"/>
    <w:rsid w:val="00F20A91"/>
    <w:rsid w:val="00F20B85"/>
    <w:rsid w:val="00F20E33"/>
    <w:rsid w:val="00F21E99"/>
    <w:rsid w:val="00F22356"/>
    <w:rsid w:val="00F26BB3"/>
    <w:rsid w:val="00F2774C"/>
    <w:rsid w:val="00F31F55"/>
    <w:rsid w:val="00F35007"/>
    <w:rsid w:val="00F35357"/>
    <w:rsid w:val="00F36537"/>
    <w:rsid w:val="00F36661"/>
    <w:rsid w:val="00F36A4D"/>
    <w:rsid w:val="00F4278E"/>
    <w:rsid w:val="00F42BC5"/>
    <w:rsid w:val="00F45819"/>
    <w:rsid w:val="00F45BE3"/>
    <w:rsid w:val="00F4792A"/>
    <w:rsid w:val="00F51567"/>
    <w:rsid w:val="00F53BF9"/>
    <w:rsid w:val="00F54A07"/>
    <w:rsid w:val="00F5553B"/>
    <w:rsid w:val="00F60BFA"/>
    <w:rsid w:val="00F61298"/>
    <w:rsid w:val="00F663FE"/>
    <w:rsid w:val="00F6795F"/>
    <w:rsid w:val="00F70751"/>
    <w:rsid w:val="00F716FC"/>
    <w:rsid w:val="00F7377F"/>
    <w:rsid w:val="00F7767D"/>
    <w:rsid w:val="00F80110"/>
    <w:rsid w:val="00F801B7"/>
    <w:rsid w:val="00F813C8"/>
    <w:rsid w:val="00F81413"/>
    <w:rsid w:val="00F8410D"/>
    <w:rsid w:val="00F85D37"/>
    <w:rsid w:val="00F869C7"/>
    <w:rsid w:val="00F86DA3"/>
    <w:rsid w:val="00F870E2"/>
    <w:rsid w:val="00F90065"/>
    <w:rsid w:val="00F92741"/>
    <w:rsid w:val="00F94CE5"/>
    <w:rsid w:val="00F97026"/>
    <w:rsid w:val="00F970AF"/>
    <w:rsid w:val="00FA4376"/>
    <w:rsid w:val="00FA5ACE"/>
    <w:rsid w:val="00FA5DA4"/>
    <w:rsid w:val="00FB2CCC"/>
    <w:rsid w:val="00FB5569"/>
    <w:rsid w:val="00FB5EFD"/>
    <w:rsid w:val="00FB7045"/>
    <w:rsid w:val="00FB707D"/>
    <w:rsid w:val="00FC02D9"/>
    <w:rsid w:val="00FC1F68"/>
    <w:rsid w:val="00FC4224"/>
    <w:rsid w:val="00FC4272"/>
    <w:rsid w:val="00FC52E2"/>
    <w:rsid w:val="00FC585D"/>
    <w:rsid w:val="00FC5B8D"/>
    <w:rsid w:val="00FC6812"/>
    <w:rsid w:val="00FD05A5"/>
    <w:rsid w:val="00FD21C5"/>
    <w:rsid w:val="00FD5073"/>
    <w:rsid w:val="00FD64A4"/>
    <w:rsid w:val="00FD7288"/>
    <w:rsid w:val="00FE3020"/>
    <w:rsid w:val="00FE3ABA"/>
    <w:rsid w:val="00FE492D"/>
    <w:rsid w:val="00FE556D"/>
    <w:rsid w:val="00FE60E2"/>
    <w:rsid w:val="00FE65D0"/>
    <w:rsid w:val="00FE77BA"/>
    <w:rsid w:val="00FF64B7"/>
    <w:rsid w:val="00FF677E"/>
    <w:rsid w:val="00FF6989"/>
    <w:rsid w:val="00FF6FF8"/>
  </w:rsids>
  <m:mathPr>
    <m:mathFont m:val="Cambria Math"/>
    <m:brkBin m:val="before"/>
    <m:brkBinSub m:val="--"/>
    <m:smallFrac m:val="0"/>
    <m:dispDef/>
    <m:lMargin m:val="0"/>
    <m:rMargin m:val="0"/>
    <m:defJc m:val="centerGroup"/>
    <m:wrapIndent m:val="1440"/>
    <m:intLim m:val="subSup"/>
    <m:naryLim m:val="undOvr"/>
  </m:mathPr>
  <w:themeFontLang w:val="it-IT"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style="mso-position-vertical-relative:line" fill="f" fillcolor="white">
      <v:fill color="white" on="f"/>
    </o:shapedefaults>
    <o:shapelayout v:ext="edit">
      <o:idmap v:ext="edit" data="2"/>
    </o:shapelayout>
  </w:shapeDefaults>
  <w:decimalSymbol w:val=","/>
  <w:listSeparator w:val=";"/>
  <w14:docId w14:val="32EA130D"/>
  <w15:docId w15:val="{C507A7DF-B577-4223-A5BB-68D6D36EF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13" w:qFormat="1"/>
    <w:lsdException w:name="heading 8" w:uiPriority="14" w:qFormat="1"/>
    <w:lsdException w:name="heading 9" w:uiPriority="15" w:qFormat="1"/>
    <w:lsdException w:name="index 1"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Title" w:uiPriority="10" w:qFormat="1"/>
    <w:lsdException w:name="Subtitle" w:uiPriority="11" w:qFormat="1"/>
    <w:lsdException w:name="Hyperlink" w:uiPriority="99"/>
    <w:lsdException w:name="Strong" w:uiPriority="20" w:qFormat="1"/>
    <w:lsdException w:name="Emphasis" w:uiPriority="20" w:qFormat="1"/>
    <w:lsdException w:name="Normal (Web)" w:uiPriority="99"/>
    <w:lsdException w:name="HTML Code" w:uiPriority="99"/>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5"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1" w:qFormat="1"/>
    <w:lsdException w:name="Intense Quote" w:uiPriority="22"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7" w:qFormat="1"/>
    <w:lsdException w:name="Intense Emphasis" w:uiPriority="19" w:qFormat="1"/>
    <w:lsdException w:name="Subtle Reference" w:uiPriority="23" w:qFormat="1"/>
    <w:lsdException w:name="Intense Reference" w:uiPriority="24" w:qFormat="1"/>
    <w:lsdException w:name="Book Title" w:uiPriority="25"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e">
    <w:name w:val="Normal"/>
    <w:qFormat/>
    <w:rsid w:val="00F90065"/>
    <w:pPr>
      <w:spacing w:before="120" w:after="120" w:line="360" w:lineRule="auto"/>
      <w:jc w:val="both"/>
    </w:pPr>
    <w:rPr>
      <w:rFonts w:ascii="Lucida Sans Unicode" w:hAnsi="Lucida Sans Unicode" w:cs="Lucida Sans Unicode"/>
      <w:spacing w:val="12"/>
      <w:sz w:val="22"/>
      <w:szCs w:val="22"/>
      <w:lang w:eastAsia="en-US"/>
    </w:rPr>
  </w:style>
  <w:style w:type="paragraph" w:styleId="Titolo1">
    <w:name w:val="heading 1"/>
    <w:basedOn w:val="Normale"/>
    <w:next w:val="Normale"/>
    <w:link w:val="Titolo1Carattere"/>
    <w:uiPriority w:val="9"/>
    <w:qFormat/>
    <w:rsid w:val="007A3B69"/>
    <w:pPr>
      <w:pageBreakBefore/>
      <w:pBdr>
        <w:bottom w:val="single" w:sz="36" w:space="3" w:color="808080"/>
      </w:pBdr>
      <w:spacing w:before="240" w:after="240"/>
      <w:jc w:val="center"/>
      <w:outlineLvl w:val="0"/>
    </w:pPr>
    <w:rPr>
      <w:rFonts w:eastAsia="Palatino Linotype" w:cs="Arial"/>
      <w:b/>
      <w:smallCaps/>
      <w:color w:val="000000" w:themeColor="text1"/>
      <w:spacing w:val="0"/>
      <w:sz w:val="72"/>
      <w:szCs w:val="72"/>
    </w:rPr>
  </w:style>
  <w:style w:type="paragraph" w:styleId="Titolo2">
    <w:name w:val="heading 2"/>
    <w:basedOn w:val="Normale"/>
    <w:next w:val="Normale"/>
    <w:link w:val="Titolo2Carattere"/>
    <w:uiPriority w:val="9"/>
    <w:qFormat/>
    <w:rsid w:val="00B75024"/>
    <w:pPr>
      <w:keepNext/>
      <w:numPr>
        <w:ilvl w:val="1"/>
        <w:numId w:val="1"/>
      </w:numPr>
      <w:spacing w:before="360"/>
      <w:jc w:val="left"/>
      <w:outlineLvl w:val="1"/>
    </w:pPr>
    <w:rPr>
      <w:rFonts w:cs="Arial"/>
      <w:b/>
      <w:spacing w:val="0"/>
      <w:sz w:val="32"/>
      <w:szCs w:val="32"/>
    </w:rPr>
  </w:style>
  <w:style w:type="paragraph" w:styleId="Titolo3">
    <w:name w:val="heading 3"/>
    <w:basedOn w:val="Normale"/>
    <w:next w:val="Normale"/>
    <w:link w:val="Titolo3Carattere"/>
    <w:uiPriority w:val="9"/>
    <w:qFormat/>
    <w:rsid w:val="00B75024"/>
    <w:pPr>
      <w:keepNext/>
      <w:numPr>
        <w:ilvl w:val="2"/>
        <w:numId w:val="1"/>
      </w:numPr>
      <w:spacing w:before="360"/>
      <w:ind w:right="544"/>
      <w:contextualSpacing/>
      <w:jc w:val="left"/>
      <w:outlineLvl w:val="2"/>
    </w:pPr>
    <w:rPr>
      <w:rFonts w:cs="Arial"/>
      <w:b/>
      <w:spacing w:val="0"/>
      <w:sz w:val="28"/>
      <w:szCs w:val="28"/>
    </w:rPr>
  </w:style>
  <w:style w:type="paragraph" w:styleId="Titolo4">
    <w:name w:val="heading 4"/>
    <w:basedOn w:val="Normale"/>
    <w:next w:val="Normale"/>
    <w:link w:val="Titolo4Carattere"/>
    <w:uiPriority w:val="9"/>
    <w:qFormat/>
    <w:rsid w:val="00E9364E"/>
    <w:pPr>
      <w:keepNext/>
      <w:numPr>
        <w:ilvl w:val="3"/>
        <w:numId w:val="1"/>
      </w:numPr>
      <w:spacing w:before="360"/>
      <w:jc w:val="left"/>
      <w:outlineLvl w:val="3"/>
    </w:pPr>
    <w:rPr>
      <w:b/>
      <w:spacing w:val="0"/>
      <w:sz w:val="32"/>
    </w:rPr>
  </w:style>
  <w:style w:type="paragraph" w:styleId="Titolo5">
    <w:name w:val="heading 5"/>
    <w:basedOn w:val="Normale"/>
    <w:next w:val="Normale"/>
    <w:link w:val="Titolo5Carattere"/>
    <w:uiPriority w:val="9"/>
    <w:qFormat/>
    <w:rsid w:val="00E9364E"/>
    <w:pPr>
      <w:keepNext/>
      <w:numPr>
        <w:ilvl w:val="4"/>
        <w:numId w:val="1"/>
      </w:numPr>
      <w:spacing w:before="360"/>
      <w:jc w:val="left"/>
      <w:outlineLvl w:val="4"/>
    </w:pPr>
    <w:rPr>
      <w:b/>
      <w:bCs/>
      <w:spacing w:val="0"/>
      <w:sz w:val="24"/>
    </w:rPr>
  </w:style>
  <w:style w:type="paragraph" w:styleId="Titolo6">
    <w:name w:val="heading 6"/>
    <w:basedOn w:val="Normale"/>
    <w:next w:val="Normale"/>
    <w:link w:val="Titolo6Carattere"/>
    <w:uiPriority w:val="9"/>
    <w:qFormat/>
    <w:rsid w:val="00E9364E"/>
    <w:pPr>
      <w:numPr>
        <w:ilvl w:val="5"/>
        <w:numId w:val="1"/>
      </w:numPr>
      <w:spacing w:before="240" w:after="240"/>
      <w:outlineLvl w:val="5"/>
    </w:pPr>
    <w:rPr>
      <w:b/>
      <w:bCs/>
      <w:iCs/>
      <w:sz w:val="24"/>
    </w:rPr>
  </w:style>
  <w:style w:type="paragraph" w:styleId="Titolo7">
    <w:name w:val="heading 7"/>
    <w:basedOn w:val="Normale"/>
    <w:next w:val="Normale"/>
    <w:link w:val="Titolo7Carattere"/>
    <w:uiPriority w:val="13"/>
    <w:qFormat/>
    <w:pPr>
      <w:numPr>
        <w:ilvl w:val="6"/>
        <w:numId w:val="1"/>
      </w:numPr>
      <w:spacing w:before="240" w:after="60"/>
      <w:outlineLvl w:val="6"/>
    </w:pPr>
    <w:rPr>
      <w:color w:val="000080"/>
      <w:sz w:val="20"/>
    </w:rPr>
  </w:style>
  <w:style w:type="paragraph" w:styleId="Titolo8">
    <w:name w:val="heading 8"/>
    <w:basedOn w:val="Normale"/>
    <w:next w:val="Normale"/>
    <w:link w:val="Titolo8Carattere"/>
    <w:uiPriority w:val="14"/>
    <w:qFormat/>
    <w:pPr>
      <w:numPr>
        <w:ilvl w:val="7"/>
        <w:numId w:val="1"/>
      </w:numPr>
      <w:spacing w:before="240" w:after="60"/>
      <w:outlineLvl w:val="7"/>
    </w:pPr>
    <w:rPr>
      <w:i/>
      <w:color w:val="000080"/>
      <w:sz w:val="20"/>
    </w:rPr>
  </w:style>
  <w:style w:type="paragraph" w:styleId="Titolo9">
    <w:name w:val="heading 9"/>
    <w:basedOn w:val="Normale"/>
    <w:next w:val="Normale"/>
    <w:link w:val="Titolo9Carattere"/>
    <w:uiPriority w:val="15"/>
    <w:qFormat/>
    <w:pPr>
      <w:numPr>
        <w:ilvl w:val="8"/>
        <w:numId w:val="1"/>
      </w:numPr>
      <w:spacing w:before="240" w:after="60"/>
      <w:outlineLvl w:val="8"/>
    </w:pPr>
    <w:rPr>
      <w:b/>
      <w:i/>
      <w:color w:val="000080"/>
      <w:sz w:val="18"/>
      <w:szCs w:val="1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pPr>
      <w:tabs>
        <w:tab w:val="center" w:pos="4153"/>
        <w:tab w:val="right" w:pos="8306"/>
      </w:tabs>
    </w:pPr>
  </w:style>
  <w:style w:type="paragraph" w:styleId="Pidipagina">
    <w:name w:val="footer"/>
    <w:basedOn w:val="Normale"/>
    <w:link w:val="PidipaginaCarattere"/>
    <w:pPr>
      <w:pBdr>
        <w:top w:val="single" w:sz="6" w:space="1" w:color="auto"/>
      </w:pBdr>
      <w:tabs>
        <w:tab w:val="center" w:pos="4320"/>
        <w:tab w:val="right" w:pos="8280"/>
      </w:tabs>
      <w:spacing w:after="0"/>
    </w:pPr>
    <w:rPr>
      <w:sz w:val="18"/>
    </w:rPr>
  </w:style>
  <w:style w:type="character" w:styleId="Numeropagina">
    <w:name w:val="page number"/>
    <w:basedOn w:val="Carpredefinitoparagrafo"/>
  </w:style>
  <w:style w:type="paragraph" w:styleId="Didascalia">
    <w:name w:val="caption"/>
    <w:basedOn w:val="Normale"/>
    <w:next w:val="Normale"/>
    <w:qFormat/>
    <w:pPr>
      <w:spacing w:after="0"/>
      <w:jc w:val="left"/>
    </w:pPr>
    <w:rPr>
      <w:b/>
      <w:color w:val="003366"/>
      <w:sz w:val="18"/>
    </w:rPr>
  </w:style>
  <w:style w:type="paragraph" w:styleId="Sommario1">
    <w:name w:val="toc 1"/>
    <w:basedOn w:val="Normale"/>
    <w:next w:val="Normale"/>
    <w:autoRedefine/>
    <w:uiPriority w:val="39"/>
    <w:rsid w:val="00C838DE"/>
    <w:pPr>
      <w:tabs>
        <w:tab w:val="right" w:leader="dot" w:pos="7938"/>
      </w:tabs>
      <w:spacing w:before="240"/>
      <w:jc w:val="left"/>
    </w:pPr>
    <w:rPr>
      <w:b/>
      <w:smallCaps/>
      <w:sz w:val="24"/>
    </w:rPr>
  </w:style>
  <w:style w:type="paragraph" w:styleId="Sommario2">
    <w:name w:val="toc 2"/>
    <w:basedOn w:val="Normale"/>
    <w:next w:val="Normale"/>
    <w:autoRedefine/>
    <w:uiPriority w:val="39"/>
    <w:rsid w:val="00F81413"/>
    <w:pPr>
      <w:tabs>
        <w:tab w:val="left" w:leader="dot" w:pos="567"/>
        <w:tab w:val="right" w:leader="dot" w:pos="7938"/>
      </w:tabs>
      <w:spacing w:after="0"/>
      <w:ind w:left="567"/>
      <w:jc w:val="left"/>
    </w:pPr>
    <w:rPr>
      <w:smallCaps/>
    </w:rPr>
  </w:style>
  <w:style w:type="paragraph" w:styleId="Sommario3">
    <w:name w:val="toc 3"/>
    <w:basedOn w:val="Normale"/>
    <w:next w:val="Normale"/>
    <w:autoRedefine/>
    <w:uiPriority w:val="39"/>
    <w:rsid w:val="00F81413"/>
    <w:pPr>
      <w:tabs>
        <w:tab w:val="left" w:pos="1200"/>
        <w:tab w:val="left" w:pos="1920"/>
        <w:tab w:val="right" w:leader="dot" w:pos="7938"/>
      </w:tabs>
      <w:spacing w:after="0"/>
      <w:ind w:left="851"/>
      <w:jc w:val="left"/>
    </w:pPr>
    <w:rPr>
      <w:sz w:val="20"/>
    </w:rPr>
  </w:style>
  <w:style w:type="paragraph" w:styleId="Sommario4">
    <w:name w:val="toc 4"/>
    <w:basedOn w:val="Normale"/>
    <w:next w:val="Normale"/>
    <w:autoRedefine/>
    <w:uiPriority w:val="39"/>
    <w:rsid w:val="00C838DE"/>
    <w:pPr>
      <w:tabs>
        <w:tab w:val="left" w:pos="0"/>
        <w:tab w:val="left" w:pos="1134"/>
        <w:tab w:val="left" w:pos="1418"/>
        <w:tab w:val="right" w:leader="dot" w:pos="8640"/>
      </w:tabs>
      <w:spacing w:after="0"/>
      <w:ind w:left="1134"/>
      <w:jc w:val="left"/>
    </w:pPr>
  </w:style>
  <w:style w:type="paragraph" w:styleId="Sommario5">
    <w:name w:val="toc 5"/>
    <w:basedOn w:val="Normale"/>
    <w:next w:val="Normale"/>
    <w:autoRedefine/>
    <w:uiPriority w:val="39"/>
    <w:rsid w:val="00C838DE"/>
    <w:pPr>
      <w:tabs>
        <w:tab w:val="right" w:leader="dot" w:pos="8640"/>
      </w:tabs>
      <w:spacing w:after="0"/>
      <w:ind w:left="960"/>
      <w:jc w:val="left"/>
    </w:pPr>
    <w:rPr>
      <w:sz w:val="18"/>
    </w:rPr>
  </w:style>
  <w:style w:type="paragraph" w:styleId="Sommario6">
    <w:name w:val="toc 6"/>
    <w:basedOn w:val="Normale"/>
    <w:next w:val="Normale"/>
    <w:autoRedefine/>
    <w:uiPriority w:val="39"/>
    <w:pPr>
      <w:tabs>
        <w:tab w:val="right" w:leader="dot" w:pos="8640"/>
      </w:tabs>
      <w:spacing w:after="0"/>
      <w:ind w:left="1200"/>
    </w:pPr>
    <w:rPr>
      <w:sz w:val="18"/>
    </w:rPr>
  </w:style>
  <w:style w:type="paragraph" w:styleId="Sommario7">
    <w:name w:val="toc 7"/>
    <w:basedOn w:val="Normale"/>
    <w:next w:val="Normale"/>
    <w:autoRedefine/>
    <w:uiPriority w:val="39"/>
    <w:pPr>
      <w:tabs>
        <w:tab w:val="right" w:leader="dot" w:pos="8640"/>
      </w:tabs>
      <w:spacing w:after="0"/>
      <w:ind w:left="1440"/>
    </w:pPr>
    <w:rPr>
      <w:sz w:val="18"/>
    </w:rPr>
  </w:style>
  <w:style w:type="paragraph" w:styleId="Sommario8">
    <w:name w:val="toc 8"/>
    <w:basedOn w:val="Normale"/>
    <w:next w:val="Normale"/>
    <w:autoRedefine/>
    <w:uiPriority w:val="39"/>
    <w:pPr>
      <w:tabs>
        <w:tab w:val="right" w:leader="dot" w:pos="8640"/>
      </w:tabs>
      <w:spacing w:after="0"/>
      <w:ind w:left="1680"/>
    </w:pPr>
    <w:rPr>
      <w:sz w:val="18"/>
    </w:rPr>
  </w:style>
  <w:style w:type="paragraph" w:styleId="Sommario9">
    <w:name w:val="toc 9"/>
    <w:basedOn w:val="Normale"/>
    <w:next w:val="Normale"/>
    <w:autoRedefine/>
    <w:uiPriority w:val="39"/>
    <w:pPr>
      <w:tabs>
        <w:tab w:val="right" w:leader="dot" w:pos="8640"/>
      </w:tabs>
      <w:spacing w:after="0"/>
      <w:ind w:left="1920"/>
    </w:pPr>
    <w:rPr>
      <w:sz w:val="18"/>
    </w:rPr>
  </w:style>
  <w:style w:type="paragraph" w:customStyle="1" w:styleId="Title-Name">
    <w:name w:val="Title - Name"/>
    <w:basedOn w:val="Normale"/>
    <w:next w:val="Title-Filename"/>
    <w:pPr>
      <w:spacing w:before="480" w:after="720"/>
      <w:jc w:val="center"/>
    </w:pPr>
    <w:rPr>
      <w:b/>
      <w:smallCaps/>
      <w:sz w:val="28"/>
    </w:rPr>
  </w:style>
  <w:style w:type="paragraph" w:customStyle="1" w:styleId="Title-Filename">
    <w:name w:val="Title - Filename"/>
    <w:basedOn w:val="Normale"/>
    <w:next w:val="Normale"/>
    <w:pPr>
      <w:spacing w:before="480" w:after="720"/>
      <w:jc w:val="center"/>
    </w:pPr>
    <w:rPr>
      <w:b/>
      <w:sz w:val="28"/>
    </w:rPr>
  </w:style>
  <w:style w:type="paragraph" w:customStyle="1" w:styleId="Corpodeltesto">
    <w:name w:val="Corpo del testo"/>
    <w:basedOn w:val="Normale"/>
    <w:pPr>
      <w:spacing w:after="0"/>
    </w:pPr>
    <w:rPr>
      <w:rFonts w:ascii="Tahoma" w:hAnsi="Tahoma" w:cs="Tahoma"/>
      <w:spacing w:val="0"/>
      <w:sz w:val="28"/>
      <w:szCs w:val="24"/>
      <w:lang w:eastAsia="it-IT"/>
    </w:rPr>
  </w:style>
  <w:style w:type="paragraph" w:customStyle="1" w:styleId="TitoloDocumento">
    <w:name w:val="Titolo Documento"/>
    <w:basedOn w:val="Normale"/>
    <w:pPr>
      <w:spacing w:before="720" w:after="240"/>
      <w:jc w:val="center"/>
    </w:pPr>
    <w:rPr>
      <w:smallCaps/>
      <w:sz w:val="72"/>
    </w:rPr>
  </w:style>
  <w:style w:type="character" w:styleId="Enfasicorsivo">
    <w:name w:val="Emphasis"/>
    <w:basedOn w:val="Carpredefinitoparagrafo"/>
    <w:uiPriority w:val="20"/>
    <w:qFormat/>
    <w:rPr>
      <w:i/>
    </w:rPr>
  </w:style>
  <w:style w:type="character" w:styleId="Enfasigrassetto">
    <w:name w:val="Strong"/>
    <w:basedOn w:val="Carpredefinitoparagrafo"/>
    <w:uiPriority w:val="20"/>
    <w:qFormat/>
    <w:rPr>
      <w:b/>
      <w:spacing w:val="20"/>
    </w:rPr>
  </w:style>
  <w:style w:type="character" w:styleId="Collegamentoipertestuale">
    <w:name w:val="Hyperlink"/>
    <w:basedOn w:val="Carpredefinitoparagrafo"/>
    <w:uiPriority w:val="99"/>
    <w:rPr>
      <w:color w:val="0000FF"/>
      <w:u w:val="single"/>
    </w:rPr>
  </w:style>
  <w:style w:type="paragraph" w:customStyle="1" w:styleId="corpodeltesto0">
    <w:name w:val="corpo del testo"/>
    <w:basedOn w:val="Normale"/>
    <w:pPr>
      <w:ind w:firstLine="340"/>
    </w:pPr>
    <w:rPr>
      <w:szCs w:val="20"/>
    </w:rPr>
  </w:style>
  <w:style w:type="paragraph" w:styleId="Indice1">
    <w:name w:val="index 1"/>
    <w:basedOn w:val="Normale"/>
    <w:next w:val="Normale"/>
    <w:autoRedefine/>
    <w:uiPriority w:val="99"/>
    <w:semiHidden/>
    <w:pPr>
      <w:ind w:left="220" w:hanging="220"/>
    </w:pPr>
  </w:style>
  <w:style w:type="paragraph" w:customStyle="1" w:styleId="TestoDiagrammiChiaro">
    <w:name w:val="Testo Diagrammi (Chiaro)"/>
    <w:basedOn w:val="Normale"/>
    <w:pPr>
      <w:jc w:val="center"/>
    </w:pPr>
    <w:rPr>
      <w:rFonts w:ascii="Verdana" w:hAnsi="Verdana"/>
      <w:b/>
      <w:color w:val="FFFFFF"/>
      <w:spacing w:val="0"/>
      <w:sz w:val="20"/>
      <w:szCs w:val="20"/>
    </w:rPr>
  </w:style>
  <w:style w:type="paragraph" w:styleId="Indice2">
    <w:name w:val="index 2"/>
    <w:basedOn w:val="Normale"/>
    <w:next w:val="Normale"/>
    <w:autoRedefine/>
    <w:semiHidden/>
    <w:pPr>
      <w:ind w:left="440" w:hanging="220"/>
    </w:pPr>
  </w:style>
  <w:style w:type="paragraph" w:styleId="Indice3">
    <w:name w:val="index 3"/>
    <w:basedOn w:val="Normale"/>
    <w:next w:val="Normale"/>
    <w:autoRedefine/>
    <w:semiHidden/>
    <w:pPr>
      <w:ind w:left="660" w:hanging="220"/>
    </w:pPr>
  </w:style>
  <w:style w:type="paragraph" w:styleId="Indice4">
    <w:name w:val="index 4"/>
    <w:basedOn w:val="Normale"/>
    <w:next w:val="Normale"/>
    <w:autoRedefine/>
    <w:semiHidden/>
    <w:pPr>
      <w:ind w:left="880" w:hanging="220"/>
    </w:pPr>
  </w:style>
  <w:style w:type="paragraph" w:styleId="Indice5">
    <w:name w:val="index 5"/>
    <w:basedOn w:val="Normale"/>
    <w:next w:val="Normale"/>
    <w:autoRedefine/>
    <w:semiHidden/>
    <w:pPr>
      <w:ind w:left="1100" w:hanging="220"/>
    </w:pPr>
  </w:style>
  <w:style w:type="paragraph" w:styleId="Indice6">
    <w:name w:val="index 6"/>
    <w:basedOn w:val="Normale"/>
    <w:next w:val="Normale"/>
    <w:autoRedefine/>
    <w:semiHidden/>
    <w:pPr>
      <w:ind w:left="1320" w:hanging="220"/>
    </w:pPr>
  </w:style>
  <w:style w:type="paragraph" w:styleId="Indice7">
    <w:name w:val="index 7"/>
    <w:basedOn w:val="Normale"/>
    <w:next w:val="Normale"/>
    <w:autoRedefine/>
    <w:semiHidden/>
    <w:pPr>
      <w:ind w:left="1540" w:hanging="220"/>
    </w:pPr>
  </w:style>
  <w:style w:type="paragraph" w:styleId="Indice8">
    <w:name w:val="index 8"/>
    <w:basedOn w:val="Normale"/>
    <w:next w:val="Normale"/>
    <w:autoRedefine/>
    <w:semiHidden/>
    <w:pPr>
      <w:ind w:left="1760" w:hanging="220"/>
    </w:pPr>
  </w:style>
  <w:style w:type="paragraph" w:styleId="Indice9">
    <w:name w:val="index 9"/>
    <w:basedOn w:val="Normale"/>
    <w:next w:val="Normale"/>
    <w:autoRedefine/>
    <w:semiHidden/>
    <w:pPr>
      <w:ind w:left="1980" w:hanging="220"/>
    </w:pPr>
  </w:style>
  <w:style w:type="paragraph" w:styleId="Titoloindice">
    <w:name w:val="index heading"/>
    <w:basedOn w:val="Normale"/>
    <w:next w:val="Indice1"/>
    <w:semiHidden/>
  </w:style>
  <w:style w:type="paragraph" w:customStyle="1" w:styleId="TestoDiagrammiScuro">
    <w:name w:val="Testo Diagrammi (Scuro)"/>
    <w:basedOn w:val="TestoDiagrammiChiaro"/>
    <w:rPr>
      <w:color w:val="333399"/>
    </w:rPr>
  </w:style>
  <w:style w:type="paragraph" w:customStyle="1" w:styleId="TestodiagrammiScurissimo">
    <w:name w:val="Testo diagrammi (Scurissimo)"/>
    <w:basedOn w:val="TestoDiagrammiScuro"/>
    <w:rPr>
      <w:color w:val="003366"/>
    </w:rPr>
  </w:style>
  <w:style w:type="paragraph" w:customStyle="1" w:styleId="TestoDiagrammiScuroPiccolo">
    <w:name w:val="Testo Diagrammi (Scuro Piccolo)"/>
    <w:basedOn w:val="TestoDiagrammiScuro"/>
    <w:rPr>
      <w:sz w:val="16"/>
    </w:rPr>
  </w:style>
  <w:style w:type="character" w:styleId="Collegamentovisitato">
    <w:name w:val="FollowedHyperlink"/>
    <w:basedOn w:val="Carpredefinitoparagrafo"/>
    <w:rPr>
      <w:color w:val="800080"/>
      <w:u w:val="single"/>
    </w:rPr>
  </w:style>
  <w:style w:type="paragraph" w:styleId="Data">
    <w:name w:val="Date"/>
    <w:basedOn w:val="Normale"/>
    <w:next w:val="Normale"/>
  </w:style>
  <w:style w:type="paragraph" w:styleId="Firma">
    <w:name w:val="Signature"/>
    <w:basedOn w:val="Normale"/>
    <w:pPr>
      <w:ind w:left="4252"/>
    </w:pPr>
  </w:style>
  <w:style w:type="paragraph" w:styleId="Numeroelenco">
    <w:name w:val="List Number"/>
    <w:basedOn w:val="Normale"/>
    <w:pPr>
      <w:numPr>
        <w:numId w:val="2"/>
      </w:numPr>
    </w:pPr>
  </w:style>
  <w:style w:type="paragraph" w:styleId="Numeroelenco2">
    <w:name w:val="List Number 2"/>
    <w:basedOn w:val="Normale"/>
    <w:pPr>
      <w:numPr>
        <w:numId w:val="3"/>
      </w:numPr>
    </w:pPr>
  </w:style>
  <w:style w:type="paragraph" w:styleId="Numeroelenco3">
    <w:name w:val="List Number 3"/>
    <w:basedOn w:val="Normale"/>
    <w:pPr>
      <w:numPr>
        <w:numId w:val="4"/>
      </w:numPr>
    </w:pPr>
  </w:style>
  <w:style w:type="paragraph" w:styleId="Numeroelenco4">
    <w:name w:val="List Number 4"/>
    <w:basedOn w:val="Normale"/>
    <w:pPr>
      <w:numPr>
        <w:numId w:val="5"/>
      </w:numPr>
    </w:pPr>
  </w:style>
  <w:style w:type="paragraph" w:styleId="Numeroelenco5">
    <w:name w:val="List Number 5"/>
    <w:basedOn w:val="Normale"/>
    <w:pPr>
      <w:numPr>
        <w:numId w:val="6"/>
      </w:numPr>
    </w:pPr>
  </w:style>
  <w:style w:type="paragraph" w:styleId="Puntoelenco">
    <w:name w:val="List Bullet"/>
    <w:basedOn w:val="Normale"/>
    <w:autoRedefine/>
    <w:pPr>
      <w:numPr>
        <w:numId w:val="7"/>
      </w:numPr>
    </w:pPr>
  </w:style>
  <w:style w:type="paragraph" w:styleId="Puntoelenco2">
    <w:name w:val="List Bullet 2"/>
    <w:basedOn w:val="Normale"/>
    <w:autoRedefine/>
    <w:pPr>
      <w:numPr>
        <w:numId w:val="8"/>
      </w:numPr>
    </w:pPr>
  </w:style>
  <w:style w:type="paragraph" w:styleId="Puntoelenco3">
    <w:name w:val="List Bullet 3"/>
    <w:basedOn w:val="Normale"/>
    <w:autoRedefine/>
    <w:pPr>
      <w:numPr>
        <w:numId w:val="9"/>
      </w:numPr>
    </w:pPr>
  </w:style>
  <w:style w:type="paragraph" w:styleId="Puntoelenco4">
    <w:name w:val="List Bullet 4"/>
    <w:basedOn w:val="Normale"/>
    <w:autoRedefine/>
    <w:pPr>
      <w:numPr>
        <w:numId w:val="10"/>
      </w:numPr>
    </w:pPr>
  </w:style>
  <w:style w:type="paragraph" w:styleId="Puntoelenco5">
    <w:name w:val="List Bullet 5"/>
    <w:basedOn w:val="Normale"/>
    <w:autoRedefine/>
    <w:pPr>
      <w:numPr>
        <w:numId w:val="11"/>
      </w:numPr>
    </w:pPr>
  </w:style>
  <w:style w:type="paragraph" w:styleId="Sottotitolo">
    <w:name w:val="Subtitle"/>
    <w:basedOn w:val="Normale"/>
    <w:link w:val="SottotitoloCarattere"/>
    <w:uiPriority w:val="11"/>
    <w:qFormat/>
    <w:rsid w:val="008B15A0"/>
    <w:pPr>
      <w:spacing w:after="160"/>
      <w:jc w:val="center"/>
      <w:outlineLvl w:val="1"/>
    </w:pPr>
    <w:rPr>
      <w:rFonts w:eastAsia="Palatino Linotype" w:cs="Arial"/>
      <w:color w:val="000000" w:themeColor="text1"/>
      <w:sz w:val="52"/>
      <w:szCs w:val="44"/>
    </w:rPr>
  </w:style>
  <w:style w:type="paragraph" w:styleId="NormaleWeb">
    <w:name w:val="Normal (Web)"/>
    <w:basedOn w:val="Normale"/>
    <w:uiPriority w:val="99"/>
    <w:rsid w:val="00550848"/>
    <w:pPr>
      <w:spacing w:before="100" w:beforeAutospacing="1" w:after="100" w:afterAutospacing="1"/>
      <w:jc w:val="left"/>
    </w:pPr>
    <w:rPr>
      <w:rFonts w:ascii="Times New Roman" w:hAnsi="Times New Roman"/>
      <w:spacing w:val="0"/>
      <w:sz w:val="24"/>
      <w:szCs w:val="24"/>
      <w:lang w:eastAsia="it-IT"/>
    </w:rPr>
  </w:style>
  <w:style w:type="paragraph" w:customStyle="1" w:styleId="SottotitoloDocumento">
    <w:name w:val="Sottotitolo Documento"/>
    <w:basedOn w:val="TitoloDocumento"/>
    <w:next w:val="Testonormale"/>
    <w:link w:val="SottotitoloDocumentoCarattere"/>
    <w:rPr>
      <w:sz w:val="56"/>
    </w:rPr>
  </w:style>
  <w:style w:type="paragraph" w:styleId="Testonormale">
    <w:name w:val="Plain Text"/>
    <w:basedOn w:val="Normale"/>
    <w:link w:val="TestonormaleCarattere"/>
    <w:rPr>
      <w:rFonts w:ascii="Courier New" w:hAnsi="Courier New" w:cs="Courier New"/>
      <w:sz w:val="20"/>
      <w:szCs w:val="20"/>
    </w:rPr>
  </w:style>
  <w:style w:type="paragraph" w:styleId="Testofumetto">
    <w:name w:val="Balloon Text"/>
    <w:basedOn w:val="Normale"/>
    <w:link w:val="TestofumettoCarattere"/>
    <w:semiHidden/>
    <w:rsid w:val="0091746B"/>
    <w:rPr>
      <w:rFonts w:ascii="Tahoma" w:hAnsi="Tahoma" w:cs="Tahoma"/>
      <w:sz w:val="16"/>
      <w:szCs w:val="16"/>
    </w:rPr>
  </w:style>
  <w:style w:type="table" w:styleId="Grigliatabella">
    <w:name w:val="Table Grid"/>
    <w:basedOn w:val="Tabellanormale"/>
    <w:rsid w:val="00ED42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mall">
    <w:name w:val="small"/>
    <w:basedOn w:val="Carpredefinitoparagrafo"/>
    <w:rsid w:val="0013178D"/>
  </w:style>
  <w:style w:type="paragraph" w:customStyle="1" w:styleId="NormaleWeb11">
    <w:name w:val="Normale (Web)11"/>
    <w:basedOn w:val="Normale"/>
    <w:rsid w:val="00BB5D54"/>
    <w:pPr>
      <w:spacing w:after="0"/>
      <w:jc w:val="left"/>
    </w:pPr>
    <w:rPr>
      <w:rFonts w:ascii="Times New Roman" w:hAnsi="Times New Roman"/>
      <w:spacing w:val="0"/>
      <w:sz w:val="24"/>
      <w:szCs w:val="24"/>
      <w:lang w:eastAsia="it-IT"/>
    </w:rPr>
  </w:style>
  <w:style w:type="character" w:customStyle="1" w:styleId="pagetitle">
    <w:name w:val="pagetitle"/>
    <w:basedOn w:val="Carpredefinitoparagrafo"/>
    <w:rsid w:val="001A3D7A"/>
  </w:style>
  <w:style w:type="paragraph" w:styleId="PreformattatoHTML">
    <w:name w:val="HTML Preformatted"/>
    <w:basedOn w:val="Normale"/>
    <w:rsid w:val="00232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color w:val="000000"/>
      <w:spacing w:val="0"/>
      <w:sz w:val="20"/>
      <w:szCs w:val="20"/>
      <w:lang w:eastAsia="it-IT"/>
    </w:rPr>
  </w:style>
  <w:style w:type="paragraph" w:styleId="Mappadocumento">
    <w:name w:val="Document Map"/>
    <w:basedOn w:val="Normale"/>
    <w:semiHidden/>
    <w:rsid w:val="008F4C17"/>
    <w:pPr>
      <w:shd w:val="clear" w:color="auto" w:fill="000080"/>
    </w:pPr>
    <w:rPr>
      <w:rFonts w:ascii="Tahoma" w:hAnsi="Tahoma" w:cs="Tahoma"/>
      <w:sz w:val="20"/>
      <w:szCs w:val="20"/>
    </w:rPr>
  </w:style>
  <w:style w:type="paragraph" w:customStyle="1" w:styleId="StileNormaleWebDopo0pt">
    <w:name w:val="Stile Normale (Web) + Dopo:  0 pt"/>
    <w:basedOn w:val="NormaleWeb"/>
    <w:rsid w:val="00512917"/>
    <w:pPr>
      <w:spacing w:before="0" w:beforeAutospacing="0" w:after="120" w:afterAutospacing="0"/>
      <w:jc w:val="both"/>
    </w:pPr>
    <w:rPr>
      <w:rFonts w:ascii="Lucida Sans Unicode" w:hAnsi="Lucida Sans Unicode"/>
      <w:spacing w:val="12"/>
      <w:sz w:val="22"/>
      <w:szCs w:val="22"/>
    </w:rPr>
  </w:style>
  <w:style w:type="character" w:styleId="Rimandocommento">
    <w:name w:val="annotation reference"/>
    <w:basedOn w:val="Carpredefinitoparagrafo"/>
    <w:semiHidden/>
    <w:rsid w:val="00A41D8F"/>
    <w:rPr>
      <w:sz w:val="16"/>
      <w:szCs w:val="16"/>
    </w:rPr>
  </w:style>
  <w:style w:type="paragraph" w:styleId="Testocommento">
    <w:name w:val="annotation text"/>
    <w:basedOn w:val="Normale"/>
    <w:semiHidden/>
    <w:rsid w:val="00A41D8F"/>
    <w:rPr>
      <w:sz w:val="20"/>
      <w:szCs w:val="20"/>
    </w:rPr>
  </w:style>
  <w:style w:type="paragraph" w:styleId="Soggettocommento">
    <w:name w:val="annotation subject"/>
    <w:basedOn w:val="Testocommento"/>
    <w:next w:val="Testocommento"/>
    <w:semiHidden/>
    <w:rsid w:val="00A41D8F"/>
    <w:rPr>
      <w:b/>
      <w:bCs/>
    </w:rPr>
  </w:style>
  <w:style w:type="paragraph" w:customStyle="1" w:styleId="testo">
    <w:name w:val="testo"/>
    <w:basedOn w:val="Normale"/>
    <w:link w:val="testoCarattere"/>
    <w:rsid w:val="00305F5C"/>
    <w:pPr>
      <w:widowControl w:val="0"/>
      <w:suppressAutoHyphens/>
      <w:spacing w:after="0"/>
    </w:pPr>
    <w:rPr>
      <w:rFonts w:eastAsia="DejaVu Sans"/>
      <w:spacing w:val="0"/>
      <w:sz w:val="24"/>
      <w:szCs w:val="24"/>
    </w:rPr>
  </w:style>
  <w:style w:type="character" w:customStyle="1" w:styleId="testoCarattere">
    <w:name w:val="testo Carattere"/>
    <w:basedOn w:val="Carpredefinitoparagrafo"/>
    <w:link w:val="testo"/>
    <w:rsid w:val="00305F5C"/>
    <w:rPr>
      <w:rFonts w:ascii="Lucida Sans Unicode" w:eastAsia="DejaVu Sans" w:hAnsi="Lucida Sans Unicode"/>
      <w:sz w:val="24"/>
      <w:szCs w:val="24"/>
      <w:lang w:val="it-IT" w:bidi="ar-SA"/>
    </w:rPr>
  </w:style>
  <w:style w:type="character" w:customStyle="1" w:styleId="fieldpages">
    <w:name w:val="field_pages"/>
    <w:basedOn w:val="Carpredefinitoparagrafo"/>
    <w:rsid w:val="002161F8"/>
  </w:style>
  <w:style w:type="paragraph" w:customStyle="1" w:styleId="Stile1">
    <w:name w:val="Stile1"/>
    <w:basedOn w:val="Titolo1"/>
    <w:rsid w:val="00860CAF"/>
    <w:pPr>
      <w:pBdr>
        <w:bottom w:val="none" w:sz="0" w:space="0" w:color="auto"/>
      </w:pBdr>
      <w:spacing w:line="480" w:lineRule="auto"/>
      <w:jc w:val="both"/>
    </w:pPr>
    <w:rPr>
      <w:rFonts w:ascii="Verdana" w:hAnsi="Verdana"/>
    </w:rPr>
  </w:style>
  <w:style w:type="paragraph" w:customStyle="1" w:styleId="Stile2">
    <w:name w:val="Stile2"/>
    <w:basedOn w:val="Titolo1"/>
    <w:rsid w:val="00342F90"/>
    <w:pPr>
      <w:pBdr>
        <w:bottom w:val="none" w:sz="0" w:space="0" w:color="auto"/>
      </w:pBdr>
      <w:jc w:val="both"/>
    </w:pPr>
    <w:rPr>
      <w:rFonts w:ascii="Verdana" w:hAnsi="Verdana"/>
      <w:bCs/>
    </w:rPr>
  </w:style>
  <w:style w:type="paragraph" w:customStyle="1" w:styleId="Stilesenzaline">
    <w:name w:val="Stilesenzaline"/>
    <w:basedOn w:val="Titolo1"/>
    <w:rsid w:val="00342F90"/>
    <w:pPr>
      <w:pBdr>
        <w:bottom w:val="none" w:sz="0" w:space="0" w:color="auto"/>
      </w:pBdr>
      <w:jc w:val="both"/>
    </w:pPr>
    <w:rPr>
      <w:rFonts w:ascii="Verdana" w:hAnsi="Verdana"/>
      <w:bCs/>
    </w:rPr>
  </w:style>
  <w:style w:type="paragraph" w:styleId="Corpotesto">
    <w:name w:val="Body Text"/>
    <w:basedOn w:val="Normale"/>
    <w:link w:val="CorpotestoCarattere"/>
    <w:unhideWhenUsed/>
    <w:rsid w:val="007533E3"/>
    <w:pPr>
      <w:spacing w:after="0"/>
    </w:pPr>
    <w:rPr>
      <w:rFonts w:ascii="Tahoma" w:hAnsi="Tahoma" w:cs="Tahoma"/>
      <w:spacing w:val="0"/>
      <w:sz w:val="28"/>
      <w:szCs w:val="24"/>
      <w:lang w:eastAsia="it-IT"/>
    </w:rPr>
  </w:style>
  <w:style w:type="character" w:customStyle="1" w:styleId="CorpotestoCarattere">
    <w:name w:val="Corpo testo Carattere"/>
    <w:basedOn w:val="Carpredefinitoparagrafo"/>
    <w:link w:val="Corpotesto"/>
    <w:rsid w:val="007533E3"/>
    <w:rPr>
      <w:rFonts w:ascii="Tahoma" w:hAnsi="Tahoma" w:cs="Tahoma"/>
      <w:sz w:val="28"/>
      <w:szCs w:val="24"/>
    </w:rPr>
  </w:style>
  <w:style w:type="character" w:customStyle="1" w:styleId="TestonormaleCarattere">
    <w:name w:val="Testo normale Carattere"/>
    <w:basedOn w:val="Carpredefinitoparagrafo"/>
    <w:link w:val="Testonormale"/>
    <w:rsid w:val="007533E3"/>
    <w:rPr>
      <w:rFonts w:ascii="Courier New" w:hAnsi="Courier New" w:cs="Courier New"/>
      <w:spacing w:val="12"/>
      <w:lang w:eastAsia="en-US"/>
    </w:rPr>
  </w:style>
  <w:style w:type="character" w:customStyle="1" w:styleId="SottotitoloDocumentoCarattere">
    <w:name w:val="Sottotitolo Documento Carattere"/>
    <w:link w:val="SottotitoloDocumento"/>
    <w:locked/>
    <w:rsid w:val="007533E3"/>
    <w:rPr>
      <w:rFonts w:ascii="Arial" w:hAnsi="Arial"/>
      <w:smallCaps/>
      <w:spacing w:val="12"/>
      <w:sz w:val="56"/>
      <w:szCs w:val="22"/>
      <w:lang w:eastAsia="en-US"/>
    </w:rPr>
  </w:style>
  <w:style w:type="character" w:customStyle="1" w:styleId="titoloSerlabCarattere">
    <w:name w:val="titoloSerlab Carattere"/>
    <w:link w:val="titoloSerlab"/>
    <w:locked/>
    <w:rsid w:val="00174EF6"/>
    <w:rPr>
      <w:smallCaps/>
      <w:spacing w:val="12"/>
      <w:sz w:val="48"/>
      <w:szCs w:val="48"/>
      <w:lang w:eastAsia="en-US"/>
      <w14:shadow w14:blurRad="50800" w14:dist="38100" w14:dir="2700000" w14:sx="100000" w14:sy="100000" w14:kx="0" w14:ky="0" w14:algn="tl">
        <w14:srgbClr w14:val="000000">
          <w14:alpha w14:val="60000"/>
        </w14:srgbClr>
      </w14:shadow>
    </w:rPr>
  </w:style>
  <w:style w:type="paragraph" w:customStyle="1" w:styleId="titoloSerlab">
    <w:name w:val="titoloSerlab"/>
    <w:basedOn w:val="SottotitoloDocumento"/>
    <w:link w:val="titoloSerlabCarattere"/>
    <w:qFormat/>
    <w:rsid w:val="00174EF6"/>
    <w:pPr>
      <w:spacing w:before="0"/>
      <w:ind w:left="-567" w:right="543"/>
    </w:pPr>
    <w:rPr>
      <w:rFonts w:ascii="Times New Roman" w:hAnsi="Times New Roman"/>
      <w:sz w:val="48"/>
      <w:szCs w:val="48"/>
      <w14:shadow w14:blurRad="50800" w14:dist="38100" w14:dir="2700000" w14:sx="100000" w14:sy="100000" w14:kx="0" w14:ky="0" w14:algn="tl">
        <w14:srgbClr w14:val="000000">
          <w14:alpha w14:val="60000"/>
        </w14:srgbClr>
      </w14:shadow>
    </w:rPr>
  </w:style>
  <w:style w:type="paragraph" w:styleId="Titolo">
    <w:name w:val="Title"/>
    <w:basedOn w:val="Normale"/>
    <w:next w:val="Normale"/>
    <w:link w:val="TitoloCarattere"/>
    <w:uiPriority w:val="10"/>
    <w:qFormat/>
    <w:rsid w:val="00CD79AD"/>
    <w:pPr>
      <w:spacing w:after="0"/>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rsid w:val="00CD79AD"/>
    <w:rPr>
      <w:rFonts w:asciiTheme="majorHAnsi" w:eastAsiaTheme="majorEastAsia" w:hAnsiTheme="majorHAnsi" w:cstheme="majorBidi"/>
      <w:spacing w:val="-10"/>
      <w:kern w:val="28"/>
      <w:sz w:val="56"/>
      <w:szCs w:val="56"/>
      <w:lang w:eastAsia="en-US"/>
    </w:rPr>
  </w:style>
  <w:style w:type="paragraph" w:styleId="Nessunaspaziatura">
    <w:name w:val="No Spacing"/>
    <w:link w:val="NessunaspaziaturaCarattere"/>
    <w:uiPriority w:val="5"/>
    <w:qFormat/>
    <w:rsid w:val="004F76EF"/>
    <w:rPr>
      <w:rFonts w:ascii="Calibri" w:eastAsia="SimSun" w:hAnsi="Calibri"/>
      <w:sz w:val="22"/>
      <w:szCs w:val="22"/>
    </w:rPr>
  </w:style>
  <w:style w:type="character" w:styleId="Enfasidelicata">
    <w:name w:val="Subtle Emphasis"/>
    <w:basedOn w:val="Carpredefinitoparagrafo"/>
    <w:uiPriority w:val="17"/>
    <w:qFormat/>
    <w:rsid w:val="004F76EF"/>
    <w:rPr>
      <w:i/>
      <w:color w:val="404040" w:themeColor="text1" w:themeTint="BF"/>
      <w:w w:val="100"/>
      <w:sz w:val="20"/>
      <w:szCs w:val="20"/>
      <w:shd w:val="clear" w:color="auto" w:fill="auto"/>
    </w:rPr>
  </w:style>
  <w:style w:type="character" w:styleId="Enfasiintensa">
    <w:name w:val="Intense Emphasis"/>
    <w:basedOn w:val="Carpredefinitoparagrafo"/>
    <w:uiPriority w:val="19"/>
    <w:qFormat/>
    <w:rsid w:val="004F76EF"/>
    <w:rPr>
      <w:b/>
      <w:i/>
      <w:w w:val="100"/>
      <w:sz w:val="20"/>
      <w:szCs w:val="20"/>
      <w:shd w:val="clear" w:color="auto" w:fill="auto"/>
    </w:rPr>
  </w:style>
  <w:style w:type="paragraph" w:styleId="Citazione">
    <w:name w:val="Quote"/>
    <w:basedOn w:val="Normale"/>
    <w:next w:val="Normale"/>
    <w:link w:val="CitazioneCarattere"/>
    <w:uiPriority w:val="21"/>
    <w:qFormat/>
    <w:rsid w:val="004F76EF"/>
    <w:pPr>
      <w:spacing w:after="0"/>
      <w:ind w:left="864" w:right="864"/>
      <w:jc w:val="left"/>
    </w:pPr>
    <w:rPr>
      <w:rFonts w:ascii="Calibri" w:eastAsia="SimSun" w:hAnsi="Calibri"/>
      <w:i/>
      <w:color w:val="404040" w:themeColor="text1" w:themeTint="BF"/>
      <w:spacing w:val="0"/>
      <w:sz w:val="20"/>
      <w:szCs w:val="20"/>
      <w:lang w:eastAsia="it-IT"/>
    </w:rPr>
  </w:style>
  <w:style w:type="character" w:customStyle="1" w:styleId="CitazioneCarattere">
    <w:name w:val="Citazione Carattere"/>
    <w:basedOn w:val="Carpredefinitoparagrafo"/>
    <w:link w:val="Citazione"/>
    <w:uiPriority w:val="21"/>
    <w:rsid w:val="004F76EF"/>
    <w:rPr>
      <w:rFonts w:ascii="Calibri" w:eastAsia="SimSun" w:hAnsi="Calibri"/>
      <w:i/>
      <w:color w:val="404040" w:themeColor="text1" w:themeTint="BF"/>
    </w:rPr>
  </w:style>
  <w:style w:type="paragraph" w:styleId="Citazioneintensa">
    <w:name w:val="Intense Quote"/>
    <w:basedOn w:val="Normale"/>
    <w:next w:val="Normale"/>
    <w:link w:val="CitazioneintensaCarattere"/>
    <w:uiPriority w:val="22"/>
    <w:qFormat/>
    <w:rsid w:val="004F76EF"/>
    <w:pPr>
      <w:spacing w:after="0"/>
      <w:ind w:left="864" w:right="864"/>
      <w:jc w:val="center"/>
    </w:pPr>
    <w:rPr>
      <w:rFonts w:ascii="Calibri" w:eastAsia="SimSun" w:hAnsi="Calibri"/>
      <w:i/>
      <w:color w:val="404040" w:themeColor="text1" w:themeTint="BF"/>
      <w:spacing w:val="0"/>
      <w:sz w:val="20"/>
      <w:szCs w:val="20"/>
      <w:lang w:eastAsia="it-IT"/>
    </w:rPr>
  </w:style>
  <w:style w:type="character" w:customStyle="1" w:styleId="CitazioneintensaCarattere">
    <w:name w:val="Citazione intensa Carattere"/>
    <w:basedOn w:val="Carpredefinitoparagrafo"/>
    <w:link w:val="Citazioneintensa"/>
    <w:uiPriority w:val="22"/>
    <w:rsid w:val="004F76EF"/>
    <w:rPr>
      <w:rFonts w:ascii="Calibri" w:eastAsia="SimSun" w:hAnsi="Calibri"/>
      <w:i/>
      <w:color w:val="404040" w:themeColor="text1" w:themeTint="BF"/>
    </w:rPr>
  </w:style>
  <w:style w:type="character" w:styleId="Riferimentodelicato">
    <w:name w:val="Subtle Reference"/>
    <w:basedOn w:val="Carpredefinitoparagrafo"/>
    <w:uiPriority w:val="23"/>
    <w:qFormat/>
    <w:rsid w:val="004F76EF"/>
    <w:rPr>
      <w:smallCaps/>
      <w:color w:val="404040" w:themeColor="text1" w:themeTint="BF"/>
      <w:w w:val="100"/>
      <w:sz w:val="20"/>
      <w:szCs w:val="20"/>
      <w:shd w:val="clear" w:color="auto" w:fill="auto"/>
    </w:rPr>
  </w:style>
  <w:style w:type="character" w:styleId="Riferimentointenso">
    <w:name w:val="Intense Reference"/>
    <w:basedOn w:val="Carpredefinitoparagrafo"/>
    <w:uiPriority w:val="24"/>
    <w:qFormat/>
    <w:rsid w:val="004F76EF"/>
    <w:rPr>
      <w:b/>
      <w:smallCaps/>
      <w:color w:val="404040" w:themeColor="text1" w:themeTint="BF"/>
      <w:spacing w:val="5"/>
      <w:w w:val="100"/>
      <w:sz w:val="20"/>
      <w:szCs w:val="20"/>
      <w:shd w:val="clear" w:color="auto" w:fill="auto"/>
    </w:rPr>
  </w:style>
  <w:style w:type="character" w:styleId="Titolodellibro">
    <w:name w:val="Book Title"/>
    <w:basedOn w:val="Carpredefinitoparagrafo"/>
    <w:uiPriority w:val="25"/>
    <w:qFormat/>
    <w:rsid w:val="004F76EF"/>
    <w:rPr>
      <w:b/>
      <w:i/>
      <w:spacing w:val="5"/>
      <w:w w:val="100"/>
      <w:sz w:val="20"/>
      <w:szCs w:val="20"/>
      <w:shd w:val="clear" w:color="auto" w:fill="auto"/>
    </w:rPr>
  </w:style>
  <w:style w:type="paragraph" w:styleId="Paragrafoelenco">
    <w:name w:val="List Paragraph"/>
    <w:basedOn w:val="Normale"/>
    <w:uiPriority w:val="34"/>
    <w:qFormat/>
    <w:rsid w:val="00D51918"/>
    <w:pPr>
      <w:spacing w:after="0"/>
      <w:ind w:left="720"/>
    </w:pPr>
    <w:rPr>
      <w:rFonts w:eastAsia="SimSun"/>
      <w:spacing w:val="0"/>
      <w:lang w:eastAsia="it-IT"/>
    </w:rPr>
  </w:style>
  <w:style w:type="paragraph" w:styleId="Titolosommario">
    <w:name w:val="TOC Heading"/>
    <w:basedOn w:val="Titolo1"/>
    <w:next w:val="Normale"/>
    <w:uiPriority w:val="39"/>
    <w:unhideWhenUsed/>
    <w:qFormat/>
    <w:rsid w:val="004F76EF"/>
    <w:pPr>
      <w:keepNext/>
      <w:keepLines/>
      <w:pageBreakBefore w:val="0"/>
      <w:pBdr>
        <w:bottom w:val="none" w:sz="0" w:space="0" w:color="auto"/>
      </w:pBdr>
      <w:spacing w:after="0"/>
    </w:pPr>
    <w:rPr>
      <w:rFonts w:ascii="Calibri Light" w:eastAsia="Calibri Light" w:hAnsi="Calibri Light"/>
      <w:b w:val="0"/>
      <w:smallCaps w:val="0"/>
      <w:color w:val="2F5496" w:themeColor="accent1" w:themeShade="BF"/>
      <w:lang w:eastAsia="it-IT"/>
    </w:rPr>
  </w:style>
  <w:style w:type="character" w:customStyle="1" w:styleId="Titolo1Carattere">
    <w:name w:val="Titolo 1 Carattere"/>
    <w:basedOn w:val="Carpredefinitoparagrafo"/>
    <w:link w:val="Titolo1"/>
    <w:uiPriority w:val="9"/>
    <w:rsid w:val="007A3B69"/>
    <w:rPr>
      <w:rFonts w:ascii="Lucida Sans Unicode" w:eastAsia="Palatino Linotype" w:hAnsi="Lucida Sans Unicode" w:cs="Arial"/>
      <w:b/>
      <w:smallCaps/>
      <w:color w:val="000000" w:themeColor="text1"/>
      <w:sz w:val="72"/>
      <w:szCs w:val="72"/>
      <w:lang w:eastAsia="en-US"/>
    </w:rPr>
  </w:style>
  <w:style w:type="character" w:styleId="Menzionenonrisolta">
    <w:name w:val="Unresolved Mention"/>
    <w:basedOn w:val="Carpredefinitoparagrafo"/>
    <w:uiPriority w:val="99"/>
    <w:semiHidden/>
    <w:unhideWhenUsed/>
    <w:rsid w:val="004F76EF"/>
    <w:rPr>
      <w:color w:val="605E5C"/>
      <w:w w:val="100"/>
      <w:sz w:val="20"/>
      <w:szCs w:val="20"/>
      <w:shd w:val="clear" w:color="000000" w:fill="E1DFDD"/>
    </w:rPr>
  </w:style>
  <w:style w:type="character" w:customStyle="1" w:styleId="SottotitoloCarattere">
    <w:name w:val="Sottotitolo Carattere"/>
    <w:basedOn w:val="Carpredefinitoparagrafo"/>
    <w:link w:val="Sottotitolo"/>
    <w:uiPriority w:val="11"/>
    <w:rsid w:val="008B15A0"/>
    <w:rPr>
      <w:rFonts w:ascii="Lucida Sans Unicode" w:eastAsia="Palatino Linotype" w:hAnsi="Lucida Sans Unicode" w:cs="Arial"/>
      <w:color w:val="000000" w:themeColor="text1"/>
      <w:spacing w:val="12"/>
      <w:sz w:val="52"/>
      <w:szCs w:val="44"/>
      <w:lang w:eastAsia="en-US"/>
    </w:rPr>
  </w:style>
  <w:style w:type="character" w:customStyle="1" w:styleId="Titolo2Carattere">
    <w:name w:val="Titolo 2 Carattere"/>
    <w:basedOn w:val="Carpredefinitoparagrafo"/>
    <w:link w:val="Titolo2"/>
    <w:uiPriority w:val="9"/>
    <w:rsid w:val="00B75024"/>
    <w:rPr>
      <w:rFonts w:ascii="Arial" w:hAnsi="Arial" w:cs="Arial"/>
      <w:b/>
      <w:sz w:val="32"/>
      <w:szCs w:val="32"/>
      <w:lang w:eastAsia="en-US"/>
    </w:rPr>
  </w:style>
  <w:style w:type="character" w:customStyle="1" w:styleId="Titolo3Carattere">
    <w:name w:val="Titolo 3 Carattere"/>
    <w:basedOn w:val="Carpredefinitoparagrafo"/>
    <w:link w:val="Titolo3"/>
    <w:uiPriority w:val="9"/>
    <w:rsid w:val="00B75024"/>
    <w:rPr>
      <w:rFonts w:ascii="Arial" w:hAnsi="Arial" w:cs="Arial"/>
      <w:b/>
      <w:sz w:val="28"/>
      <w:szCs w:val="28"/>
      <w:lang w:eastAsia="en-US"/>
    </w:rPr>
  </w:style>
  <w:style w:type="character" w:customStyle="1" w:styleId="Titolo4Carattere">
    <w:name w:val="Titolo 4 Carattere"/>
    <w:basedOn w:val="Carpredefinitoparagrafo"/>
    <w:link w:val="Titolo4"/>
    <w:uiPriority w:val="9"/>
    <w:rsid w:val="00E9364E"/>
    <w:rPr>
      <w:rFonts w:ascii="Lucida Sans Unicode" w:hAnsi="Lucida Sans Unicode" w:cs="Lucida Sans Unicode"/>
      <w:b/>
      <w:sz w:val="32"/>
      <w:szCs w:val="22"/>
      <w:lang w:eastAsia="en-US"/>
    </w:rPr>
  </w:style>
  <w:style w:type="character" w:customStyle="1" w:styleId="NessunaspaziaturaCarattere">
    <w:name w:val="Nessuna spaziatura Carattere"/>
    <w:basedOn w:val="Carpredefinitoparagrafo"/>
    <w:link w:val="Nessunaspaziatura"/>
    <w:uiPriority w:val="5"/>
    <w:rsid w:val="004F76EF"/>
    <w:rPr>
      <w:rFonts w:ascii="Calibri" w:eastAsia="SimSun" w:hAnsi="Calibri"/>
      <w:sz w:val="22"/>
      <w:szCs w:val="22"/>
    </w:rPr>
  </w:style>
  <w:style w:type="character" w:customStyle="1" w:styleId="IntestazioneCarattere">
    <w:name w:val="Intestazione Carattere"/>
    <w:basedOn w:val="Carpredefinitoparagrafo"/>
    <w:link w:val="Intestazione"/>
    <w:rsid w:val="004F76EF"/>
    <w:rPr>
      <w:rFonts w:ascii="Lucida Sans Unicode" w:hAnsi="Lucida Sans Unicode"/>
      <w:spacing w:val="12"/>
      <w:sz w:val="22"/>
      <w:szCs w:val="22"/>
      <w:lang w:eastAsia="en-US"/>
    </w:rPr>
  </w:style>
  <w:style w:type="character" w:customStyle="1" w:styleId="PidipaginaCarattere">
    <w:name w:val="Piè di pagina Carattere"/>
    <w:basedOn w:val="Carpredefinitoparagrafo"/>
    <w:link w:val="Pidipagina"/>
    <w:rsid w:val="004F76EF"/>
    <w:rPr>
      <w:rFonts w:ascii="Lucida Sans Unicode" w:hAnsi="Lucida Sans Unicode"/>
      <w:spacing w:val="12"/>
      <w:sz w:val="18"/>
      <w:szCs w:val="22"/>
      <w:lang w:eastAsia="en-US"/>
    </w:rPr>
  </w:style>
  <w:style w:type="character" w:customStyle="1" w:styleId="TestofumettoCarattere">
    <w:name w:val="Testo fumetto Carattere"/>
    <w:basedOn w:val="Carpredefinitoparagrafo"/>
    <w:link w:val="Testofumetto"/>
    <w:semiHidden/>
    <w:rsid w:val="004F76EF"/>
    <w:rPr>
      <w:rFonts w:ascii="Tahoma" w:hAnsi="Tahoma" w:cs="Tahoma"/>
      <w:spacing w:val="12"/>
      <w:sz w:val="16"/>
      <w:szCs w:val="16"/>
      <w:lang w:eastAsia="en-US"/>
    </w:rPr>
  </w:style>
  <w:style w:type="character" w:customStyle="1" w:styleId="Titolo5Carattere">
    <w:name w:val="Titolo 5 Carattere"/>
    <w:basedOn w:val="Carpredefinitoparagrafo"/>
    <w:link w:val="Titolo5"/>
    <w:uiPriority w:val="9"/>
    <w:rsid w:val="00E9364E"/>
    <w:rPr>
      <w:rFonts w:ascii="Lucida Sans Unicode" w:hAnsi="Lucida Sans Unicode" w:cs="Lucida Sans Unicode"/>
      <w:b/>
      <w:bCs/>
      <w:sz w:val="24"/>
      <w:szCs w:val="22"/>
      <w:lang w:eastAsia="en-US"/>
    </w:rPr>
  </w:style>
  <w:style w:type="character" w:customStyle="1" w:styleId="Titolo6Carattere">
    <w:name w:val="Titolo 6 Carattere"/>
    <w:basedOn w:val="Carpredefinitoparagrafo"/>
    <w:link w:val="Titolo6"/>
    <w:uiPriority w:val="9"/>
    <w:rsid w:val="00E9364E"/>
    <w:rPr>
      <w:rFonts w:ascii="Lucida Sans Unicode" w:hAnsi="Lucida Sans Unicode" w:cs="Lucida Sans Unicode"/>
      <w:b/>
      <w:bCs/>
      <w:iCs/>
      <w:spacing w:val="12"/>
      <w:sz w:val="24"/>
      <w:szCs w:val="22"/>
      <w:lang w:eastAsia="en-US"/>
    </w:rPr>
  </w:style>
  <w:style w:type="character" w:customStyle="1" w:styleId="Titolo7Carattere">
    <w:name w:val="Titolo 7 Carattere"/>
    <w:basedOn w:val="Carpredefinitoparagrafo"/>
    <w:link w:val="Titolo7"/>
    <w:uiPriority w:val="13"/>
    <w:rsid w:val="004F76EF"/>
    <w:rPr>
      <w:rFonts w:ascii="Arial" w:hAnsi="Arial"/>
      <w:color w:val="000080"/>
      <w:spacing w:val="12"/>
      <w:szCs w:val="22"/>
      <w:lang w:eastAsia="en-US"/>
    </w:rPr>
  </w:style>
  <w:style w:type="character" w:customStyle="1" w:styleId="Titolo8Carattere">
    <w:name w:val="Titolo 8 Carattere"/>
    <w:basedOn w:val="Carpredefinitoparagrafo"/>
    <w:link w:val="Titolo8"/>
    <w:uiPriority w:val="14"/>
    <w:rsid w:val="004F76EF"/>
    <w:rPr>
      <w:rFonts w:ascii="Arial" w:hAnsi="Arial"/>
      <w:i/>
      <w:color w:val="000080"/>
      <w:spacing w:val="12"/>
      <w:szCs w:val="22"/>
      <w:lang w:eastAsia="en-US"/>
    </w:rPr>
  </w:style>
  <w:style w:type="character" w:customStyle="1" w:styleId="Titolo9Carattere">
    <w:name w:val="Titolo 9 Carattere"/>
    <w:basedOn w:val="Carpredefinitoparagrafo"/>
    <w:link w:val="Titolo9"/>
    <w:uiPriority w:val="15"/>
    <w:rsid w:val="004F76EF"/>
    <w:rPr>
      <w:rFonts w:ascii="Arial" w:hAnsi="Arial"/>
      <w:b/>
      <w:i/>
      <w:color w:val="000080"/>
      <w:spacing w:val="12"/>
      <w:sz w:val="18"/>
      <w:szCs w:val="18"/>
      <w:lang w:eastAsia="en-US"/>
    </w:rPr>
  </w:style>
  <w:style w:type="paragraph" w:styleId="Indicedellefigure">
    <w:name w:val="table of figures"/>
    <w:basedOn w:val="Normale"/>
    <w:next w:val="Normale"/>
    <w:uiPriority w:val="99"/>
    <w:unhideWhenUsed/>
    <w:rsid w:val="004F76EF"/>
    <w:pPr>
      <w:spacing w:after="0"/>
      <w:jc w:val="left"/>
    </w:pPr>
    <w:rPr>
      <w:rFonts w:ascii="Calibri" w:eastAsia="SimSun" w:hAnsi="Calibri"/>
      <w:spacing w:val="0"/>
      <w:lang w:eastAsia="it-IT"/>
    </w:rPr>
  </w:style>
  <w:style w:type="character" w:styleId="Testosegnaposto">
    <w:name w:val="Placeholder Text"/>
    <w:basedOn w:val="Carpredefinitoparagrafo"/>
    <w:uiPriority w:val="99"/>
    <w:semiHidden/>
    <w:rsid w:val="004F76EF"/>
    <w:rPr>
      <w:color w:val="808080"/>
    </w:rPr>
  </w:style>
  <w:style w:type="paragraph" w:styleId="Bibliografia">
    <w:name w:val="Bibliography"/>
    <w:basedOn w:val="Normale"/>
    <w:next w:val="Normale"/>
    <w:uiPriority w:val="37"/>
    <w:unhideWhenUsed/>
    <w:rsid w:val="00EE7B5E"/>
  </w:style>
  <w:style w:type="paragraph" w:styleId="Testonotadichiusura">
    <w:name w:val="endnote text"/>
    <w:basedOn w:val="Normale"/>
    <w:link w:val="TestonotadichiusuraCarattere"/>
    <w:rsid w:val="00734533"/>
    <w:pPr>
      <w:spacing w:after="0"/>
    </w:pPr>
    <w:rPr>
      <w:sz w:val="20"/>
      <w:szCs w:val="20"/>
    </w:rPr>
  </w:style>
  <w:style w:type="character" w:customStyle="1" w:styleId="TestonotadichiusuraCarattere">
    <w:name w:val="Testo nota di chiusura Carattere"/>
    <w:basedOn w:val="Carpredefinitoparagrafo"/>
    <w:link w:val="Testonotadichiusura"/>
    <w:rsid w:val="00734533"/>
    <w:rPr>
      <w:rFonts w:ascii="Lucida Sans Unicode" w:hAnsi="Lucida Sans Unicode"/>
      <w:spacing w:val="12"/>
      <w:lang w:eastAsia="en-US"/>
    </w:rPr>
  </w:style>
  <w:style w:type="character" w:styleId="Rimandonotadichiusura">
    <w:name w:val="endnote reference"/>
    <w:basedOn w:val="Carpredefinitoparagrafo"/>
    <w:rsid w:val="00734533"/>
    <w:rPr>
      <w:vertAlign w:val="superscript"/>
    </w:rPr>
  </w:style>
  <w:style w:type="paragraph" w:styleId="Testonotaapidipagina">
    <w:name w:val="footnote text"/>
    <w:basedOn w:val="Normale"/>
    <w:next w:val="Testonormale"/>
    <w:link w:val="TestonotaapidipaginaCarattere"/>
    <w:autoRedefine/>
    <w:rsid w:val="007E3098"/>
    <w:pPr>
      <w:spacing w:after="0"/>
      <w:jc w:val="left"/>
    </w:pPr>
    <w:rPr>
      <w:sz w:val="20"/>
      <w:szCs w:val="20"/>
    </w:rPr>
  </w:style>
  <w:style w:type="character" w:customStyle="1" w:styleId="TestonotaapidipaginaCarattere">
    <w:name w:val="Testo nota a piè di pagina Carattere"/>
    <w:basedOn w:val="Carpredefinitoparagrafo"/>
    <w:link w:val="Testonotaapidipagina"/>
    <w:rsid w:val="007E3098"/>
    <w:rPr>
      <w:rFonts w:ascii="Arial" w:hAnsi="Arial"/>
      <w:spacing w:val="12"/>
      <w:lang w:eastAsia="en-US"/>
    </w:rPr>
  </w:style>
  <w:style w:type="character" w:styleId="Rimandonotaapidipagina">
    <w:name w:val="footnote reference"/>
    <w:basedOn w:val="Carpredefinitoparagrafo"/>
    <w:rsid w:val="000B70E3"/>
    <w:rPr>
      <w:vertAlign w:val="superscript"/>
    </w:rPr>
  </w:style>
  <w:style w:type="paragraph" w:styleId="Revisione">
    <w:name w:val="Revision"/>
    <w:hidden/>
    <w:uiPriority w:val="99"/>
    <w:semiHidden/>
    <w:rsid w:val="00612CDB"/>
    <w:rPr>
      <w:rFonts w:ascii="Lucida Sans Unicode" w:hAnsi="Lucida Sans Unicode" w:cs="Lucida Sans Unicode"/>
      <w:spacing w:val="12"/>
      <w:sz w:val="22"/>
      <w:szCs w:val="22"/>
      <w:lang w:eastAsia="en-US"/>
    </w:rPr>
  </w:style>
  <w:style w:type="character" w:styleId="CodiceHTML">
    <w:name w:val="HTML Code"/>
    <w:basedOn w:val="Carpredefinitoparagrafo"/>
    <w:uiPriority w:val="99"/>
    <w:unhideWhenUsed/>
    <w:rsid w:val="00A1068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6495">
      <w:bodyDiv w:val="1"/>
      <w:marLeft w:val="0"/>
      <w:marRight w:val="0"/>
      <w:marTop w:val="0"/>
      <w:marBottom w:val="0"/>
      <w:divBdr>
        <w:top w:val="none" w:sz="0" w:space="0" w:color="auto"/>
        <w:left w:val="none" w:sz="0" w:space="0" w:color="auto"/>
        <w:bottom w:val="none" w:sz="0" w:space="0" w:color="auto"/>
        <w:right w:val="none" w:sz="0" w:space="0" w:color="auto"/>
      </w:divBdr>
      <w:divsChild>
        <w:div w:id="19540507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1852841">
      <w:bodyDiv w:val="1"/>
      <w:marLeft w:val="0"/>
      <w:marRight w:val="0"/>
      <w:marTop w:val="0"/>
      <w:marBottom w:val="0"/>
      <w:divBdr>
        <w:top w:val="none" w:sz="0" w:space="0" w:color="auto"/>
        <w:left w:val="none" w:sz="0" w:space="0" w:color="auto"/>
        <w:bottom w:val="none" w:sz="0" w:space="0" w:color="auto"/>
        <w:right w:val="none" w:sz="0" w:space="0" w:color="auto"/>
      </w:divBdr>
      <w:divsChild>
        <w:div w:id="359356068">
          <w:marLeft w:val="0"/>
          <w:marRight w:val="0"/>
          <w:marTop w:val="0"/>
          <w:marBottom w:val="0"/>
          <w:divBdr>
            <w:top w:val="none" w:sz="0" w:space="0" w:color="auto"/>
            <w:left w:val="none" w:sz="0" w:space="0" w:color="auto"/>
            <w:bottom w:val="none" w:sz="0" w:space="0" w:color="auto"/>
            <w:right w:val="none" w:sz="0" w:space="0" w:color="auto"/>
          </w:divBdr>
          <w:divsChild>
            <w:div w:id="86841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15376">
      <w:bodyDiv w:val="1"/>
      <w:marLeft w:val="0"/>
      <w:marRight w:val="0"/>
      <w:marTop w:val="0"/>
      <w:marBottom w:val="0"/>
      <w:divBdr>
        <w:top w:val="none" w:sz="0" w:space="0" w:color="auto"/>
        <w:left w:val="none" w:sz="0" w:space="0" w:color="auto"/>
        <w:bottom w:val="none" w:sz="0" w:space="0" w:color="auto"/>
        <w:right w:val="none" w:sz="0" w:space="0" w:color="auto"/>
      </w:divBdr>
    </w:div>
    <w:div w:id="49037728">
      <w:bodyDiv w:val="1"/>
      <w:marLeft w:val="0"/>
      <w:marRight w:val="0"/>
      <w:marTop w:val="0"/>
      <w:marBottom w:val="0"/>
      <w:divBdr>
        <w:top w:val="none" w:sz="0" w:space="0" w:color="auto"/>
        <w:left w:val="none" w:sz="0" w:space="0" w:color="auto"/>
        <w:bottom w:val="none" w:sz="0" w:space="0" w:color="auto"/>
        <w:right w:val="none" w:sz="0" w:space="0" w:color="auto"/>
      </w:divBdr>
    </w:div>
    <w:div w:id="78336099">
      <w:bodyDiv w:val="1"/>
      <w:marLeft w:val="0"/>
      <w:marRight w:val="0"/>
      <w:marTop w:val="0"/>
      <w:marBottom w:val="0"/>
      <w:divBdr>
        <w:top w:val="none" w:sz="0" w:space="0" w:color="auto"/>
        <w:left w:val="none" w:sz="0" w:space="0" w:color="auto"/>
        <w:bottom w:val="none" w:sz="0" w:space="0" w:color="auto"/>
        <w:right w:val="none" w:sz="0" w:space="0" w:color="auto"/>
      </w:divBdr>
      <w:divsChild>
        <w:div w:id="38365208">
          <w:marLeft w:val="0"/>
          <w:marRight w:val="0"/>
          <w:marTop w:val="0"/>
          <w:marBottom w:val="0"/>
          <w:divBdr>
            <w:top w:val="none" w:sz="0" w:space="0" w:color="auto"/>
            <w:left w:val="none" w:sz="0" w:space="0" w:color="auto"/>
            <w:bottom w:val="none" w:sz="0" w:space="0" w:color="auto"/>
            <w:right w:val="none" w:sz="0" w:space="0" w:color="auto"/>
          </w:divBdr>
          <w:divsChild>
            <w:div w:id="1444839403">
              <w:marLeft w:val="0"/>
              <w:marRight w:val="0"/>
              <w:marTop w:val="0"/>
              <w:marBottom w:val="0"/>
              <w:divBdr>
                <w:top w:val="none" w:sz="0" w:space="0" w:color="auto"/>
                <w:left w:val="none" w:sz="0" w:space="0" w:color="auto"/>
                <w:bottom w:val="none" w:sz="0" w:space="0" w:color="auto"/>
                <w:right w:val="none" w:sz="0" w:space="0" w:color="auto"/>
              </w:divBdr>
              <w:divsChild>
                <w:div w:id="1155341276">
                  <w:marLeft w:val="0"/>
                  <w:marRight w:val="0"/>
                  <w:marTop w:val="0"/>
                  <w:marBottom w:val="0"/>
                  <w:divBdr>
                    <w:top w:val="none" w:sz="0" w:space="0" w:color="auto"/>
                    <w:left w:val="none" w:sz="0" w:space="0" w:color="auto"/>
                    <w:bottom w:val="none" w:sz="0" w:space="0" w:color="auto"/>
                    <w:right w:val="none" w:sz="0" w:space="0" w:color="auto"/>
                  </w:divBdr>
                  <w:divsChild>
                    <w:div w:id="122846222">
                      <w:marLeft w:val="0"/>
                      <w:marRight w:val="0"/>
                      <w:marTop w:val="0"/>
                      <w:marBottom w:val="0"/>
                      <w:divBdr>
                        <w:top w:val="none" w:sz="0" w:space="0" w:color="auto"/>
                        <w:left w:val="none" w:sz="0" w:space="0" w:color="auto"/>
                        <w:bottom w:val="none" w:sz="0" w:space="0" w:color="auto"/>
                        <w:right w:val="none" w:sz="0" w:space="0" w:color="auto"/>
                      </w:divBdr>
                      <w:divsChild>
                        <w:div w:id="1298102077">
                          <w:marLeft w:val="0"/>
                          <w:marRight w:val="0"/>
                          <w:marTop w:val="0"/>
                          <w:marBottom w:val="0"/>
                          <w:divBdr>
                            <w:top w:val="none" w:sz="0" w:space="0" w:color="auto"/>
                            <w:left w:val="none" w:sz="0" w:space="0" w:color="auto"/>
                            <w:bottom w:val="none" w:sz="0" w:space="0" w:color="auto"/>
                            <w:right w:val="none" w:sz="0" w:space="0" w:color="auto"/>
                          </w:divBdr>
                          <w:divsChild>
                            <w:div w:id="153951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850351">
      <w:bodyDiv w:val="1"/>
      <w:marLeft w:val="0"/>
      <w:marRight w:val="0"/>
      <w:marTop w:val="0"/>
      <w:marBottom w:val="0"/>
      <w:divBdr>
        <w:top w:val="none" w:sz="0" w:space="0" w:color="auto"/>
        <w:left w:val="none" w:sz="0" w:space="0" w:color="auto"/>
        <w:bottom w:val="none" w:sz="0" w:space="0" w:color="auto"/>
        <w:right w:val="none" w:sz="0" w:space="0" w:color="auto"/>
      </w:divBdr>
      <w:divsChild>
        <w:div w:id="15140301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2069059">
      <w:bodyDiv w:val="1"/>
      <w:marLeft w:val="0"/>
      <w:marRight w:val="0"/>
      <w:marTop w:val="0"/>
      <w:marBottom w:val="0"/>
      <w:divBdr>
        <w:top w:val="none" w:sz="0" w:space="0" w:color="auto"/>
        <w:left w:val="none" w:sz="0" w:space="0" w:color="auto"/>
        <w:bottom w:val="none" w:sz="0" w:space="0" w:color="auto"/>
        <w:right w:val="none" w:sz="0" w:space="0" w:color="auto"/>
      </w:divBdr>
      <w:divsChild>
        <w:div w:id="688527882">
          <w:marLeft w:val="0"/>
          <w:marRight w:val="0"/>
          <w:marTop w:val="0"/>
          <w:marBottom w:val="0"/>
          <w:divBdr>
            <w:top w:val="none" w:sz="0" w:space="0" w:color="auto"/>
            <w:left w:val="none" w:sz="0" w:space="0" w:color="auto"/>
            <w:bottom w:val="none" w:sz="0" w:space="0" w:color="auto"/>
            <w:right w:val="none" w:sz="0" w:space="0" w:color="auto"/>
          </w:divBdr>
          <w:divsChild>
            <w:div w:id="140588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19219">
      <w:bodyDiv w:val="1"/>
      <w:marLeft w:val="0"/>
      <w:marRight w:val="0"/>
      <w:marTop w:val="0"/>
      <w:marBottom w:val="0"/>
      <w:divBdr>
        <w:top w:val="none" w:sz="0" w:space="0" w:color="auto"/>
        <w:left w:val="none" w:sz="0" w:space="0" w:color="auto"/>
        <w:bottom w:val="none" w:sz="0" w:space="0" w:color="auto"/>
        <w:right w:val="none" w:sz="0" w:space="0" w:color="auto"/>
      </w:divBdr>
    </w:div>
    <w:div w:id="127093287">
      <w:bodyDiv w:val="1"/>
      <w:marLeft w:val="0"/>
      <w:marRight w:val="0"/>
      <w:marTop w:val="0"/>
      <w:marBottom w:val="0"/>
      <w:divBdr>
        <w:top w:val="none" w:sz="0" w:space="0" w:color="auto"/>
        <w:left w:val="none" w:sz="0" w:space="0" w:color="auto"/>
        <w:bottom w:val="none" w:sz="0" w:space="0" w:color="auto"/>
        <w:right w:val="none" w:sz="0" w:space="0" w:color="auto"/>
      </w:divBdr>
      <w:divsChild>
        <w:div w:id="1545095550">
          <w:marLeft w:val="0"/>
          <w:marRight w:val="0"/>
          <w:marTop w:val="0"/>
          <w:marBottom w:val="0"/>
          <w:divBdr>
            <w:top w:val="none" w:sz="0" w:space="0" w:color="auto"/>
            <w:left w:val="none" w:sz="0" w:space="0" w:color="auto"/>
            <w:bottom w:val="none" w:sz="0" w:space="0" w:color="auto"/>
            <w:right w:val="none" w:sz="0" w:space="0" w:color="auto"/>
          </w:divBdr>
          <w:divsChild>
            <w:div w:id="138232399">
              <w:marLeft w:val="0"/>
              <w:marRight w:val="0"/>
              <w:marTop w:val="0"/>
              <w:marBottom w:val="0"/>
              <w:divBdr>
                <w:top w:val="none" w:sz="0" w:space="0" w:color="auto"/>
                <w:left w:val="none" w:sz="0" w:space="0" w:color="auto"/>
                <w:bottom w:val="none" w:sz="0" w:space="0" w:color="auto"/>
                <w:right w:val="none" w:sz="0" w:space="0" w:color="auto"/>
              </w:divBdr>
              <w:divsChild>
                <w:div w:id="1454862954">
                  <w:marLeft w:val="0"/>
                  <w:marRight w:val="0"/>
                  <w:marTop w:val="0"/>
                  <w:marBottom w:val="0"/>
                  <w:divBdr>
                    <w:top w:val="none" w:sz="0" w:space="0" w:color="auto"/>
                    <w:left w:val="none" w:sz="0" w:space="0" w:color="auto"/>
                    <w:bottom w:val="none" w:sz="0" w:space="0" w:color="auto"/>
                    <w:right w:val="none" w:sz="0" w:space="0" w:color="auto"/>
                  </w:divBdr>
                  <w:divsChild>
                    <w:div w:id="174613139">
                      <w:marLeft w:val="0"/>
                      <w:marRight w:val="0"/>
                      <w:marTop w:val="0"/>
                      <w:marBottom w:val="0"/>
                      <w:divBdr>
                        <w:top w:val="none" w:sz="0" w:space="0" w:color="auto"/>
                        <w:left w:val="none" w:sz="0" w:space="0" w:color="auto"/>
                        <w:bottom w:val="none" w:sz="0" w:space="0" w:color="auto"/>
                        <w:right w:val="none" w:sz="0" w:space="0" w:color="auto"/>
                      </w:divBdr>
                      <w:divsChild>
                        <w:div w:id="1284537106">
                          <w:marLeft w:val="0"/>
                          <w:marRight w:val="0"/>
                          <w:marTop w:val="0"/>
                          <w:marBottom w:val="0"/>
                          <w:divBdr>
                            <w:top w:val="none" w:sz="0" w:space="0" w:color="auto"/>
                            <w:left w:val="none" w:sz="0" w:space="0" w:color="auto"/>
                            <w:bottom w:val="none" w:sz="0" w:space="0" w:color="auto"/>
                            <w:right w:val="none" w:sz="0" w:space="0" w:color="auto"/>
                          </w:divBdr>
                          <w:divsChild>
                            <w:div w:id="16960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129993">
      <w:bodyDiv w:val="1"/>
      <w:marLeft w:val="0"/>
      <w:marRight w:val="0"/>
      <w:marTop w:val="0"/>
      <w:marBottom w:val="0"/>
      <w:divBdr>
        <w:top w:val="none" w:sz="0" w:space="0" w:color="auto"/>
        <w:left w:val="none" w:sz="0" w:space="0" w:color="auto"/>
        <w:bottom w:val="none" w:sz="0" w:space="0" w:color="auto"/>
        <w:right w:val="none" w:sz="0" w:space="0" w:color="auto"/>
      </w:divBdr>
    </w:div>
    <w:div w:id="138691509">
      <w:bodyDiv w:val="1"/>
      <w:marLeft w:val="0"/>
      <w:marRight w:val="0"/>
      <w:marTop w:val="0"/>
      <w:marBottom w:val="0"/>
      <w:divBdr>
        <w:top w:val="none" w:sz="0" w:space="0" w:color="auto"/>
        <w:left w:val="none" w:sz="0" w:space="0" w:color="auto"/>
        <w:bottom w:val="none" w:sz="0" w:space="0" w:color="auto"/>
        <w:right w:val="none" w:sz="0" w:space="0" w:color="auto"/>
      </w:divBdr>
      <w:divsChild>
        <w:div w:id="1186408227">
          <w:marLeft w:val="0"/>
          <w:marRight w:val="0"/>
          <w:marTop w:val="0"/>
          <w:marBottom w:val="0"/>
          <w:divBdr>
            <w:top w:val="none" w:sz="0" w:space="0" w:color="auto"/>
            <w:left w:val="none" w:sz="0" w:space="0" w:color="auto"/>
            <w:bottom w:val="none" w:sz="0" w:space="0" w:color="auto"/>
            <w:right w:val="none" w:sz="0" w:space="0" w:color="auto"/>
          </w:divBdr>
        </w:div>
      </w:divsChild>
    </w:div>
    <w:div w:id="148862438">
      <w:bodyDiv w:val="1"/>
      <w:marLeft w:val="0"/>
      <w:marRight w:val="0"/>
      <w:marTop w:val="0"/>
      <w:marBottom w:val="0"/>
      <w:divBdr>
        <w:top w:val="none" w:sz="0" w:space="0" w:color="auto"/>
        <w:left w:val="none" w:sz="0" w:space="0" w:color="auto"/>
        <w:bottom w:val="none" w:sz="0" w:space="0" w:color="auto"/>
        <w:right w:val="none" w:sz="0" w:space="0" w:color="auto"/>
      </w:divBdr>
    </w:div>
    <w:div w:id="161506161">
      <w:bodyDiv w:val="1"/>
      <w:marLeft w:val="0"/>
      <w:marRight w:val="0"/>
      <w:marTop w:val="0"/>
      <w:marBottom w:val="0"/>
      <w:divBdr>
        <w:top w:val="none" w:sz="0" w:space="0" w:color="auto"/>
        <w:left w:val="none" w:sz="0" w:space="0" w:color="auto"/>
        <w:bottom w:val="none" w:sz="0" w:space="0" w:color="auto"/>
        <w:right w:val="none" w:sz="0" w:space="0" w:color="auto"/>
      </w:divBdr>
    </w:div>
    <w:div w:id="165488082">
      <w:bodyDiv w:val="1"/>
      <w:marLeft w:val="0"/>
      <w:marRight w:val="0"/>
      <w:marTop w:val="0"/>
      <w:marBottom w:val="0"/>
      <w:divBdr>
        <w:top w:val="none" w:sz="0" w:space="0" w:color="auto"/>
        <w:left w:val="none" w:sz="0" w:space="0" w:color="auto"/>
        <w:bottom w:val="none" w:sz="0" w:space="0" w:color="auto"/>
        <w:right w:val="none" w:sz="0" w:space="0" w:color="auto"/>
      </w:divBdr>
    </w:div>
    <w:div w:id="168914929">
      <w:bodyDiv w:val="1"/>
      <w:marLeft w:val="0"/>
      <w:marRight w:val="0"/>
      <w:marTop w:val="0"/>
      <w:marBottom w:val="0"/>
      <w:divBdr>
        <w:top w:val="none" w:sz="0" w:space="0" w:color="auto"/>
        <w:left w:val="none" w:sz="0" w:space="0" w:color="auto"/>
        <w:bottom w:val="none" w:sz="0" w:space="0" w:color="auto"/>
        <w:right w:val="none" w:sz="0" w:space="0" w:color="auto"/>
      </w:divBdr>
    </w:div>
    <w:div w:id="183055773">
      <w:bodyDiv w:val="1"/>
      <w:marLeft w:val="0"/>
      <w:marRight w:val="0"/>
      <w:marTop w:val="0"/>
      <w:marBottom w:val="0"/>
      <w:divBdr>
        <w:top w:val="none" w:sz="0" w:space="0" w:color="auto"/>
        <w:left w:val="none" w:sz="0" w:space="0" w:color="auto"/>
        <w:bottom w:val="none" w:sz="0" w:space="0" w:color="auto"/>
        <w:right w:val="none" w:sz="0" w:space="0" w:color="auto"/>
      </w:divBdr>
    </w:div>
    <w:div w:id="186331872">
      <w:bodyDiv w:val="1"/>
      <w:marLeft w:val="0"/>
      <w:marRight w:val="0"/>
      <w:marTop w:val="0"/>
      <w:marBottom w:val="0"/>
      <w:divBdr>
        <w:top w:val="none" w:sz="0" w:space="0" w:color="auto"/>
        <w:left w:val="none" w:sz="0" w:space="0" w:color="auto"/>
        <w:bottom w:val="none" w:sz="0" w:space="0" w:color="auto"/>
        <w:right w:val="none" w:sz="0" w:space="0" w:color="auto"/>
      </w:divBdr>
    </w:div>
    <w:div w:id="191118731">
      <w:bodyDiv w:val="1"/>
      <w:marLeft w:val="0"/>
      <w:marRight w:val="0"/>
      <w:marTop w:val="0"/>
      <w:marBottom w:val="0"/>
      <w:divBdr>
        <w:top w:val="none" w:sz="0" w:space="0" w:color="auto"/>
        <w:left w:val="none" w:sz="0" w:space="0" w:color="auto"/>
        <w:bottom w:val="none" w:sz="0" w:space="0" w:color="auto"/>
        <w:right w:val="none" w:sz="0" w:space="0" w:color="auto"/>
      </w:divBdr>
      <w:divsChild>
        <w:div w:id="453984658">
          <w:marLeft w:val="0"/>
          <w:marRight w:val="0"/>
          <w:marTop w:val="0"/>
          <w:marBottom w:val="0"/>
          <w:divBdr>
            <w:top w:val="none" w:sz="0" w:space="0" w:color="auto"/>
            <w:left w:val="none" w:sz="0" w:space="0" w:color="auto"/>
            <w:bottom w:val="none" w:sz="0" w:space="0" w:color="auto"/>
            <w:right w:val="none" w:sz="0" w:space="0" w:color="auto"/>
          </w:divBdr>
          <w:divsChild>
            <w:div w:id="136035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40930">
      <w:bodyDiv w:val="1"/>
      <w:marLeft w:val="0"/>
      <w:marRight w:val="0"/>
      <w:marTop w:val="0"/>
      <w:marBottom w:val="0"/>
      <w:divBdr>
        <w:top w:val="none" w:sz="0" w:space="0" w:color="auto"/>
        <w:left w:val="none" w:sz="0" w:space="0" w:color="auto"/>
        <w:bottom w:val="none" w:sz="0" w:space="0" w:color="auto"/>
        <w:right w:val="none" w:sz="0" w:space="0" w:color="auto"/>
      </w:divBdr>
    </w:div>
    <w:div w:id="197665549">
      <w:bodyDiv w:val="1"/>
      <w:marLeft w:val="0"/>
      <w:marRight w:val="0"/>
      <w:marTop w:val="0"/>
      <w:marBottom w:val="0"/>
      <w:divBdr>
        <w:top w:val="none" w:sz="0" w:space="0" w:color="auto"/>
        <w:left w:val="none" w:sz="0" w:space="0" w:color="auto"/>
        <w:bottom w:val="none" w:sz="0" w:space="0" w:color="auto"/>
        <w:right w:val="none" w:sz="0" w:space="0" w:color="auto"/>
      </w:divBdr>
    </w:div>
    <w:div w:id="229266061">
      <w:bodyDiv w:val="1"/>
      <w:marLeft w:val="0"/>
      <w:marRight w:val="0"/>
      <w:marTop w:val="0"/>
      <w:marBottom w:val="0"/>
      <w:divBdr>
        <w:top w:val="none" w:sz="0" w:space="0" w:color="auto"/>
        <w:left w:val="none" w:sz="0" w:space="0" w:color="auto"/>
        <w:bottom w:val="none" w:sz="0" w:space="0" w:color="auto"/>
        <w:right w:val="none" w:sz="0" w:space="0" w:color="auto"/>
      </w:divBdr>
    </w:div>
    <w:div w:id="233443043">
      <w:bodyDiv w:val="1"/>
      <w:marLeft w:val="0"/>
      <w:marRight w:val="0"/>
      <w:marTop w:val="0"/>
      <w:marBottom w:val="0"/>
      <w:divBdr>
        <w:top w:val="none" w:sz="0" w:space="0" w:color="auto"/>
        <w:left w:val="none" w:sz="0" w:space="0" w:color="auto"/>
        <w:bottom w:val="none" w:sz="0" w:space="0" w:color="auto"/>
        <w:right w:val="none" w:sz="0" w:space="0" w:color="auto"/>
      </w:divBdr>
      <w:divsChild>
        <w:div w:id="101611034">
          <w:marLeft w:val="0"/>
          <w:marRight w:val="0"/>
          <w:marTop w:val="0"/>
          <w:marBottom w:val="0"/>
          <w:divBdr>
            <w:top w:val="single" w:sz="2" w:space="0" w:color="E3E3E3"/>
            <w:left w:val="single" w:sz="2" w:space="0" w:color="E3E3E3"/>
            <w:bottom w:val="single" w:sz="2" w:space="0" w:color="E3E3E3"/>
            <w:right w:val="single" w:sz="2" w:space="0" w:color="E3E3E3"/>
          </w:divBdr>
          <w:divsChild>
            <w:div w:id="779643825">
              <w:marLeft w:val="0"/>
              <w:marRight w:val="0"/>
              <w:marTop w:val="0"/>
              <w:marBottom w:val="0"/>
              <w:divBdr>
                <w:top w:val="single" w:sz="2" w:space="0" w:color="E3E3E3"/>
                <w:left w:val="single" w:sz="2" w:space="0" w:color="E3E3E3"/>
                <w:bottom w:val="single" w:sz="2" w:space="0" w:color="E3E3E3"/>
                <w:right w:val="single" w:sz="2" w:space="0" w:color="E3E3E3"/>
              </w:divBdr>
              <w:divsChild>
                <w:div w:id="1032806985">
                  <w:marLeft w:val="0"/>
                  <w:marRight w:val="0"/>
                  <w:marTop w:val="0"/>
                  <w:marBottom w:val="0"/>
                  <w:divBdr>
                    <w:top w:val="single" w:sz="2" w:space="0" w:color="E3E3E3"/>
                    <w:left w:val="single" w:sz="2" w:space="0" w:color="E3E3E3"/>
                    <w:bottom w:val="single" w:sz="2" w:space="0" w:color="E3E3E3"/>
                    <w:right w:val="single" w:sz="2" w:space="0" w:color="E3E3E3"/>
                  </w:divBdr>
                  <w:divsChild>
                    <w:div w:id="1121192455">
                      <w:marLeft w:val="0"/>
                      <w:marRight w:val="0"/>
                      <w:marTop w:val="0"/>
                      <w:marBottom w:val="0"/>
                      <w:divBdr>
                        <w:top w:val="single" w:sz="2" w:space="0" w:color="E3E3E3"/>
                        <w:left w:val="single" w:sz="2" w:space="0" w:color="E3E3E3"/>
                        <w:bottom w:val="single" w:sz="2" w:space="0" w:color="E3E3E3"/>
                        <w:right w:val="single" w:sz="2" w:space="0" w:color="E3E3E3"/>
                      </w:divBdr>
                      <w:divsChild>
                        <w:div w:id="310981467">
                          <w:marLeft w:val="0"/>
                          <w:marRight w:val="0"/>
                          <w:marTop w:val="0"/>
                          <w:marBottom w:val="0"/>
                          <w:divBdr>
                            <w:top w:val="single" w:sz="2" w:space="0" w:color="E3E3E3"/>
                            <w:left w:val="single" w:sz="2" w:space="0" w:color="E3E3E3"/>
                            <w:bottom w:val="single" w:sz="2" w:space="0" w:color="E3E3E3"/>
                            <w:right w:val="single" w:sz="2" w:space="0" w:color="E3E3E3"/>
                          </w:divBdr>
                          <w:divsChild>
                            <w:div w:id="1543707270">
                              <w:marLeft w:val="0"/>
                              <w:marRight w:val="0"/>
                              <w:marTop w:val="100"/>
                              <w:marBottom w:val="100"/>
                              <w:divBdr>
                                <w:top w:val="single" w:sz="2" w:space="0" w:color="E3E3E3"/>
                                <w:left w:val="single" w:sz="2" w:space="0" w:color="E3E3E3"/>
                                <w:bottom w:val="single" w:sz="2" w:space="0" w:color="E3E3E3"/>
                                <w:right w:val="single" w:sz="2" w:space="0" w:color="E3E3E3"/>
                              </w:divBdr>
                              <w:divsChild>
                                <w:div w:id="1320769805">
                                  <w:marLeft w:val="0"/>
                                  <w:marRight w:val="0"/>
                                  <w:marTop w:val="0"/>
                                  <w:marBottom w:val="0"/>
                                  <w:divBdr>
                                    <w:top w:val="single" w:sz="2" w:space="0" w:color="E3E3E3"/>
                                    <w:left w:val="single" w:sz="2" w:space="0" w:color="E3E3E3"/>
                                    <w:bottom w:val="single" w:sz="2" w:space="0" w:color="E3E3E3"/>
                                    <w:right w:val="single" w:sz="2" w:space="0" w:color="E3E3E3"/>
                                  </w:divBdr>
                                  <w:divsChild>
                                    <w:div w:id="629283847">
                                      <w:marLeft w:val="0"/>
                                      <w:marRight w:val="0"/>
                                      <w:marTop w:val="0"/>
                                      <w:marBottom w:val="0"/>
                                      <w:divBdr>
                                        <w:top w:val="single" w:sz="2" w:space="0" w:color="E3E3E3"/>
                                        <w:left w:val="single" w:sz="2" w:space="0" w:color="E3E3E3"/>
                                        <w:bottom w:val="single" w:sz="2" w:space="0" w:color="E3E3E3"/>
                                        <w:right w:val="single" w:sz="2" w:space="0" w:color="E3E3E3"/>
                                      </w:divBdr>
                                      <w:divsChild>
                                        <w:div w:id="1487746102">
                                          <w:marLeft w:val="0"/>
                                          <w:marRight w:val="0"/>
                                          <w:marTop w:val="0"/>
                                          <w:marBottom w:val="0"/>
                                          <w:divBdr>
                                            <w:top w:val="single" w:sz="2" w:space="0" w:color="E3E3E3"/>
                                            <w:left w:val="single" w:sz="2" w:space="0" w:color="E3E3E3"/>
                                            <w:bottom w:val="single" w:sz="2" w:space="0" w:color="E3E3E3"/>
                                            <w:right w:val="single" w:sz="2" w:space="0" w:color="E3E3E3"/>
                                          </w:divBdr>
                                          <w:divsChild>
                                            <w:div w:id="1271739701">
                                              <w:marLeft w:val="0"/>
                                              <w:marRight w:val="0"/>
                                              <w:marTop w:val="0"/>
                                              <w:marBottom w:val="0"/>
                                              <w:divBdr>
                                                <w:top w:val="single" w:sz="2" w:space="0" w:color="E3E3E3"/>
                                                <w:left w:val="single" w:sz="2" w:space="0" w:color="E3E3E3"/>
                                                <w:bottom w:val="single" w:sz="2" w:space="0" w:color="E3E3E3"/>
                                                <w:right w:val="single" w:sz="2" w:space="0" w:color="E3E3E3"/>
                                              </w:divBdr>
                                              <w:divsChild>
                                                <w:div w:id="492986400">
                                                  <w:marLeft w:val="0"/>
                                                  <w:marRight w:val="0"/>
                                                  <w:marTop w:val="0"/>
                                                  <w:marBottom w:val="0"/>
                                                  <w:divBdr>
                                                    <w:top w:val="single" w:sz="2" w:space="0" w:color="E3E3E3"/>
                                                    <w:left w:val="single" w:sz="2" w:space="0" w:color="E3E3E3"/>
                                                    <w:bottom w:val="single" w:sz="2" w:space="0" w:color="E3E3E3"/>
                                                    <w:right w:val="single" w:sz="2" w:space="0" w:color="E3E3E3"/>
                                                  </w:divBdr>
                                                  <w:divsChild>
                                                    <w:div w:id="18266311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120827729">
          <w:marLeft w:val="0"/>
          <w:marRight w:val="0"/>
          <w:marTop w:val="0"/>
          <w:marBottom w:val="0"/>
          <w:divBdr>
            <w:top w:val="none" w:sz="0" w:space="0" w:color="auto"/>
            <w:left w:val="none" w:sz="0" w:space="0" w:color="auto"/>
            <w:bottom w:val="none" w:sz="0" w:space="0" w:color="auto"/>
            <w:right w:val="none" w:sz="0" w:space="0" w:color="auto"/>
          </w:divBdr>
        </w:div>
      </w:divsChild>
    </w:div>
    <w:div w:id="235945202">
      <w:bodyDiv w:val="1"/>
      <w:marLeft w:val="0"/>
      <w:marRight w:val="0"/>
      <w:marTop w:val="0"/>
      <w:marBottom w:val="0"/>
      <w:divBdr>
        <w:top w:val="none" w:sz="0" w:space="0" w:color="auto"/>
        <w:left w:val="none" w:sz="0" w:space="0" w:color="auto"/>
        <w:bottom w:val="none" w:sz="0" w:space="0" w:color="auto"/>
        <w:right w:val="none" w:sz="0" w:space="0" w:color="auto"/>
      </w:divBdr>
    </w:div>
    <w:div w:id="242183711">
      <w:bodyDiv w:val="1"/>
      <w:marLeft w:val="0"/>
      <w:marRight w:val="0"/>
      <w:marTop w:val="0"/>
      <w:marBottom w:val="0"/>
      <w:divBdr>
        <w:top w:val="none" w:sz="0" w:space="0" w:color="auto"/>
        <w:left w:val="none" w:sz="0" w:space="0" w:color="auto"/>
        <w:bottom w:val="none" w:sz="0" w:space="0" w:color="auto"/>
        <w:right w:val="none" w:sz="0" w:space="0" w:color="auto"/>
      </w:divBdr>
    </w:div>
    <w:div w:id="244924300">
      <w:bodyDiv w:val="1"/>
      <w:marLeft w:val="0"/>
      <w:marRight w:val="0"/>
      <w:marTop w:val="0"/>
      <w:marBottom w:val="0"/>
      <w:divBdr>
        <w:top w:val="none" w:sz="0" w:space="0" w:color="auto"/>
        <w:left w:val="none" w:sz="0" w:space="0" w:color="auto"/>
        <w:bottom w:val="none" w:sz="0" w:space="0" w:color="auto"/>
        <w:right w:val="none" w:sz="0" w:space="0" w:color="auto"/>
      </w:divBdr>
    </w:div>
    <w:div w:id="251008692">
      <w:bodyDiv w:val="1"/>
      <w:marLeft w:val="0"/>
      <w:marRight w:val="0"/>
      <w:marTop w:val="0"/>
      <w:marBottom w:val="0"/>
      <w:divBdr>
        <w:top w:val="none" w:sz="0" w:space="0" w:color="auto"/>
        <w:left w:val="none" w:sz="0" w:space="0" w:color="auto"/>
        <w:bottom w:val="none" w:sz="0" w:space="0" w:color="auto"/>
        <w:right w:val="none" w:sz="0" w:space="0" w:color="auto"/>
      </w:divBdr>
    </w:div>
    <w:div w:id="253827868">
      <w:bodyDiv w:val="1"/>
      <w:marLeft w:val="0"/>
      <w:marRight w:val="0"/>
      <w:marTop w:val="0"/>
      <w:marBottom w:val="0"/>
      <w:divBdr>
        <w:top w:val="none" w:sz="0" w:space="0" w:color="auto"/>
        <w:left w:val="none" w:sz="0" w:space="0" w:color="auto"/>
        <w:bottom w:val="none" w:sz="0" w:space="0" w:color="auto"/>
        <w:right w:val="none" w:sz="0" w:space="0" w:color="auto"/>
      </w:divBdr>
    </w:div>
    <w:div w:id="262032499">
      <w:bodyDiv w:val="1"/>
      <w:marLeft w:val="0"/>
      <w:marRight w:val="0"/>
      <w:marTop w:val="0"/>
      <w:marBottom w:val="0"/>
      <w:divBdr>
        <w:top w:val="none" w:sz="0" w:space="0" w:color="auto"/>
        <w:left w:val="none" w:sz="0" w:space="0" w:color="auto"/>
        <w:bottom w:val="none" w:sz="0" w:space="0" w:color="auto"/>
        <w:right w:val="none" w:sz="0" w:space="0" w:color="auto"/>
      </w:divBdr>
    </w:div>
    <w:div w:id="269434925">
      <w:bodyDiv w:val="1"/>
      <w:marLeft w:val="0"/>
      <w:marRight w:val="0"/>
      <w:marTop w:val="0"/>
      <w:marBottom w:val="0"/>
      <w:divBdr>
        <w:top w:val="none" w:sz="0" w:space="0" w:color="auto"/>
        <w:left w:val="none" w:sz="0" w:space="0" w:color="auto"/>
        <w:bottom w:val="none" w:sz="0" w:space="0" w:color="auto"/>
        <w:right w:val="none" w:sz="0" w:space="0" w:color="auto"/>
      </w:divBdr>
    </w:div>
    <w:div w:id="287786110">
      <w:bodyDiv w:val="1"/>
      <w:marLeft w:val="0"/>
      <w:marRight w:val="0"/>
      <w:marTop w:val="0"/>
      <w:marBottom w:val="0"/>
      <w:divBdr>
        <w:top w:val="none" w:sz="0" w:space="0" w:color="auto"/>
        <w:left w:val="none" w:sz="0" w:space="0" w:color="auto"/>
        <w:bottom w:val="none" w:sz="0" w:space="0" w:color="auto"/>
        <w:right w:val="none" w:sz="0" w:space="0" w:color="auto"/>
      </w:divBdr>
    </w:div>
    <w:div w:id="288240925">
      <w:bodyDiv w:val="1"/>
      <w:marLeft w:val="0"/>
      <w:marRight w:val="0"/>
      <w:marTop w:val="0"/>
      <w:marBottom w:val="0"/>
      <w:divBdr>
        <w:top w:val="none" w:sz="0" w:space="0" w:color="auto"/>
        <w:left w:val="none" w:sz="0" w:space="0" w:color="auto"/>
        <w:bottom w:val="none" w:sz="0" w:space="0" w:color="auto"/>
        <w:right w:val="none" w:sz="0" w:space="0" w:color="auto"/>
      </w:divBdr>
    </w:div>
    <w:div w:id="318195830">
      <w:bodyDiv w:val="1"/>
      <w:marLeft w:val="0"/>
      <w:marRight w:val="0"/>
      <w:marTop w:val="0"/>
      <w:marBottom w:val="0"/>
      <w:divBdr>
        <w:top w:val="none" w:sz="0" w:space="0" w:color="auto"/>
        <w:left w:val="none" w:sz="0" w:space="0" w:color="auto"/>
        <w:bottom w:val="none" w:sz="0" w:space="0" w:color="auto"/>
        <w:right w:val="none" w:sz="0" w:space="0" w:color="auto"/>
      </w:divBdr>
    </w:div>
    <w:div w:id="351998254">
      <w:bodyDiv w:val="1"/>
      <w:marLeft w:val="0"/>
      <w:marRight w:val="0"/>
      <w:marTop w:val="0"/>
      <w:marBottom w:val="0"/>
      <w:divBdr>
        <w:top w:val="none" w:sz="0" w:space="0" w:color="auto"/>
        <w:left w:val="none" w:sz="0" w:space="0" w:color="auto"/>
        <w:bottom w:val="none" w:sz="0" w:space="0" w:color="auto"/>
        <w:right w:val="none" w:sz="0" w:space="0" w:color="auto"/>
      </w:divBdr>
    </w:div>
    <w:div w:id="369720389">
      <w:bodyDiv w:val="1"/>
      <w:marLeft w:val="0"/>
      <w:marRight w:val="0"/>
      <w:marTop w:val="0"/>
      <w:marBottom w:val="0"/>
      <w:divBdr>
        <w:top w:val="none" w:sz="0" w:space="0" w:color="auto"/>
        <w:left w:val="none" w:sz="0" w:space="0" w:color="auto"/>
        <w:bottom w:val="none" w:sz="0" w:space="0" w:color="auto"/>
        <w:right w:val="none" w:sz="0" w:space="0" w:color="auto"/>
      </w:divBdr>
    </w:div>
    <w:div w:id="375158276">
      <w:bodyDiv w:val="1"/>
      <w:marLeft w:val="0"/>
      <w:marRight w:val="0"/>
      <w:marTop w:val="0"/>
      <w:marBottom w:val="0"/>
      <w:divBdr>
        <w:top w:val="none" w:sz="0" w:space="0" w:color="auto"/>
        <w:left w:val="none" w:sz="0" w:space="0" w:color="auto"/>
        <w:bottom w:val="none" w:sz="0" w:space="0" w:color="auto"/>
        <w:right w:val="none" w:sz="0" w:space="0" w:color="auto"/>
      </w:divBdr>
    </w:div>
    <w:div w:id="376242482">
      <w:bodyDiv w:val="1"/>
      <w:marLeft w:val="0"/>
      <w:marRight w:val="0"/>
      <w:marTop w:val="0"/>
      <w:marBottom w:val="0"/>
      <w:divBdr>
        <w:top w:val="none" w:sz="0" w:space="0" w:color="auto"/>
        <w:left w:val="none" w:sz="0" w:space="0" w:color="auto"/>
        <w:bottom w:val="none" w:sz="0" w:space="0" w:color="auto"/>
        <w:right w:val="none" w:sz="0" w:space="0" w:color="auto"/>
      </w:divBdr>
    </w:div>
    <w:div w:id="398940019">
      <w:bodyDiv w:val="1"/>
      <w:marLeft w:val="0"/>
      <w:marRight w:val="0"/>
      <w:marTop w:val="0"/>
      <w:marBottom w:val="0"/>
      <w:divBdr>
        <w:top w:val="none" w:sz="0" w:space="0" w:color="auto"/>
        <w:left w:val="none" w:sz="0" w:space="0" w:color="auto"/>
        <w:bottom w:val="none" w:sz="0" w:space="0" w:color="auto"/>
        <w:right w:val="none" w:sz="0" w:space="0" w:color="auto"/>
      </w:divBdr>
    </w:div>
    <w:div w:id="422074806">
      <w:bodyDiv w:val="1"/>
      <w:marLeft w:val="0"/>
      <w:marRight w:val="0"/>
      <w:marTop w:val="0"/>
      <w:marBottom w:val="0"/>
      <w:divBdr>
        <w:top w:val="none" w:sz="0" w:space="0" w:color="auto"/>
        <w:left w:val="none" w:sz="0" w:space="0" w:color="auto"/>
        <w:bottom w:val="none" w:sz="0" w:space="0" w:color="auto"/>
        <w:right w:val="none" w:sz="0" w:space="0" w:color="auto"/>
      </w:divBdr>
      <w:divsChild>
        <w:div w:id="119960011">
          <w:marLeft w:val="0"/>
          <w:marRight w:val="0"/>
          <w:marTop w:val="0"/>
          <w:marBottom w:val="0"/>
          <w:divBdr>
            <w:top w:val="single" w:sz="2" w:space="0" w:color="E3E3E3"/>
            <w:left w:val="single" w:sz="2" w:space="0" w:color="E3E3E3"/>
            <w:bottom w:val="single" w:sz="2" w:space="0" w:color="E3E3E3"/>
            <w:right w:val="single" w:sz="2" w:space="0" w:color="E3E3E3"/>
          </w:divBdr>
          <w:divsChild>
            <w:div w:id="1671712126">
              <w:marLeft w:val="0"/>
              <w:marRight w:val="0"/>
              <w:marTop w:val="0"/>
              <w:marBottom w:val="0"/>
              <w:divBdr>
                <w:top w:val="single" w:sz="2" w:space="0" w:color="E3E3E3"/>
                <w:left w:val="single" w:sz="2" w:space="0" w:color="E3E3E3"/>
                <w:bottom w:val="single" w:sz="2" w:space="0" w:color="E3E3E3"/>
                <w:right w:val="single" w:sz="2" w:space="0" w:color="E3E3E3"/>
              </w:divBdr>
              <w:divsChild>
                <w:div w:id="2135175658">
                  <w:marLeft w:val="0"/>
                  <w:marRight w:val="0"/>
                  <w:marTop w:val="0"/>
                  <w:marBottom w:val="0"/>
                  <w:divBdr>
                    <w:top w:val="single" w:sz="2" w:space="0" w:color="E3E3E3"/>
                    <w:left w:val="single" w:sz="2" w:space="0" w:color="E3E3E3"/>
                    <w:bottom w:val="single" w:sz="2" w:space="0" w:color="E3E3E3"/>
                    <w:right w:val="single" w:sz="2" w:space="0" w:color="E3E3E3"/>
                  </w:divBdr>
                  <w:divsChild>
                    <w:div w:id="1188131367">
                      <w:marLeft w:val="0"/>
                      <w:marRight w:val="0"/>
                      <w:marTop w:val="0"/>
                      <w:marBottom w:val="0"/>
                      <w:divBdr>
                        <w:top w:val="single" w:sz="2" w:space="0" w:color="E3E3E3"/>
                        <w:left w:val="single" w:sz="2" w:space="0" w:color="E3E3E3"/>
                        <w:bottom w:val="single" w:sz="2" w:space="0" w:color="E3E3E3"/>
                        <w:right w:val="single" w:sz="2" w:space="0" w:color="E3E3E3"/>
                      </w:divBdr>
                      <w:divsChild>
                        <w:div w:id="988509851">
                          <w:marLeft w:val="0"/>
                          <w:marRight w:val="0"/>
                          <w:marTop w:val="0"/>
                          <w:marBottom w:val="0"/>
                          <w:divBdr>
                            <w:top w:val="single" w:sz="2" w:space="0" w:color="E3E3E3"/>
                            <w:left w:val="single" w:sz="2" w:space="0" w:color="E3E3E3"/>
                            <w:bottom w:val="single" w:sz="2" w:space="0" w:color="E3E3E3"/>
                            <w:right w:val="single" w:sz="2" w:space="0" w:color="E3E3E3"/>
                          </w:divBdr>
                          <w:divsChild>
                            <w:div w:id="443574664">
                              <w:marLeft w:val="0"/>
                              <w:marRight w:val="0"/>
                              <w:marTop w:val="100"/>
                              <w:marBottom w:val="100"/>
                              <w:divBdr>
                                <w:top w:val="single" w:sz="2" w:space="0" w:color="E3E3E3"/>
                                <w:left w:val="single" w:sz="2" w:space="0" w:color="E3E3E3"/>
                                <w:bottom w:val="single" w:sz="2" w:space="0" w:color="E3E3E3"/>
                                <w:right w:val="single" w:sz="2" w:space="0" w:color="E3E3E3"/>
                              </w:divBdr>
                              <w:divsChild>
                                <w:div w:id="2094735266">
                                  <w:marLeft w:val="0"/>
                                  <w:marRight w:val="0"/>
                                  <w:marTop w:val="0"/>
                                  <w:marBottom w:val="0"/>
                                  <w:divBdr>
                                    <w:top w:val="single" w:sz="2" w:space="0" w:color="E3E3E3"/>
                                    <w:left w:val="single" w:sz="2" w:space="0" w:color="E3E3E3"/>
                                    <w:bottom w:val="single" w:sz="2" w:space="0" w:color="E3E3E3"/>
                                    <w:right w:val="single" w:sz="2" w:space="0" w:color="E3E3E3"/>
                                  </w:divBdr>
                                  <w:divsChild>
                                    <w:div w:id="1170367158">
                                      <w:marLeft w:val="0"/>
                                      <w:marRight w:val="0"/>
                                      <w:marTop w:val="0"/>
                                      <w:marBottom w:val="0"/>
                                      <w:divBdr>
                                        <w:top w:val="single" w:sz="2" w:space="0" w:color="E3E3E3"/>
                                        <w:left w:val="single" w:sz="2" w:space="0" w:color="E3E3E3"/>
                                        <w:bottom w:val="single" w:sz="2" w:space="0" w:color="E3E3E3"/>
                                        <w:right w:val="single" w:sz="2" w:space="0" w:color="E3E3E3"/>
                                      </w:divBdr>
                                      <w:divsChild>
                                        <w:div w:id="64766846">
                                          <w:marLeft w:val="0"/>
                                          <w:marRight w:val="0"/>
                                          <w:marTop w:val="0"/>
                                          <w:marBottom w:val="0"/>
                                          <w:divBdr>
                                            <w:top w:val="single" w:sz="2" w:space="0" w:color="E3E3E3"/>
                                            <w:left w:val="single" w:sz="2" w:space="0" w:color="E3E3E3"/>
                                            <w:bottom w:val="single" w:sz="2" w:space="0" w:color="E3E3E3"/>
                                            <w:right w:val="single" w:sz="2" w:space="0" w:color="E3E3E3"/>
                                          </w:divBdr>
                                          <w:divsChild>
                                            <w:div w:id="1443647887">
                                              <w:marLeft w:val="0"/>
                                              <w:marRight w:val="0"/>
                                              <w:marTop w:val="0"/>
                                              <w:marBottom w:val="0"/>
                                              <w:divBdr>
                                                <w:top w:val="single" w:sz="2" w:space="0" w:color="E3E3E3"/>
                                                <w:left w:val="single" w:sz="2" w:space="0" w:color="E3E3E3"/>
                                                <w:bottom w:val="single" w:sz="2" w:space="0" w:color="E3E3E3"/>
                                                <w:right w:val="single" w:sz="2" w:space="0" w:color="E3E3E3"/>
                                              </w:divBdr>
                                              <w:divsChild>
                                                <w:div w:id="1989936441">
                                                  <w:marLeft w:val="0"/>
                                                  <w:marRight w:val="0"/>
                                                  <w:marTop w:val="0"/>
                                                  <w:marBottom w:val="0"/>
                                                  <w:divBdr>
                                                    <w:top w:val="single" w:sz="2" w:space="0" w:color="E3E3E3"/>
                                                    <w:left w:val="single" w:sz="2" w:space="0" w:color="E3E3E3"/>
                                                    <w:bottom w:val="single" w:sz="2" w:space="0" w:color="E3E3E3"/>
                                                    <w:right w:val="single" w:sz="2" w:space="0" w:color="E3E3E3"/>
                                                  </w:divBdr>
                                                  <w:divsChild>
                                                    <w:div w:id="10582128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874616287">
          <w:marLeft w:val="0"/>
          <w:marRight w:val="0"/>
          <w:marTop w:val="0"/>
          <w:marBottom w:val="0"/>
          <w:divBdr>
            <w:top w:val="none" w:sz="0" w:space="0" w:color="auto"/>
            <w:left w:val="none" w:sz="0" w:space="0" w:color="auto"/>
            <w:bottom w:val="none" w:sz="0" w:space="0" w:color="auto"/>
            <w:right w:val="none" w:sz="0" w:space="0" w:color="auto"/>
          </w:divBdr>
        </w:div>
      </w:divsChild>
    </w:div>
    <w:div w:id="423767615">
      <w:bodyDiv w:val="1"/>
      <w:marLeft w:val="0"/>
      <w:marRight w:val="0"/>
      <w:marTop w:val="0"/>
      <w:marBottom w:val="0"/>
      <w:divBdr>
        <w:top w:val="none" w:sz="0" w:space="0" w:color="auto"/>
        <w:left w:val="none" w:sz="0" w:space="0" w:color="auto"/>
        <w:bottom w:val="none" w:sz="0" w:space="0" w:color="auto"/>
        <w:right w:val="none" w:sz="0" w:space="0" w:color="auto"/>
      </w:divBdr>
      <w:divsChild>
        <w:div w:id="488912563">
          <w:marLeft w:val="0"/>
          <w:marRight w:val="0"/>
          <w:marTop w:val="0"/>
          <w:marBottom w:val="0"/>
          <w:divBdr>
            <w:top w:val="none" w:sz="0" w:space="0" w:color="auto"/>
            <w:left w:val="none" w:sz="0" w:space="0" w:color="auto"/>
            <w:bottom w:val="none" w:sz="0" w:space="0" w:color="auto"/>
            <w:right w:val="none" w:sz="0" w:space="0" w:color="auto"/>
          </w:divBdr>
          <w:divsChild>
            <w:div w:id="1855265911">
              <w:marLeft w:val="0"/>
              <w:marRight w:val="0"/>
              <w:marTop w:val="0"/>
              <w:marBottom w:val="0"/>
              <w:divBdr>
                <w:top w:val="none" w:sz="0" w:space="0" w:color="auto"/>
                <w:left w:val="none" w:sz="0" w:space="0" w:color="auto"/>
                <w:bottom w:val="none" w:sz="0" w:space="0" w:color="auto"/>
                <w:right w:val="none" w:sz="0" w:space="0" w:color="auto"/>
              </w:divBdr>
              <w:divsChild>
                <w:div w:id="404104818">
                  <w:marLeft w:val="0"/>
                  <w:marRight w:val="0"/>
                  <w:marTop w:val="0"/>
                  <w:marBottom w:val="0"/>
                  <w:divBdr>
                    <w:top w:val="none" w:sz="0" w:space="0" w:color="auto"/>
                    <w:left w:val="none" w:sz="0" w:space="0" w:color="auto"/>
                    <w:bottom w:val="none" w:sz="0" w:space="0" w:color="auto"/>
                    <w:right w:val="none" w:sz="0" w:space="0" w:color="auto"/>
                  </w:divBdr>
                  <w:divsChild>
                    <w:div w:id="1045451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450171752">
      <w:bodyDiv w:val="1"/>
      <w:marLeft w:val="0"/>
      <w:marRight w:val="0"/>
      <w:marTop w:val="0"/>
      <w:marBottom w:val="0"/>
      <w:divBdr>
        <w:top w:val="none" w:sz="0" w:space="0" w:color="auto"/>
        <w:left w:val="none" w:sz="0" w:space="0" w:color="auto"/>
        <w:bottom w:val="none" w:sz="0" w:space="0" w:color="auto"/>
        <w:right w:val="none" w:sz="0" w:space="0" w:color="auto"/>
      </w:divBdr>
    </w:div>
    <w:div w:id="499387805">
      <w:bodyDiv w:val="1"/>
      <w:marLeft w:val="0"/>
      <w:marRight w:val="0"/>
      <w:marTop w:val="0"/>
      <w:marBottom w:val="0"/>
      <w:divBdr>
        <w:top w:val="none" w:sz="0" w:space="0" w:color="auto"/>
        <w:left w:val="none" w:sz="0" w:space="0" w:color="auto"/>
        <w:bottom w:val="none" w:sz="0" w:space="0" w:color="auto"/>
        <w:right w:val="none" w:sz="0" w:space="0" w:color="auto"/>
      </w:divBdr>
    </w:div>
    <w:div w:id="512958212">
      <w:bodyDiv w:val="1"/>
      <w:marLeft w:val="0"/>
      <w:marRight w:val="0"/>
      <w:marTop w:val="0"/>
      <w:marBottom w:val="0"/>
      <w:divBdr>
        <w:top w:val="none" w:sz="0" w:space="0" w:color="auto"/>
        <w:left w:val="none" w:sz="0" w:space="0" w:color="auto"/>
        <w:bottom w:val="none" w:sz="0" w:space="0" w:color="auto"/>
        <w:right w:val="none" w:sz="0" w:space="0" w:color="auto"/>
      </w:divBdr>
    </w:div>
    <w:div w:id="524833910">
      <w:bodyDiv w:val="1"/>
      <w:marLeft w:val="0"/>
      <w:marRight w:val="0"/>
      <w:marTop w:val="0"/>
      <w:marBottom w:val="0"/>
      <w:divBdr>
        <w:top w:val="none" w:sz="0" w:space="0" w:color="auto"/>
        <w:left w:val="none" w:sz="0" w:space="0" w:color="auto"/>
        <w:bottom w:val="none" w:sz="0" w:space="0" w:color="auto"/>
        <w:right w:val="none" w:sz="0" w:space="0" w:color="auto"/>
      </w:divBdr>
    </w:div>
    <w:div w:id="541479143">
      <w:bodyDiv w:val="1"/>
      <w:marLeft w:val="0"/>
      <w:marRight w:val="0"/>
      <w:marTop w:val="0"/>
      <w:marBottom w:val="0"/>
      <w:divBdr>
        <w:top w:val="none" w:sz="0" w:space="0" w:color="auto"/>
        <w:left w:val="none" w:sz="0" w:space="0" w:color="auto"/>
        <w:bottom w:val="none" w:sz="0" w:space="0" w:color="auto"/>
        <w:right w:val="none" w:sz="0" w:space="0" w:color="auto"/>
      </w:divBdr>
    </w:div>
    <w:div w:id="544299335">
      <w:bodyDiv w:val="1"/>
      <w:marLeft w:val="0"/>
      <w:marRight w:val="0"/>
      <w:marTop w:val="0"/>
      <w:marBottom w:val="0"/>
      <w:divBdr>
        <w:top w:val="none" w:sz="0" w:space="0" w:color="auto"/>
        <w:left w:val="none" w:sz="0" w:space="0" w:color="auto"/>
        <w:bottom w:val="none" w:sz="0" w:space="0" w:color="auto"/>
        <w:right w:val="none" w:sz="0" w:space="0" w:color="auto"/>
      </w:divBdr>
    </w:div>
    <w:div w:id="552927382">
      <w:bodyDiv w:val="1"/>
      <w:marLeft w:val="0"/>
      <w:marRight w:val="0"/>
      <w:marTop w:val="0"/>
      <w:marBottom w:val="0"/>
      <w:divBdr>
        <w:top w:val="none" w:sz="0" w:space="0" w:color="auto"/>
        <w:left w:val="none" w:sz="0" w:space="0" w:color="auto"/>
        <w:bottom w:val="none" w:sz="0" w:space="0" w:color="auto"/>
        <w:right w:val="none" w:sz="0" w:space="0" w:color="auto"/>
      </w:divBdr>
    </w:div>
    <w:div w:id="554660612">
      <w:bodyDiv w:val="1"/>
      <w:marLeft w:val="0"/>
      <w:marRight w:val="0"/>
      <w:marTop w:val="0"/>
      <w:marBottom w:val="0"/>
      <w:divBdr>
        <w:top w:val="none" w:sz="0" w:space="0" w:color="auto"/>
        <w:left w:val="none" w:sz="0" w:space="0" w:color="auto"/>
        <w:bottom w:val="none" w:sz="0" w:space="0" w:color="auto"/>
        <w:right w:val="none" w:sz="0" w:space="0" w:color="auto"/>
      </w:divBdr>
      <w:divsChild>
        <w:div w:id="12420571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56014316">
      <w:bodyDiv w:val="1"/>
      <w:marLeft w:val="0"/>
      <w:marRight w:val="0"/>
      <w:marTop w:val="0"/>
      <w:marBottom w:val="0"/>
      <w:divBdr>
        <w:top w:val="none" w:sz="0" w:space="0" w:color="auto"/>
        <w:left w:val="none" w:sz="0" w:space="0" w:color="auto"/>
        <w:bottom w:val="none" w:sz="0" w:space="0" w:color="auto"/>
        <w:right w:val="none" w:sz="0" w:space="0" w:color="auto"/>
      </w:divBdr>
    </w:div>
    <w:div w:id="558246852">
      <w:bodyDiv w:val="1"/>
      <w:marLeft w:val="0"/>
      <w:marRight w:val="0"/>
      <w:marTop w:val="0"/>
      <w:marBottom w:val="0"/>
      <w:divBdr>
        <w:top w:val="none" w:sz="0" w:space="0" w:color="auto"/>
        <w:left w:val="none" w:sz="0" w:space="0" w:color="auto"/>
        <w:bottom w:val="none" w:sz="0" w:space="0" w:color="auto"/>
        <w:right w:val="none" w:sz="0" w:space="0" w:color="auto"/>
      </w:divBdr>
    </w:div>
    <w:div w:id="570502821">
      <w:bodyDiv w:val="1"/>
      <w:marLeft w:val="0"/>
      <w:marRight w:val="0"/>
      <w:marTop w:val="0"/>
      <w:marBottom w:val="0"/>
      <w:divBdr>
        <w:top w:val="none" w:sz="0" w:space="0" w:color="auto"/>
        <w:left w:val="none" w:sz="0" w:space="0" w:color="auto"/>
        <w:bottom w:val="none" w:sz="0" w:space="0" w:color="auto"/>
        <w:right w:val="none" w:sz="0" w:space="0" w:color="auto"/>
      </w:divBdr>
    </w:div>
    <w:div w:id="588848573">
      <w:bodyDiv w:val="1"/>
      <w:marLeft w:val="0"/>
      <w:marRight w:val="0"/>
      <w:marTop w:val="0"/>
      <w:marBottom w:val="0"/>
      <w:divBdr>
        <w:top w:val="none" w:sz="0" w:space="0" w:color="auto"/>
        <w:left w:val="none" w:sz="0" w:space="0" w:color="auto"/>
        <w:bottom w:val="none" w:sz="0" w:space="0" w:color="auto"/>
        <w:right w:val="none" w:sz="0" w:space="0" w:color="auto"/>
      </w:divBdr>
    </w:div>
    <w:div w:id="591400973">
      <w:bodyDiv w:val="1"/>
      <w:marLeft w:val="0"/>
      <w:marRight w:val="0"/>
      <w:marTop w:val="0"/>
      <w:marBottom w:val="0"/>
      <w:divBdr>
        <w:top w:val="none" w:sz="0" w:space="0" w:color="auto"/>
        <w:left w:val="none" w:sz="0" w:space="0" w:color="auto"/>
        <w:bottom w:val="none" w:sz="0" w:space="0" w:color="auto"/>
        <w:right w:val="none" w:sz="0" w:space="0" w:color="auto"/>
      </w:divBdr>
    </w:div>
    <w:div w:id="597716593">
      <w:bodyDiv w:val="1"/>
      <w:marLeft w:val="0"/>
      <w:marRight w:val="0"/>
      <w:marTop w:val="0"/>
      <w:marBottom w:val="0"/>
      <w:divBdr>
        <w:top w:val="none" w:sz="0" w:space="0" w:color="auto"/>
        <w:left w:val="none" w:sz="0" w:space="0" w:color="auto"/>
        <w:bottom w:val="none" w:sz="0" w:space="0" w:color="auto"/>
        <w:right w:val="none" w:sz="0" w:space="0" w:color="auto"/>
      </w:divBdr>
    </w:div>
    <w:div w:id="617218649">
      <w:bodyDiv w:val="1"/>
      <w:marLeft w:val="0"/>
      <w:marRight w:val="0"/>
      <w:marTop w:val="0"/>
      <w:marBottom w:val="0"/>
      <w:divBdr>
        <w:top w:val="none" w:sz="0" w:space="0" w:color="auto"/>
        <w:left w:val="none" w:sz="0" w:space="0" w:color="auto"/>
        <w:bottom w:val="none" w:sz="0" w:space="0" w:color="auto"/>
        <w:right w:val="none" w:sz="0" w:space="0" w:color="auto"/>
      </w:divBdr>
    </w:div>
    <w:div w:id="617953455">
      <w:bodyDiv w:val="1"/>
      <w:marLeft w:val="0"/>
      <w:marRight w:val="0"/>
      <w:marTop w:val="0"/>
      <w:marBottom w:val="0"/>
      <w:divBdr>
        <w:top w:val="none" w:sz="0" w:space="0" w:color="auto"/>
        <w:left w:val="none" w:sz="0" w:space="0" w:color="auto"/>
        <w:bottom w:val="none" w:sz="0" w:space="0" w:color="auto"/>
        <w:right w:val="none" w:sz="0" w:space="0" w:color="auto"/>
      </w:divBdr>
    </w:div>
    <w:div w:id="621960170">
      <w:bodyDiv w:val="1"/>
      <w:marLeft w:val="0"/>
      <w:marRight w:val="0"/>
      <w:marTop w:val="0"/>
      <w:marBottom w:val="0"/>
      <w:divBdr>
        <w:top w:val="none" w:sz="0" w:space="0" w:color="auto"/>
        <w:left w:val="none" w:sz="0" w:space="0" w:color="auto"/>
        <w:bottom w:val="none" w:sz="0" w:space="0" w:color="auto"/>
        <w:right w:val="none" w:sz="0" w:space="0" w:color="auto"/>
      </w:divBdr>
    </w:div>
    <w:div w:id="641352489">
      <w:bodyDiv w:val="1"/>
      <w:marLeft w:val="0"/>
      <w:marRight w:val="0"/>
      <w:marTop w:val="0"/>
      <w:marBottom w:val="0"/>
      <w:divBdr>
        <w:top w:val="none" w:sz="0" w:space="0" w:color="auto"/>
        <w:left w:val="none" w:sz="0" w:space="0" w:color="auto"/>
        <w:bottom w:val="none" w:sz="0" w:space="0" w:color="auto"/>
        <w:right w:val="none" w:sz="0" w:space="0" w:color="auto"/>
      </w:divBdr>
    </w:div>
    <w:div w:id="668368377">
      <w:bodyDiv w:val="1"/>
      <w:marLeft w:val="0"/>
      <w:marRight w:val="0"/>
      <w:marTop w:val="0"/>
      <w:marBottom w:val="0"/>
      <w:divBdr>
        <w:top w:val="none" w:sz="0" w:space="0" w:color="auto"/>
        <w:left w:val="none" w:sz="0" w:space="0" w:color="auto"/>
        <w:bottom w:val="none" w:sz="0" w:space="0" w:color="auto"/>
        <w:right w:val="none" w:sz="0" w:space="0" w:color="auto"/>
      </w:divBdr>
      <w:divsChild>
        <w:div w:id="1891071118">
          <w:marLeft w:val="0"/>
          <w:marRight w:val="0"/>
          <w:marTop w:val="0"/>
          <w:marBottom w:val="0"/>
          <w:divBdr>
            <w:top w:val="none" w:sz="0" w:space="0" w:color="auto"/>
            <w:left w:val="none" w:sz="0" w:space="0" w:color="auto"/>
            <w:bottom w:val="none" w:sz="0" w:space="0" w:color="auto"/>
            <w:right w:val="none" w:sz="0" w:space="0" w:color="auto"/>
          </w:divBdr>
        </w:div>
        <w:div w:id="1944651059">
          <w:marLeft w:val="0"/>
          <w:marRight w:val="0"/>
          <w:marTop w:val="0"/>
          <w:marBottom w:val="0"/>
          <w:divBdr>
            <w:top w:val="single" w:sz="2" w:space="0" w:color="E3E3E3"/>
            <w:left w:val="single" w:sz="2" w:space="0" w:color="E3E3E3"/>
            <w:bottom w:val="single" w:sz="2" w:space="0" w:color="E3E3E3"/>
            <w:right w:val="single" w:sz="2" w:space="0" w:color="E3E3E3"/>
          </w:divBdr>
          <w:divsChild>
            <w:div w:id="1116489162">
              <w:marLeft w:val="0"/>
              <w:marRight w:val="0"/>
              <w:marTop w:val="0"/>
              <w:marBottom w:val="0"/>
              <w:divBdr>
                <w:top w:val="single" w:sz="2" w:space="0" w:color="E3E3E3"/>
                <w:left w:val="single" w:sz="2" w:space="0" w:color="E3E3E3"/>
                <w:bottom w:val="single" w:sz="2" w:space="0" w:color="E3E3E3"/>
                <w:right w:val="single" w:sz="2" w:space="0" w:color="E3E3E3"/>
              </w:divBdr>
              <w:divsChild>
                <w:div w:id="236525121">
                  <w:marLeft w:val="0"/>
                  <w:marRight w:val="0"/>
                  <w:marTop w:val="0"/>
                  <w:marBottom w:val="0"/>
                  <w:divBdr>
                    <w:top w:val="single" w:sz="2" w:space="0" w:color="E3E3E3"/>
                    <w:left w:val="single" w:sz="2" w:space="0" w:color="E3E3E3"/>
                    <w:bottom w:val="single" w:sz="2" w:space="0" w:color="E3E3E3"/>
                    <w:right w:val="single" w:sz="2" w:space="0" w:color="E3E3E3"/>
                  </w:divBdr>
                  <w:divsChild>
                    <w:div w:id="309599204">
                      <w:marLeft w:val="0"/>
                      <w:marRight w:val="0"/>
                      <w:marTop w:val="0"/>
                      <w:marBottom w:val="0"/>
                      <w:divBdr>
                        <w:top w:val="single" w:sz="2" w:space="0" w:color="E3E3E3"/>
                        <w:left w:val="single" w:sz="2" w:space="0" w:color="E3E3E3"/>
                        <w:bottom w:val="single" w:sz="2" w:space="0" w:color="E3E3E3"/>
                        <w:right w:val="single" w:sz="2" w:space="0" w:color="E3E3E3"/>
                      </w:divBdr>
                      <w:divsChild>
                        <w:div w:id="1150556973">
                          <w:marLeft w:val="0"/>
                          <w:marRight w:val="0"/>
                          <w:marTop w:val="0"/>
                          <w:marBottom w:val="0"/>
                          <w:divBdr>
                            <w:top w:val="single" w:sz="2" w:space="0" w:color="E3E3E3"/>
                            <w:left w:val="single" w:sz="2" w:space="0" w:color="E3E3E3"/>
                            <w:bottom w:val="single" w:sz="2" w:space="0" w:color="E3E3E3"/>
                            <w:right w:val="single" w:sz="2" w:space="0" w:color="E3E3E3"/>
                          </w:divBdr>
                          <w:divsChild>
                            <w:div w:id="317274004">
                              <w:marLeft w:val="0"/>
                              <w:marRight w:val="0"/>
                              <w:marTop w:val="0"/>
                              <w:marBottom w:val="0"/>
                              <w:divBdr>
                                <w:top w:val="single" w:sz="2" w:space="0" w:color="E3E3E3"/>
                                <w:left w:val="single" w:sz="2" w:space="0" w:color="E3E3E3"/>
                                <w:bottom w:val="single" w:sz="2" w:space="0" w:color="E3E3E3"/>
                                <w:right w:val="single" w:sz="2" w:space="0" w:color="E3E3E3"/>
                              </w:divBdr>
                              <w:divsChild>
                                <w:div w:id="195388684">
                                  <w:marLeft w:val="0"/>
                                  <w:marRight w:val="0"/>
                                  <w:marTop w:val="100"/>
                                  <w:marBottom w:val="100"/>
                                  <w:divBdr>
                                    <w:top w:val="single" w:sz="2" w:space="0" w:color="E3E3E3"/>
                                    <w:left w:val="single" w:sz="2" w:space="0" w:color="E3E3E3"/>
                                    <w:bottom w:val="single" w:sz="2" w:space="0" w:color="E3E3E3"/>
                                    <w:right w:val="single" w:sz="2" w:space="0" w:color="E3E3E3"/>
                                  </w:divBdr>
                                  <w:divsChild>
                                    <w:div w:id="1852984709">
                                      <w:marLeft w:val="0"/>
                                      <w:marRight w:val="0"/>
                                      <w:marTop w:val="0"/>
                                      <w:marBottom w:val="0"/>
                                      <w:divBdr>
                                        <w:top w:val="single" w:sz="2" w:space="0" w:color="E3E3E3"/>
                                        <w:left w:val="single" w:sz="2" w:space="0" w:color="E3E3E3"/>
                                        <w:bottom w:val="single" w:sz="2" w:space="0" w:color="E3E3E3"/>
                                        <w:right w:val="single" w:sz="2" w:space="0" w:color="E3E3E3"/>
                                      </w:divBdr>
                                      <w:divsChild>
                                        <w:div w:id="586504775">
                                          <w:marLeft w:val="0"/>
                                          <w:marRight w:val="0"/>
                                          <w:marTop w:val="0"/>
                                          <w:marBottom w:val="0"/>
                                          <w:divBdr>
                                            <w:top w:val="single" w:sz="2" w:space="0" w:color="E3E3E3"/>
                                            <w:left w:val="single" w:sz="2" w:space="0" w:color="E3E3E3"/>
                                            <w:bottom w:val="single" w:sz="2" w:space="0" w:color="E3E3E3"/>
                                            <w:right w:val="single" w:sz="2" w:space="0" w:color="E3E3E3"/>
                                          </w:divBdr>
                                          <w:divsChild>
                                            <w:div w:id="1064140129">
                                              <w:marLeft w:val="0"/>
                                              <w:marRight w:val="0"/>
                                              <w:marTop w:val="0"/>
                                              <w:marBottom w:val="0"/>
                                              <w:divBdr>
                                                <w:top w:val="single" w:sz="2" w:space="0" w:color="E3E3E3"/>
                                                <w:left w:val="single" w:sz="2" w:space="0" w:color="E3E3E3"/>
                                                <w:bottom w:val="single" w:sz="2" w:space="0" w:color="E3E3E3"/>
                                                <w:right w:val="single" w:sz="2" w:space="0" w:color="E3E3E3"/>
                                              </w:divBdr>
                                              <w:divsChild>
                                                <w:div w:id="1745489008">
                                                  <w:marLeft w:val="0"/>
                                                  <w:marRight w:val="0"/>
                                                  <w:marTop w:val="0"/>
                                                  <w:marBottom w:val="0"/>
                                                  <w:divBdr>
                                                    <w:top w:val="single" w:sz="2" w:space="0" w:color="E3E3E3"/>
                                                    <w:left w:val="single" w:sz="2" w:space="0" w:color="E3E3E3"/>
                                                    <w:bottom w:val="single" w:sz="2" w:space="0" w:color="E3E3E3"/>
                                                    <w:right w:val="single" w:sz="2" w:space="0" w:color="E3E3E3"/>
                                                  </w:divBdr>
                                                  <w:divsChild>
                                                    <w:div w:id="1355766650">
                                                      <w:marLeft w:val="0"/>
                                                      <w:marRight w:val="0"/>
                                                      <w:marTop w:val="0"/>
                                                      <w:marBottom w:val="0"/>
                                                      <w:divBdr>
                                                        <w:top w:val="single" w:sz="2" w:space="0" w:color="E3E3E3"/>
                                                        <w:left w:val="single" w:sz="2" w:space="0" w:color="E3E3E3"/>
                                                        <w:bottom w:val="single" w:sz="2" w:space="0" w:color="E3E3E3"/>
                                                        <w:right w:val="single" w:sz="2" w:space="0" w:color="E3E3E3"/>
                                                      </w:divBdr>
                                                      <w:divsChild>
                                                        <w:div w:id="1266265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686911325">
      <w:bodyDiv w:val="1"/>
      <w:marLeft w:val="0"/>
      <w:marRight w:val="0"/>
      <w:marTop w:val="0"/>
      <w:marBottom w:val="0"/>
      <w:divBdr>
        <w:top w:val="none" w:sz="0" w:space="0" w:color="auto"/>
        <w:left w:val="none" w:sz="0" w:space="0" w:color="auto"/>
        <w:bottom w:val="none" w:sz="0" w:space="0" w:color="auto"/>
        <w:right w:val="none" w:sz="0" w:space="0" w:color="auto"/>
      </w:divBdr>
    </w:div>
    <w:div w:id="725102119">
      <w:bodyDiv w:val="1"/>
      <w:marLeft w:val="0"/>
      <w:marRight w:val="0"/>
      <w:marTop w:val="0"/>
      <w:marBottom w:val="0"/>
      <w:divBdr>
        <w:top w:val="none" w:sz="0" w:space="0" w:color="auto"/>
        <w:left w:val="none" w:sz="0" w:space="0" w:color="auto"/>
        <w:bottom w:val="none" w:sz="0" w:space="0" w:color="auto"/>
        <w:right w:val="none" w:sz="0" w:space="0" w:color="auto"/>
      </w:divBdr>
    </w:div>
    <w:div w:id="729619370">
      <w:bodyDiv w:val="1"/>
      <w:marLeft w:val="0"/>
      <w:marRight w:val="0"/>
      <w:marTop w:val="0"/>
      <w:marBottom w:val="0"/>
      <w:divBdr>
        <w:top w:val="none" w:sz="0" w:space="0" w:color="auto"/>
        <w:left w:val="none" w:sz="0" w:space="0" w:color="auto"/>
        <w:bottom w:val="none" w:sz="0" w:space="0" w:color="auto"/>
        <w:right w:val="none" w:sz="0" w:space="0" w:color="auto"/>
      </w:divBdr>
    </w:div>
    <w:div w:id="730033705">
      <w:bodyDiv w:val="1"/>
      <w:marLeft w:val="0"/>
      <w:marRight w:val="0"/>
      <w:marTop w:val="0"/>
      <w:marBottom w:val="0"/>
      <w:divBdr>
        <w:top w:val="none" w:sz="0" w:space="0" w:color="auto"/>
        <w:left w:val="none" w:sz="0" w:space="0" w:color="auto"/>
        <w:bottom w:val="none" w:sz="0" w:space="0" w:color="auto"/>
        <w:right w:val="none" w:sz="0" w:space="0" w:color="auto"/>
      </w:divBdr>
    </w:div>
    <w:div w:id="760420115">
      <w:bodyDiv w:val="1"/>
      <w:marLeft w:val="0"/>
      <w:marRight w:val="0"/>
      <w:marTop w:val="0"/>
      <w:marBottom w:val="0"/>
      <w:divBdr>
        <w:top w:val="none" w:sz="0" w:space="0" w:color="auto"/>
        <w:left w:val="none" w:sz="0" w:space="0" w:color="auto"/>
        <w:bottom w:val="none" w:sz="0" w:space="0" w:color="auto"/>
        <w:right w:val="none" w:sz="0" w:space="0" w:color="auto"/>
      </w:divBdr>
    </w:div>
    <w:div w:id="777799138">
      <w:bodyDiv w:val="1"/>
      <w:marLeft w:val="0"/>
      <w:marRight w:val="0"/>
      <w:marTop w:val="0"/>
      <w:marBottom w:val="0"/>
      <w:divBdr>
        <w:top w:val="none" w:sz="0" w:space="0" w:color="auto"/>
        <w:left w:val="none" w:sz="0" w:space="0" w:color="auto"/>
        <w:bottom w:val="none" w:sz="0" w:space="0" w:color="auto"/>
        <w:right w:val="none" w:sz="0" w:space="0" w:color="auto"/>
      </w:divBdr>
      <w:divsChild>
        <w:div w:id="846095935">
          <w:marLeft w:val="0"/>
          <w:marRight w:val="0"/>
          <w:marTop w:val="0"/>
          <w:marBottom w:val="0"/>
          <w:divBdr>
            <w:top w:val="none" w:sz="0" w:space="0" w:color="auto"/>
            <w:left w:val="none" w:sz="0" w:space="0" w:color="auto"/>
            <w:bottom w:val="none" w:sz="0" w:space="0" w:color="auto"/>
            <w:right w:val="none" w:sz="0" w:space="0" w:color="auto"/>
          </w:divBdr>
          <w:divsChild>
            <w:div w:id="170617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429492">
      <w:bodyDiv w:val="1"/>
      <w:marLeft w:val="0"/>
      <w:marRight w:val="0"/>
      <w:marTop w:val="0"/>
      <w:marBottom w:val="0"/>
      <w:divBdr>
        <w:top w:val="none" w:sz="0" w:space="0" w:color="auto"/>
        <w:left w:val="none" w:sz="0" w:space="0" w:color="auto"/>
        <w:bottom w:val="none" w:sz="0" w:space="0" w:color="auto"/>
        <w:right w:val="none" w:sz="0" w:space="0" w:color="auto"/>
      </w:divBdr>
    </w:div>
    <w:div w:id="788624893">
      <w:bodyDiv w:val="1"/>
      <w:marLeft w:val="0"/>
      <w:marRight w:val="0"/>
      <w:marTop w:val="0"/>
      <w:marBottom w:val="0"/>
      <w:divBdr>
        <w:top w:val="none" w:sz="0" w:space="0" w:color="auto"/>
        <w:left w:val="none" w:sz="0" w:space="0" w:color="auto"/>
        <w:bottom w:val="none" w:sz="0" w:space="0" w:color="auto"/>
        <w:right w:val="none" w:sz="0" w:space="0" w:color="auto"/>
      </w:divBdr>
    </w:div>
    <w:div w:id="789083655">
      <w:bodyDiv w:val="1"/>
      <w:marLeft w:val="0"/>
      <w:marRight w:val="0"/>
      <w:marTop w:val="0"/>
      <w:marBottom w:val="0"/>
      <w:divBdr>
        <w:top w:val="none" w:sz="0" w:space="0" w:color="auto"/>
        <w:left w:val="none" w:sz="0" w:space="0" w:color="auto"/>
        <w:bottom w:val="none" w:sz="0" w:space="0" w:color="auto"/>
        <w:right w:val="none" w:sz="0" w:space="0" w:color="auto"/>
      </w:divBdr>
    </w:div>
    <w:div w:id="853572902">
      <w:bodyDiv w:val="1"/>
      <w:marLeft w:val="0"/>
      <w:marRight w:val="0"/>
      <w:marTop w:val="0"/>
      <w:marBottom w:val="0"/>
      <w:divBdr>
        <w:top w:val="none" w:sz="0" w:space="0" w:color="auto"/>
        <w:left w:val="none" w:sz="0" w:space="0" w:color="auto"/>
        <w:bottom w:val="none" w:sz="0" w:space="0" w:color="auto"/>
        <w:right w:val="none" w:sz="0" w:space="0" w:color="auto"/>
      </w:divBdr>
    </w:div>
    <w:div w:id="858160474">
      <w:bodyDiv w:val="1"/>
      <w:marLeft w:val="0"/>
      <w:marRight w:val="0"/>
      <w:marTop w:val="0"/>
      <w:marBottom w:val="0"/>
      <w:divBdr>
        <w:top w:val="none" w:sz="0" w:space="0" w:color="auto"/>
        <w:left w:val="none" w:sz="0" w:space="0" w:color="auto"/>
        <w:bottom w:val="none" w:sz="0" w:space="0" w:color="auto"/>
        <w:right w:val="none" w:sz="0" w:space="0" w:color="auto"/>
      </w:divBdr>
    </w:div>
    <w:div w:id="864833256">
      <w:bodyDiv w:val="1"/>
      <w:marLeft w:val="0"/>
      <w:marRight w:val="0"/>
      <w:marTop w:val="0"/>
      <w:marBottom w:val="0"/>
      <w:divBdr>
        <w:top w:val="none" w:sz="0" w:space="0" w:color="auto"/>
        <w:left w:val="none" w:sz="0" w:space="0" w:color="auto"/>
        <w:bottom w:val="none" w:sz="0" w:space="0" w:color="auto"/>
        <w:right w:val="none" w:sz="0" w:space="0" w:color="auto"/>
      </w:divBdr>
    </w:div>
    <w:div w:id="888801817">
      <w:bodyDiv w:val="1"/>
      <w:marLeft w:val="0"/>
      <w:marRight w:val="0"/>
      <w:marTop w:val="0"/>
      <w:marBottom w:val="0"/>
      <w:divBdr>
        <w:top w:val="none" w:sz="0" w:space="0" w:color="auto"/>
        <w:left w:val="none" w:sz="0" w:space="0" w:color="auto"/>
        <w:bottom w:val="none" w:sz="0" w:space="0" w:color="auto"/>
        <w:right w:val="none" w:sz="0" w:space="0" w:color="auto"/>
      </w:divBdr>
    </w:div>
    <w:div w:id="900753206">
      <w:bodyDiv w:val="1"/>
      <w:marLeft w:val="0"/>
      <w:marRight w:val="0"/>
      <w:marTop w:val="0"/>
      <w:marBottom w:val="0"/>
      <w:divBdr>
        <w:top w:val="none" w:sz="0" w:space="0" w:color="auto"/>
        <w:left w:val="none" w:sz="0" w:space="0" w:color="auto"/>
        <w:bottom w:val="none" w:sz="0" w:space="0" w:color="auto"/>
        <w:right w:val="none" w:sz="0" w:space="0" w:color="auto"/>
      </w:divBdr>
    </w:div>
    <w:div w:id="904871287">
      <w:bodyDiv w:val="1"/>
      <w:marLeft w:val="0"/>
      <w:marRight w:val="0"/>
      <w:marTop w:val="0"/>
      <w:marBottom w:val="0"/>
      <w:divBdr>
        <w:top w:val="none" w:sz="0" w:space="0" w:color="auto"/>
        <w:left w:val="none" w:sz="0" w:space="0" w:color="auto"/>
        <w:bottom w:val="none" w:sz="0" w:space="0" w:color="auto"/>
        <w:right w:val="none" w:sz="0" w:space="0" w:color="auto"/>
      </w:divBdr>
    </w:div>
    <w:div w:id="911230657">
      <w:bodyDiv w:val="1"/>
      <w:marLeft w:val="0"/>
      <w:marRight w:val="0"/>
      <w:marTop w:val="0"/>
      <w:marBottom w:val="0"/>
      <w:divBdr>
        <w:top w:val="none" w:sz="0" w:space="0" w:color="auto"/>
        <w:left w:val="none" w:sz="0" w:space="0" w:color="auto"/>
        <w:bottom w:val="none" w:sz="0" w:space="0" w:color="auto"/>
        <w:right w:val="none" w:sz="0" w:space="0" w:color="auto"/>
      </w:divBdr>
    </w:div>
    <w:div w:id="913465316">
      <w:bodyDiv w:val="1"/>
      <w:marLeft w:val="0"/>
      <w:marRight w:val="0"/>
      <w:marTop w:val="0"/>
      <w:marBottom w:val="0"/>
      <w:divBdr>
        <w:top w:val="none" w:sz="0" w:space="0" w:color="auto"/>
        <w:left w:val="none" w:sz="0" w:space="0" w:color="auto"/>
        <w:bottom w:val="none" w:sz="0" w:space="0" w:color="auto"/>
        <w:right w:val="none" w:sz="0" w:space="0" w:color="auto"/>
      </w:divBdr>
    </w:div>
    <w:div w:id="932473975">
      <w:bodyDiv w:val="1"/>
      <w:marLeft w:val="0"/>
      <w:marRight w:val="0"/>
      <w:marTop w:val="0"/>
      <w:marBottom w:val="0"/>
      <w:divBdr>
        <w:top w:val="none" w:sz="0" w:space="0" w:color="auto"/>
        <w:left w:val="none" w:sz="0" w:space="0" w:color="auto"/>
        <w:bottom w:val="none" w:sz="0" w:space="0" w:color="auto"/>
        <w:right w:val="none" w:sz="0" w:space="0" w:color="auto"/>
      </w:divBdr>
    </w:div>
    <w:div w:id="939725867">
      <w:bodyDiv w:val="1"/>
      <w:marLeft w:val="0"/>
      <w:marRight w:val="0"/>
      <w:marTop w:val="0"/>
      <w:marBottom w:val="0"/>
      <w:divBdr>
        <w:top w:val="none" w:sz="0" w:space="0" w:color="auto"/>
        <w:left w:val="none" w:sz="0" w:space="0" w:color="auto"/>
        <w:bottom w:val="none" w:sz="0" w:space="0" w:color="auto"/>
        <w:right w:val="none" w:sz="0" w:space="0" w:color="auto"/>
      </w:divBdr>
    </w:div>
    <w:div w:id="946040590">
      <w:bodyDiv w:val="1"/>
      <w:marLeft w:val="0"/>
      <w:marRight w:val="0"/>
      <w:marTop w:val="0"/>
      <w:marBottom w:val="0"/>
      <w:divBdr>
        <w:top w:val="none" w:sz="0" w:space="0" w:color="auto"/>
        <w:left w:val="none" w:sz="0" w:space="0" w:color="auto"/>
        <w:bottom w:val="none" w:sz="0" w:space="0" w:color="auto"/>
        <w:right w:val="none" w:sz="0" w:space="0" w:color="auto"/>
      </w:divBdr>
    </w:div>
    <w:div w:id="974331054">
      <w:bodyDiv w:val="1"/>
      <w:marLeft w:val="0"/>
      <w:marRight w:val="0"/>
      <w:marTop w:val="0"/>
      <w:marBottom w:val="0"/>
      <w:divBdr>
        <w:top w:val="none" w:sz="0" w:space="0" w:color="auto"/>
        <w:left w:val="none" w:sz="0" w:space="0" w:color="auto"/>
        <w:bottom w:val="none" w:sz="0" w:space="0" w:color="auto"/>
        <w:right w:val="none" w:sz="0" w:space="0" w:color="auto"/>
      </w:divBdr>
    </w:div>
    <w:div w:id="978341939">
      <w:bodyDiv w:val="1"/>
      <w:marLeft w:val="0"/>
      <w:marRight w:val="0"/>
      <w:marTop w:val="0"/>
      <w:marBottom w:val="0"/>
      <w:divBdr>
        <w:top w:val="none" w:sz="0" w:space="0" w:color="auto"/>
        <w:left w:val="none" w:sz="0" w:space="0" w:color="auto"/>
        <w:bottom w:val="none" w:sz="0" w:space="0" w:color="auto"/>
        <w:right w:val="none" w:sz="0" w:space="0" w:color="auto"/>
      </w:divBdr>
    </w:div>
    <w:div w:id="994407169">
      <w:bodyDiv w:val="1"/>
      <w:marLeft w:val="0"/>
      <w:marRight w:val="0"/>
      <w:marTop w:val="0"/>
      <w:marBottom w:val="0"/>
      <w:divBdr>
        <w:top w:val="none" w:sz="0" w:space="0" w:color="auto"/>
        <w:left w:val="none" w:sz="0" w:space="0" w:color="auto"/>
        <w:bottom w:val="none" w:sz="0" w:space="0" w:color="auto"/>
        <w:right w:val="none" w:sz="0" w:space="0" w:color="auto"/>
      </w:divBdr>
      <w:divsChild>
        <w:div w:id="340787335">
          <w:marLeft w:val="0"/>
          <w:marRight w:val="0"/>
          <w:marTop w:val="0"/>
          <w:marBottom w:val="0"/>
          <w:divBdr>
            <w:top w:val="none" w:sz="0" w:space="0" w:color="auto"/>
            <w:left w:val="none" w:sz="0" w:space="0" w:color="auto"/>
            <w:bottom w:val="none" w:sz="0" w:space="0" w:color="auto"/>
            <w:right w:val="none" w:sz="0" w:space="0" w:color="auto"/>
          </w:divBdr>
        </w:div>
        <w:div w:id="1383361107">
          <w:marLeft w:val="0"/>
          <w:marRight w:val="0"/>
          <w:marTop w:val="0"/>
          <w:marBottom w:val="0"/>
          <w:divBdr>
            <w:top w:val="single" w:sz="2" w:space="0" w:color="E3E3E3"/>
            <w:left w:val="single" w:sz="2" w:space="0" w:color="E3E3E3"/>
            <w:bottom w:val="single" w:sz="2" w:space="0" w:color="E3E3E3"/>
            <w:right w:val="single" w:sz="2" w:space="0" w:color="E3E3E3"/>
          </w:divBdr>
          <w:divsChild>
            <w:div w:id="161893243">
              <w:marLeft w:val="0"/>
              <w:marRight w:val="0"/>
              <w:marTop w:val="0"/>
              <w:marBottom w:val="0"/>
              <w:divBdr>
                <w:top w:val="single" w:sz="2" w:space="0" w:color="E3E3E3"/>
                <w:left w:val="single" w:sz="2" w:space="0" w:color="E3E3E3"/>
                <w:bottom w:val="single" w:sz="2" w:space="0" w:color="E3E3E3"/>
                <w:right w:val="single" w:sz="2" w:space="0" w:color="E3E3E3"/>
              </w:divBdr>
              <w:divsChild>
                <w:div w:id="1379745336">
                  <w:marLeft w:val="0"/>
                  <w:marRight w:val="0"/>
                  <w:marTop w:val="0"/>
                  <w:marBottom w:val="0"/>
                  <w:divBdr>
                    <w:top w:val="single" w:sz="2" w:space="0" w:color="E3E3E3"/>
                    <w:left w:val="single" w:sz="2" w:space="0" w:color="E3E3E3"/>
                    <w:bottom w:val="single" w:sz="2" w:space="0" w:color="E3E3E3"/>
                    <w:right w:val="single" w:sz="2" w:space="0" w:color="E3E3E3"/>
                  </w:divBdr>
                  <w:divsChild>
                    <w:div w:id="64108837">
                      <w:marLeft w:val="0"/>
                      <w:marRight w:val="0"/>
                      <w:marTop w:val="0"/>
                      <w:marBottom w:val="0"/>
                      <w:divBdr>
                        <w:top w:val="single" w:sz="2" w:space="0" w:color="E3E3E3"/>
                        <w:left w:val="single" w:sz="2" w:space="0" w:color="E3E3E3"/>
                        <w:bottom w:val="single" w:sz="2" w:space="0" w:color="E3E3E3"/>
                        <w:right w:val="single" w:sz="2" w:space="0" w:color="E3E3E3"/>
                      </w:divBdr>
                      <w:divsChild>
                        <w:div w:id="692456072">
                          <w:marLeft w:val="0"/>
                          <w:marRight w:val="0"/>
                          <w:marTop w:val="0"/>
                          <w:marBottom w:val="0"/>
                          <w:divBdr>
                            <w:top w:val="single" w:sz="2" w:space="0" w:color="E3E3E3"/>
                            <w:left w:val="single" w:sz="2" w:space="0" w:color="E3E3E3"/>
                            <w:bottom w:val="single" w:sz="2" w:space="0" w:color="E3E3E3"/>
                            <w:right w:val="single" w:sz="2" w:space="0" w:color="E3E3E3"/>
                          </w:divBdr>
                          <w:divsChild>
                            <w:div w:id="1952199391">
                              <w:marLeft w:val="0"/>
                              <w:marRight w:val="0"/>
                              <w:marTop w:val="100"/>
                              <w:marBottom w:val="100"/>
                              <w:divBdr>
                                <w:top w:val="single" w:sz="2" w:space="0" w:color="E3E3E3"/>
                                <w:left w:val="single" w:sz="2" w:space="0" w:color="E3E3E3"/>
                                <w:bottom w:val="single" w:sz="2" w:space="0" w:color="E3E3E3"/>
                                <w:right w:val="single" w:sz="2" w:space="0" w:color="E3E3E3"/>
                              </w:divBdr>
                              <w:divsChild>
                                <w:div w:id="611984960">
                                  <w:marLeft w:val="0"/>
                                  <w:marRight w:val="0"/>
                                  <w:marTop w:val="0"/>
                                  <w:marBottom w:val="0"/>
                                  <w:divBdr>
                                    <w:top w:val="single" w:sz="2" w:space="0" w:color="E3E3E3"/>
                                    <w:left w:val="single" w:sz="2" w:space="0" w:color="E3E3E3"/>
                                    <w:bottom w:val="single" w:sz="2" w:space="0" w:color="E3E3E3"/>
                                    <w:right w:val="single" w:sz="2" w:space="0" w:color="E3E3E3"/>
                                  </w:divBdr>
                                  <w:divsChild>
                                    <w:div w:id="342559152">
                                      <w:marLeft w:val="0"/>
                                      <w:marRight w:val="0"/>
                                      <w:marTop w:val="0"/>
                                      <w:marBottom w:val="0"/>
                                      <w:divBdr>
                                        <w:top w:val="single" w:sz="2" w:space="0" w:color="E3E3E3"/>
                                        <w:left w:val="single" w:sz="2" w:space="0" w:color="E3E3E3"/>
                                        <w:bottom w:val="single" w:sz="2" w:space="0" w:color="E3E3E3"/>
                                        <w:right w:val="single" w:sz="2" w:space="0" w:color="E3E3E3"/>
                                      </w:divBdr>
                                      <w:divsChild>
                                        <w:div w:id="1816143008">
                                          <w:marLeft w:val="0"/>
                                          <w:marRight w:val="0"/>
                                          <w:marTop w:val="0"/>
                                          <w:marBottom w:val="0"/>
                                          <w:divBdr>
                                            <w:top w:val="single" w:sz="2" w:space="0" w:color="E3E3E3"/>
                                            <w:left w:val="single" w:sz="2" w:space="0" w:color="E3E3E3"/>
                                            <w:bottom w:val="single" w:sz="2" w:space="0" w:color="E3E3E3"/>
                                            <w:right w:val="single" w:sz="2" w:space="0" w:color="E3E3E3"/>
                                          </w:divBdr>
                                          <w:divsChild>
                                            <w:div w:id="539971849">
                                              <w:marLeft w:val="0"/>
                                              <w:marRight w:val="0"/>
                                              <w:marTop w:val="0"/>
                                              <w:marBottom w:val="0"/>
                                              <w:divBdr>
                                                <w:top w:val="single" w:sz="2" w:space="0" w:color="E3E3E3"/>
                                                <w:left w:val="single" w:sz="2" w:space="0" w:color="E3E3E3"/>
                                                <w:bottom w:val="single" w:sz="2" w:space="0" w:color="E3E3E3"/>
                                                <w:right w:val="single" w:sz="2" w:space="0" w:color="E3E3E3"/>
                                              </w:divBdr>
                                              <w:divsChild>
                                                <w:div w:id="1139109056">
                                                  <w:marLeft w:val="0"/>
                                                  <w:marRight w:val="0"/>
                                                  <w:marTop w:val="0"/>
                                                  <w:marBottom w:val="0"/>
                                                  <w:divBdr>
                                                    <w:top w:val="single" w:sz="2" w:space="0" w:color="E3E3E3"/>
                                                    <w:left w:val="single" w:sz="2" w:space="0" w:color="E3E3E3"/>
                                                    <w:bottom w:val="single" w:sz="2" w:space="0" w:color="E3E3E3"/>
                                                    <w:right w:val="single" w:sz="2" w:space="0" w:color="E3E3E3"/>
                                                  </w:divBdr>
                                                  <w:divsChild>
                                                    <w:div w:id="3790905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06522106">
      <w:bodyDiv w:val="1"/>
      <w:marLeft w:val="0"/>
      <w:marRight w:val="0"/>
      <w:marTop w:val="0"/>
      <w:marBottom w:val="0"/>
      <w:divBdr>
        <w:top w:val="none" w:sz="0" w:space="0" w:color="auto"/>
        <w:left w:val="none" w:sz="0" w:space="0" w:color="auto"/>
        <w:bottom w:val="none" w:sz="0" w:space="0" w:color="auto"/>
        <w:right w:val="none" w:sz="0" w:space="0" w:color="auto"/>
      </w:divBdr>
    </w:div>
    <w:div w:id="1007709654">
      <w:bodyDiv w:val="1"/>
      <w:marLeft w:val="0"/>
      <w:marRight w:val="0"/>
      <w:marTop w:val="0"/>
      <w:marBottom w:val="0"/>
      <w:divBdr>
        <w:top w:val="none" w:sz="0" w:space="0" w:color="auto"/>
        <w:left w:val="none" w:sz="0" w:space="0" w:color="auto"/>
        <w:bottom w:val="none" w:sz="0" w:space="0" w:color="auto"/>
        <w:right w:val="none" w:sz="0" w:space="0" w:color="auto"/>
      </w:divBdr>
    </w:div>
    <w:div w:id="1007710598">
      <w:bodyDiv w:val="1"/>
      <w:marLeft w:val="0"/>
      <w:marRight w:val="0"/>
      <w:marTop w:val="0"/>
      <w:marBottom w:val="0"/>
      <w:divBdr>
        <w:top w:val="none" w:sz="0" w:space="0" w:color="auto"/>
        <w:left w:val="none" w:sz="0" w:space="0" w:color="auto"/>
        <w:bottom w:val="none" w:sz="0" w:space="0" w:color="auto"/>
        <w:right w:val="none" w:sz="0" w:space="0" w:color="auto"/>
      </w:divBdr>
      <w:divsChild>
        <w:div w:id="1703746246">
          <w:marLeft w:val="0"/>
          <w:marRight w:val="0"/>
          <w:marTop w:val="0"/>
          <w:marBottom w:val="0"/>
          <w:divBdr>
            <w:top w:val="none" w:sz="0" w:space="0" w:color="auto"/>
            <w:left w:val="none" w:sz="0" w:space="0" w:color="auto"/>
            <w:bottom w:val="none" w:sz="0" w:space="0" w:color="auto"/>
            <w:right w:val="none" w:sz="0" w:space="0" w:color="auto"/>
          </w:divBdr>
          <w:divsChild>
            <w:div w:id="211747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605514">
      <w:bodyDiv w:val="1"/>
      <w:marLeft w:val="0"/>
      <w:marRight w:val="0"/>
      <w:marTop w:val="0"/>
      <w:marBottom w:val="0"/>
      <w:divBdr>
        <w:top w:val="none" w:sz="0" w:space="0" w:color="auto"/>
        <w:left w:val="none" w:sz="0" w:space="0" w:color="auto"/>
        <w:bottom w:val="none" w:sz="0" w:space="0" w:color="auto"/>
        <w:right w:val="none" w:sz="0" w:space="0" w:color="auto"/>
      </w:divBdr>
    </w:div>
    <w:div w:id="1019352936">
      <w:bodyDiv w:val="1"/>
      <w:marLeft w:val="0"/>
      <w:marRight w:val="0"/>
      <w:marTop w:val="0"/>
      <w:marBottom w:val="0"/>
      <w:divBdr>
        <w:top w:val="none" w:sz="0" w:space="0" w:color="auto"/>
        <w:left w:val="none" w:sz="0" w:space="0" w:color="auto"/>
        <w:bottom w:val="none" w:sz="0" w:space="0" w:color="auto"/>
        <w:right w:val="none" w:sz="0" w:space="0" w:color="auto"/>
      </w:divBdr>
    </w:div>
    <w:div w:id="1030106477">
      <w:bodyDiv w:val="1"/>
      <w:marLeft w:val="0"/>
      <w:marRight w:val="0"/>
      <w:marTop w:val="0"/>
      <w:marBottom w:val="0"/>
      <w:divBdr>
        <w:top w:val="none" w:sz="0" w:space="0" w:color="auto"/>
        <w:left w:val="none" w:sz="0" w:space="0" w:color="auto"/>
        <w:bottom w:val="none" w:sz="0" w:space="0" w:color="auto"/>
        <w:right w:val="none" w:sz="0" w:space="0" w:color="auto"/>
      </w:divBdr>
    </w:div>
    <w:div w:id="1036588377">
      <w:bodyDiv w:val="1"/>
      <w:marLeft w:val="0"/>
      <w:marRight w:val="0"/>
      <w:marTop w:val="0"/>
      <w:marBottom w:val="0"/>
      <w:divBdr>
        <w:top w:val="none" w:sz="0" w:space="0" w:color="auto"/>
        <w:left w:val="none" w:sz="0" w:space="0" w:color="auto"/>
        <w:bottom w:val="none" w:sz="0" w:space="0" w:color="auto"/>
        <w:right w:val="none" w:sz="0" w:space="0" w:color="auto"/>
      </w:divBdr>
      <w:divsChild>
        <w:div w:id="626618114">
          <w:marLeft w:val="0"/>
          <w:marRight w:val="0"/>
          <w:marTop w:val="0"/>
          <w:marBottom w:val="0"/>
          <w:divBdr>
            <w:top w:val="none" w:sz="0" w:space="0" w:color="auto"/>
            <w:left w:val="none" w:sz="0" w:space="0" w:color="auto"/>
            <w:bottom w:val="none" w:sz="0" w:space="0" w:color="auto"/>
            <w:right w:val="none" w:sz="0" w:space="0" w:color="auto"/>
          </w:divBdr>
        </w:div>
      </w:divsChild>
    </w:div>
    <w:div w:id="1060863394">
      <w:bodyDiv w:val="1"/>
      <w:marLeft w:val="0"/>
      <w:marRight w:val="0"/>
      <w:marTop w:val="0"/>
      <w:marBottom w:val="0"/>
      <w:divBdr>
        <w:top w:val="none" w:sz="0" w:space="0" w:color="auto"/>
        <w:left w:val="none" w:sz="0" w:space="0" w:color="auto"/>
        <w:bottom w:val="none" w:sz="0" w:space="0" w:color="auto"/>
        <w:right w:val="none" w:sz="0" w:space="0" w:color="auto"/>
      </w:divBdr>
    </w:div>
    <w:div w:id="1061639266">
      <w:bodyDiv w:val="1"/>
      <w:marLeft w:val="0"/>
      <w:marRight w:val="0"/>
      <w:marTop w:val="0"/>
      <w:marBottom w:val="0"/>
      <w:divBdr>
        <w:top w:val="none" w:sz="0" w:space="0" w:color="auto"/>
        <w:left w:val="none" w:sz="0" w:space="0" w:color="auto"/>
        <w:bottom w:val="none" w:sz="0" w:space="0" w:color="auto"/>
        <w:right w:val="none" w:sz="0" w:space="0" w:color="auto"/>
      </w:divBdr>
    </w:div>
    <w:div w:id="1077172236">
      <w:bodyDiv w:val="1"/>
      <w:marLeft w:val="0"/>
      <w:marRight w:val="0"/>
      <w:marTop w:val="0"/>
      <w:marBottom w:val="0"/>
      <w:divBdr>
        <w:top w:val="none" w:sz="0" w:space="0" w:color="auto"/>
        <w:left w:val="none" w:sz="0" w:space="0" w:color="auto"/>
        <w:bottom w:val="none" w:sz="0" w:space="0" w:color="auto"/>
        <w:right w:val="none" w:sz="0" w:space="0" w:color="auto"/>
      </w:divBdr>
    </w:div>
    <w:div w:id="1101799968">
      <w:bodyDiv w:val="1"/>
      <w:marLeft w:val="0"/>
      <w:marRight w:val="0"/>
      <w:marTop w:val="0"/>
      <w:marBottom w:val="0"/>
      <w:divBdr>
        <w:top w:val="none" w:sz="0" w:space="0" w:color="auto"/>
        <w:left w:val="none" w:sz="0" w:space="0" w:color="auto"/>
        <w:bottom w:val="none" w:sz="0" w:space="0" w:color="auto"/>
        <w:right w:val="none" w:sz="0" w:space="0" w:color="auto"/>
      </w:divBdr>
    </w:div>
    <w:div w:id="1107773449">
      <w:bodyDiv w:val="1"/>
      <w:marLeft w:val="0"/>
      <w:marRight w:val="0"/>
      <w:marTop w:val="0"/>
      <w:marBottom w:val="0"/>
      <w:divBdr>
        <w:top w:val="none" w:sz="0" w:space="0" w:color="auto"/>
        <w:left w:val="none" w:sz="0" w:space="0" w:color="auto"/>
        <w:bottom w:val="none" w:sz="0" w:space="0" w:color="auto"/>
        <w:right w:val="none" w:sz="0" w:space="0" w:color="auto"/>
      </w:divBdr>
    </w:div>
    <w:div w:id="1108427630">
      <w:bodyDiv w:val="1"/>
      <w:marLeft w:val="0"/>
      <w:marRight w:val="0"/>
      <w:marTop w:val="0"/>
      <w:marBottom w:val="0"/>
      <w:divBdr>
        <w:top w:val="none" w:sz="0" w:space="0" w:color="auto"/>
        <w:left w:val="none" w:sz="0" w:space="0" w:color="auto"/>
        <w:bottom w:val="none" w:sz="0" w:space="0" w:color="auto"/>
        <w:right w:val="none" w:sz="0" w:space="0" w:color="auto"/>
      </w:divBdr>
    </w:div>
    <w:div w:id="1114713993">
      <w:bodyDiv w:val="1"/>
      <w:marLeft w:val="0"/>
      <w:marRight w:val="0"/>
      <w:marTop w:val="0"/>
      <w:marBottom w:val="0"/>
      <w:divBdr>
        <w:top w:val="none" w:sz="0" w:space="0" w:color="auto"/>
        <w:left w:val="none" w:sz="0" w:space="0" w:color="auto"/>
        <w:bottom w:val="none" w:sz="0" w:space="0" w:color="auto"/>
        <w:right w:val="none" w:sz="0" w:space="0" w:color="auto"/>
      </w:divBdr>
    </w:div>
    <w:div w:id="1118597471">
      <w:bodyDiv w:val="1"/>
      <w:marLeft w:val="0"/>
      <w:marRight w:val="0"/>
      <w:marTop w:val="0"/>
      <w:marBottom w:val="0"/>
      <w:divBdr>
        <w:top w:val="none" w:sz="0" w:space="0" w:color="auto"/>
        <w:left w:val="none" w:sz="0" w:space="0" w:color="auto"/>
        <w:bottom w:val="none" w:sz="0" w:space="0" w:color="auto"/>
        <w:right w:val="none" w:sz="0" w:space="0" w:color="auto"/>
      </w:divBdr>
    </w:div>
    <w:div w:id="1129280467">
      <w:bodyDiv w:val="1"/>
      <w:marLeft w:val="0"/>
      <w:marRight w:val="0"/>
      <w:marTop w:val="0"/>
      <w:marBottom w:val="0"/>
      <w:divBdr>
        <w:top w:val="none" w:sz="0" w:space="0" w:color="auto"/>
        <w:left w:val="none" w:sz="0" w:space="0" w:color="auto"/>
        <w:bottom w:val="none" w:sz="0" w:space="0" w:color="auto"/>
        <w:right w:val="none" w:sz="0" w:space="0" w:color="auto"/>
      </w:divBdr>
      <w:divsChild>
        <w:div w:id="294873801">
          <w:marLeft w:val="0"/>
          <w:marRight w:val="0"/>
          <w:marTop w:val="0"/>
          <w:marBottom w:val="0"/>
          <w:divBdr>
            <w:top w:val="none" w:sz="0" w:space="0" w:color="auto"/>
            <w:left w:val="none" w:sz="0" w:space="0" w:color="auto"/>
            <w:bottom w:val="none" w:sz="0" w:space="0" w:color="auto"/>
            <w:right w:val="none" w:sz="0" w:space="0" w:color="auto"/>
          </w:divBdr>
          <w:divsChild>
            <w:div w:id="26130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827627">
      <w:bodyDiv w:val="1"/>
      <w:marLeft w:val="0"/>
      <w:marRight w:val="0"/>
      <w:marTop w:val="0"/>
      <w:marBottom w:val="0"/>
      <w:divBdr>
        <w:top w:val="none" w:sz="0" w:space="0" w:color="auto"/>
        <w:left w:val="none" w:sz="0" w:space="0" w:color="auto"/>
        <w:bottom w:val="none" w:sz="0" w:space="0" w:color="auto"/>
        <w:right w:val="none" w:sz="0" w:space="0" w:color="auto"/>
      </w:divBdr>
    </w:div>
    <w:div w:id="1139608916">
      <w:bodyDiv w:val="1"/>
      <w:marLeft w:val="0"/>
      <w:marRight w:val="0"/>
      <w:marTop w:val="0"/>
      <w:marBottom w:val="0"/>
      <w:divBdr>
        <w:top w:val="none" w:sz="0" w:space="0" w:color="auto"/>
        <w:left w:val="none" w:sz="0" w:space="0" w:color="auto"/>
        <w:bottom w:val="none" w:sz="0" w:space="0" w:color="auto"/>
        <w:right w:val="none" w:sz="0" w:space="0" w:color="auto"/>
      </w:divBdr>
    </w:div>
    <w:div w:id="1147239856">
      <w:bodyDiv w:val="1"/>
      <w:marLeft w:val="0"/>
      <w:marRight w:val="0"/>
      <w:marTop w:val="0"/>
      <w:marBottom w:val="0"/>
      <w:divBdr>
        <w:top w:val="none" w:sz="0" w:space="0" w:color="auto"/>
        <w:left w:val="none" w:sz="0" w:space="0" w:color="auto"/>
        <w:bottom w:val="none" w:sz="0" w:space="0" w:color="auto"/>
        <w:right w:val="none" w:sz="0" w:space="0" w:color="auto"/>
      </w:divBdr>
    </w:div>
    <w:div w:id="1157915186">
      <w:bodyDiv w:val="1"/>
      <w:marLeft w:val="0"/>
      <w:marRight w:val="0"/>
      <w:marTop w:val="0"/>
      <w:marBottom w:val="0"/>
      <w:divBdr>
        <w:top w:val="none" w:sz="0" w:space="0" w:color="auto"/>
        <w:left w:val="none" w:sz="0" w:space="0" w:color="auto"/>
        <w:bottom w:val="none" w:sz="0" w:space="0" w:color="auto"/>
        <w:right w:val="none" w:sz="0" w:space="0" w:color="auto"/>
      </w:divBdr>
      <w:divsChild>
        <w:div w:id="371080261">
          <w:marLeft w:val="0"/>
          <w:marRight w:val="0"/>
          <w:marTop w:val="0"/>
          <w:marBottom w:val="0"/>
          <w:divBdr>
            <w:top w:val="none" w:sz="0" w:space="0" w:color="auto"/>
            <w:left w:val="none" w:sz="0" w:space="0" w:color="auto"/>
            <w:bottom w:val="none" w:sz="0" w:space="0" w:color="auto"/>
            <w:right w:val="none" w:sz="0" w:space="0" w:color="auto"/>
          </w:divBdr>
          <w:divsChild>
            <w:div w:id="164615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724444">
      <w:bodyDiv w:val="1"/>
      <w:marLeft w:val="0"/>
      <w:marRight w:val="0"/>
      <w:marTop w:val="0"/>
      <w:marBottom w:val="0"/>
      <w:divBdr>
        <w:top w:val="none" w:sz="0" w:space="0" w:color="auto"/>
        <w:left w:val="none" w:sz="0" w:space="0" w:color="auto"/>
        <w:bottom w:val="none" w:sz="0" w:space="0" w:color="auto"/>
        <w:right w:val="none" w:sz="0" w:space="0" w:color="auto"/>
      </w:divBdr>
    </w:div>
    <w:div w:id="1179933044">
      <w:bodyDiv w:val="1"/>
      <w:marLeft w:val="0"/>
      <w:marRight w:val="0"/>
      <w:marTop w:val="0"/>
      <w:marBottom w:val="0"/>
      <w:divBdr>
        <w:top w:val="none" w:sz="0" w:space="0" w:color="auto"/>
        <w:left w:val="none" w:sz="0" w:space="0" w:color="auto"/>
        <w:bottom w:val="none" w:sz="0" w:space="0" w:color="auto"/>
        <w:right w:val="none" w:sz="0" w:space="0" w:color="auto"/>
      </w:divBdr>
    </w:div>
    <w:div w:id="1194996488">
      <w:bodyDiv w:val="1"/>
      <w:marLeft w:val="0"/>
      <w:marRight w:val="0"/>
      <w:marTop w:val="0"/>
      <w:marBottom w:val="0"/>
      <w:divBdr>
        <w:top w:val="none" w:sz="0" w:space="0" w:color="auto"/>
        <w:left w:val="none" w:sz="0" w:space="0" w:color="auto"/>
        <w:bottom w:val="none" w:sz="0" w:space="0" w:color="auto"/>
        <w:right w:val="none" w:sz="0" w:space="0" w:color="auto"/>
      </w:divBdr>
    </w:div>
    <w:div w:id="1208375048">
      <w:bodyDiv w:val="1"/>
      <w:marLeft w:val="0"/>
      <w:marRight w:val="0"/>
      <w:marTop w:val="0"/>
      <w:marBottom w:val="0"/>
      <w:divBdr>
        <w:top w:val="none" w:sz="0" w:space="0" w:color="auto"/>
        <w:left w:val="none" w:sz="0" w:space="0" w:color="auto"/>
        <w:bottom w:val="none" w:sz="0" w:space="0" w:color="auto"/>
        <w:right w:val="none" w:sz="0" w:space="0" w:color="auto"/>
      </w:divBdr>
    </w:div>
    <w:div w:id="1208493740">
      <w:bodyDiv w:val="1"/>
      <w:marLeft w:val="0"/>
      <w:marRight w:val="0"/>
      <w:marTop w:val="0"/>
      <w:marBottom w:val="0"/>
      <w:divBdr>
        <w:top w:val="none" w:sz="0" w:space="0" w:color="auto"/>
        <w:left w:val="none" w:sz="0" w:space="0" w:color="auto"/>
        <w:bottom w:val="none" w:sz="0" w:space="0" w:color="auto"/>
        <w:right w:val="none" w:sz="0" w:space="0" w:color="auto"/>
      </w:divBdr>
    </w:div>
    <w:div w:id="1222716907">
      <w:bodyDiv w:val="1"/>
      <w:marLeft w:val="0"/>
      <w:marRight w:val="0"/>
      <w:marTop w:val="0"/>
      <w:marBottom w:val="0"/>
      <w:divBdr>
        <w:top w:val="none" w:sz="0" w:space="0" w:color="auto"/>
        <w:left w:val="none" w:sz="0" w:space="0" w:color="auto"/>
        <w:bottom w:val="none" w:sz="0" w:space="0" w:color="auto"/>
        <w:right w:val="none" w:sz="0" w:space="0" w:color="auto"/>
      </w:divBdr>
    </w:div>
    <w:div w:id="1225723906">
      <w:bodyDiv w:val="1"/>
      <w:marLeft w:val="0"/>
      <w:marRight w:val="0"/>
      <w:marTop w:val="0"/>
      <w:marBottom w:val="0"/>
      <w:divBdr>
        <w:top w:val="none" w:sz="0" w:space="0" w:color="auto"/>
        <w:left w:val="none" w:sz="0" w:space="0" w:color="auto"/>
        <w:bottom w:val="none" w:sz="0" w:space="0" w:color="auto"/>
        <w:right w:val="none" w:sz="0" w:space="0" w:color="auto"/>
      </w:divBdr>
    </w:div>
    <w:div w:id="1229463390">
      <w:bodyDiv w:val="1"/>
      <w:marLeft w:val="0"/>
      <w:marRight w:val="0"/>
      <w:marTop w:val="0"/>
      <w:marBottom w:val="0"/>
      <w:divBdr>
        <w:top w:val="none" w:sz="0" w:space="0" w:color="auto"/>
        <w:left w:val="none" w:sz="0" w:space="0" w:color="auto"/>
        <w:bottom w:val="none" w:sz="0" w:space="0" w:color="auto"/>
        <w:right w:val="none" w:sz="0" w:space="0" w:color="auto"/>
      </w:divBdr>
    </w:div>
    <w:div w:id="1240557986">
      <w:bodyDiv w:val="1"/>
      <w:marLeft w:val="0"/>
      <w:marRight w:val="0"/>
      <w:marTop w:val="0"/>
      <w:marBottom w:val="0"/>
      <w:divBdr>
        <w:top w:val="none" w:sz="0" w:space="0" w:color="auto"/>
        <w:left w:val="none" w:sz="0" w:space="0" w:color="auto"/>
        <w:bottom w:val="none" w:sz="0" w:space="0" w:color="auto"/>
        <w:right w:val="none" w:sz="0" w:space="0" w:color="auto"/>
      </w:divBdr>
      <w:divsChild>
        <w:div w:id="1457748275">
          <w:marLeft w:val="0"/>
          <w:marRight w:val="0"/>
          <w:marTop w:val="0"/>
          <w:marBottom w:val="0"/>
          <w:divBdr>
            <w:top w:val="none" w:sz="0" w:space="0" w:color="auto"/>
            <w:left w:val="none" w:sz="0" w:space="0" w:color="auto"/>
            <w:bottom w:val="none" w:sz="0" w:space="0" w:color="auto"/>
            <w:right w:val="none" w:sz="0" w:space="0" w:color="auto"/>
          </w:divBdr>
          <w:divsChild>
            <w:div w:id="191026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611789">
      <w:bodyDiv w:val="1"/>
      <w:marLeft w:val="0"/>
      <w:marRight w:val="0"/>
      <w:marTop w:val="0"/>
      <w:marBottom w:val="0"/>
      <w:divBdr>
        <w:top w:val="none" w:sz="0" w:space="0" w:color="auto"/>
        <w:left w:val="none" w:sz="0" w:space="0" w:color="auto"/>
        <w:bottom w:val="none" w:sz="0" w:space="0" w:color="auto"/>
        <w:right w:val="none" w:sz="0" w:space="0" w:color="auto"/>
      </w:divBdr>
    </w:div>
    <w:div w:id="1248923555">
      <w:bodyDiv w:val="1"/>
      <w:marLeft w:val="0"/>
      <w:marRight w:val="0"/>
      <w:marTop w:val="0"/>
      <w:marBottom w:val="0"/>
      <w:divBdr>
        <w:top w:val="none" w:sz="0" w:space="0" w:color="auto"/>
        <w:left w:val="none" w:sz="0" w:space="0" w:color="auto"/>
        <w:bottom w:val="none" w:sz="0" w:space="0" w:color="auto"/>
        <w:right w:val="none" w:sz="0" w:space="0" w:color="auto"/>
      </w:divBdr>
      <w:divsChild>
        <w:div w:id="2425663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52197614">
      <w:bodyDiv w:val="1"/>
      <w:marLeft w:val="0"/>
      <w:marRight w:val="0"/>
      <w:marTop w:val="0"/>
      <w:marBottom w:val="0"/>
      <w:divBdr>
        <w:top w:val="none" w:sz="0" w:space="0" w:color="auto"/>
        <w:left w:val="none" w:sz="0" w:space="0" w:color="auto"/>
        <w:bottom w:val="none" w:sz="0" w:space="0" w:color="auto"/>
        <w:right w:val="none" w:sz="0" w:space="0" w:color="auto"/>
      </w:divBdr>
    </w:div>
    <w:div w:id="1259405494">
      <w:bodyDiv w:val="1"/>
      <w:marLeft w:val="0"/>
      <w:marRight w:val="0"/>
      <w:marTop w:val="0"/>
      <w:marBottom w:val="0"/>
      <w:divBdr>
        <w:top w:val="none" w:sz="0" w:space="0" w:color="auto"/>
        <w:left w:val="none" w:sz="0" w:space="0" w:color="auto"/>
        <w:bottom w:val="none" w:sz="0" w:space="0" w:color="auto"/>
        <w:right w:val="none" w:sz="0" w:space="0" w:color="auto"/>
      </w:divBdr>
    </w:div>
    <w:div w:id="1264648369">
      <w:bodyDiv w:val="1"/>
      <w:marLeft w:val="0"/>
      <w:marRight w:val="0"/>
      <w:marTop w:val="0"/>
      <w:marBottom w:val="0"/>
      <w:divBdr>
        <w:top w:val="none" w:sz="0" w:space="0" w:color="auto"/>
        <w:left w:val="none" w:sz="0" w:space="0" w:color="auto"/>
        <w:bottom w:val="none" w:sz="0" w:space="0" w:color="auto"/>
        <w:right w:val="none" w:sz="0" w:space="0" w:color="auto"/>
      </w:divBdr>
    </w:div>
    <w:div w:id="1276641631">
      <w:bodyDiv w:val="1"/>
      <w:marLeft w:val="0"/>
      <w:marRight w:val="0"/>
      <w:marTop w:val="0"/>
      <w:marBottom w:val="0"/>
      <w:divBdr>
        <w:top w:val="none" w:sz="0" w:space="0" w:color="auto"/>
        <w:left w:val="none" w:sz="0" w:space="0" w:color="auto"/>
        <w:bottom w:val="none" w:sz="0" w:space="0" w:color="auto"/>
        <w:right w:val="none" w:sz="0" w:space="0" w:color="auto"/>
      </w:divBdr>
    </w:div>
    <w:div w:id="1277173508">
      <w:bodyDiv w:val="1"/>
      <w:marLeft w:val="0"/>
      <w:marRight w:val="0"/>
      <w:marTop w:val="0"/>
      <w:marBottom w:val="0"/>
      <w:divBdr>
        <w:top w:val="none" w:sz="0" w:space="0" w:color="auto"/>
        <w:left w:val="none" w:sz="0" w:space="0" w:color="auto"/>
        <w:bottom w:val="none" w:sz="0" w:space="0" w:color="auto"/>
        <w:right w:val="none" w:sz="0" w:space="0" w:color="auto"/>
      </w:divBdr>
    </w:div>
    <w:div w:id="1285697497">
      <w:bodyDiv w:val="1"/>
      <w:marLeft w:val="0"/>
      <w:marRight w:val="0"/>
      <w:marTop w:val="0"/>
      <w:marBottom w:val="0"/>
      <w:divBdr>
        <w:top w:val="none" w:sz="0" w:space="0" w:color="auto"/>
        <w:left w:val="none" w:sz="0" w:space="0" w:color="auto"/>
        <w:bottom w:val="none" w:sz="0" w:space="0" w:color="auto"/>
        <w:right w:val="none" w:sz="0" w:space="0" w:color="auto"/>
      </w:divBdr>
    </w:div>
    <w:div w:id="1312103958">
      <w:bodyDiv w:val="1"/>
      <w:marLeft w:val="0"/>
      <w:marRight w:val="0"/>
      <w:marTop w:val="0"/>
      <w:marBottom w:val="0"/>
      <w:divBdr>
        <w:top w:val="none" w:sz="0" w:space="0" w:color="auto"/>
        <w:left w:val="none" w:sz="0" w:space="0" w:color="auto"/>
        <w:bottom w:val="none" w:sz="0" w:space="0" w:color="auto"/>
        <w:right w:val="none" w:sz="0" w:space="0" w:color="auto"/>
      </w:divBdr>
    </w:div>
    <w:div w:id="1314793388">
      <w:bodyDiv w:val="1"/>
      <w:marLeft w:val="0"/>
      <w:marRight w:val="0"/>
      <w:marTop w:val="0"/>
      <w:marBottom w:val="0"/>
      <w:divBdr>
        <w:top w:val="none" w:sz="0" w:space="0" w:color="auto"/>
        <w:left w:val="none" w:sz="0" w:space="0" w:color="auto"/>
        <w:bottom w:val="none" w:sz="0" w:space="0" w:color="auto"/>
        <w:right w:val="none" w:sz="0" w:space="0" w:color="auto"/>
      </w:divBdr>
    </w:div>
    <w:div w:id="1320959507">
      <w:bodyDiv w:val="1"/>
      <w:marLeft w:val="0"/>
      <w:marRight w:val="0"/>
      <w:marTop w:val="0"/>
      <w:marBottom w:val="0"/>
      <w:divBdr>
        <w:top w:val="none" w:sz="0" w:space="0" w:color="auto"/>
        <w:left w:val="none" w:sz="0" w:space="0" w:color="auto"/>
        <w:bottom w:val="none" w:sz="0" w:space="0" w:color="auto"/>
        <w:right w:val="none" w:sz="0" w:space="0" w:color="auto"/>
      </w:divBdr>
    </w:div>
    <w:div w:id="1321276856">
      <w:bodyDiv w:val="1"/>
      <w:marLeft w:val="0"/>
      <w:marRight w:val="0"/>
      <w:marTop w:val="0"/>
      <w:marBottom w:val="0"/>
      <w:divBdr>
        <w:top w:val="none" w:sz="0" w:space="0" w:color="auto"/>
        <w:left w:val="none" w:sz="0" w:space="0" w:color="auto"/>
        <w:bottom w:val="none" w:sz="0" w:space="0" w:color="auto"/>
        <w:right w:val="none" w:sz="0" w:space="0" w:color="auto"/>
      </w:divBdr>
    </w:div>
    <w:div w:id="1326471137">
      <w:bodyDiv w:val="1"/>
      <w:marLeft w:val="0"/>
      <w:marRight w:val="0"/>
      <w:marTop w:val="0"/>
      <w:marBottom w:val="0"/>
      <w:divBdr>
        <w:top w:val="none" w:sz="0" w:space="0" w:color="auto"/>
        <w:left w:val="none" w:sz="0" w:space="0" w:color="auto"/>
        <w:bottom w:val="none" w:sz="0" w:space="0" w:color="auto"/>
        <w:right w:val="none" w:sz="0" w:space="0" w:color="auto"/>
      </w:divBdr>
    </w:div>
    <w:div w:id="1331326416">
      <w:bodyDiv w:val="1"/>
      <w:marLeft w:val="0"/>
      <w:marRight w:val="0"/>
      <w:marTop w:val="0"/>
      <w:marBottom w:val="0"/>
      <w:divBdr>
        <w:top w:val="none" w:sz="0" w:space="0" w:color="auto"/>
        <w:left w:val="none" w:sz="0" w:space="0" w:color="auto"/>
        <w:bottom w:val="none" w:sz="0" w:space="0" w:color="auto"/>
        <w:right w:val="none" w:sz="0" w:space="0" w:color="auto"/>
      </w:divBdr>
    </w:div>
    <w:div w:id="1350329107">
      <w:bodyDiv w:val="1"/>
      <w:marLeft w:val="0"/>
      <w:marRight w:val="0"/>
      <w:marTop w:val="0"/>
      <w:marBottom w:val="0"/>
      <w:divBdr>
        <w:top w:val="none" w:sz="0" w:space="0" w:color="auto"/>
        <w:left w:val="none" w:sz="0" w:space="0" w:color="auto"/>
        <w:bottom w:val="none" w:sz="0" w:space="0" w:color="auto"/>
        <w:right w:val="none" w:sz="0" w:space="0" w:color="auto"/>
      </w:divBdr>
    </w:div>
    <w:div w:id="1350831029">
      <w:bodyDiv w:val="1"/>
      <w:marLeft w:val="0"/>
      <w:marRight w:val="0"/>
      <w:marTop w:val="0"/>
      <w:marBottom w:val="0"/>
      <w:divBdr>
        <w:top w:val="none" w:sz="0" w:space="0" w:color="auto"/>
        <w:left w:val="none" w:sz="0" w:space="0" w:color="auto"/>
        <w:bottom w:val="none" w:sz="0" w:space="0" w:color="auto"/>
        <w:right w:val="none" w:sz="0" w:space="0" w:color="auto"/>
      </w:divBdr>
    </w:div>
    <w:div w:id="1351879469">
      <w:bodyDiv w:val="1"/>
      <w:marLeft w:val="0"/>
      <w:marRight w:val="0"/>
      <w:marTop w:val="0"/>
      <w:marBottom w:val="0"/>
      <w:divBdr>
        <w:top w:val="none" w:sz="0" w:space="0" w:color="auto"/>
        <w:left w:val="none" w:sz="0" w:space="0" w:color="auto"/>
        <w:bottom w:val="none" w:sz="0" w:space="0" w:color="auto"/>
        <w:right w:val="none" w:sz="0" w:space="0" w:color="auto"/>
      </w:divBdr>
    </w:div>
    <w:div w:id="1354375937">
      <w:bodyDiv w:val="1"/>
      <w:marLeft w:val="0"/>
      <w:marRight w:val="0"/>
      <w:marTop w:val="0"/>
      <w:marBottom w:val="0"/>
      <w:divBdr>
        <w:top w:val="none" w:sz="0" w:space="0" w:color="auto"/>
        <w:left w:val="none" w:sz="0" w:space="0" w:color="auto"/>
        <w:bottom w:val="none" w:sz="0" w:space="0" w:color="auto"/>
        <w:right w:val="none" w:sz="0" w:space="0" w:color="auto"/>
      </w:divBdr>
    </w:div>
    <w:div w:id="1361978363">
      <w:bodyDiv w:val="1"/>
      <w:marLeft w:val="0"/>
      <w:marRight w:val="0"/>
      <w:marTop w:val="0"/>
      <w:marBottom w:val="0"/>
      <w:divBdr>
        <w:top w:val="none" w:sz="0" w:space="0" w:color="auto"/>
        <w:left w:val="none" w:sz="0" w:space="0" w:color="auto"/>
        <w:bottom w:val="none" w:sz="0" w:space="0" w:color="auto"/>
        <w:right w:val="none" w:sz="0" w:space="0" w:color="auto"/>
      </w:divBdr>
    </w:div>
    <w:div w:id="1366323993">
      <w:bodyDiv w:val="1"/>
      <w:marLeft w:val="0"/>
      <w:marRight w:val="0"/>
      <w:marTop w:val="0"/>
      <w:marBottom w:val="0"/>
      <w:divBdr>
        <w:top w:val="none" w:sz="0" w:space="0" w:color="auto"/>
        <w:left w:val="none" w:sz="0" w:space="0" w:color="auto"/>
        <w:bottom w:val="none" w:sz="0" w:space="0" w:color="auto"/>
        <w:right w:val="none" w:sz="0" w:space="0" w:color="auto"/>
      </w:divBdr>
    </w:div>
    <w:div w:id="1372683489">
      <w:bodyDiv w:val="1"/>
      <w:marLeft w:val="0"/>
      <w:marRight w:val="0"/>
      <w:marTop w:val="0"/>
      <w:marBottom w:val="0"/>
      <w:divBdr>
        <w:top w:val="none" w:sz="0" w:space="0" w:color="auto"/>
        <w:left w:val="none" w:sz="0" w:space="0" w:color="auto"/>
        <w:bottom w:val="none" w:sz="0" w:space="0" w:color="auto"/>
        <w:right w:val="none" w:sz="0" w:space="0" w:color="auto"/>
      </w:divBdr>
      <w:divsChild>
        <w:div w:id="1203249023">
          <w:marLeft w:val="0"/>
          <w:marRight w:val="0"/>
          <w:marTop w:val="0"/>
          <w:marBottom w:val="0"/>
          <w:divBdr>
            <w:top w:val="single" w:sz="2" w:space="0" w:color="E3E3E3"/>
            <w:left w:val="single" w:sz="2" w:space="0" w:color="E3E3E3"/>
            <w:bottom w:val="single" w:sz="2" w:space="0" w:color="E3E3E3"/>
            <w:right w:val="single" w:sz="2" w:space="0" w:color="E3E3E3"/>
          </w:divBdr>
          <w:divsChild>
            <w:div w:id="1663703007">
              <w:marLeft w:val="0"/>
              <w:marRight w:val="0"/>
              <w:marTop w:val="0"/>
              <w:marBottom w:val="0"/>
              <w:divBdr>
                <w:top w:val="single" w:sz="2" w:space="0" w:color="E3E3E3"/>
                <w:left w:val="single" w:sz="2" w:space="0" w:color="E3E3E3"/>
                <w:bottom w:val="single" w:sz="2" w:space="0" w:color="E3E3E3"/>
                <w:right w:val="single" w:sz="2" w:space="0" w:color="E3E3E3"/>
              </w:divBdr>
              <w:divsChild>
                <w:div w:id="2002149479">
                  <w:marLeft w:val="0"/>
                  <w:marRight w:val="0"/>
                  <w:marTop w:val="0"/>
                  <w:marBottom w:val="0"/>
                  <w:divBdr>
                    <w:top w:val="single" w:sz="2" w:space="0" w:color="E3E3E3"/>
                    <w:left w:val="single" w:sz="2" w:space="0" w:color="E3E3E3"/>
                    <w:bottom w:val="single" w:sz="2" w:space="0" w:color="E3E3E3"/>
                    <w:right w:val="single" w:sz="2" w:space="0" w:color="E3E3E3"/>
                  </w:divBdr>
                  <w:divsChild>
                    <w:div w:id="958493680">
                      <w:marLeft w:val="0"/>
                      <w:marRight w:val="0"/>
                      <w:marTop w:val="0"/>
                      <w:marBottom w:val="0"/>
                      <w:divBdr>
                        <w:top w:val="single" w:sz="2" w:space="0" w:color="E3E3E3"/>
                        <w:left w:val="single" w:sz="2" w:space="0" w:color="E3E3E3"/>
                        <w:bottom w:val="single" w:sz="2" w:space="0" w:color="E3E3E3"/>
                        <w:right w:val="single" w:sz="2" w:space="0" w:color="E3E3E3"/>
                      </w:divBdr>
                      <w:divsChild>
                        <w:div w:id="1971324172">
                          <w:marLeft w:val="0"/>
                          <w:marRight w:val="0"/>
                          <w:marTop w:val="0"/>
                          <w:marBottom w:val="0"/>
                          <w:divBdr>
                            <w:top w:val="single" w:sz="2" w:space="0" w:color="E3E3E3"/>
                            <w:left w:val="single" w:sz="2" w:space="0" w:color="E3E3E3"/>
                            <w:bottom w:val="single" w:sz="2" w:space="0" w:color="E3E3E3"/>
                            <w:right w:val="single" w:sz="2" w:space="0" w:color="E3E3E3"/>
                          </w:divBdr>
                          <w:divsChild>
                            <w:div w:id="1089890364">
                              <w:marLeft w:val="0"/>
                              <w:marRight w:val="0"/>
                              <w:marTop w:val="100"/>
                              <w:marBottom w:val="100"/>
                              <w:divBdr>
                                <w:top w:val="single" w:sz="2" w:space="0" w:color="E3E3E3"/>
                                <w:left w:val="single" w:sz="2" w:space="0" w:color="E3E3E3"/>
                                <w:bottom w:val="single" w:sz="2" w:space="0" w:color="E3E3E3"/>
                                <w:right w:val="single" w:sz="2" w:space="0" w:color="E3E3E3"/>
                              </w:divBdr>
                              <w:divsChild>
                                <w:div w:id="85462292">
                                  <w:marLeft w:val="0"/>
                                  <w:marRight w:val="0"/>
                                  <w:marTop w:val="0"/>
                                  <w:marBottom w:val="0"/>
                                  <w:divBdr>
                                    <w:top w:val="single" w:sz="2" w:space="0" w:color="E3E3E3"/>
                                    <w:left w:val="single" w:sz="2" w:space="0" w:color="E3E3E3"/>
                                    <w:bottom w:val="single" w:sz="2" w:space="0" w:color="E3E3E3"/>
                                    <w:right w:val="single" w:sz="2" w:space="0" w:color="E3E3E3"/>
                                  </w:divBdr>
                                  <w:divsChild>
                                    <w:div w:id="1118646165">
                                      <w:marLeft w:val="0"/>
                                      <w:marRight w:val="0"/>
                                      <w:marTop w:val="0"/>
                                      <w:marBottom w:val="0"/>
                                      <w:divBdr>
                                        <w:top w:val="single" w:sz="2" w:space="0" w:color="E3E3E3"/>
                                        <w:left w:val="single" w:sz="2" w:space="0" w:color="E3E3E3"/>
                                        <w:bottom w:val="single" w:sz="2" w:space="0" w:color="E3E3E3"/>
                                        <w:right w:val="single" w:sz="2" w:space="0" w:color="E3E3E3"/>
                                      </w:divBdr>
                                      <w:divsChild>
                                        <w:div w:id="93676936">
                                          <w:marLeft w:val="0"/>
                                          <w:marRight w:val="0"/>
                                          <w:marTop w:val="0"/>
                                          <w:marBottom w:val="0"/>
                                          <w:divBdr>
                                            <w:top w:val="single" w:sz="2" w:space="0" w:color="E3E3E3"/>
                                            <w:left w:val="single" w:sz="2" w:space="0" w:color="E3E3E3"/>
                                            <w:bottom w:val="single" w:sz="2" w:space="0" w:color="E3E3E3"/>
                                            <w:right w:val="single" w:sz="2" w:space="0" w:color="E3E3E3"/>
                                          </w:divBdr>
                                          <w:divsChild>
                                            <w:div w:id="897479591">
                                              <w:marLeft w:val="0"/>
                                              <w:marRight w:val="0"/>
                                              <w:marTop w:val="0"/>
                                              <w:marBottom w:val="0"/>
                                              <w:divBdr>
                                                <w:top w:val="single" w:sz="2" w:space="0" w:color="E3E3E3"/>
                                                <w:left w:val="single" w:sz="2" w:space="0" w:color="E3E3E3"/>
                                                <w:bottom w:val="single" w:sz="2" w:space="0" w:color="E3E3E3"/>
                                                <w:right w:val="single" w:sz="2" w:space="0" w:color="E3E3E3"/>
                                              </w:divBdr>
                                              <w:divsChild>
                                                <w:div w:id="1677221906">
                                                  <w:marLeft w:val="0"/>
                                                  <w:marRight w:val="0"/>
                                                  <w:marTop w:val="0"/>
                                                  <w:marBottom w:val="0"/>
                                                  <w:divBdr>
                                                    <w:top w:val="single" w:sz="2" w:space="0" w:color="E3E3E3"/>
                                                    <w:left w:val="single" w:sz="2" w:space="0" w:color="E3E3E3"/>
                                                    <w:bottom w:val="single" w:sz="2" w:space="0" w:color="E3E3E3"/>
                                                    <w:right w:val="single" w:sz="2" w:space="0" w:color="E3E3E3"/>
                                                  </w:divBdr>
                                                  <w:divsChild>
                                                    <w:div w:id="18351422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415468911">
          <w:marLeft w:val="0"/>
          <w:marRight w:val="0"/>
          <w:marTop w:val="0"/>
          <w:marBottom w:val="0"/>
          <w:divBdr>
            <w:top w:val="none" w:sz="0" w:space="0" w:color="auto"/>
            <w:left w:val="none" w:sz="0" w:space="0" w:color="auto"/>
            <w:bottom w:val="none" w:sz="0" w:space="0" w:color="auto"/>
            <w:right w:val="none" w:sz="0" w:space="0" w:color="auto"/>
          </w:divBdr>
        </w:div>
      </w:divsChild>
    </w:div>
    <w:div w:id="1377582558">
      <w:bodyDiv w:val="1"/>
      <w:marLeft w:val="0"/>
      <w:marRight w:val="0"/>
      <w:marTop w:val="0"/>
      <w:marBottom w:val="0"/>
      <w:divBdr>
        <w:top w:val="none" w:sz="0" w:space="0" w:color="auto"/>
        <w:left w:val="none" w:sz="0" w:space="0" w:color="auto"/>
        <w:bottom w:val="none" w:sz="0" w:space="0" w:color="auto"/>
        <w:right w:val="none" w:sz="0" w:space="0" w:color="auto"/>
      </w:divBdr>
    </w:div>
    <w:div w:id="1383552938">
      <w:bodyDiv w:val="1"/>
      <w:marLeft w:val="0"/>
      <w:marRight w:val="0"/>
      <w:marTop w:val="0"/>
      <w:marBottom w:val="0"/>
      <w:divBdr>
        <w:top w:val="none" w:sz="0" w:space="0" w:color="auto"/>
        <w:left w:val="none" w:sz="0" w:space="0" w:color="auto"/>
        <w:bottom w:val="none" w:sz="0" w:space="0" w:color="auto"/>
        <w:right w:val="none" w:sz="0" w:space="0" w:color="auto"/>
      </w:divBdr>
    </w:div>
    <w:div w:id="1395666096">
      <w:bodyDiv w:val="1"/>
      <w:marLeft w:val="0"/>
      <w:marRight w:val="0"/>
      <w:marTop w:val="0"/>
      <w:marBottom w:val="0"/>
      <w:divBdr>
        <w:top w:val="none" w:sz="0" w:space="0" w:color="auto"/>
        <w:left w:val="none" w:sz="0" w:space="0" w:color="auto"/>
        <w:bottom w:val="none" w:sz="0" w:space="0" w:color="auto"/>
        <w:right w:val="none" w:sz="0" w:space="0" w:color="auto"/>
      </w:divBdr>
    </w:div>
    <w:div w:id="1411582308">
      <w:bodyDiv w:val="1"/>
      <w:marLeft w:val="0"/>
      <w:marRight w:val="0"/>
      <w:marTop w:val="0"/>
      <w:marBottom w:val="0"/>
      <w:divBdr>
        <w:top w:val="none" w:sz="0" w:space="0" w:color="auto"/>
        <w:left w:val="none" w:sz="0" w:space="0" w:color="auto"/>
        <w:bottom w:val="none" w:sz="0" w:space="0" w:color="auto"/>
        <w:right w:val="none" w:sz="0" w:space="0" w:color="auto"/>
      </w:divBdr>
      <w:divsChild>
        <w:div w:id="1271427149">
          <w:marLeft w:val="0"/>
          <w:marRight w:val="0"/>
          <w:marTop w:val="0"/>
          <w:marBottom w:val="0"/>
          <w:divBdr>
            <w:top w:val="none" w:sz="0" w:space="0" w:color="auto"/>
            <w:left w:val="none" w:sz="0" w:space="0" w:color="auto"/>
            <w:bottom w:val="none" w:sz="0" w:space="0" w:color="auto"/>
            <w:right w:val="none" w:sz="0" w:space="0" w:color="auto"/>
          </w:divBdr>
          <w:divsChild>
            <w:div w:id="145610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049296">
      <w:bodyDiv w:val="1"/>
      <w:marLeft w:val="0"/>
      <w:marRight w:val="0"/>
      <w:marTop w:val="0"/>
      <w:marBottom w:val="0"/>
      <w:divBdr>
        <w:top w:val="none" w:sz="0" w:space="0" w:color="auto"/>
        <w:left w:val="none" w:sz="0" w:space="0" w:color="auto"/>
        <w:bottom w:val="none" w:sz="0" w:space="0" w:color="auto"/>
        <w:right w:val="none" w:sz="0" w:space="0" w:color="auto"/>
      </w:divBdr>
      <w:divsChild>
        <w:div w:id="867718135">
          <w:marLeft w:val="0"/>
          <w:marRight w:val="0"/>
          <w:marTop w:val="0"/>
          <w:marBottom w:val="0"/>
          <w:divBdr>
            <w:top w:val="none" w:sz="0" w:space="0" w:color="auto"/>
            <w:left w:val="none" w:sz="0" w:space="0" w:color="auto"/>
            <w:bottom w:val="none" w:sz="0" w:space="0" w:color="auto"/>
            <w:right w:val="none" w:sz="0" w:space="0" w:color="auto"/>
          </w:divBdr>
        </w:div>
      </w:divsChild>
    </w:div>
    <w:div w:id="1415854903">
      <w:bodyDiv w:val="1"/>
      <w:marLeft w:val="0"/>
      <w:marRight w:val="0"/>
      <w:marTop w:val="0"/>
      <w:marBottom w:val="0"/>
      <w:divBdr>
        <w:top w:val="none" w:sz="0" w:space="0" w:color="auto"/>
        <w:left w:val="none" w:sz="0" w:space="0" w:color="auto"/>
        <w:bottom w:val="none" w:sz="0" w:space="0" w:color="auto"/>
        <w:right w:val="none" w:sz="0" w:space="0" w:color="auto"/>
      </w:divBdr>
      <w:divsChild>
        <w:div w:id="1468818077">
          <w:marLeft w:val="0"/>
          <w:marRight w:val="0"/>
          <w:marTop w:val="0"/>
          <w:marBottom w:val="0"/>
          <w:divBdr>
            <w:top w:val="none" w:sz="0" w:space="0" w:color="auto"/>
            <w:left w:val="none" w:sz="0" w:space="0" w:color="auto"/>
            <w:bottom w:val="none" w:sz="0" w:space="0" w:color="auto"/>
            <w:right w:val="none" w:sz="0" w:space="0" w:color="auto"/>
          </w:divBdr>
          <w:divsChild>
            <w:div w:id="615260772">
              <w:marLeft w:val="0"/>
              <w:marRight w:val="0"/>
              <w:marTop w:val="0"/>
              <w:marBottom w:val="0"/>
              <w:divBdr>
                <w:top w:val="none" w:sz="0" w:space="0" w:color="auto"/>
                <w:left w:val="none" w:sz="0" w:space="0" w:color="auto"/>
                <w:bottom w:val="none" w:sz="0" w:space="0" w:color="auto"/>
                <w:right w:val="none" w:sz="0" w:space="0" w:color="auto"/>
              </w:divBdr>
              <w:divsChild>
                <w:div w:id="1482696217">
                  <w:marLeft w:val="0"/>
                  <w:marRight w:val="0"/>
                  <w:marTop w:val="0"/>
                  <w:marBottom w:val="0"/>
                  <w:divBdr>
                    <w:top w:val="none" w:sz="0" w:space="0" w:color="auto"/>
                    <w:left w:val="none" w:sz="0" w:space="0" w:color="auto"/>
                    <w:bottom w:val="none" w:sz="0" w:space="0" w:color="auto"/>
                    <w:right w:val="none" w:sz="0" w:space="0" w:color="auto"/>
                  </w:divBdr>
                  <w:divsChild>
                    <w:div w:id="156213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873087">
          <w:marLeft w:val="0"/>
          <w:marRight w:val="0"/>
          <w:marTop w:val="0"/>
          <w:marBottom w:val="0"/>
          <w:divBdr>
            <w:top w:val="none" w:sz="0" w:space="0" w:color="auto"/>
            <w:left w:val="none" w:sz="0" w:space="0" w:color="auto"/>
            <w:bottom w:val="none" w:sz="0" w:space="0" w:color="auto"/>
            <w:right w:val="none" w:sz="0" w:space="0" w:color="auto"/>
          </w:divBdr>
          <w:divsChild>
            <w:div w:id="1438595523">
              <w:marLeft w:val="0"/>
              <w:marRight w:val="0"/>
              <w:marTop w:val="0"/>
              <w:marBottom w:val="0"/>
              <w:divBdr>
                <w:top w:val="none" w:sz="0" w:space="0" w:color="auto"/>
                <w:left w:val="none" w:sz="0" w:space="0" w:color="auto"/>
                <w:bottom w:val="none" w:sz="0" w:space="0" w:color="auto"/>
                <w:right w:val="none" w:sz="0" w:space="0" w:color="auto"/>
              </w:divBdr>
              <w:divsChild>
                <w:div w:id="773208270">
                  <w:marLeft w:val="0"/>
                  <w:marRight w:val="0"/>
                  <w:marTop w:val="0"/>
                  <w:marBottom w:val="0"/>
                  <w:divBdr>
                    <w:top w:val="none" w:sz="0" w:space="0" w:color="auto"/>
                    <w:left w:val="none" w:sz="0" w:space="0" w:color="auto"/>
                    <w:bottom w:val="none" w:sz="0" w:space="0" w:color="auto"/>
                    <w:right w:val="none" w:sz="0" w:space="0" w:color="auto"/>
                  </w:divBdr>
                  <w:divsChild>
                    <w:div w:id="9833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4572501">
      <w:bodyDiv w:val="1"/>
      <w:marLeft w:val="0"/>
      <w:marRight w:val="0"/>
      <w:marTop w:val="0"/>
      <w:marBottom w:val="0"/>
      <w:divBdr>
        <w:top w:val="none" w:sz="0" w:space="0" w:color="auto"/>
        <w:left w:val="none" w:sz="0" w:space="0" w:color="auto"/>
        <w:bottom w:val="none" w:sz="0" w:space="0" w:color="auto"/>
        <w:right w:val="none" w:sz="0" w:space="0" w:color="auto"/>
      </w:divBdr>
    </w:div>
    <w:div w:id="1427072384">
      <w:bodyDiv w:val="1"/>
      <w:marLeft w:val="0"/>
      <w:marRight w:val="0"/>
      <w:marTop w:val="0"/>
      <w:marBottom w:val="0"/>
      <w:divBdr>
        <w:top w:val="none" w:sz="0" w:space="0" w:color="auto"/>
        <w:left w:val="none" w:sz="0" w:space="0" w:color="auto"/>
        <w:bottom w:val="none" w:sz="0" w:space="0" w:color="auto"/>
        <w:right w:val="none" w:sz="0" w:space="0" w:color="auto"/>
      </w:divBdr>
    </w:div>
    <w:div w:id="1438982331">
      <w:bodyDiv w:val="1"/>
      <w:marLeft w:val="0"/>
      <w:marRight w:val="0"/>
      <w:marTop w:val="0"/>
      <w:marBottom w:val="0"/>
      <w:divBdr>
        <w:top w:val="none" w:sz="0" w:space="0" w:color="auto"/>
        <w:left w:val="none" w:sz="0" w:space="0" w:color="auto"/>
        <w:bottom w:val="none" w:sz="0" w:space="0" w:color="auto"/>
        <w:right w:val="none" w:sz="0" w:space="0" w:color="auto"/>
      </w:divBdr>
    </w:div>
    <w:div w:id="1450512676">
      <w:bodyDiv w:val="1"/>
      <w:marLeft w:val="0"/>
      <w:marRight w:val="0"/>
      <w:marTop w:val="0"/>
      <w:marBottom w:val="0"/>
      <w:divBdr>
        <w:top w:val="none" w:sz="0" w:space="0" w:color="auto"/>
        <w:left w:val="none" w:sz="0" w:space="0" w:color="auto"/>
        <w:bottom w:val="none" w:sz="0" w:space="0" w:color="auto"/>
        <w:right w:val="none" w:sz="0" w:space="0" w:color="auto"/>
      </w:divBdr>
    </w:div>
    <w:div w:id="1459570655">
      <w:bodyDiv w:val="1"/>
      <w:marLeft w:val="0"/>
      <w:marRight w:val="0"/>
      <w:marTop w:val="0"/>
      <w:marBottom w:val="0"/>
      <w:divBdr>
        <w:top w:val="none" w:sz="0" w:space="0" w:color="auto"/>
        <w:left w:val="none" w:sz="0" w:space="0" w:color="auto"/>
        <w:bottom w:val="none" w:sz="0" w:space="0" w:color="auto"/>
        <w:right w:val="none" w:sz="0" w:space="0" w:color="auto"/>
      </w:divBdr>
      <w:divsChild>
        <w:div w:id="671027570">
          <w:marLeft w:val="0"/>
          <w:marRight w:val="0"/>
          <w:marTop w:val="0"/>
          <w:marBottom w:val="0"/>
          <w:divBdr>
            <w:top w:val="none" w:sz="0" w:space="0" w:color="auto"/>
            <w:left w:val="none" w:sz="0" w:space="0" w:color="auto"/>
            <w:bottom w:val="none" w:sz="0" w:space="0" w:color="auto"/>
            <w:right w:val="none" w:sz="0" w:space="0" w:color="auto"/>
          </w:divBdr>
          <w:divsChild>
            <w:div w:id="45884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117440">
      <w:bodyDiv w:val="1"/>
      <w:marLeft w:val="0"/>
      <w:marRight w:val="0"/>
      <w:marTop w:val="0"/>
      <w:marBottom w:val="0"/>
      <w:divBdr>
        <w:top w:val="none" w:sz="0" w:space="0" w:color="auto"/>
        <w:left w:val="none" w:sz="0" w:space="0" w:color="auto"/>
        <w:bottom w:val="none" w:sz="0" w:space="0" w:color="auto"/>
        <w:right w:val="none" w:sz="0" w:space="0" w:color="auto"/>
      </w:divBdr>
      <w:divsChild>
        <w:div w:id="404842707">
          <w:marLeft w:val="0"/>
          <w:marRight w:val="0"/>
          <w:marTop w:val="0"/>
          <w:marBottom w:val="0"/>
          <w:divBdr>
            <w:top w:val="none" w:sz="0" w:space="0" w:color="auto"/>
            <w:left w:val="none" w:sz="0" w:space="0" w:color="auto"/>
            <w:bottom w:val="none" w:sz="0" w:space="0" w:color="auto"/>
            <w:right w:val="none" w:sz="0" w:space="0" w:color="auto"/>
          </w:divBdr>
        </w:div>
        <w:div w:id="469712693">
          <w:marLeft w:val="0"/>
          <w:marRight w:val="0"/>
          <w:marTop w:val="0"/>
          <w:marBottom w:val="0"/>
          <w:divBdr>
            <w:top w:val="none" w:sz="0" w:space="0" w:color="auto"/>
            <w:left w:val="none" w:sz="0" w:space="0" w:color="auto"/>
            <w:bottom w:val="none" w:sz="0" w:space="0" w:color="auto"/>
            <w:right w:val="none" w:sz="0" w:space="0" w:color="auto"/>
          </w:divBdr>
        </w:div>
        <w:div w:id="526218882">
          <w:marLeft w:val="0"/>
          <w:marRight w:val="0"/>
          <w:marTop w:val="0"/>
          <w:marBottom w:val="0"/>
          <w:divBdr>
            <w:top w:val="none" w:sz="0" w:space="0" w:color="auto"/>
            <w:left w:val="none" w:sz="0" w:space="0" w:color="auto"/>
            <w:bottom w:val="none" w:sz="0" w:space="0" w:color="auto"/>
            <w:right w:val="none" w:sz="0" w:space="0" w:color="auto"/>
          </w:divBdr>
        </w:div>
        <w:div w:id="534008194">
          <w:marLeft w:val="0"/>
          <w:marRight w:val="0"/>
          <w:marTop w:val="0"/>
          <w:marBottom w:val="0"/>
          <w:divBdr>
            <w:top w:val="none" w:sz="0" w:space="0" w:color="auto"/>
            <w:left w:val="none" w:sz="0" w:space="0" w:color="auto"/>
            <w:bottom w:val="none" w:sz="0" w:space="0" w:color="auto"/>
            <w:right w:val="none" w:sz="0" w:space="0" w:color="auto"/>
          </w:divBdr>
        </w:div>
        <w:div w:id="1223641810">
          <w:marLeft w:val="0"/>
          <w:marRight w:val="0"/>
          <w:marTop w:val="0"/>
          <w:marBottom w:val="0"/>
          <w:divBdr>
            <w:top w:val="none" w:sz="0" w:space="0" w:color="auto"/>
            <w:left w:val="none" w:sz="0" w:space="0" w:color="auto"/>
            <w:bottom w:val="none" w:sz="0" w:space="0" w:color="auto"/>
            <w:right w:val="none" w:sz="0" w:space="0" w:color="auto"/>
          </w:divBdr>
        </w:div>
        <w:div w:id="1236739220">
          <w:marLeft w:val="0"/>
          <w:marRight w:val="0"/>
          <w:marTop w:val="0"/>
          <w:marBottom w:val="0"/>
          <w:divBdr>
            <w:top w:val="none" w:sz="0" w:space="0" w:color="auto"/>
            <w:left w:val="none" w:sz="0" w:space="0" w:color="auto"/>
            <w:bottom w:val="none" w:sz="0" w:space="0" w:color="auto"/>
            <w:right w:val="none" w:sz="0" w:space="0" w:color="auto"/>
          </w:divBdr>
        </w:div>
        <w:div w:id="1512718757">
          <w:marLeft w:val="0"/>
          <w:marRight w:val="0"/>
          <w:marTop w:val="0"/>
          <w:marBottom w:val="0"/>
          <w:divBdr>
            <w:top w:val="none" w:sz="0" w:space="0" w:color="auto"/>
            <w:left w:val="none" w:sz="0" w:space="0" w:color="auto"/>
            <w:bottom w:val="none" w:sz="0" w:space="0" w:color="auto"/>
            <w:right w:val="none" w:sz="0" w:space="0" w:color="auto"/>
          </w:divBdr>
        </w:div>
        <w:div w:id="1566914074">
          <w:marLeft w:val="0"/>
          <w:marRight w:val="0"/>
          <w:marTop w:val="0"/>
          <w:marBottom w:val="0"/>
          <w:divBdr>
            <w:top w:val="none" w:sz="0" w:space="0" w:color="auto"/>
            <w:left w:val="none" w:sz="0" w:space="0" w:color="auto"/>
            <w:bottom w:val="none" w:sz="0" w:space="0" w:color="auto"/>
            <w:right w:val="none" w:sz="0" w:space="0" w:color="auto"/>
          </w:divBdr>
        </w:div>
        <w:div w:id="1764186340">
          <w:marLeft w:val="0"/>
          <w:marRight w:val="0"/>
          <w:marTop w:val="0"/>
          <w:marBottom w:val="0"/>
          <w:divBdr>
            <w:top w:val="none" w:sz="0" w:space="0" w:color="auto"/>
            <w:left w:val="none" w:sz="0" w:space="0" w:color="auto"/>
            <w:bottom w:val="none" w:sz="0" w:space="0" w:color="auto"/>
            <w:right w:val="none" w:sz="0" w:space="0" w:color="auto"/>
          </w:divBdr>
        </w:div>
        <w:div w:id="1766729202">
          <w:marLeft w:val="0"/>
          <w:marRight w:val="0"/>
          <w:marTop w:val="0"/>
          <w:marBottom w:val="0"/>
          <w:divBdr>
            <w:top w:val="none" w:sz="0" w:space="0" w:color="auto"/>
            <w:left w:val="none" w:sz="0" w:space="0" w:color="auto"/>
            <w:bottom w:val="none" w:sz="0" w:space="0" w:color="auto"/>
            <w:right w:val="none" w:sz="0" w:space="0" w:color="auto"/>
          </w:divBdr>
        </w:div>
        <w:div w:id="1900507511">
          <w:marLeft w:val="0"/>
          <w:marRight w:val="0"/>
          <w:marTop w:val="0"/>
          <w:marBottom w:val="0"/>
          <w:divBdr>
            <w:top w:val="none" w:sz="0" w:space="0" w:color="auto"/>
            <w:left w:val="none" w:sz="0" w:space="0" w:color="auto"/>
            <w:bottom w:val="none" w:sz="0" w:space="0" w:color="auto"/>
            <w:right w:val="none" w:sz="0" w:space="0" w:color="auto"/>
          </w:divBdr>
        </w:div>
        <w:div w:id="1991714942">
          <w:marLeft w:val="0"/>
          <w:marRight w:val="0"/>
          <w:marTop w:val="0"/>
          <w:marBottom w:val="0"/>
          <w:divBdr>
            <w:top w:val="none" w:sz="0" w:space="0" w:color="auto"/>
            <w:left w:val="none" w:sz="0" w:space="0" w:color="auto"/>
            <w:bottom w:val="none" w:sz="0" w:space="0" w:color="auto"/>
            <w:right w:val="none" w:sz="0" w:space="0" w:color="auto"/>
          </w:divBdr>
        </w:div>
        <w:div w:id="2015180544">
          <w:marLeft w:val="0"/>
          <w:marRight w:val="0"/>
          <w:marTop w:val="0"/>
          <w:marBottom w:val="0"/>
          <w:divBdr>
            <w:top w:val="none" w:sz="0" w:space="0" w:color="auto"/>
            <w:left w:val="none" w:sz="0" w:space="0" w:color="auto"/>
            <w:bottom w:val="none" w:sz="0" w:space="0" w:color="auto"/>
            <w:right w:val="none" w:sz="0" w:space="0" w:color="auto"/>
          </w:divBdr>
        </w:div>
        <w:div w:id="2021076637">
          <w:marLeft w:val="0"/>
          <w:marRight w:val="0"/>
          <w:marTop w:val="0"/>
          <w:marBottom w:val="0"/>
          <w:divBdr>
            <w:top w:val="none" w:sz="0" w:space="0" w:color="auto"/>
            <w:left w:val="none" w:sz="0" w:space="0" w:color="auto"/>
            <w:bottom w:val="none" w:sz="0" w:space="0" w:color="auto"/>
            <w:right w:val="none" w:sz="0" w:space="0" w:color="auto"/>
          </w:divBdr>
        </w:div>
      </w:divsChild>
    </w:div>
    <w:div w:id="1478062564">
      <w:bodyDiv w:val="1"/>
      <w:marLeft w:val="0"/>
      <w:marRight w:val="0"/>
      <w:marTop w:val="0"/>
      <w:marBottom w:val="0"/>
      <w:divBdr>
        <w:top w:val="none" w:sz="0" w:space="0" w:color="auto"/>
        <w:left w:val="none" w:sz="0" w:space="0" w:color="auto"/>
        <w:bottom w:val="none" w:sz="0" w:space="0" w:color="auto"/>
        <w:right w:val="none" w:sz="0" w:space="0" w:color="auto"/>
      </w:divBdr>
    </w:div>
    <w:div w:id="1482380047">
      <w:bodyDiv w:val="1"/>
      <w:marLeft w:val="0"/>
      <w:marRight w:val="0"/>
      <w:marTop w:val="0"/>
      <w:marBottom w:val="0"/>
      <w:divBdr>
        <w:top w:val="none" w:sz="0" w:space="0" w:color="auto"/>
        <w:left w:val="none" w:sz="0" w:space="0" w:color="auto"/>
        <w:bottom w:val="none" w:sz="0" w:space="0" w:color="auto"/>
        <w:right w:val="none" w:sz="0" w:space="0" w:color="auto"/>
      </w:divBdr>
      <w:divsChild>
        <w:div w:id="845249884">
          <w:marLeft w:val="0"/>
          <w:marRight w:val="0"/>
          <w:marTop w:val="0"/>
          <w:marBottom w:val="0"/>
          <w:divBdr>
            <w:top w:val="none" w:sz="0" w:space="0" w:color="auto"/>
            <w:left w:val="none" w:sz="0" w:space="0" w:color="auto"/>
            <w:bottom w:val="none" w:sz="0" w:space="0" w:color="auto"/>
            <w:right w:val="none" w:sz="0" w:space="0" w:color="auto"/>
          </w:divBdr>
          <w:divsChild>
            <w:div w:id="27355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128690">
      <w:bodyDiv w:val="1"/>
      <w:marLeft w:val="0"/>
      <w:marRight w:val="0"/>
      <w:marTop w:val="0"/>
      <w:marBottom w:val="0"/>
      <w:divBdr>
        <w:top w:val="none" w:sz="0" w:space="0" w:color="auto"/>
        <w:left w:val="none" w:sz="0" w:space="0" w:color="auto"/>
        <w:bottom w:val="none" w:sz="0" w:space="0" w:color="auto"/>
        <w:right w:val="none" w:sz="0" w:space="0" w:color="auto"/>
      </w:divBdr>
    </w:div>
    <w:div w:id="1495415660">
      <w:bodyDiv w:val="1"/>
      <w:marLeft w:val="0"/>
      <w:marRight w:val="0"/>
      <w:marTop w:val="0"/>
      <w:marBottom w:val="0"/>
      <w:divBdr>
        <w:top w:val="none" w:sz="0" w:space="0" w:color="auto"/>
        <w:left w:val="none" w:sz="0" w:space="0" w:color="auto"/>
        <w:bottom w:val="none" w:sz="0" w:space="0" w:color="auto"/>
        <w:right w:val="none" w:sz="0" w:space="0" w:color="auto"/>
      </w:divBdr>
    </w:div>
    <w:div w:id="1499536487">
      <w:bodyDiv w:val="1"/>
      <w:marLeft w:val="0"/>
      <w:marRight w:val="0"/>
      <w:marTop w:val="0"/>
      <w:marBottom w:val="0"/>
      <w:divBdr>
        <w:top w:val="none" w:sz="0" w:space="0" w:color="auto"/>
        <w:left w:val="none" w:sz="0" w:space="0" w:color="auto"/>
        <w:bottom w:val="none" w:sz="0" w:space="0" w:color="auto"/>
        <w:right w:val="none" w:sz="0" w:space="0" w:color="auto"/>
      </w:divBdr>
    </w:div>
    <w:div w:id="1499735817">
      <w:bodyDiv w:val="1"/>
      <w:marLeft w:val="0"/>
      <w:marRight w:val="0"/>
      <w:marTop w:val="0"/>
      <w:marBottom w:val="0"/>
      <w:divBdr>
        <w:top w:val="none" w:sz="0" w:space="0" w:color="auto"/>
        <w:left w:val="none" w:sz="0" w:space="0" w:color="auto"/>
        <w:bottom w:val="none" w:sz="0" w:space="0" w:color="auto"/>
        <w:right w:val="none" w:sz="0" w:space="0" w:color="auto"/>
      </w:divBdr>
    </w:div>
    <w:div w:id="1501654595">
      <w:bodyDiv w:val="1"/>
      <w:marLeft w:val="0"/>
      <w:marRight w:val="0"/>
      <w:marTop w:val="0"/>
      <w:marBottom w:val="0"/>
      <w:divBdr>
        <w:top w:val="none" w:sz="0" w:space="0" w:color="auto"/>
        <w:left w:val="none" w:sz="0" w:space="0" w:color="auto"/>
        <w:bottom w:val="none" w:sz="0" w:space="0" w:color="auto"/>
        <w:right w:val="none" w:sz="0" w:space="0" w:color="auto"/>
      </w:divBdr>
    </w:div>
    <w:div w:id="1507868614">
      <w:bodyDiv w:val="1"/>
      <w:marLeft w:val="0"/>
      <w:marRight w:val="0"/>
      <w:marTop w:val="0"/>
      <w:marBottom w:val="0"/>
      <w:divBdr>
        <w:top w:val="none" w:sz="0" w:space="0" w:color="auto"/>
        <w:left w:val="none" w:sz="0" w:space="0" w:color="auto"/>
        <w:bottom w:val="none" w:sz="0" w:space="0" w:color="auto"/>
        <w:right w:val="none" w:sz="0" w:space="0" w:color="auto"/>
      </w:divBdr>
      <w:divsChild>
        <w:div w:id="524368155">
          <w:marLeft w:val="0"/>
          <w:marRight w:val="0"/>
          <w:marTop w:val="0"/>
          <w:marBottom w:val="0"/>
          <w:divBdr>
            <w:top w:val="none" w:sz="0" w:space="0" w:color="auto"/>
            <w:left w:val="none" w:sz="0" w:space="0" w:color="auto"/>
            <w:bottom w:val="none" w:sz="0" w:space="0" w:color="auto"/>
            <w:right w:val="none" w:sz="0" w:space="0" w:color="auto"/>
          </w:divBdr>
        </w:div>
      </w:divsChild>
    </w:div>
    <w:div w:id="1509711335">
      <w:bodyDiv w:val="1"/>
      <w:marLeft w:val="0"/>
      <w:marRight w:val="0"/>
      <w:marTop w:val="0"/>
      <w:marBottom w:val="0"/>
      <w:divBdr>
        <w:top w:val="none" w:sz="0" w:space="0" w:color="auto"/>
        <w:left w:val="none" w:sz="0" w:space="0" w:color="auto"/>
        <w:bottom w:val="none" w:sz="0" w:space="0" w:color="auto"/>
        <w:right w:val="none" w:sz="0" w:space="0" w:color="auto"/>
      </w:divBdr>
    </w:div>
    <w:div w:id="1530950349">
      <w:bodyDiv w:val="1"/>
      <w:marLeft w:val="0"/>
      <w:marRight w:val="0"/>
      <w:marTop w:val="0"/>
      <w:marBottom w:val="0"/>
      <w:divBdr>
        <w:top w:val="none" w:sz="0" w:space="0" w:color="auto"/>
        <w:left w:val="none" w:sz="0" w:space="0" w:color="auto"/>
        <w:bottom w:val="none" w:sz="0" w:space="0" w:color="auto"/>
        <w:right w:val="none" w:sz="0" w:space="0" w:color="auto"/>
      </w:divBdr>
    </w:div>
    <w:div w:id="1534687625">
      <w:bodyDiv w:val="1"/>
      <w:marLeft w:val="0"/>
      <w:marRight w:val="0"/>
      <w:marTop w:val="0"/>
      <w:marBottom w:val="0"/>
      <w:divBdr>
        <w:top w:val="none" w:sz="0" w:space="0" w:color="auto"/>
        <w:left w:val="none" w:sz="0" w:space="0" w:color="auto"/>
        <w:bottom w:val="none" w:sz="0" w:space="0" w:color="auto"/>
        <w:right w:val="none" w:sz="0" w:space="0" w:color="auto"/>
      </w:divBdr>
    </w:div>
    <w:div w:id="1556771480">
      <w:bodyDiv w:val="1"/>
      <w:marLeft w:val="0"/>
      <w:marRight w:val="0"/>
      <w:marTop w:val="0"/>
      <w:marBottom w:val="0"/>
      <w:divBdr>
        <w:top w:val="none" w:sz="0" w:space="0" w:color="auto"/>
        <w:left w:val="none" w:sz="0" w:space="0" w:color="auto"/>
        <w:bottom w:val="none" w:sz="0" w:space="0" w:color="auto"/>
        <w:right w:val="none" w:sz="0" w:space="0" w:color="auto"/>
      </w:divBdr>
      <w:divsChild>
        <w:div w:id="1005133198">
          <w:marLeft w:val="0"/>
          <w:marRight w:val="0"/>
          <w:marTop w:val="0"/>
          <w:marBottom w:val="0"/>
          <w:divBdr>
            <w:top w:val="none" w:sz="0" w:space="0" w:color="auto"/>
            <w:left w:val="none" w:sz="0" w:space="0" w:color="auto"/>
            <w:bottom w:val="none" w:sz="0" w:space="0" w:color="auto"/>
            <w:right w:val="none" w:sz="0" w:space="0" w:color="auto"/>
          </w:divBdr>
        </w:div>
      </w:divsChild>
    </w:div>
    <w:div w:id="1585333463">
      <w:bodyDiv w:val="1"/>
      <w:marLeft w:val="0"/>
      <w:marRight w:val="0"/>
      <w:marTop w:val="0"/>
      <w:marBottom w:val="0"/>
      <w:divBdr>
        <w:top w:val="none" w:sz="0" w:space="0" w:color="auto"/>
        <w:left w:val="none" w:sz="0" w:space="0" w:color="auto"/>
        <w:bottom w:val="none" w:sz="0" w:space="0" w:color="auto"/>
        <w:right w:val="none" w:sz="0" w:space="0" w:color="auto"/>
      </w:divBdr>
    </w:div>
    <w:div w:id="1587228054">
      <w:bodyDiv w:val="1"/>
      <w:marLeft w:val="0"/>
      <w:marRight w:val="0"/>
      <w:marTop w:val="0"/>
      <w:marBottom w:val="0"/>
      <w:divBdr>
        <w:top w:val="none" w:sz="0" w:space="0" w:color="auto"/>
        <w:left w:val="none" w:sz="0" w:space="0" w:color="auto"/>
        <w:bottom w:val="none" w:sz="0" w:space="0" w:color="auto"/>
        <w:right w:val="none" w:sz="0" w:space="0" w:color="auto"/>
      </w:divBdr>
    </w:div>
    <w:div w:id="1589653286">
      <w:bodyDiv w:val="1"/>
      <w:marLeft w:val="0"/>
      <w:marRight w:val="0"/>
      <w:marTop w:val="0"/>
      <w:marBottom w:val="0"/>
      <w:divBdr>
        <w:top w:val="none" w:sz="0" w:space="0" w:color="auto"/>
        <w:left w:val="none" w:sz="0" w:space="0" w:color="auto"/>
        <w:bottom w:val="none" w:sz="0" w:space="0" w:color="auto"/>
        <w:right w:val="none" w:sz="0" w:space="0" w:color="auto"/>
      </w:divBdr>
    </w:div>
    <w:div w:id="1607955527">
      <w:bodyDiv w:val="1"/>
      <w:marLeft w:val="0"/>
      <w:marRight w:val="0"/>
      <w:marTop w:val="0"/>
      <w:marBottom w:val="0"/>
      <w:divBdr>
        <w:top w:val="none" w:sz="0" w:space="0" w:color="auto"/>
        <w:left w:val="none" w:sz="0" w:space="0" w:color="auto"/>
        <w:bottom w:val="none" w:sz="0" w:space="0" w:color="auto"/>
        <w:right w:val="none" w:sz="0" w:space="0" w:color="auto"/>
      </w:divBdr>
    </w:div>
    <w:div w:id="1625430192">
      <w:bodyDiv w:val="1"/>
      <w:marLeft w:val="0"/>
      <w:marRight w:val="0"/>
      <w:marTop w:val="0"/>
      <w:marBottom w:val="0"/>
      <w:divBdr>
        <w:top w:val="none" w:sz="0" w:space="0" w:color="auto"/>
        <w:left w:val="none" w:sz="0" w:space="0" w:color="auto"/>
        <w:bottom w:val="none" w:sz="0" w:space="0" w:color="auto"/>
        <w:right w:val="none" w:sz="0" w:space="0" w:color="auto"/>
      </w:divBdr>
      <w:divsChild>
        <w:div w:id="1887139757">
          <w:marLeft w:val="0"/>
          <w:marRight w:val="0"/>
          <w:marTop w:val="0"/>
          <w:marBottom w:val="0"/>
          <w:divBdr>
            <w:top w:val="none" w:sz="0" w:space="0" w:color="auto"/>
            <w:left w:val="none" w:sz="0" w:space="0" w:color="auto"/>
            <w:bottom w:val="none" w:sz="0" w:space="0" w:color="auto"/>
            <w:right w:val="none" w:sz="0" w:space="0" w:color="auto"/>
          </w:divBdr>
          <w:divsChild>
            <w:div w:id="131132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580583">
      <w:bodyDiv w:val="1"/>
      <w:marLeft w:val="0"/>
      <w:marRight w:val="0"/>
      <w:marTop w:val="0"/>
      <w:marBottom w:val="0"/>
      <w:divBdr>
        <w:top w:val="none" w:sz="0" w:space="0" w:color="auto"/>
        <w:left w:val="none" w:sz="0" w:space="0" w:color="auto"/>
        <w:bottom w:val="none" w:sz="0" w:space="0" w:color="auto"/>
        <w:right w:val="none" w:sz="0" w:space="0" w:color="auto"/>
      </w:divBdr>
    </w:div>
    <w:div w:id="1626811359">
      <w:bodyDiv w:val="1"/>
      <w:marLeft w:val="0"/>
      <w:marRight w:val="0"/>
      <w:marTop w:val="0"/>
      <w:marBottom w:val="0"/>
      <w:divBdr>
        <w:top w:val="none" w:sz="0" w:space="0" w:color="auto"/>
        <w:left w:val="none" w:sz="0" w:space="0" w:color="auto"/>
        <w:bottom w:val="none" w:sz="0" w:space="0" w:color="auto"/>
        <w:right w:val="none" w:sz="0" w:space="0" w:color="auto"/>
      </w:divBdr>
    </w:div>
    <w:div w:id="1627615560">
      <w:bodyDiv w:val="1"/>
      <w:marLeft w:val="0"/>
      <w:marRight w:val="0"/>
      <w:marTop w:val="0"/>
      <w:marBottom w:val="0"/>
      <w:divBdr>
        <w:top w:val="none" w:sz="0" w:space="0" w:color="auto"/>
        <w:left w:val="none" w:sz="0" w:space="0" w:color="auto"/>
        <w:bottom w:val="none" w:sz="0" w:space="0" w:color="auto"/>
        <w:right w:val="none" w:sz="0" w:space="0" w:color="auto"/>
      </w:divBdr>
    </w:div>
    <w:div w:id="1628775234">
      <w:bodyDiv w:val="1"/>
      <w:marLeft w:val="0"/>
      <w:marRight w:val="0"/>
      <w:marTop w:val="0"/>
      <w:marBottom w:val="0"/>
      <w:divBdr>
        <w:top w:val="none" w:sz="0" w:space="0" w:color="auto"/>
        <w:left w:val="none" w:sz="0" w:space="0" w:color="auto"/>
        <w:bottom w:val="none" w:sz="0" w:space="0" w:color="auto"/>
        <w:right w:val="none" w:sz="0" w:space="0" w:color="auto"/>
      </w:divBdr>
    </w:div>
    <w:div w:id="1628971463">
      <w:bodyDiv w:val="1"/>
      <w:marLeft w:val="0"/>
      <w:marRight w:val="0"/>
      <w:marTop w:val="0"/>
      <w:marBottom w:val="0"/>
      <w:divBdr>
        <w:top w:val="none" w:sz="0" w:space="0" w:color="auto"/>
        <w:left w:val="none" w:sz="0" w:space="0" w:color="auto"/>
        <w:bottom w:val="none" w:sz="0" w:space="0" w:color="auto"/>
        <w:right w:val="none" w:sz="0" w:space="0" w:color="auto"/>
      </w:divBdr>
    </w:div>
    <w:div w:id="1635401849">
      <w:bodyDiv w:val="1"/>
      <w:marLeft w:val="0"/>
      <w:marRight w:val="0"/>
      <w:marTop w:val="0"/>
      <w:marBottom w:val="0"/>
      <w:divBdr>
        <w:top w:val="none" w:sz="0" w:space="0" w:color="auto"/>
        <w:left w:val="none" w:sz="0" w:space="0" w:color="auto"/>
        <w:bottom w:val="none" w:sz="0" w:space="0" w:color="auto"/>
        <w:right w:val="none" w:sz="0" w:space="0" w:color="auto"/>
      </w:divBdr>
    </w:div>
    <w:div w:id="1635987973">
      <w:bodyDiv w:val="1"/>
      <w:marLeft w:val="0"/>
      <w:marRight w:val="0"/>
      <w:marTop w:val="0"/>
      <w:marBottom w:val="0"/>
      <w:divBdr>
        <w:top w:val="none" w:sz="0" w:space="0" w:color="auto"/>
        <w:left w:val="none" w:sz="0" w:space="0" w:color="auto"/>
        <w:bottom w:val="none" w:sz="0" w:space="0" w:color="auto"/>
        <w:right w:val="none" w:sz="0" w:space="0" w:color="auto"/>
      </w:divBdr>
    </w:div>
    <w:div w:id="1644770698">
      <w:bodyDiv w:val="1"/>
      <w:marLeft w:val="0"/>
      <w:marRight w:val="0"/>
      <w:marTop w:val="0"/>
      <w:marBottom w:val="0"/>
      <w:divBdr>
        <w:top w:val="none" w:sz="0" w:space="0" w:color="auto"/>
        <w:left w:val="none" w:sz="0" w:space="0" w:color="auto"/>
        <w:bottom w:val="none" w:sz="0" w:space="0" w:color="auto"/>
        <w:right w:val="none" w:sz="0" w:space="0" w:color="auto"/>
      </w:divBdr>
    </w:div>
    <w:div w:id="1648044788">
      <w:bodyDiv w:val="1"/>
      <w:marLeft w:val="0"/>
      <w:marRight w:val="0"/>
      <w:marTop w:val="0"/>
      <w:marBottom w:val="0"/>
      <w:divBdr>
        <w:top w:val="none" w:sz="0" w:space="0" w:color="auto"/>
        <w:left w:val="none" w:sz="0" w:space="0" w:color="auto"/>
        <w:bottom w:val="none" w:sz="0" w:space="0" w:color="auto"/>
        <w:right w:val="none" w:sz="0" w:space="0" w:color="auto"/>
      </w:divBdr>
      <w:divsChild>
        <w:div w:id="384958867">
          <w:marLeft w:val="0"/>
          <w:marRight w:val="0"/>
          <w:marTop w:val="0"/>
          <w:marBottom w:val="0"/>
          <w:divBdr>
            <w:top w:val="none" w:sz="0" w:space="0" w:color="auto"/>
            <w:left w:val="none" w:sz="0" w:space="0" w:color="auto"/>
            <w:bottom w:val="none" w:sz="0" w:space="0" w:color="auto"/>
            <w:right w:val="none" w:sz="0" w:space="0" w:color="auto"/>
          </w:divBdr>
          <w:divsChild>
            <w:div w:id="1449079999">
              <w:marLeft w:val="0"/>
              <w:marRight w:val="0"/>
              <w:marTop w:val="0"/>
              <w:marBottom w:val="0"/>
              <w:divBdr>
                <w:top w:val="none" w:sz="0" w:space="0" w:color="auto"/>
                <w:left w:val="none" w:sz="0" w:space="0" w:color="auto"/>
                <w:bottom w:val="none" w:sz="0" w:space="0" w:color="auto"/>
                <w:right w:val="none" w:sz="0" w:space="0" w:color="auto"/>
              </w:divBdr>
              <w:divsChild>
                <w:div w:id="2066028064">
                  <w:marLeft w:val="0"/>
                  <w:marRight w:val="0"/>
                  <w:marTop w:val="0"/>
                  <w:marBottom w:val="0"/>
                  <w:divBdr>
                    <w:top w:val="none" w:sz="0" w:space="0" w:color="auto"/>
                    <w:left w:val="none" w:sz="0" w:space="0" w:color="auto"/>
                    <w:bottom w:val="none" w:sz="0" w:space="0" w:color="auto"/>
                    <w:right w:val="none" w:sz="0" w:space="0" w:color="auto"/>
                  </w:divBdr>
                  <w:divsChild>
                    <w:div w:id="84390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646548">
          <w:marLeft w:val="0"/>
          <w:marRight w:val="0"/>
          <w:marTop w:val="0"/>
          <w:marBottom w:val="0"/>
          <w:divBdr>
            <w:top w:val="none" w:sz="0" w:space="0" w:color="auto"/>
            <w:left w:val="none" w:sz="0" w:space="0" w:color="auto"/>
            <w:bottom w:val="none" w:sz="0" w:space="0" w:color="auto"/>
            <w:right w:val="none" w:sz="0" w:space="0" w:color="auto"/>
          </w:divBdr>
          <w:divsChild>
            <w:div w:id="739064646">
              <w:marLeft w:val="0"/>
              <w:marRight w:val="0"/>
              <w:marTop w:val="0"/>
              <w:marBottom w:val="0"/>
              <w:divBdr>
                <w:top w:val="none" w:sz="0" w:space="0" w:color="auto"/>
                <w:left w:val="none" w:sz="0" w:space="0" w:color="auto"/>
                <w:bottom w:val="none" w:sz="0" w:space="0" w:color="auto"/>
                <w:right w:val="none" w:sz="0" w:space="0" w:color="auto"/>
              </w:divBdr>
              <w:divsChild>
                <w:div w:id="1144932031">
                  <w:marLeft w:val="0"/>
                  <w:marRight w:val="0"/>
                  <w:marTop w:val="0"/>
                  <w:marBottom w:val="0"/>
                  <w:divBdr>
                    <w:top w:val="none" w:sz="0" w:space="0" w:color="auto"/>
                    <w:left w:val="none" w:sz="0" w:space="0" w:color="auto"/>
                    <w:bottom w:val="none" w:sz="0" w:space="0" w:color="auto"/>
                    <w:right w:val="none" w:sz="0" w:space="0" w:color="auto"/>
                  </w:divBdr>
                  <w:divsChild>
                    <w:div w:id="160723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2811849">
      <w:bodyDiv w:val="1"/>
      <w:marLeft w:val="0"/>
      <w:marRight w:val="0"/>
      <w:marTop w:val="0"/>
      <w:marBottom w:val="0"/>
      <w:divBdr>
        <w:top w:val="none" w:sz="0" w:space="0" w:color="auto"/>
        <w:left w:val="none" w:sz="0" w:space="0" w:color="auto"/>
        <w:bottom w:val="none" w:sz="0" w:space="0" w:color="auto"/>
        <w:right w:val="none" w:sz="0" w:space="0" w:color="auto"/>
      </w:divBdr>
    </w:div>
    <w:div w:id="1664622069">
      <w:bodyDiv w:val="1"/>
      <w:marLeft w:val="0"/>
      <w:marRight w:val="0"/>
      <w:marTop w:val="0"/>
      <w:marBottom w:val="0"/>
      <w:divBdr>
        <w:top w:val="none" w:sz="0" w:space="0" w:color="auto"/>
        <w:left w:val="none" w:sz="0" w:space="0" w:color="auto"/>
        <w:bottom w:val="none" w:sz="0" w:space="0" w:color="auto"/>
        <w:right w:val="none" w:sz="0" w:space="0" w:color="auto"/>
      </w:divBdr>
      <w:divsChild>
        <w:div w:id="120658882">
          <w:marLeft w:val="0"/>
          <w:marRight w:val="0"/>
          <w:marTop w:val="0"/>
          <w:marBottom w:val="0"/>
          <w:divBdr>
            <w:top w:val="none" w:sz="0" w:space="0" w:color="auto"/>
            <w:left w:val="none" w:sz="0" w:space="0" w:color="auto"/>
            <w:bottom w:val="none" w:sz="0" w:space="0" w:color="auto"/>
            <w:right w:val="none" w:sz="0" w:space="0" w:color="auto"/>
          </w:divBdr>
          <w:divsChild>
            <w:div w:id="474445455">
              <w:marLeft w:val="0"/>
              <w:marRight w:val="0"/>
              <w:marTop w:val="0"/>
              <w:marBottom w:val="0"/>
              <w:divBdr>
                <w:top w:val="none" w:sz="0" w:space="0" w:color="auto"/>
                <w:left w:val="none" w:sz="0" w:space="0" w:color="auto"/>
                <w:bottom w:val="none" w:sz="0" w:space="0" w:color="auto"/>
                <w:right w:val="none" w:sz="0" w:space="0" w:color="auto"/>
              </w:divBdr>
              <w:divsChild>
                <w:div w:id="65426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768731">
      <w:bodyDiv w:val="1"/>
      <w:marLeft w:val="0"/>
      <w:marRight w:val="0"/>
      <w:marTop w:val="0"/>
      <w:marBottom w:val="0"/>
      <w:divBdr>
        <w:top w:val="none" w:sz="0" w:space="0" w:color="auto"/>
        <w:left w:val="none" w:sz="0" w:space="0" w:color="auto"/>
        <w:bottom w:val="none" w:sz="0" w:space="0" w:color="auto"/>
        <w:right w:val="none" w:sz="0" w:space="0" w:color="auto"/>
      </w:divBdr>
      <w:divsChild>
        <w:div w:id="1039279676">
          <w:marLeft w:val="0"/>
          <w:marRight w:val="0"/>
          <w:marTop w:val="0"/>
          <w:marBottom w:val="0"/>
          <w:divBdr>
            <w:top w:val="none" w:sz="0" w:space="0" w:color="auto"/>
            <w:left w:val="none" w:sz="0" w:space="0" w:color="auto"/>
            <w:bottom w:val="none" w:sz="0" w:space="0" w:color="auto"/>
            <w:right w:val="none" w:sz="0" w:space="0" w:color="auto"/>
          </w:divBdr>
          <w:divsChild>
            <w:div w:id="112704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917485">
      <w:bodyDiv w:val="1"/>
      <w:marLeft w:val="0"/>
      <w:marRight w:val="0"/>
      <w:marTop w:val="0"/>
      <w:marBottom w:val="0"/>
      <w:divBdr>
        <w:top w:val="none" w:sz="0" w:space="0" w:color="auto"/>
        <w:left w:val="none" w:sz="0" w:space="0" w:color="auto"/>
        <w:bottom w:val="none" w:sz="0" w:space="0" w:color="auto"/>
        <w:right w:val="none" w:sz="0" w:space="0" w:color="auto"/>
      </w:divBdr>
    </w:div>
    <w:div w:id="1690789375">
      <w:bodyDiv w:val="1"/>
      <w:marLeft w:val="0"/>
      <w:marRight w:val="0"/>
      <w:marTop w:val="0"/>
      <w:marBottom w:val="0"/>
      <w:divBdr>
        <w:top w:val="none" w:sz="0" w:space="0" w:color="auto"/>
        <w:left w:val="none" w:sz="0" w:space="0" w:color="auto"/>
        <w:bottom w:val="none" w:sz="0" w:space="0" w:color="auto"/>
        <w:right w:val="none" w:sz="0" w:space="0" w:color="auto"/>
      </w:divBdr>
    </w:div>
    <w:div w:id="1710639455">
      <w:bodyDiv w:val="1"/>
      <w:marLeft w:val="0"/>
      <w:marRight w:val="0"/>
      <w:marTop w:val="0"/>
      <w:marBottom w:val="0"/>
      <w:divBdr>
        <w:top w:val="none" w:sz="0" w:space="0" w:color="auto"/>
        <w:left w:val="none" w:sz="0" w:space="0" w:color="auto"/>
        <w:bottom w:val="none" w:sz="0" w:space="0" w:color="auto"/>
        <w:right w:val="none" w:sz="0" w:space="0" w:color="auto"/>
      </w:divBdr>
    </w:div>
    <w:div w:id="1718775954">
      <w:bodyDiv w:val="1"/>
      <w:marLeft w:val="0"/>
      <w:marRight w:val="0"/>
      <w:marTop w:val="0"/>
      <w:marBottom w:val="0"/>
      <w:divBdr>
        <w:top w:val="none" w:sz="0" w:space="0" w:color="auto"/>
        <w:left w:val="none" w:sz="0" w:space="0" w:color="auto"/>
        <w:bottom w:val="none" w:sz="0" w:space="0" w:color="auto"/>
        <w:right w:val="none" w:sz="0" w:space="0" w:color="auto"/>
      </w:divBdr>
    </w:div>
    <w:div w:id="1723823956">
      <w:bodyDiv w:val="1"/>
      <w:marLeft w:val="0"/>
      <w:marRight w:val="0"/>
      <w:marTop w:val="0"/>
      <w:marBottom w:val="0"/>
      <w:divBdr>
        <w:top w:val="none" w:sz="0" w:space="0" w:color="auto"/>
        <w:left w:val="none" w:sz="0" w:space="0" w:color="auto"/>
        <w:bottom w:val="none" w:sz="0" w:space="0" w:color="auto"/>
        <w:right w:val="none" w:sz="0" w:space="0" w:color="auto"/>
      </w:divBdr>
      <w:divsChild>
        <w:div w:id="227963918">
          <w:marLeft w:val="0"/>
          <w:marRight w:val="0"/>
          <w:marTop w:val="0"/>
          <w:marBottom w:val="0"/>
          <w:divBdr>
            <w:top w:val="none" w:sz="0" w:space="0" w:color="auto"/>
            <w:left w:val="none" w:sz="0" w:space="0" w:color="auto"/>
            <w:bottom w:val="none" w:sz="0" w:space="0" w:color="auto"/>
            <w:right w:val="none" w:sz="0" w:space="0" w:color="auto"/>
          </w:divBdr>
          <w:divsChild>
            <w:div w:id="1201671709">
              <w:marLeft w:val="0"/>
              <w:marRight w:val="0"/>
              <w:marTop w:val="0"/>
              <w:marBottom w:val="0"/>
              <w:divBdr>
                <w:top w:val="none" w:sz="0" w:space="0" w:color="auto"/>
                <w:left w:val="none" w:sz="0" w:space="0" w:color="auto"/>
                <w:bottom w:val="none" w:sz="0" w:space="0" w:color="auto"/>
                <w:right w:val="none" w:sz="0" w:space="0" w:color="auto"/>
              </w:divBdr>
              <w:divsChild>
                <w:div w:id="1604532420">
                  <w:marLeft w:val="0"/>
                  <w:marRight w:val="0"/>
                  <w:marTop w:val="0"/>
                  <w:marBottom w:val="0"/>
                  <w:divBdr>
                    <w:top w:val="none" w:sz="0" w:space="0" w:color="auto"/>
                    <w:left w:val="none" w:sz="0" w:space="0" w:color="auto"/>
                    <w:bottom w:val="none" w:sz="0" w:space="0" w:color="auto"/>
                    <w:right w:val="none" w:sz="0" w:space="0" w:color="auto"/>
                  </w:divBdr>
                  <w:divsChild>
                    <w:div w:id="4940719">
                      <w:marLeft w:val="0"/>
                      <w:marRight w:val="0"/>
                      <w:marTop w:val="0"/>
                      <w:marBottom w:val="0"/>
                      <w:divBdr>
                        <w:top w:val="none" w:sz="0" w:space="0" w:color="auto"/>
                        <w:left w:val="none" w:sz="0" w:space="0" w:color="auto"/>
                        <w:bottom w:val="none" w:sz="0" w:space="0" w:color="auto"/>
                        <w:right w:val="none" w:sz="0" w:space="0" w:color="auto"/>
                      </w:divBdr>
                      <w:divsChild>
                        <w:div w:id="427966365">
                          <w:marLeft w:val="0"/>
                          <w:marRight w:val="0"/>
                          <w:marTop w:val="0"/>
                          <w:marBottom w:val="0"/>
                          <w:divBdr>
                            <w:top w:val="none" w:sz="0" w:space="0" w:color="auto"/>
                            <w:left w:val="none" w:sz="0" w:space="0" w:color="auto"/>
                            <w:bottom w:val="none" w:sz="0" w:space="0" w:color="auto"/>
                            <w:right w:val="none" w:sz="0" w:space="0" w:color="auto"/>
                          </w:divBdr>
                          <w:divsChild>
                            <w:div w:id="865753278">
                              <w:marLeft w:val="0"/>
                              <w:marRight w:val="0"/>
                              <w:marTop w:val="0"/>
                              <w:marBottom w:val="0"/>
                              <w:divBdr>
                                <w:top w:val="none" w:sz="0" w:space="0" w:color="auto"/>
                                <w:left w:val="none" w:sz="0" w:space="0" w:color="auto"/>
                                <w:bottom w:val="none" w:sz="0" w:space="0" w:color="auto"/>
                                <w:right w:val="none" w:sz="0" w:space="0" w:color="auto"/>
                              </w:divBdr>
                              <w:divsChild>
                                <w:div w:id="31550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8994542">
      <w:bodyDiv w:val="1"/>
      <w:marLeft w:val="0"/>
      <w:marRight w:val="0"/>
      <w:marTop w:val="0"/>
      <w:marBottom w:val="0"/>
      <w:divBdr>
        <w:top w:val="none" w:sz="0" w:space="0" w:color="auto"/>
        <w:left w:val="none" w:sz="0" w:space="0" w:color="auto"/>
        <w:bottom w:val="none" w:sz="0" w:space="0" w:color="auto"/>
        <w:right w:val="none" w:sz="0" w:space="0" w:color="auto"/>
      </w:divBdr>
    </w:div>
    <w:div w:id="1739160877">
      <w:bodyDiv w:val="1"/>
      <w:marLeft w:val="0"/>
      <w:marRight w:val="0"/>
      <w:marTop w:val="0"/>
      <w:marBottom w:val="0"/>
      <w:divBdr>
        <w:top w:val="none" w:sz="0" w:space="0" w:color="auto"/>
        <w:left w:val="none" w:sz="0" w:space="0" w:color="auto"/>
        <w:bottom w:val="none" w:sz="0" w:space="0" w:color="auto"/>
        <w:right w:val="none" w:sz="0" w:space="0" w:color="auto"/>
      </w:divBdr>
    </w:div>
    <w:div w:id="1741172129">
      <w:bodyDiv w:val="1"/>
      <w:marLeft w:val="0"/>
      <w:marRight w:val="0"/>
      <w:marTop w:val="0"/>
      <w:marBottom w:val="0"/>
      <w:divBdr>
        <w:top w:val="none" w:sz="0" w:space="0" w:color="auto"/>
        <w:left w:val="none" w:sz="0" w:space="0" w:color="auto"/>
        <w:bottom w:val="none" w:sz="0" w:space="0" w:color="auto"/>
        <w:right w:val="none" w:sz="0" w:space="0" w:color="auto"/>
      </w:divBdr>
    </w:div>
    <w:div w:id="1741715170">
      <w:bodyDiv w:val="1"/>
      <w:marLeft w:val="0"/>
      <w:marRight w:val="0"/>
      <w:marTop w:val="0"/>
      <w:marBottom w:val="0"/>
      <w:divBdr>
        <w:top w:val="none" w:sz="0" w:space="0" w:color="auto"/>
        <w:left w:val="none" w:sz="0" w:space="0" w:color="auto"/>
        <w:bottom w:val="none" w:sz="0" w:space="0" w:color="auto"/>
        <w:right w:val="none" w:sz="0" w:space="0" w:color="auto"/>
      </w:divBdr>
    </w:div>
    <w:div w:id="1748111296">
      <w:bodyDiv w:val="1"/>
      <w:marLeft w:val="0"/>
      <w:marRight w:val="0"/>
      <w:marTop w:val="0"/>
      <w:marBottom w:val="0"/>
      <w:divBdr>
        <w:top w:val="none" w:sz="0" w:space="0" w:color="auto"/>
        <w:left w:val="none" w:sz="0" w:space="0" w:color="auto"/>
        <w:bottom w:val="none" w:sz="0" w:space="0" w:color="auto"/>
        <w:right w:val="none" w:sz="0" w:space="0" w:color="auto"/>
      </w:divBdr>
      <w:divsChild>
        <w:div w:id="40522171">
          <w:marLeft w:val="0"/>
          <w:marRight w:val="0"/>
          <w:marTop w:val="0"/>
          <w:marBottom w:val="0"/>
          <w:divBdr>
            <w:top w:val="single" w:sz="2" w:space="0" w:color="E3E3E3"/>
            <w:left w:val="single" w:sz="2" w:space="0" w:color="E3E3E3"/>
            <w:bottom w:val="single" w:sz="2" w:space="0" w:color="E3E3E3"/>
            <w:right w:val="single" w:sz="2" w:space="0" w:color="E3E3E3"/>
          </w:divBdr>
          <w:divsChild>
            <w:div w:id="798108678">
              <w:marLeft w:val="0"/>
              <w:marRight w:val="0"/>
              <w:marTop w:val="0"/>
              <w:marBottom w:val="0"/>
              <w:divBdr>
                <w:top w:val="single" w:sz="2" w:space="0" w:color="E3E3E3"/>
                <w:left w:val="single" w:sz="2" w:space="0" w:color="E3E3E3"/>
                <w:bottom w:val="single" w:sz="2" w:space="0" w:color="E3E3E3"/>
                <w:right w:val="single" w:sz="2" w:space="0" w:color="E3E3E3"/>
              </w:divBdr>
              <w:divsChild>
                <w:div w:id="1469206671">
                  <w:marLeft w:val="0"/>
                  <w:marRight w:val="0"/>
                  <w:marTop w:val="0"/>
                  <w:marBottom w:val="0"/>
                  <w:divBdr>
                    <w:top w:val="single" w:sz="2" w:space="0" w:color="E3E3E3"/>
                    <w:left w:val="single" w:sz="2" w:space="0" w:color="E3E3E3"/>
                    <w:bottom w:val="single" w:sz="2" w:space="0" w:color="E3E3E3"/>
                    <w:right w:val="single" w:sz="2" w:space="0" w:color="E3E3E3"/>
                  </w:divBdr>
                  <w:divsChild>
                    <w:div w:id="273824224">
                      <w:marLeft w:val="0"/>
                      <w:marRight w:val="0"/>
                      <w:marTop w:val="0"/>
                      <w:marBottom w:val="0"/>
                      <w:divBdr>
                        <w:top w:val="single" w:sz="2" w:space="0" w:color="E3E3E3"/>
                        <w:left w:val="single" w:sz="2" w:space="0" w:color="E3E3E3"/>
                        <w:bottom w:val="single" w:sz="2" w:space="0" w:color="E3E3E3"/>
                        <w:right w:val="single" w:sz="2" w:space="0" w:color="E3E3E3"/>
                      </w:divBdr>
                      <w:divsChild>
                        <w:div w:id="1218590511">
                          <w:marLeft w:val="0"/>
                          <w:marRight w:val="0"/>
                          <w:marTop w:val="0"/>
                          <w:marBottom w:val="0"/>
                          <w:divBdr>
                            <w:top w:val="single" w:sz="2" w:space="0" w:color="E3E3E3"/>
                            <w:left w:val="single" w:sz="2" w:space="0" w:color="E3E3E3"/>
                            <w:bottom w:val="single" w:sz="2" w:space="0" w:color="E3E3E3"/>
                            <w:right w:val="single" w:sz="2" w:space="0" w:color="E3E3E3"/>
                          </w:divBdr>
                          <w:divsChild>
                            <w:div w:id="1169522172">
                              <w:marLeft w:val="0"/>
                              <w:marRight w:val="0"/>
                              <w:marTop w:val="100"/>
                              <w:marBottom w:val="100"/>
                              <w:divBdr>
                                <w:top w:val="single" w:sz="2" w:space="0" w:color="E3E3E3"/>
                                <w:left w:val="single" w:sz="2" w:space="0" w:color="E3E3E3"/>
                                <w:bottom w:val="single" w:sz="2" w:space="0" w:color="E3E3E3"/>
                                <w:right w:val="single" w:sz="2" w:space="0" w:color="E3E3E3"/>
                              </w:divBdr>
                              <w:divsChild>
                                <w:div w:id="571696560">
                                  <w:marLeft w:val="0"/>
                                  <w:marRight w:val="0"/>
                                  <w:marTop w:val="0"/>
                                  <w:marBottom w:val="0"/>
                                  <w:divBdr>
                                    <w:top w:val="single" w:sz="2" w:space="0" w:color="E3E3E3"/>
                                    <w:left w:val="single" w:sz="2" w:space="0" w:color="E3E3E3"/>
                                    <w:bottom w:val="single" w:sz="2" w:space="0" w:color="E3E3E3"/>
                                    <w:right w:val="single" w:sz="2" w:space="0" w:color="E3E3E3"/>
                                  </w:divBdr>
                                  <w:divsChild>
                                    <w:div w:id="407463097">
                                      <w:marLeft w:val="0"/>
                                      <w:marRight w:val="0"/>
                                      <w:marTop w:val="0"/>
                                      <w:marBottom w:val="0"/>
                                      <w:divBdr>
                                        <w:top w:val="single" w:sz="2" w:space="0" w:color="E3E3E3"/>
                                        <w:left w:val="single" w:sz="2" w:space="0" w:color="E3E3E3"/>
                                        <w:bottom w:val="single" w:sz="2" w:space="0" w:color="E3E3E3"/>
                                        <w:right w:val="single" w:sz="2" w:space="0" w:color="E3E3E3"/>
                                      </w:divBdr>
                                      <w:divsChild>
                                        <w:div w:id="297225065">
                                          <w:marLeft w:val="0"/>
                                          <w:marRight w:val="0"/>
                                          <w:marTop w:val="0"/>
                                          <w:marBottom w:val="0"/>
                                          <w:divBdr>
                                            <w:top w:val="single" w:sz="2" w:space="0" w:color="E3E3E3"/>
                                            <w:left w:val="single" w:sz="2" w:space="0" w:color="E3E3E3"/>
                                            <w:bottom w:val="single" w:sz="2" w:space="0" w:color="E3E3E3"/>
                                            <w:right w:val="single" w:sz="2" w:space="0" w:color="E3E3E3"/>
                                          </w:divBdr>
                                          <w:divsChild>
                                            <w:div w:id="1178234715">
                                              <w:marLeft w:val="0"/>
                                              <w:marRight w:val="0"/>
                                              <w:marTop w:val="0"/>
                                              <w:marBottom w:val="0"/>
                                              <w:divBdr>
                                                <w:top w:val="single" w:sz="2" w:space="0" w:color="E3E3E3"/>
                                                <w:left w:val="single" w:sz="2" w:space="0" w:color="E3E3E3"/>
                                                <w:bottom w:val="single" w:sz="2" w:space="0" w:color="E3E3E3"/>
                                                <w:right w:val="single" w:sz="2" w:space="0" w:color="E3E3E3"/>
                                              </w:divBdr>
                                              <w:divsChild>
                                                <w:div w:id="1763338646">
                                                  <w:marLeft w:val="0"/>
                                                  <w:marRight w:val="0"/>
                                                  <w:marTop w:val="0"/>
                                                  <w:marBottom w:val="0"/>
                                                  <w:divBdr>
                                                    <w:top w:val="single" w:sz="2" w:space="0" w:color="E3E3E3"/>
                                                    <w:left w:val="single" w:sz="2" w:space="0" w:color="E3E3E3"/>
                                                    <w:bottom w:val="single" w:sz="2" w:space="0" w:color="E3E3E3"/>
                                                    <w:right w:val="single" w:sz="2" w:space="0" w:color="E3E3E3"/>
                                                  </w:divBdr>
                                                  <w:divsChild>
                                                    <w:div w:id="20430891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87812163">
          <w:marLeft w:val="0"/>
          <w:marRight w:val="0"/>
          <w:marTop w:val="0"/>
          <w:marBottom w:val="0"/>
          <w:divBdr>
            <w:top w:val="none" w:sz="0" w:space="0" w:color="auto"/>
            <w:left w:val="none" w:sz="0" w:space="0" w:color="auto"/>
            <w:bottom w:val="none" w:sz="0" w:space="0" w:color="auto"/>
            <w:right w:val="none" w:sz="0" w:space="0" w:color="auto"/>
          </w:divBdr>
        </w:div>
      </w:divsChild>
    </w:div>
    <w:div w:id="1749960191">
      <w:bodyDiv w:val="1"/>
      <w:marLeft w:val="0"/>
      <w:marRight w:val="0"/>
      <w:marTop w:val="0"/>
      <w:marBottom w:val="0"/>
      <w:divBdr>
        <w:top w:val="none" w:sz="0" w:space="0" w:color="auto"/>
        <w:left w:val="none" w:sz="0" w:space="0" w:color="auto"/>
        <w:bottom w:val="none" w:sz="0" w:space="0" w:color="auto"/>
        <w:right w:val="none" w:sz="0" w:space="0" w:color="auto"/>
      </w:divBdr>
    </w:div>
    <w:div w:id="1754743399">
      <w:bodyDiv w:val="1"/>
      <w:marLeft w:val="0"/>
      <w:marRight w:val="0"/>
      <w:marTop w:val="0"/>
      <w:marBottom w:val="0"/>
      <w:divBdr>
        <w:top w:val="none" w:sz="0" w:space="0" w:color="auto"/>
        <w:left w:val="none" w:sz="0" w:space="0" w:color="auto"/>
        <w:bottom w:val="none" w:sz="0" w:space="0" w:color="auto"/>
        <w:right w:val="none" w:sz="0" w:space="0" w:color="auto"/>
      </w:divBdr>
    </w:div>
    <w:div w:id="1767844122">
      <w:bodyDiv w:val="1"/>
      <w:marLeft w:val="0"/>
      <w:marRight w:val="0"/>
      <w:marTop w:val="0"/>
      <w:marBottom w:val="0"/>
      <w:divBdr>
        <w:top w:val="none" w:sz="0" w:space="0" w:color="auto"/>
        <w:left w:val="none" w:sz="0" w:space="0" w:color="auto"/>
        <w:bottom w:val="none" w:sz="0" w:space="0" w:color="auto"/>
        <w:right w:val="none" w:sz="0" w:space="0" w:color="auto"/>
      </w:divBdr>
      <w:divsChild>
        <w:div w:id="7261060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82727065">
      <w:bodyDiv w:val="1"/>
      <w:marLeft w:val="0"/>
      <w:marRight w:val="0"/>
      <w:marTop w:val="0"/>
      <w:marBottom w:val="0"/>
      <w:divBdr>
        <w:top w:val="none" w:sz="0" w:space="0" w:color="auto"/>
        <w:left w:val="none" w:sz="0" w:space="0" w:color="auto"/>
        <w:bottom w:val="none" w:sz="0" w:space="0" w:color="auto"/>
        <w:right w:val="none" w:sz="0" w:space="0" w:color="auto"/>
      </w:divBdr>
    </w:div>
    <w:div w:id="1822498701">
      <w:bodyDiv w:val="1"/>
      <w:marLeft w:val="0"/>
      <w:marRight w:val="0"/>
      <w:marTop w:val="0"/>
      <w:marBottom w:val="0"/>
      <w:divBdr>
        <w:top w:val="none" w:sz="0" w:space="0" w:color="auto"/>
        <w:left w:val="none" w:sz="0" w:space="0" w:color="auto"/>
        <w:bottom w:val="none" w:sz="0" w:space="0" w:color="auto"/>
        <w:right w:val="none" w:sz="0" w:space="0" w:color="auto"/>
      </w:divBdr>
      <w:divsChild>
        <w:div w:id="1559054297">
          <w:marLeft w:val="0"/>
          <w:marRight w:val="0"/>
          <w:marTop w:val="0"/>
          <w:marBottom w:val="0"/>
          <w:divBdr>
            <w:top w:val="none" w:sz="0" w:space="0" w:color="auto"/>
            <w:left w:val="none" w:sz="0" w:space="0" w:color="auto"/>
            <w:bottom w:val="none" w:sz="0" w:space="0" w:color="auto"/>
            <w:right w:val="none" w:sz="0" w:space="0" w:color="auto"/>
          </w:divBdr>
          <w:divsChild>
            <w:div w:id="99006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204477">
      <w:bodyDiv w:val="1"/>
      <w:marLeft w:val="0"/>
      <w:marRight w:val="0"/>
      <w:marTop w:val="0"/>
      <w:marBottom w:val="0"/>
      <w:divBdr>
        <w:top w:val="none" w:sz="0" w:space="0" w:color="auto"/>
        <w:left w:val="none" w:sz="0" w:space="0" w:color="auto"/>
        <w:bottom w:val="none" w:sz="0" w:space="0" w:color="auto"/>
        <w:right w:val="none" w:sz="0" w:space="0" w:color="auto"/>
      </w:divBdr>
    </w:div>
    <w:div w:id="1839420070">
      <w:bodyDiv w:val="1"/>
      <w:marLeft w:val="0"/>
      <w:marRight w:val="0"/>
      <w:marTop w:val="0"/>
      <w:marBottom w:val="0"/>
      <w:divBdr>
        <w:top w:val="none" w:sz="0" w:space="0" w:color="auto"/>
        <w:left w:val="none" w:sz="0" w:space="0" w:color="auto"/>
        <w:bottom w:val="none" w:sz="0" w:space="0" w:color="auto"/>
        <w:right w:val="none" w:sz="0" w:space="0" w:color="auto"/>
      </w:divBdr>
    </w:div>
    <w:div w:id="1846699773">
      <w:bodyDiv w:val="1"/>
      <w:marLeft w:val="0"/>
      <w:marRight w:val="0"/>
      <w:marTop w:val="0"/>
      <w:marBottom w:val="0"/>
      <w:divBdr>
        <w:top w:val="none" w:sz="0" w:space="0" w:color="auto"/>
        <w:left w:val="none" w:sz="0" w:space="0" w:color="auto"/>
        <w:bottom w:val="none" w:sz="0" w:space="0" w:color="auto"/>
        <w:right w:val="none" w:sz="0" w:space="0" w:color="auto"/>
      </w:divBdr>
    </w:div>
    <w:div w:id="1851017480">
      <w:bodyDiv w:val="1"/>
      <w:marLeft w:val="0"/>
      <w:marRight w:val="0"/>
      <w:marTop w:val="0"/>
      <w:marBottom w:val="0"/>
      <w:divBdr>
        <w:top w:val="none" w:sz="0" w:space="0" w:color="auto"/>
        <w:left w:val="none" w:sz="0" w:space="0" w:color="auto"/>
        <w:bottom w:val="none" w:sz="0" w:space="0" w:color="auto"/>
        <w:right w:val="none" w:sz="0" w:space="0" w:color="auto"/>
      </w:divBdr>
    </w:div>
    <w:div w:id="1877042995">
      <w:bodyDiv w:val="1"/>
      <w:marLeft w:val="0"/>
      <w:marRight w:val="0"/>
      <w:marTop w:val="0"/>
      <w:marBottom w:val="0"/>
      <w:divBdr>
        <w:top w:val="none" w:sz="0" w:space="0" w:color="auto"/>
        <w:left w:val="none" w:sz="0" w:space="0" w:color="auto"/>
        <w:bottom w:val="none" w:sz="0" w:space="0" w:color="auto"/>
        <w:right w:val="none" w:sz="0" w:space="0" w:color="auto"/>
      </w:divBdr>
    </w:div>
    <w:div w:id="1878810563">
      <w:bodyDiv w:val="1"/>
      <w:marLeft w:val="0"/>
      <w:marRight w:val="0"/>
      <w:marTop w:val="0"/>
      <w:marBottom w:val="0"/>
      <w:divBdr>
        <w:top w:val="none" w:sz="0" w:space="0" w:color="auto"/>
        <w:left w:val="none" w:sz="0" w:space="0" w:color="auto"/>
        <w:bottom w:val="none" w:sz="0" w:space="0" w:color="auto"/>
        <w:right w:val="none" w:sz="0" w:space="0" w:color="auto"/>
      </w:divBdr>
      <w:divsChild>
        <w:div w:id="1657999918">
          <w:marLeft w:val="0"/>
          <w:marRight w:val="0"/>
          <w:marTop w:val="0"/>
          <w:marBottom w:val="0"/>
          <w:divBdr>
            <w:top w:val="none" w:sz="0" w:space="0" w:color="auto"/>
            <w:left w:val="none" w:sz="0" w:space="0" w:color="auto"/>
            <w:bottom w:val="none" w:sz="0" w:space="0" w:color="auto"/>
            <w:right w:val="none" w:sz="0" w:space="0" w:color="auto"/>
          </w:divBdr>
          <w:divsChild>
            <w:div w:id="1441798875">
              <w:marLeft w:val="0"/>
              <w:marRight w:val="0"/>
              <w:marTop w:val="0"/>
              <w:marBottom w:val="0"/>
              <w:divBdr>
                <w:top w:val="none" w:sz="0" w:space="0" w:color="auto"/>
                <w:left w:val="none" w:sz="0" w:space="0" w:color="auto"/>
                <w:bottom w:val="none" w:sz="0" w:space="0" w:color="auto"/>
                <w:right w:val="none" w:sz="0" w:space="0" w:color="auto"/>
              </w:divBdr>
              <w:divsChild>
                <w:div w:id="4818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675766">
      <w:bodyDiv w:val="1"/>
      <w:marLeft w:val="0"/>
      <w:marRight w:val="0"/>
      <w:marTop w:val="0"/>
      <w:marBottom w:val="0"/>
      <w:divBdr>
        <w:top w:val="none" w:sz="0" w:space="0" w:color="auto"/>
        <w:left w:val="none" w:sz="0" w:space="0" w:color="auto"/>
        <w:bottom w:val="none" w:sz="0" w:space="0" w:color="auto"/>
        <w:right w:val="none" w:sz="0" w:space="0" w:color="auto"/>
      </w:divBdr>
    </w:div>
    <w:div w:id="1893930849">
      <w:bodyDiv w:val="1"/>
      <w:marLeft w:val="0"/>
      <w:marRight w:val="0"/>
      <w:marTop w:val="0"/>
      <w:marBottom w:val="0"/>
      <w:divBdr>
        <w:top w:val="none" w:sz="0" w:space="0" w:color="auto"/>
        <w:left w:val="none" w:sz="0" w:space="0" w:color="auto"/>
        <w:bottom w:val="none" w:sz="0" w:space="0" w:color="auto"/>
        <w:right w:val="none" w:sz="0" w:space="0" w:color="auto"/>
      </w:divBdr>
    </w:div>
    <w:div w:id="1896356172">
      <w:bodyDiv w:val="1"/>
      <w:marLeft w:val="0"/>
      <w:marRight w:val="0"/>
      <w:marTop w:val="0"/>
      <w:marBottom w:val="0"/>
      <w:divBdr>
        <w:top w:val="none" w:sz="0" w:space="0" w:color="auto"/>
        <w:left w:val="none" w:sz="0" w:space="0" w:color="auto"/>
        <w:bottom w:val="none" w:sz="0" w:space="0" w:color="auto"/>
        <w:right w:val="none" w:sz="0" w:space="0" w:color="auto"/>
      </w:divBdr>
    </w:div>
    <w:div w:id="1902711496">
      <w:bodyDiv w:val="1"/>
      <w:marLeft w:val="0"/>
      <w:marRight w:val="0"/>
      <w:marTop w:val="0"/>
      <w:marBottom w:val="0"/>
      <w:divBdr>
        <w:top w:val="none" w:sz="0" w:space="0" w:color="auto"/>
        <w:left w:val="none" w:sz="0" w:space="0" w:color="auto"/>
        <w:bottom w:val="none" w:sz="0" w:space="0" w:color="auto"/>
        <w:right w:val="none" w:sz="0" w:space="0" w:color="auto"/>
      </w:divBdr>
    </w:div>
    <w:div w:id="1905526515">
      <w:bodyDiv w:val="1"/>
      <w:marLeft w:val="0"/>
      <w:marRight w:val="0"/>
      <w:marTop w:val="0"/>
      <w:marBottom w:val="0"/>
      <w:divBdr>
        <w:top w:val="none" w:sz="0" w:space="0" w:color="auto"/>
        <w:left w:val="none" w:sz="0" w:space="0" w:color="auto"/>
        <w:bottom w:val="none" w:sz="0" w:space="0" w:color="auto"/>
        <w:right w:val="none" w:sz="0" w:space="0" w:color="auto"/>
      </w:divBdr>
    </w:div>
    <w:div w:id="1909072407">
      <w:bodyDiv w:val="1"/>
      <w:marLeft w:val="0"/>
      <w:marRight w:val="0"/>
      <w:marTop w:val="0"/>
      <w:marBottom w:val="0"/>
      <w:divBdr>
        <w:top w:val="none" w:sz="0" w:space="0" w:color="auto"/>
        <w:left w:val="none" w:sz="0" w:space="0" w:color="auto"/>
        <w:bottom w:val="none" w:sz="0" w:space="0" w:color="auto"/>
        <w:right w:val="none" w:sz="0" w:space="0" w:color="auto"/>
      </w:divBdr>
      <w:divsChild>
        <w:div w:id="1305814999">
          <w:marLeft w:val="0"/>
          <w:marRight w:val="0"/>
          <w:marTop w:val="0"/>
          <w:marBottom w:val="0"/>
          <w:divBdr>
            <w:top w:val="none" w:sz="0" w:space="0" w:color="auto"/>
            <w:left w:val="none" w:sz="0" w:space="0" w:color="auto"/>
            <w:bottom w:val="none" w:sz="0" w:space="0" w:color="auto"/>
            <w:right w:val="none" w:sz="0" w:space="0" w:color="auto"/>
          </w:divBdr>
          <w:divsChild>
            <w:div w:id="2086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234709">
      <w:bodyDiv w:val="1"/>
      <w:marLeft w:val="0"/>
      <w:marRight w:val="0"/>
      <w:marTop w:val="0"/>
      <w:marBottom w:val="0"/>
      <w:divBdr>
        <w:top w:val="none" w:sz="0" w:space="0" w:color="auto"/>
        <w:left w:val="none" w:sz="0" w:space="0" w:color="auto"/>
        <w:bottom w:val="none" w:sz="0" w:space="0" w:color="auto"/>
        <w:right w:val="none" w:sz="0" w:space="0" w:color="auto"/>
      </w:divBdr>
    </w:div>
    <w:div w:id="1919825689">
      <w:bodyDiv w:val="1"/>
      <w:marLeft w:val="0"/>
      <w:marRight w:val="0"/>
      <w:marTop w:val="0"/>
      <w:marBottom w:val="0"/>
      <w:divBdr>
        <w:top w:val="none" w:sz="0" w:space="0" w:color="auto"/>
        <w:left w:val="none" w:sz="0" w:space="0" w:color="auto"/>
        <w:bottom w:val="none" w:sz="0" w:space="0" w:color="auto"/>
        <w:right w:val="none" w:sz="0" w:space="0" w:color="auto"/>
      </w:divBdr>
    </w:div>
    <w:div w:id="1924413990">
      <w:bodyDiv w:val="1"/>
      <w:marLeft w:val="0"/>
      <w:marRight w:val="0"/>
      <w:marTop w:val="0"/>
      <w:marBottom w:val="0"/>
      <w:divBdr>
        <w:top w:val="none" w:sz="0" w:space="0" w:color="auto"/>
        <w:left w:val="none" w:sz="0" w:space="0" w:color="auto"/>
        <w:bottom w:val="none" w:sz="0" w:space="0" w:color="auto"/>
        <w:right w:val="none" w:sz="0" w:space="0" w:color="auto"/>
      </w:divBdr>
    </w:div>
    <w:div w:id="1926331453">
      <w:bodyDiv w:val="1"/>
      <w:marLeft w:val="0"/>
      <w:marRight w:val="0"/>
      <w:marTop w:val="0"/>
      <w:marBottom w:val="0"/>
      <w:divBdr>
        <w:top w:val="none" w:sz="0" w:space="0" w:color="auto"/>
        <w:left w:val="none" w:sz="0" w:space="0" w:color="auto"/>
        <w:bottom w:val="none" w:sz="0" w:space="0" w:color="auto"/>
        <w:right w:val="none" w:sz="0" w:space="0" w:color="auto"/>
      </w:divBdr>
    </w:div>
    <w:div w:id="1937325117">
      <w:bodyDiv w:val="1"/>
      <w:marLeft w:val="0"/>
      <w:marRight w:val="0"/>
      <w:marTop w:val="0"/>
      <w:marBottom w:val="0"/>
      <w:divBdr>
        <w:top w:val="none" w:sz="0" w:space="0" w:color="auto"/>
        <w:left w:val="none" w:sz="0" w:space="0" w:color="auto"/>
        <w:bottom w:val="none" w:sz="0" w:space="0" w:color="auto"/>
        <w:right w:val="none" w:sz="0" w:space="0" w:color="auto"/>
      </w:divBdr>
    </w:div>
    <w:div w:id="1943955372">
      <w:bodyDiv w:val="1"/>
      <w:marLeft w:val="0"/>
      <w:marRight w:val="0"/>
      <w:marTop w:val="0"/>
      <w:marBottom w:val="0"/>
      <w:divBdr>
        <w:top w:val="none" w:sz="0" w:space="0" w:color="auto"/>
        <w:left w:val="none" w:sz="0" w:space="0" w:color="auto"/>
        <w:bottom w:val="none" w:sz="0" w:space="0" w:color="auto"/>
        <w:right w:val="none" w:sz="0" w:space="0" w:color="auto"/>
      </w:divBdr>
    </w:div>
    <w:div w:id="1955551215">
      <w:bodyDiv w:val="1"/>
      <w:marLeft w:val="0"/>
      <w:marRight w:val="0"/>
      <w:marTop w:val="0"/>
      <w:marBottom w:val="0"/>
      <w:divBdr>
        <w:top w:val="none" w:sz="0" w:space="0" w:color="auto"/>
        <w:left w:val="none" w:sz="0" w:space="0" w:color="auto"/>
        <w:bottom w:val="none" w:sz="0" w:space="0" w:color="auto"/>
        <w:right w:val="none" w:sz="0" w:space="0" w:color="auto"/>
      </w:divBdr>
      <w:divsChild>
        <w:div w:id="1052847590">
          <w:marLeft w:val="0"/>
          <w:marRight w:val="0"/>
          <w:marTop w:val="0"/>
          <w:marBottom w:val="0"/>
          <w:divBdr>
            <w:top w:val="none" w:sz="0" w:space="0" w:color="auto"/>
            <w:left w:val="none" w:sz="0" w:space="0" w:color="auto"/>
            <w:bottom w:val="none" w:sz="0" w:space="0" w:color="auto"/>
            <w:right w:val="none" w:sz="0" w:space="0" w:color="auto"/>
          </w:divBdr>
          <w:divsChild>
            <w:div w:id="94688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560956">
      <w:bodyDiv w:val="1"/>
      <w:marLeft w:val="0"/>
      <w:marRight w:val="0"/>
      <w:marTop w:val="0"/>
      <w:marBottom w:val="0"/>
      <w:divBdr>
        <w:top w:val="none" w:sz="0" w:space="0" w:color="auto"/>
        <w:left w:val="none" w:sz="0" w:space="0" w:color="auto"/>
        <w:bottom w:val="none" w:sz="0" w:space="0" w:color="auto"/>
        <w:right w:val="none" w:sz="0" w:space="0" w:color="auto"/>
      </w:divBdr>
    </w:div>
    <w:div w:id="1967539739">
      <w:bodyDiv w:val="1"/>
      <w:marLeft w:val="0"/>
      <w:marRight w:val="0"/>
      <w:marTop w:val="0"/>
      <w:marBottom w:val="0"/>
      <w:divBdr>
        <w:top w:val="none" w:sz="0" w:space="0" w:color="auto"/>
        <w:left w:val="none" w:sz="0" w:space="0" w:color="auto"/>
        <w:bottom w:val="none" w:sz="0" w:space="0" w:color="auto"/>
        <w:right w:val="none" w:sz="0" w:space="0" w:color="auto"/>
      </w:divBdr>
    </w:div>
    <w:div w:id="1979994535">
      <w:bodyDiv w:val="1"/>
      <w:marLeft w:val="0"/>
      <w:marRight w:val="0"/>
      <w:marTop w:val="0"/>
      <w:marBottom w:val="0"/>
      <w:divBdr>
        <w:top w:val="none" w:sz="0" w:space="0" w:color="auto"/>
        <w:left w:val="none" w:sz="0" w:space="0" w:color="auto"/>
        <w:bottom w:val="none" w:sz="0" w:space="0" w:color="auto"/>
        <w:right w:val="none" w:sz="0" w:space="0" w:color="auto"/>
      </w:divBdr>
    </w:div>
    <w:div w:id="2010402030">
      <w:bodyDiv w:val="1"/>
      <w:marLeft w:val="0"/>
      <w:marRight w:val="0"/>
      <w:marTop w:val="0"/>
      <w:marBottom w:val="0"/>
      <w:divBdr>
        <w:top w:val="none" w:sz="0" w:space="0" w:color="auto"/>
        <w:left w:val="none" w:sz="0" w:space="0" w:color="auto"/>
        <w:bottom w:val="none" w:sz="0" w:space="0" w:color="auto"/>
        <w:right w:val="none" w:sz="0" w:space="0" w:color="auto"/>
      </w:divBdr>
    </w:div>
    <w:div w:id="2016876198">
      <w:bodyDiv w:val="1"/>
      <w:marLeft w:val="0"/>
      <w:marRight w:val="0"/>
      <w:marTop w:val="0"/>
      <w:marBottom w:val="0"/>
      <w:divBdr>
        <w:top w:val="none" w:sz="0" w:space="0" w:color="auto"/>
        <w:left w:val="none" w:sz="0" w:space="0" w:color="auto"/>
        <w:bottom w:val="none" w:sz="0" w:space="0" w:color="auto"/>
        <w:right w:val="none" w:sz="0" w:space="0" w:color="auto"/>
      </w:divBdr>
    </w:div>
    <w:div w:id="2018844389">
      <w:bodyDiv w:val="1"/>
      <w:marLeft w:val="0"/>
      <w:marRight w:val="0"/>
      <w:marTop w:val="0"/>
      <w:marBottom w:val="0"/>
      <w:divBdr>
        <w:top w:val="none" w:sz="0" w:space="0" w:color="auto"/>
        <w:left w:val="none" w:sz="0" w:space="0" w:color="auto"/>
        <w:bottom w:val="none" w:sz="0" w:space="0" w:color="auto"/>
        <w:right w:val="none" w:sz="0" w:space="0" w:color="auto"/>
      </w:divBdr>
    </w:div>
    <w:div w:id="2042048467">
      <w:bodyDiv w:val="1"/>
      <w:marLeft w:val="0"/>
      <w:marRight w:val="0"/>
      <w:marTop w:val="0"/>
      <w:marBottom w:val="0"/>
      <w:divBdr>
        <w:top w:val="none" w:sz="0" w:space="0" w:color="auto"/>
        <w:left w:val="none" w:sz="0" w:space="0" w:color="auto"/>
        <w:bottom w:val="none" w:sz="0" w:space="0" w:color="auto"/>
        <w:right w:val="none" w:sz="0" w:space="0" w:color="auto"/>
      </w:divBdr>
    </w:div>
    <w:div w:id="2061709325">
      <w:bodyDiv w:val="1"/>
      <w:marLeft w:val="0"/>
      <w:marRight w:val="0"/>
      <w:marTop w:val="0"/>
      <w:marBottom w:val="0"/>
      <w:divBdr>
        <w:top w:val="none" w:sz="0" w:space="0" w:color="auto"/>
        <w:left w:val="none" w:sz="0" w:space="0" w:color="auto"/>
        <w:bottom w:val="none" w:sz="0" w:space="0" w:color="auto"/>
        <w:right w:val="none" w:sz="0" w:space="0" w:color="auto"/>
      </w:divBdr>
    </w:div>
    <w:div w:id="2081369928">
      <w:bodyDiv w:val="1"/>
      <w:marLeft w:val="0"/>
      <w:marRight w:val="0"/>
      <w:marTop w:val="0"/>
      <w:marBottom w:val="0"/>
      <w:divBdr>
        <w:top w:val="none" w:sz="0" w:space="0" w:color="auto"/>
        <w:left w:val="none" w:sz="0" w:space="0" w:color="auto"/>
        <w:bottom w:val="none" w:sz="0" w:space="0" w:color="auto"/>
        <w:right w:val="none" w:sz="0" w:space="0" w:color="auto"/>
      </w:divBdr>
    </w:div>
    <w:div w:id="2092653698">
      <w:bodyDiv w:val="1"/>
      <w:marLeft w:val="0"/>
      <w:marRight w:val="0"/>
      <w:marTop w:val="0"/>
      <w:marBottom w:val="0"/>
      <w:divBdr>
        <w:top w:val="none" w:sz="0" w:space="0" w:color="auto"/>
        <w:left w:val="none" w:sz="0" w:space="0" w:color="auto"/>
        <w:bottom w:val="none" w:sz="0" w:space="0" w:color="auto"/>
        <w:right w:val="none" w:sz="0" w:space="0" w:color="auto"/>
      </w:divBdr>
    </w:div>
    <w:div w:id="2105764164">
      <w:bodyDiv w:val="1"/>
      <w:marLeft w:val="0"/>
      <w:marRight w:val="0"/>
      <w:marTop w:val="0"/>
      <w:marBottom w:val="0"/>
      <w:divBdr>
        <w:top w:val="none" w:sz="0" w:space="0" w:color="auto"/>
        <w:left w:val="none" w:sz="0" w:space="0" w:color="auto"/>
        <w:bottom w:val="none" w:sz="0" w:space="0" w:color="auto"/>
        <w:right w:val="none" w:sz="0" w:space="0" w:color="auto"/>
      </w:divBdr>
      <w:divsChild>
        <w:div w:id="18047324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07730544">
      <w:bodyDiv w:val="1"/>
      <w:marLeft w:val="0"/>
      <w:marRight w:val="0"/>
      <w:marTop w:val="0"/>
      <w:marBottom w:val="0"/>
      <w:divBdr>
        <w:top w:val="none" w:sz="0" w:space="0" w:color="auto"/>
        <w:left w:val="none" w:sz="0" w:space="0" w:color="auto"/>
        <w:bottom w:val="none" w:sz="0" w:space="0" w:color="auto"/>
        <w:right w:val="none" w:sz="0" w:space="0" w:color="auto"/>
      </w:divBdr>
    </w:div>
    <w:div w:id="2128884331">
      <w:bodyDiv w:val="1"/>
      <w:marLeft w:val="0"/>
      <w:marRight w:val="0"/>
      <w:marTop w:val="0"/>
      <w:marBottom w:val="0"/>
      <w:divBdr>
        <w:top w:val="none" w:sz="0" w:space="0" w:color="auto"/>
        <w:left w:val="none" w:sz="0" w:space="0" w:color="auto"/>
        <w:bottom w:val="none" w:sz="0" w:space="0" w:color="auto"/>
        <w:right w:val="none" w:sz="0" w:space="0" w:color="auto"/>
      </w:divBdr>
      <w:divsChild>
        <w:div w:id="61565735">
          <w:marLeft w:val="0"/>
          <w:marRight w:val="0"/>
          <w:marTop w:val="0"/>
          <w:marBottom w:val="0"/>
          <w:divBdr>
            <w:top w:val="none" w:sz="0" w:space="0" w:color="auto"/>
            <w:left w:val="none" w:sz="0" w:space="0" w:color="auto"/>
            <w:bottom w:val="none" w:sz="0" w:space="0" w:color="auto"/>
            <w:right w:val="none" w:sz="0" w:space="0" w:color="auto"/>
          </w:divBdr>
        </w:div>
        <w:div w:id="307713748">
          <w:marLeft w:val="0"/>
          <w:marRight w:val="0"/>
          <w:marTop w:val="0"/>
          <w:marBottom w:val="0"/>
          <w:divBdr>
            <w:top w:val="none" w:sz="0" w:space="0" w:color="auto"/>
            <w:left w:val="none" w:sz="0" w:space="0" w:color="auto"/>
            <w:bottom w:val="none" w:sz="0" w:space="0" w:color="auto"/>
            <w:right w:val="none" w:sz="0" w:space="0" w:color="auto"/>
          </w:divBdr>
        </w:div>
        <w:div w:id="363874498">
          <w:marLeft w:val="0"/>
          <w:marRight w:val="0"/>
          <w:marTop w:val="0"/>
          <w:marBottom w:val="0"/>
          <w:divBdr>
            <w:top w:val="none" w:sz="0" w:space="0" w:color="auto"/>
            <w:left w:val="none" w:sz="0" w:space="0" w:color="auto"/>
            <w:bottom w:val="none" w:sz="0" w:space="0" w:color="auto"/>
            <w:right w:val="none" w:sz="0" w:space="0" w:color="auto"/>
          </w:divBdr>
        </w:div>
        <w:div w:id="675110809">
          <w:marLeft w:val="0"/>
          <w:marRight w:val="0"/>
          <w:marTop w:val="0"/>
          <w:marBottom w:val="0"/>
          <w:divBdr>
            <w:top w:val="none" w:sz="0" w:space="0" w:color="auto"/>
            <w:left w:val="none" w:sz="0" w:space="0" w:color="auto"/>
            <w:bottom w:val="none" w:sz="0" w:space="0" w:color="auto"/>
            <w:right w:val="none" w:sz="0" w:space="0" w:color="auto"/>
          </w:divBdr>
        </w:div>
        <w:div w:id="770467320">
          <w:marLeft w:val="0"/>
          <w:marRight w:val="0"/>
          <w:marTop w:val="0"/>
          <w:marBottom w:val="0"/>
          <w:divBdr>
            <w:top w:val="none" w:sz="0" w:space="0" w:color="auto"/>
            <w:left w:val="none" w:sz="0" w:space="0" w:color="auto"/>
            <w:bottom w:val="none" w:sz="0" w:space="0" w:color="auto"/>
            <w:right w:val="none" w:sz="0" w:space="0" w:color="auto"/>
          </w:divBdr>
        </w:div>
        <w:div w:id="840042734">
          <w:marLeft w:val="0"/>
          <w:marRight w:val="0"/>
          <w:marTop w:val="0"/>
          <w:marBottom w:val="0"/>
          <w:divBdr>
            <w:top w:val="none" w:sz="0" w:space="0" w:color="auto"/>
            <w:left w:val="none" w:sz="0" w:space="0" w:color="auto"/>
            <w:bottom w:val="none" w:sz="0" w:space="0" w:color="auto"/>
            <w:right w:val="none" w:sz="0" w:space="0" w:color="auto"/>
          </w:divBdr>
        </w:div>
        <w:div w:id="1245842137">
          <w:marLeft w:val="0"/>
          <w:marRight w:val="0"/>
          <w:marTop w:val="0"/>
          <w:marBottom w:val="0"/>
          <w:divBdr>
            <w:top w:val="none" w:sz="0" w:space="0" w:color="auto"/>
            <w:left w:val="none" w:sz="0" w:space="0" w:color="auto"/>
            <w:bottom w:val="none" w:sz="0" w:space="0" w:color="auto"/>
            <w:right w:val="none" w:sz="0" w:space="0" w:color="auto"/>
          </w:divBdr>
        </w:div>
        <w:div w:id="1266108797">
          <w:marLeft w:val="0"/>
          <w:marRight w:val="0"/>
          <w:marTop w:val="0"/>
          <w:marBottom w:val="0"/>
          <w:divBdr>
            <w:top w:val="none" w:sz="0" w:space="0" w:color="auto"/>
            <w:left w:val="none" w:sz="0" w:space="0" w:color="auto"/>
            <w:bottom w:val="none" w:sz="0" w:space="0" w:color="auto"/>
            <w:right w:val="none" w:sz="0" w:space="0" w:color="auto"/>
          </w:divBdr>
        </w:div>
        <w:div w:id="1330252664">
          <w:marLeft w:val="0"/>
          <w:marRight w:val="0"/>
          <w:marTop w:val="0"/>
          <w:marBottom w:val="0"/>
          <w:divBdr>
            <w:top w:val="none" w:sz="0" w:space="0" w:color="auto"/>
            <w:left w:val="none" w:sz="0" w:space="0" w:color="auto"/>
            <w:bottom w:val="none" w:sz="0" w:space="0" w:color="auto"/>
            <w:right w:val="none" w:sz="0" w:space="0" w:color="auto"/>
          </w:divBdr>
        </w:div>
        <w:div w:id="1534923252">
          <w:marLeft w:val="0"/>
          <w:marRight w:val="0"/>
          <w:marTop w:val="0"/>
          <w:marBottom w:val="0"/>
          <w:divBdr>
            <w:top w:val="none" w:sz="0" w:space="0" w:color="auto"/>
            <w:left w:val="none" w:sz="0" w:space="0" w:color="auto"/>
            <w:bottom w:val="none" w:sz="0" w:space="0" w:color="auto"/>
            <w:right w:val="none" w:sz="0" w:space="0" w:color="auto"/>
          </w:divBdr>
        </w:div>
        <w:div w:id="1577742847">
          <w:marLeft w:val="0"/>
          <w:marRight w:val="0"/>
          <w:marTop w:val="0"/>
          <w:marBottom w:val="0"/>
          <w:divBdr>
            <w:top w:val="none" w:sz="0" w:space="0" w:color="auto"/>
            <w:left w:val="none" w:sz="0" w:space="0" w:color="auto"/>
            <w:bottom w:val="none" w:sz="0" w:space="0" w:color="auto"/>
            <w:right w:val="none" w:sz="0" w:space="0" w:color="auto"/>
          </w:divBdr>
        </w:div>
        <w:div w:id="1673292611">
          <w:marLeft w:val="0"/>
          <w:marRight w:val="0"/>
          <w:marTop w:val="0"/>
          <w:marBottom w:val="0"/>
          <w:divBdr>
            <w:top w:val="none" w:sz="0" w:space="0" w:color="auto"/>
            <w:left w:val="none" w:sz="0" w:space="0" w:color="auto"/>
            <w:bottom w:val="none" w:sz="0" w:space="0" w:color="auto"/>
            <w:right w:val="none" w:sz="0" w:space="0" w:color="auto"/>
          </w:divBdr>
        </w:div>
        <w:div w:id="1928228631">
          <w:marLeft w:val="0"/>
          <w:marRight w:val="0"/>
          <w:marTop w:val="0"/>
          <w:marBottom w:val="0"/>
          <w:divBdr>
            <w:top w:val="none" w:sz="0" w:space="0" w:color="auto"/>
            <w:left w:val="none" w:sz="0" w:space="0" w:color="auto"/>
            <w:bottom w:val="none" w:sz="0" w:space="0" w:color="auto"/>
            <w:right w:val="none" w:sz="0" w:space="0" w:color="auto"/>
          </w:divBdr>
        </w:div>
        <w:div w:id="2127040179">
          <w:marLeft w:val="0"/>
          <w:marRight w:val="0"/>
          <w:marTop w:val="0"/>
          <w:marBottom w:val="0"/>
          <w:divBdr>
            <w:top w:val="none" w:sz="0" w:space="0" w:color="auto"/>
            <w:left w:val="none" w:sz="0" w:space="0" w:color="auto"/>
            <w:bottom w:val="none" w:sz="0" w:space="0" w:color="auto"/>
            <w:right w:val="none" w:sz="0" w:space="0" w:color="auto"/>
          </w:divBdr>
        </w:div>
      </w:divsChild>
    </w:div>
    <w:div w:id="2137796094">
      <w:bodyDiv w:val="1"/>
      <w:marLeft w:val="0"/>
      <w:marRight w:val="0"/>
      <w:marTop w:val="0"/>
      <w:marBottom w:val="0"/>
      <w:divBdr>
        <w:top w:val="none" w:sz="0" w:space="0" w:color="auto"/>
        <w:left w:val="none" w:sz="0" w:space="0" w:color="auto"/>
        <w:bottom w:val="none" w:sz="0" w:space="0" w:color="auto"/>
        <w:right w:val="none" w:sz="0" w:space="0" w:color="auto"/>
      </w:divBdr>
      <w:divsChild>
        <w:div w:id="1191143047">
          <w:marLeft w:val="0"/>
          <w:marRight w:val="0"/>
          <w:marTop w:val="0"/>
          <w:marBottom w:val="0"/>
          <w:divBdr>
            <w:top w:val="none" w:sz="0" w:space="0" w:color="auto"/>
            <w:left w:val="none" w:sz="0" w:space="0" w:color="auto"/>
            <w:bottom w:val="none" w:sz="0" w:space="0" w:color="auto"/>
            <w:right w:val="none" w:sz="0" w:space="0" w:color="auto"/>
          </w:divBdr>
          <w:divsChild>
            <w:div w:id="1607611491">
              <w:marLeft w:val="0"/>
              <w:marRight w:val="0"/>
              <w:marTop w:val="0"/>
              <w:marBottom w:val="0"/>
              <w:divBdr>
                <w:top w:val="none" w:sz="0" w:space="0" w:color="auto"/>
                <w:left w:val="none" w:sz="0" w:space="0" w:color="auto"/>
                <w:bottom w:val="none" w:sz="0" w:space="0" w:color="auto"/>
                <w:right w:val="none" w:sz="0" w:space="0" w:color="auto"/>
              </w:divBdr>
              <w:divsChild>
                <w:div w:id="716590475">
                  <w:marLeft w:val="0"/>
                  <w:marRight w:val="0"/>
                  <w:marTop w:val="0"/>
                  <w:marBottom w:val="0"/>
                  <w:divBdr>
                    <w:top w:val="none" w:sz="0" w:space="0" w:color="auto"/>
                    <w:left w:val="none" w:sz="0" w:space="0" w:color="auto"/>
                    <w:bottom w:val="none" w:sz="0" w:space="0" w:color="auto"/>
                    <w:right w:val="none" w:sz="0" w:space="0" w:color="auto"/>
                  </w:divBdr>
                  <w:divsChild>
                    <w:div w:id="171372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463586">
          <w:marLeft w:val="0"/>
          <w:marRight w:val="0"/>
          <w:marTop w:val="0"/>
          <w:marBottom w:val="0"/>
          <w:divBdr>
            <w:top w:val="none" w:sz="0" w:space="0" w:color="auto"/>
            <w:left w:val="none" w:sz="0" w:space="0" w:color="auto"/>
            <w:bottom w:val="none" w:sz="0" w:space="0" w:color="auto"/>
            <w:right w:val="none" w:sz="0" w:space="0" w:color="auto"/>
          </w:divBdr>
          <w:divsChild>
            <w:div w:id="2100178490">
              <w:marLeft w:val="0"/>
              <w:marRight w:val="0"/>
              <w:marTop w:val="0"/>
              <w:marBottom w:val="0"/>
              <w:divBdr>
                <w:top w:val="none" w:sz="0" w:space="0" w:color="auto"/>
                <w:left w:val="none" w:sz="0" w:space="0" w:color="auto"/>
                <w:bottom w:val="none" w:sz="0" w:space="0" w:color="auto"/>
                <w:right w:val="none" w:sz="0" w:space="0" w:color="auto"/>
              </w:divBdr>
              <w:divsChild>
                <w:div w:id="1564486365">
                  <w:marLeft w:val="0"/>
                  <w:marRight w:val="0"/>
                  <w:marTop w:val="0"/>
                  <w:marBottom w:val="0"/>
                  <w:divBdr>
                    <w:top w:val="none" w:sz="0" w:space="0" w:color="auto"/>
                    <w:left w:val="none" w:sz="0" w:space="0" w:color="auto"/>
                    <w:bottom w:val="none" w:sz="0" w:space="0" w:color="auto"/>
                    <w:right w:val="none" w:sz="0" w:space="0" w:color="auto"/>
                  </w:divBdr>
                  <w:divsChild>
                    <w:div w:id="119488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microsoft.com/office/2007/relationships/hdphoto" Target="media/hdphoto1.wdp"/><Relationship Id="rId26" Type="http://schemas.openxmlformats.org/officeDocument/2006/relationships/image" Target="media/image15.png"/><Relationship Id="rId39" Type="http://schemas.openxmlformats.org/officeDocument/2006/relationships/hyperlink" Target="https://cwe.mitre.org/data/xml/cwec_latest.xml.zip" TargetMode="External"/><Relationship Id="rId21" Type="http://schemas.microsoft.com/office/2007/relationships/hdphoto" Target="media/hdphoto2.wdp"/><Relationship Id="rId34" Type="http://schemas.microsoft.com/office/2007/relationships/hdphoto" Target="media/hdphoto7.wdp"/><Relationship Id="rId42" Type="http://schemas.microsoft.com/office/2007/relationships/hdphoto" Target="media/hdphoto9.wdp"/><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microsoft.com/office/2007/relationships/hdphoto" Target="media/hdphoto6.wdp"/><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hyperlink" Target="https://github.com/fkie-cad/nvd-json-data-feeds/releases/latest/download/CVE-Modified.json.xz" TargetMode="External"/><Relationship Id="rId45" Type="http://schemas.openxmlformats.org/officeDocument/2006/relationships/image" Target="media/image26.png"/><Relationship Id="rId53" Type="http://schemas.openxmlformats.org/officeDocument/2006/relationships/hyperlink" Target="https://github.com/colelli/cvwelib.git"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3.png"/><Relationship Id="rId27" Type="http://schemas.microsoft.com/office/2007/relationships/hdphoto" Target="media/hdphoto5.wdp"/><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5.png"/><Relationship Id="rId48" Type="http://schemas.openxmlformats.org/officeDocument/2006/relationships/image" Target="media/image29.png"/><Relationship Id="rId56"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microsoft.com/office/2007/relationships/hdphoto" Target="media/hdphoto4.wdp"/><Relationship Id="rId33" Type="http://schemas.openxmlformats.org/officeDocument/2006/relationships/image" Target="media/image20.png"/><Relationship Id="rId38" Type="http://schemas.microsoft.com/office/2007/relationships/hdphoto" Target="media/hdphoto8.wdp"/><Relationship Id="rId46" Type="http://schemas.openxmlformats.org/officeDocument/2006/relationships/image" Target="media/image27.png"/><Relationship Id="rId59" Type="http://schemas.microsoft.com/office/2011/relationships/people" Target="people.xml"/><Relationship Id="rId20" Type="http://schemas.openxmlformats.org/officeDocument/2006/relationships/image" Target="media/image12.png"/><Relationship Id="rId41" Type="http://schemas.openxmlformats.org/officeDocument/2006/relationships/image" Target="media/image24.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microsoft.com/office/2007/relationships/hdphoto" Target="media/hdphoto3.wdp"/><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image" Target="media/image30.png"/><Relationship Id="rId57" Type="http://schemas.openxmlformats.org/officeDocument/2006/relationships/footer" Target="footer2.xml"/><Relationship Id="rId10" Type="http://schemas.openxmlformats.org/officeDocument/2006/relationships/image" Target="media/image3.png"/><Relationship Id="rId31" Type="http://schemas.openxmlformats.org/officeDocument/2006/relationships/image" Target="media/image18.png"/><Relationship Id="rId44" Type="http://schemas.microsoft.com/office/2007/relationships/hdphoto" Target="media/hdphoto10.wdp"/><Relationship Id="rId52" Type="http://schemas.openxmlformats.org/officeDocument/2006/relationships/image" Target="media/image33.png"/><Relationship Id="rId6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35.png"/></Relationships>
</file>

<file path=word/_rels/footer2.xml.rels><?xml version="1.0" encoding="UTF-8" standalone="yes"?>
<Relationships xmlns="http://schemas.openxmlformats.org/package/2006/relationships"><Relationship Id="rId1" Type="http://schemas.openxmlformats.org/officeDocument/2006/relationships/image" Target="media/image36.jpeg"/></Relationships>
</file>

<file path=word/_rels/header1.xml.rels><?xml version="1.0" encoding="UTF-8" standalone="yes"?>
<Relationships xmlns="http://schemas.openxmlformats.org/package/2006/relationships"><Relationship Id="rId1" Type="http://schemas.openxmlformats.org/officeDocument/2006/relationships/image" Target="media/image34.jpeg"/></Relationships>
</file>

<file path=word/_rels/header2.xml.rels><?xml version="1.0" encoding="UTF-8" standalone="yes"?>
<Relationships xmlns="http://schemas.openxmlformats.org/package/2006/relationships"><Relationship Id="rId1" Type="http://schemas.openxmlformats.org/officeDocument/2006/relationships/image" Target="media/image3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lum\Desktop\Tesi\Documentation\SERLAB%20Technical%20Report.dot"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Wik24</b:Tag>
    <b:SourceType>InternetSite</b:SourceType>
    <b:Guid>{E7058A0B-7100-4408-B0B0-04D65D96F446}</b:Guid>
    <b:Title>Wikipedia</b:Title>
    <b:Year>2024</b:Year>
    <b:Month>Marzo</b:Month>
    <b:Day>11</b:Day>
    <b:URL>https://it.wikipedia.org/wiki/Internet_delle_cose</b:URL>
    <b:RefOrder>3</b:RefOrder>
  </b:Source>
  <b:Source>
    <b:Tag>Cis23</b:Tag>
    <b:SourceType>InternetSite</b:SourceType>
    <b:Guid>{29EFECCA-EFA7-4BB7-994F-9BF91046CE35}</b:Guid>
    <b:Title>Cisco</b:Title>
    <b:Year>2023</b:Year>
    <b:URL>https://www.learncisco.net/courses/iins/common-security-threats/information-security-and-common-threats.html</b:URL>
    <b:RefOrder>2</b:RefOrder>
  </b:Source>
  <b:Source>
    <b:Tag>1</b:Tag>
    <b:SourceType>InternetSite</b:SourceType>
    <b:Guid>{F5C08205-4561-46C9-BD83-7D37082D36DE}</b:Guid>
    <b:Title>Cisco</b:Title>
    <b:Year>2022</b:Year>
    <b:URL>https://www.cisco.com/c/it_it/products/security/what-is-cybersecurity.html</b:URL>
    <b:RefOrder>1</b:RefOrder>
  </b:Source>
</b:Sources>
</file>

<file path=customXml/itemProps1.xml><?xml version="1.0" encoding="utf-8"?>
<ds:datastoreItem xmlns:ds="http://schemas.openxmlformats.org/officeDocument/2006/customXml" ds:itemID="{45AE9465-FFBC-4256-AD70-DFB0E83C2B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SERLAB Technical Report.dot</Template>
  <TotalTime>1017</TotalTime>
  <Pages>108</Pages>
  <Words>14472</Words>
  <Characters>89150</Characters>
  <Application>Microsoft Office Word</Application>
  <DocSecurity>0</DocSecurity>
  <Lines>2073</Lines>
  <Paragraphs>791</Paragraphs>
  <ScaleCrop>false</ScaleCrop>
  <HeadingPairs>
    <vt:vector size="2" baseType="variant">
      <vt:variant>
        <vt:lpstr>Titolo</vt:lpstr>
      </vt:variant>
      <vt:variant>
        <vt:i4>1</vt:i4>
      </vt:variant>
    </vt:vector>
  </HeadingPairs>
  <TitlesOfParts>
    <vt:vector size="1" baseType="lpstr">
      <vt:lpstr>Technical report serlab</vt:lpstr>
    </vt:vector>
  </TitlesOfParts>
  <Company>SERLAB</Company>
  <LinksUpToDate>false</LinksUpToDate>
  <CharactersWithSpaces>102831</CharactersWithSpaces>
  <SharedDoc>false</SharedDoc>
  <HLinks>
    <vt:vector size="78" baseType="variant">
      <vt:variant>
        <vt:i4>1703995</vt:i4>
      </vt:variant>
      <vt:variant>
        <vt:i4>74</vt:i4>
      </vt:variant>
      <vt:variant>
        <vt:i4>0</vt:i4>
      </vt:variant>
      <vt:variant>
        <vt:i4>5</vt:i4>
      </vt:variant>
      <vt:variant>
        <vt:lpwstr/>
      </vt:variant>
      <vt:variant>
        <vt:lpwstr>_Toc189562528</vt:lpwstr>
      </vt:variant>
      <vt:variant>
        <vt:i4>1703995</vt:i4>
      </vt:variant>
      <vt:variant>
        <vt:i4>68</vt:i4>
      </vt:variant>
      <vt:variant>
        <vt:i4>0</vt:i4>
      </vt:variant>
      <vt:variant>
        <vt:i4>5</vt:i4>
      </vt:variant>
      <vt:variant>
        <vt:lpwstr/>
      </vt:variant>
      <vt:variant>
        <vt:lpwstr>_Toc189562527</vt:lpwstr>
      </vt:variant>
      <vt:variant>
        <vt:i4>1703995</vt:i4>
      </vt:variant>
      <vt:variant>
        <vt:i4>62</vt:i4>
      </vt:variant>
      <vt:variant>
        <vt:i4>0</vt:i4>
      </vt:variant>
      <vt:variant>
        <vt:i4>5</vt:i4>
      </vt:variant>
      <vt:variant>
        <vt:lpwstr/>
      </vt:variant>
      <vt:variant>
        <vt:lpwstr>_Toc189562526</vt:lpwstr>
      </vt:variant>
      <vt:variant>
        <vt:i4>1703995</vt:i4>
      </vt:variant>
      <vt:variant>
        <vt:i4>56</vt:i4>
      </vt:variant>
      <vt:variant>
        <vt:i4>0</vt:i4>
      </vt:variant>
      <vt:variant>
        <vt:i4>5</vt:i4>
      </vt:variant>
      <vt:variant>
        <vt:lpwstr/>
      </vt:variant>
      <vt:variant>
        <vt:lpwstr>_Toc189562525</vt:lpwstr>
      </vt:variant>
      <vt:variant>
        <vt:i4>1703995</vt:i4>
      </vt:variant>
      <vt:variant>
        <vt:i4>50</vt:i4>
      </vt:variant>
      <vt:variant>
        <vt:i4>0</vt:i4>
      </vt:variant>
      <vt:variant>
        <vt:i4>5</vt:i4>
      </vt:variant>
      <vt:variant>
        <vt:lpwstr/>
      </vt:variant>
      <vt:variant>
        <vt:lpwstr>_Toc189562524</vt:lpwstr>
      </vt:variant>
      <vt:variant>
        <vt:i4>1703995</vt:i4>
      </vt:variant>
      <vt:variant>
        <vt:i4>44</vt:i4>
      </vt:variant>
      <vt:variant>
        <vt:i4>0</vt:i4>
      </vt:variant>
      <vt:variant>
        <vt:i4>5</vt:i4>
      </vt:variant>
      <vt:variant>
        <vt:lpwstr/>
      </vt:variant>
      <vt:variant>
        <vt:lpwstr>_Toc189562523</vt:lpwstr>
      </vt:variant>
      <vt:variant>
        <vt:i4>1703995</vt:i4>
      </vt:variant>
      <vt:variant>
        <vt:i4>38</vt:i4>
      </vt:variant>
      <vt:variant>
        <vt:i4>0</vt:i4>
      </vt:variant>
      <vt:variant>
        <vt:i4>5</vt:i4>
      </vt:variant>
      <vt:variant>
        <vt:lpwstr/>
      </vt:variant>
      <vt:variant>
        <vt:lpwstr>_Toc189562522</vt:lpwstr>
      </vt:variant>
      <vt:variant>
        <vt:i4>1703995</vt:i4>
      </vt:variant>
      <vt:variant>
        <vt:i4>32</vt:i4>
      </vt:variant>
      <vt:variant>
        <vt:i4>0</vt:i4>
      </vt:variant>
      <vt:variant>
        <vt:i4>5</vt:i4>
      </vt:variant>
      <vt:variant>
        <vt:lpwstr/>
      </vt:variant>
      <vt:variant>
        <vt:lpwstr>_Toc189562521</vt:lpwstr>
      </vt:variant>
      <vt:variant>
        <vt:i4>1703995</vt:i4>
      </vt:variant>
      <vt:variant>
        <vt:i4>26</vt:i4>
      </vt:variant>
      <vt:variant>
        <vt:i4>0</vt:i4>
      </vt:variant>
      <vt:variant>
        <vt:i4>5</vt:i4>
      </vt:variant>
      <vt:variant>
        <vt:lpwstr/>
      </vt:variant>
      <vt:variant>
        <vt:lpwstr>_Toc189562520</vt:lpwstr>
      </vt:variant>
      <vt:variant>
        <vt:i4>1638459</vt:i4>
      </vt:variant>
      <vt:variant>
        <vt:i4>20</vt:i4>
      </vt:variant>
      <vt:variant>
        <vt:i4>0</vt:i4>
      </vt:variant>
      <vt:variant>
        <vt:i4>5</vt:i4>
      </vt:variant>
      <vt:variant>
        <vt:lpwstr/>
      </vt:variant>
      <vt:variant>
        <vt:lpwstr>_Toc189562519</vt:lpwstr>
      </vt:variant>
      <vt:variant>
        <vt:i4>1638459</vt:i4>
      </vt:variant>
      <vt:variant>
        <vt:i4>14</vt:i4>
      </vt:variant>
      <vt:variant>
        <vt:i4>0</vt:i4>
      </vt:variant>
      <vt:variant>
        <vt:i4>5</vt:i4>
      </vt:variant>
      <vt:variant>
        <vt:lpwstr/>
      </vt:variant>
      <vt:variant>
        <vt:lpwstr>_Toc189562518</vt:lpwstr>
      </vt:variant>
      <vt:variant>
        <vt:i4>1638459</vt:i4>
      </vt:variant>
      <vt:variant>
        <vt:i4>8</vt:i4>
      </vt:variant>
      <vt:variant>
        <vt:i4>0</vt:i4>
      </vt:variant>
      <vt:variant>
        <vt:i4>5</vt:i4>
      </vt:variant>
      <vt:variant>
        <vt:lpwstr/>
      </vt:variant>
      <vt:variant>
        <vt:lpwstr>_Toc189562517</vt:lpwstr>
      </vt:variant>
      <vt:variant>
        <vt:i4>1638459</vt:i4>
      </vt:variant>
      <vt:variant>
        <vt:i4>2</vt:i4>
      </vt:variant>
      <vt:variant>
        <vt:i4>0</vt:i4>
      </vt:variant>
      <vt:variant>
        <vt:i4>5</vt:i4>
      </vt:variant>
      <vt:variant>
        <vt:lpwstr/>
      </vt:variant>
      <vt:variant>
        <vt:lpwstr>_Toc189562516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report serlab</dc:title>
  <dc:subject>Piattaforma Software Hardware</dc:subject>
  <dc:creator>Rick</dc:creator>
  <cp:keywords/>
  <dc:description/>
  <cp:lastModifiedBy>nicola balzano</cp:lastModifiedBy>
  <cp:revision>23</cp:revision>
  <cp:lastPrinted>2018-09-24T08:11:00Z</cp:lastPrinted>
  <dcterms:created xsi:type="dcterms:W3CDTF">2024-07-01T16:55:00Z</dcterms:created>
  <dcterms:modified xsi:type="dcterms:W3CDTF">2024-07-02T12:01:00Z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1677327207</vt:i4>
  </property>
  <property fmtid="{D5CDD505-2E9C-101B-9397-08002B2CF9AE}" pid="3" name="_EmailSubject">
    <vt:lpwstr/>
  </property>
  <property fmtid="{D5CDD505-2E9C-101B-9397-08002B2CF9AE}" pid="4" name="_AuthorEmail">
    <vt:lpwstr>sifas@di.uniba.it</vt:lpwstr>
  </property>
  <property fmtid="{D5CDD505-2E9C-101B-9397-08002B2CF9AE}" pid="5" name="_AuthorEmailDisplayName">
    <vt:lpwstr>Gruppo SIFAS</vt:lpwstr>
  </property>
  <property fmtid="{D5CDD505-2E9C-101B-9397-08002B2CF9AE}" pid="6" name="_ReviewingToolsShownOnce">
    <vt:lpwstr/>
  </property>
</Properties>
</file>