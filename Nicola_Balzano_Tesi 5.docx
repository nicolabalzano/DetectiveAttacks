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31035587"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69085191"/>
      <w:bookmarkEnd w:id="9"/>
      <w:r>
        <w:rPr>
          <w:rFonts w:ascii="Times New Roman" w:hAnsi="Times New Roman"/>
          <w:sz w:val="44"/>
          <w:szCs w:val="44"/>
        </w:rPr>
        <w:t xml:space="preserve">Definizione di Metodi e Tecniche per </w:t>
      </w:r>
      <w:r w:rsidR="007D7E88">
        <w:rPr>
          <w:rFonts w:ascii="Times New Roman" w:hAnsi="Times New Roman"/>
          <w:sz w:val="44"/>
          <w:szCs w:val="44"/>
        </w:rPr>
        <w:t>la Prevenzione de</w:t>
      </w:r>
      <w:r>
        <w:rPr>
          <w:rFonts w:ascii="Times New Roman" w:hAnsi="Times New Roman"/>
          <w:sz w:val="44"/>
          <w:szCs w:val="44"/>
        </w:rPr>
        <w:t>l Rischio Digitale</w:t>
      </w:r>
      <w:bookmarkEnd w:id="10"/>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27598B" w14:textId="6100217A" w:rsidR="00A97DC3" w:rsidRPr="00182917" w:rsidRDefault="00A97DC3" w:rsidP="00A329E5">
          <w:pPr>
            <w:rPr>
              <w:sz w:val="44"/>
              <w:szCs w:val="44"/>
            </w:rPr>
          </w:pPr>
          <w:r w:rsidRPr="00182917">
            <w:rPr>
              <w:sz w:val="44"/>
              <w:szCs w:val="44"/>
            </w:rPr>
            <w:t>Indice</w:t>
          </w:r>
        </w:p>
        <w:p w14:paraId="0381BC49" w14:textId="4B72B09E" w:rsidR="00182917" w:rsidRDefault="00AA600A">
          <w:pPr>
            <w:pStyle w:val="Sommario1"/>
            <w:rPr>
              <w:rFonts w:asciiTheme="minorHAnsi" w:eastAsiaTheme="minorEastAsia" w:hAnsiTheme="minorHAnsi" w:cstheme="minorBidi"/>
              <w:b w:val="0"/>
              <w:smallCaps w:val="0"/>
              <w:noProof/>
              <w:spacing w:val="0"/>
              <w:sz w:val="22"/>
              <w:lang w:eastAsia="it-IT"/>
            </w:rPr>
          </w:pPr>
          <w:r>
            <w:fldChar w:fldCharType="begin"/>
          </w:r>
          <w:r>
            <w:instrText xml:space="preserve"> TOC \o "1-4" \h \z \u </w:instrText>
          </w:r>
          <w:r>
            <w:fldChar w:fldCharType="separate"/>
          </w:r>
          <w:hyperlink w:anchor="_Toc169085191" w:history="1">
            <w:r w:rsidR="00182917" w:rsidRPr="0079174A">
              <w:rPr>
                <w:rStyle w:val="Collegamentoipertestuale"/>
                <w:rFonts w:ascii="Times New Roman" w:hAnsi="Times New Roman"/>
                <w:noProof/>
              </w:rPr>
              <w:t>Definizione di Metodi e Tecniche per il Rischio Digitale</w:t>
            </w:r>
            <w:r w:rsidR="00182917">
              <w:rPr>
                <w:noProof/>
                <w:webHidden/>
              </w:rPr>
              <w:tab/>
            </w:r>
            <w:r w:rsidR="00182917">
              <w:rPr>
                <w:noProof/>
                <w:webHidden/>
              </w:rPr>
              <w:fldChar w:fldCharType="begin"/>
            </w:r>
            <w:r w:rsidR="00182917">
              <w:rPr>
                <w:noProof/>
                <w:webHidden/>
              </w:rPr>
              <w:instrText xml:space="preserve"> PAGEREF _Toc169085191 \h </w:instrText>
            </w:r>
            <w:r w:rsidR="00182917">
              <w:rPr>
                <w:noProof/>
                <w:webHidden/>
              </w:rPr>
            </w:r>
            <w:r w:rsidR="00182917">
              <w:rPr>
                <w:noProof/>
                <w:webHidden/>
              </w:rPr>
              <w:fldChar w:fldCharType="separate"/>
            </w:r>
            <w:r w:rsidR="00182917">
              <w:rPr>
                <w:noProof/>
                <w:webHidden/>
              </w:rPr>
              <w:t>1</w:t>
            </w:r>
            <w:r w:rsidR="00182917">
              <w:rPr>
                <w:noProof/>
                <w:webHidden/>
              </w:rPr>
              <w:fldChar w:fldCharType="end"/>
            </w:r>
          </w:hyperlink>
        </w:p>
        <w:p w14:paraId="2320DE04" w14:textId="3B367F87" w:rsidR="00182917" w:rsidRDefault="00182917">
          <w:pPr>
            <w:pStyle w:val="Sommario1"/>
            <w:rPr>
              <w:rFonts w:asciiTheme="minorHAnsi" w:eastAsiaTheme="minorEastAsia" w:hAnsiTheme="minorHAnsi" w:cstheme="minorBidi"/>
              <w:b w:val="0"/>
              <w:smallCaps w:val="0"/>
              <w:noProof/>
              <w:spacing w:val="0"/>
              <w:sz w:val="22"/>
              <w:lang w:eastAsia="it-IT"/>
            </w:rPr>
          </w:pPr>
          <w:hyperlink w:anchor="_Toc169085192" w:history="1">
            <w:r w:rsidRPr="0079174A">
              <w:rPr>
                <w:rStyle w:val="Collegamentoipertestuale"/>
                <w:noProof/>
              </w:rPr>
              <w:t>Capitolo I</w:t>
            </w:r>
            <w:r>
              <w:rPr>
                <w:noProof/>
                <w:webHidden/>
              </w:rPr>
              <w:tab/>
            </w:r>
            <w:r>
              <w:rPr>
                <w:noProof/>
                <w:webHidden/>
              </w:rPr>
              <w:fldChar w:fldCharType="begin"/>
            </w:r>
            <w:r>
              <w:rPr>
                <w:noProof/>
                <w:webHidden/>
              </w:rPr>
              <w:instrText xml:space="preserve"> PAGEREF _Toc169085192 \h </w:instrText>
            </w:r>
            <w:r>
              <w:rPr>
                <w:noProof/>
                <w:webHidden/>
              </w:rPr>
            </w:r>
            <w:r>
              <w:rPr>
                <w:noProof/>
                <w:webHidden/>
              </w:rPr>
              <w:fldChar w:fldCharType="separate"/>
            </w:r>
            <w:r>
              <w:rPr>
                <w:noProof/>
                <w:webHidden/>
              </w:rPr>
              <w:t>7</w:t>
            </w:r>
            <w:r>
              <w:rPr>
                <w:noProof/>
                <w:webHidden/>
              </w:rPr>
              <w:fldChar w:fldCharType="end"/>
            </w:r>
          </w:hyperlink>
        </w:p>
        <w:p w14:paraId="3EF1FA59" w14:textId="4F3B0797" w:rsidR="00182917" w:rsidRDefault="00182917">
          <w:pPr>
            <w:pStyle w:val="Sommario2"/>
            <w:rPr>
              <w:rFonts w:asciiTheme="minorHAnsi" w:eastAsiaTheme="minorEastAsia" w:hAnsiTheme="minorHAnsi" w:cstheme="minorBidi"/>
              <w:smallCaps w:val="0"/>
              <w:noProof/>
              <w:spacing w:val="0"/>
              <w:sz w:val="22"/>
              <w:lang w:eastAsia="it-IT"/>
            </w:rPr>
          </w:pPr>
          <w:hyperlink w:anchor="_Toc169085193" w:history="1">
            <w:r w:rsidRPr="0079174A">
              <w:rPr>
                <w:rStyle w:val="Collegamentoipertestuale"/>
                <w:noProof/>
              </w:rPr>
              <w:t>Introduzione</w:t>
            </w:r>
            <w:r>
              <w:rPr>
                <w:noProof/>
                <w:webHidden/>
              </w:rPr>
              <w:tab/>
            </w:r>
            <w:r>
              <w:rPr>
                <w:noProof/>
                <w:webHidden/>
              </w:rPr>
              <w:fldChar w:fldCharType="begin"/>
            </w:r>
            <w:r>
              <w:rPr>
                <w:noProof/>
                <w:webHidden/>
              </w:rPr>
              <w:instrText xml:space="preserve"> PAGEREF _Toc169085193 \h </w:instrText>
            </w:r>
            <w:r>
              <w:rPr>
                <w:noProof/>
                <w:webHidden/>
              </w:rPr>
            </w:r>
            <w:r>
              <w:rPr>
                <w:noProof/>
                <w:webHidden/>
              </w:rPr>
              <w:fldChar w:fldCharType="separate"/>
            </w:r>
            <w:r>
              <w:rPr>
                <w:noProof/>
                <w:webHidden/>
              </w:rPr>
              <w:t>7</w:t>
            </w:r>
            <w:r>
              <w:rPr>
                <w:noProof/>
                <w:webHidden/>
              </w:rPr>
              <w:fldChar w:fldCharType="end"/>
            </w:r>
          </w:hyperlink>
        </w:p>
        <w:p w14:paraId="641DF954" w14:textId="72283AC3" w:rsidR="00182917" w:rsidRDefault="00182917">
          <w:pPr>
            <w:pStyle w:val="Sommario1"/>
            <w:rPr>
              <w:rFonts w:asciiTheme="minorHAnsi" w:eastAsiaTheme="minorEastAsia" w:hAnsiTheme="minorHAnsi" w:cstheme="minorBidi"/>
              <w:b w:val="0"/>
              <w:smallCaps w:val="0"/>
              <w:noProof/>
              <w:spacing w:val="0"/>
              <w:sz w:val="22"/>
              <w:lang w:eastAsia="it-IT"/>
            </w:rPr>
          </w:pPr>
          <w:hyperlink w:anchor="_Toc169085194" w:history="1">
            <w:r w:rsidRPr="0079174A">
              <w:rPr>
                <w:rStyle w:val="Collegamentoipertestuale"/>
                <w:noProof/>
              </w:rPr>
              <w:t>Capitolo II</w:t>
            </w:r>
            <w:r>
              <w:rPr>
                <w:noProof/>
                <w:webHidden/>
              </w:rPr>
              <w:tab/>
            </w:r>
            <w:r>
              <w:rPr>
                <w:noProof/>
                <w:webHidden/>
              </w:rPr>
              <w:fldChar w:fldCharType="begin"/>
            </w:r>
            <w:r>
              <w:rPr>
                <w:noProof/>
                <w:webHidden/>
              </w:rPr>
              <w:instrText xml:space="preserve"> PAGEREF _Toc169085194 \h </w:instrText>
            </w:r>
            <w:r>
              <w:rPr>
                <w:noProof/>
                <w:webHidden/>
              </w:rPr>
            </w:r>
            <w:r>
              <w:rPr>
                <w:noProof/>
                <w:webHidden/>
              </w:rPr>
              <w:fldChar w:fldCharType="separate"/>
            </w:r>
            <w:r>
              <w:rPr>
                <w:noProof/>
                <w:webHidden/>
              </w:rPr>
              <w:t>10</w:t>
            </w:r>
            <w:r>
              <w:rPr>
                <w:noProof/>
                <w:webHidden/>
              </w:rPr>
              <w:fldChar w:fldCharType="end"/>
            </w:r>
          </w:hyperlink>
        </w:p>
        <w:p w14:paraId="6CF2F2EA" w14:textId="0899A7D2" w:rsidR="00182917" w:rsidRDefault="00182917">
          <w:pPr>
            <w:pStyle w:val="Sommario2"/>
            <w:rPr>
              <w:rFonts w:asciiTheme="minorHAnsi" w:eastAsiaTheme="minorEastAsia" w:hAnsiTheme="minorHAnsi" w:cstheme="minorBidi"/>
              <w:smallCaps w:val="0"/>
              <w:noProof/>
              <w:spacing w:val="0"/>
              <w:sz w:val="22"/>
              <w:lang w:eastAsia="it-IT"/>
            </w:rPr>
          </w:pPr>
          <w:hyperlink w:anchor="_Toc169085195" w:history="1">
            <w:r w:rsidRPr="0079174A">
              <w:rPr>
                <w:rStyle w:val="Collegamentoipertestuale"/>
                <w:noProof/>
              </w:rPr>
              <w:t>Cybersecurity Knowledge Base</w:t>
            </w:r>
            <w:r>
              <w:rPr>
                <w:noProof/>
                <w:webHidden/>
              </w:rPr>
              <w:tab/>
            </w:r>
            <w:r>
              <w:rPr>
                <w:noProof/>
                <w:webHidden/>
              </w:rPr>
              <w:fldChar w:fldCharType="begin"/>
            </w:r>
            <w:r>
              <w:rPr>
                <w:noProof/>
                <w:webHidden/>
              </w:rPr>
              <w:instrText xml:space="preserve"> PAGEREF _Toc169085195 \h </w:instrText>
            </w:r>
            <w:r>
              <w:rPr>
                <w:noProof/>
                <w:webHidden/>
              </w:rPr>
            </w:r>
            <w:r>
              <w:rPr>
                <w:noProof/>
                <w:webHidden/>
              </w:rPr>
              <w:fldChar w:fldCharType="separate"/>
            </w:r>
            <w:r>
              <w:rPr>
                <w:noProof/>
                <w:webHidden/>
              </w:rPr>
              <w:t>10</w:t>
            </w:r>
            <w:r>
              <w:rPr>
                <w:noProof/>
                <w:webHidden/>
              </w:rPr>
              <w:fldChar w:fldCharType="end"/>
            </w:r>
          </w:hyperlink>
        </w:p>
        <w:p w14:paraId="3F5DEE53" w14:textId="2EE3A0A1"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198" w:history="1">
            <w:r w:rsidRPr="0079174A">
              <w:rPr>
                <w:rStyle w:val="Collegamentoipertestuale"/>
                <w:noProof/>
              </w:rPr>
              <w:t>2.1</w:t>
            </w:r>
            <w:r>
              <w:rPr>
                <w:rFonts w:asciiTheme="minorHAnsi" w:eastAsiaTheme="minorEastAsia" w:hAnsiTheme="minorHAnsi" w:cstheme="minorBidi"/>
                <w:smallCaps w:val="0"/>
                <w:noProof/>
                <w:spacing w:val="0"/>
                <w:sz w:val="22"/>
                <w:lang w:eastAsia="it-IT"/>
              </w:rPr>
              <w:tab/>
            </w:r>
            <w:r w:rsidRPr="0079174A">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_Toc169085198 \h </w:instrText>
            </w:r>
            <w:r>
              <w:rPr>
                <w:noProof/>
                <w:webHidden/>
              </w:rPr>
            </w:r>
            <w:r>
              <w:rPr>
                <w:noProof/>
                <w:webHidden/>
              </w:rPr>
              <w:fldChar w:fldCharType="separate"/>
            </w:r>
            <w:r>
              <w:rPr>
                <w:noProof/>
                <w:webHidden/>
              </w:rPr>
              <w:t>10</w:t>
            </w:r>
            <w:r>
              <w:rPr>
                <w:noProof/>
                <w:webHidden/>
              </w:rPr>
              <w:fldChar w:fldCharType="end"/>
            </w:r>
          </w:hyperlink>
        </w:p>
        <w:p w14:paraId="118CAE9C" w14:textId="31679402"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199" w:history="1">
            <w:r w:rsidRPr="0079174A">
              <w:rPr>
                <w:rStyle w:val="Collegamentoipertestuale"/>
                <w:noProof/>
              </w:rPr>
              <w:t>2.2</w:t>
            </w:r>
            <w:r>
              <w:rPr>
                <w:rFonts w:asciiTheme="minorHAnsi" w:eastAsiaTheme="minorEastAsia" w:hAnsiTheme="minorHAnsi" w:cstheme="minorBidi"/>
                <w:smallCaps w:val="0"/>
                <w:noProof/>
                <w:spacing w:val="0"/>
                <w:sz w:val="22"/>
                <w:lang w:eastAsia="it-IT"/>
              </w:rPr>
              <w:tab/>
            </w:r>
            <w:r w:rsidRPr="0079174A">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_Toc169085199 \h </w:instrText>
            </w:r>
            <w:r>
              <w:rPr>
                <w:noProof/>
                <w:webHidden/>
              </w:rPr>
            </w:r>
            <w:r>
              <w:rPr>
                <w:noProof/>
                <w:webHidden/>
              </w:rPr>
              <w:fldChar w:fldCharType="separate"/>
            </w:r>
            <w:r>
              <w:rPr>
                <w:noProof/>
                <w:webHidden/>
              </w:rPr>
              <w:t>11</w:t>
            </w:r>
            <w:r>
              <w:rPr>
                <w:noProof/>
                <w:webHidden/>
              </w:rPr>
              <w:fldChar w:fldCharType="end"/>
            </w:r>
          </w:hyperlink>
        </w:p>
        <w:p w14:paraId="5D1362F3" w14:textId="6E2B6B14"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0" w:history="1">
            <w:r w:rsidRPr="0079174A">
              <w:rPr>
                <w:rStyle w:val="Collegamentoipertestuale"/>
                <w:noProof/>
              </w:rPr>
              <w:t>2.3</w:t>
            </w:r>
            <w:r>
              <w:rPr>
                <w:rFonts w:asciiTheme="minorHAnsi" w:eastAsiaTheme="minorEastAsia" w:hAnsiTheme="minorHAnsi" w:cstheme="minorBidi"/>
                <w:smallCaps w:val="0"/>
                <w:noProof/>
                <w:spacing w:val="0"/>
                <w:sz w:val="22"/>
                <w:lang w:eastAsia="it-IT"/>
              </w:rPr>
              <w:tab/>
            </w:r>
            <w:r w:rsidRPr="0079174A">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_Toc169085200 \h </w:instrText>
            </w:r>
            <w:r>
              <w:rPr>
                <w:noProof/>
                <w:webHidden/>
              </w:rPr>
            </w:r>
            <w:r>
              <w:rPr>
                <w:noProof/>
                <w:webHidden/>
              </w:rPr>
              <w:fldChar w:fldCharType="separate"/>
            </w:r>
            <w:r>
              <w:rPr>
                <w:noProof/>
                <w:webHidden/>
              </w:rPr>
              <w:t>12</w:t>
            </w:r>
            <w:r>
              <w:rPr>
                <w:noProof/>
                <w:webHidden/>
              </w:rPr>
              <w:fldChar w:fldCharType="end"/>
            </w:r>
          </w:hyperlink>
        </w:p>
        <w:p w14:paraId="4BC7DAAB" w14:textId="7E7F904B"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1" w:history="1">
            <w:r w:rsidRPr="0079174A">
              <w:rPr>
                <w:rStyle w:val="Collegamentoipertestuale"/>
                <w:noProof/>
              </w:rPr>
              <w:t>2.4</w:t>
            </w:r>
            <w:r>
              <w:rPr>
                <w:rFonts w:asciiTheme="minorHAnsi" w:eastAsiaTheme="minorEastAsia" w:hAnsiTheme="minorHAnsi" w:cstheme="minorBidi"/>
                <w:smallCaps w:val="0"/>
                <w:noProof/>
                <w:spacing w:val="0"/>
                <w:sz w:val="22"/>
                <w:lang w:eastAsia="it-IT"/>
              </w:rPr>
              <w:tab/>
            </w:r>
            <w:r w:rsidRPr="0079174A">
              <w:rPr>
                <w:rStyle w:val="Collegamentoipertestuale"/>
                <w:noProof/>
              </w:rPr>
              <w:t>APT e Indicatori</w:t>
            </w:r>
            <w:r>
              <w:rPr>
                <w:noProof/>
                <w:webHidden/>
              </w:rPr>
              <w:tab/>
            </w:r>
            <w:r>
              <w:rPr>
                <w:noProof/>
                <w:webHidden/>
              </w:rPr>
              <w:fldChar w:fldCharType="begin"/>
            </w:r>
            <w:r>
              <w:rPr>
                <w:noProof/>
                <w:webHidden/>
              </w:rPr>
              <w:instrText xml:space="preserve"> PAGEREF _Toc169085201 \h </w:instrText>
            </w:r>
            <w:r>
              <w:rPr>
                <w:noProof/>
                <w:webHidden/>
              </w:rPr>
            </w:r>
            <w:r>
              <w:rPr>
                <w:noProof/>
                <w:webHidden/>
              </w:rPr>
              <w:fldChar w:fldCharType="separate"/>
            </w:r>
            <w:r>
              <w:rPr>
                <w:noProof/>
                <w:webHidden/>
              </w:rPr>
              <w:t>16</w:t>
            </w:r>
            <w:r>
              <w:rPr>
                <w:noProof/>
                <w:webHidden/>
              </w:rPr>
              <w:fldChar w:fldCharType="end"/>
            </w:r>
          </w:hyperlink>
        </w:p>
        <w:p w14:paraId="4D1CBC85" w14:textId="1AAFC0FB"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2" w:history="1">
            <w:r w:rsidRPr="0079174A">
              <w:rPr>
                <w:rStyle w:val="Collegamentoipertestuale"/>
                <w:noProof/>
                <w:lang w:val="en-US"/>
              </w:rPr>
              <w:t>2.5</w:t>
            </w:r>
            <w:r>
              <w:rPr>
                <w:rFonts w:asciiTheme="minorHAnsi" w:eastAsiaTheme="minorEastAsia" w:hAnsiTheme="minorHAnsi" w:cstheme="minorBidi"/>
                <w:smallCaps w:val="0"/>
                <w:noProof/>
                <w:spacing w:val="0"/>
                <w:sz w:val="22"/>
                <w:lang w:eastAsia="it-IT"/>
              </w:rPr>
              <w:tab/>
            </w:r>
            <w:r w:rsidRPr="0079174A">
              <w:rPr>
                <w:rStyle w:val="Collegamentoipertestuale"/>
                <w:noProof/>
                <w:lang w:val="en-US"/>
              </w:rPr>
              <w:t>CPE – CVE – CWE – CAPEC – ATT&amp;CK</w:t>
            </w:r>
            <w:r>
              <w:rPr>
                <w:noProof/>
                <w:webHidden/>
              </w:rPr>
              <w:tab/>
            </w:r>
            <w:r>
              <w:rPr>
                <w:noProof/>
                <w:webHidden/>
              </w:rPr>
              <w:fldChar w:fldCharType="begin"/>
            </w:r>
            <w:r>
              <w:rPr>
                <w:noProof/>
                <w:webHidden/>
              </w:rPr>
              <w:instrText xml:space="preserve"> PAGEREF _Toc169085202 \h </w:instrText>
            </w:r>
            <w:r>
              <w:rPr>
                <w:noProof/>
                <w:webHidden/>
              </w:rPr>
            </w:r>
            <w:r>
              <w:rPr>
                <w:noProof/>
                <w:webHidden/>
              </w:rPr>
              <w:fldChar w:fldCharType="separate"/>
            </w:r>
            <w:r>
              <w:rPr>
                <w:noProof/>
                <w:webHidden/>
              </w:rPr>
              <w:t>17</w:t>
            </w:r>
            <w:r>
              <w:rPr>
                <w:noProof/>
                <w:webHidden/>
              </w:rPr>
              <w:fldChar w:fldCharType="end"/>
            </w:r>
          </w:hyperlink>
        </w:p>
        <w:p w14:paraId="62791175" w14:textId="27729669"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3" w:history="1">
            <w:r w:rsidRPr="0079174A">
              <w:rPr>
                <w:rStyle w:val="Collegamentoipertestuale"/>
                <w:noProof/>
              </w:rPr>
              <w:t>2.6</w:t>
            </w:r>
            <w:r>
              <w:rPr>
                <w:rFonts w:asciiTheme="minorHAnsi" w:eastAsiaTheme="minorEastAsia" w:hAnsiTheme="minorHAnsi" w:cstheme="minorBidi"/>
                <w:smallCaps w:val="0"/>
                <w:noProof/>
                <w:spacing w:val="0"/>
                <w:sz w:val="22"/>
                <w:lang w:eastAsia="it-IT"/>
              </w:rPr>
              <w:tab/>
            </w:r>
            <w:r w:rsidRPr="0079174A">
              <w:rPr>
                <w:rStyle w:val="Collegamentoipertestuale"/>
                <w:noProof/>
              </w:rPr>
              <w:t>MITRE ATT&amp;CK Framework</w:t>
            </w:r>
            <w:r>
              <w:rPr>
                <w:noProof/>
                <w:webHidden/>
              </w:rPr>
              <w:tab/>
            </w:r>
            <w:r>
              <w:rPr>
                <w:noProof/>
                <w:webHidden/>
              </w:rPr>
              <w:fldChar w:fldCharType="begin"/>
            </w:r>
            <w:r>
              <w:rPr>
                <w:noProof/>
                <w:webHidden/>
              </w:rPr>
              <w:instrText xml:space="preserve"> PAGEREF _Toc169085203 \h </w:instrText>
            </w:r>
            <w:r>
              <w:rPr>
                <w:noProof/>
                <w:webHidden/>
              </w:rPr>
            </w:r>
            <w:r>
              <w:rPr>
                <w:noProof/>
                <w:webHidden/>
              </w:rPr>
              <w:fldChar w:fldCharType="separate"/>
            </w:r>
            <w:r>
              <w:rPr>
                <w:noProof/>
                <w:webHidden/>
              </w:rPr>
              <w:t>20</w:t>
            </w:r>
            <w:r>
              <w:rPr>
                <w:noProof/>
                <w:webHidden/>
              </w:rPr>
              <w:fldChar w:fldCharType="end"/>
            </w:r>
          </w:hyperlink>
        </w:p>
        <w:p w14:paraId="599F98DC" w14:textId="67EAD209"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4" w:history="1">
            <w:r w:rsidRPr="0079174A">
              <w:rPr>
                <w:rStyle w:val="Collegamentoipertestuale"/>
                <w:noProof/>
              </w:rPr>
              <w:t>2.7</w:t>
            </w:r>
            <w:r>
              <w:rPr>
                <w:rFonts w:asciiTheme="minorHAnsi" w:eastAsiaTheme="minorEastAsia" w:hAnsiTheme="minorHAnsi" w:cstheme="minorBidi"/>
                <w:smallCaps w:val="0"/>
                <w:noProof/>
                <w:spacing w:val="0"/>
                <w:sz w:val="22"/>
                <w:lang w:eastAsia="it-IT"/>
              </w:rPr>
              <w:tab/>
            </w:r>
            <w:r w:rsidRPr="0079174A">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_Toc169085204 \h </w:instrText>
            </w:r>
            <w:r>
              <w:rPr>
                <w:noProof/>
                <w:webHidden/>
              </w:rPr>
            </w:r>
            <w:r>
              <w:rPr>
                <w:noProof/>
                <w:webHidden/>
              </w:rPr>
              <w:fldChar w:fldCharType="separate"/>
            </w:r>
            <w:r>
              <w:rPr>
                <w:noProof/>
                <w:webHidden/>
              </w:rPr>
              <w:t>24</w:t>
            </w:r>
            <w:r>
              <w:rPr>
                <w:noProof/>
                <w:webHidden/>
              </w:rPr>
              <w:fldChar w:fldCharType="end"/>
            </w:r>
          </w:hyperlink>
        </w:p>
        <w:p w14:paraId="5AB80437" w14:textId="7FEF45A0" w:rsidR="00182917" w:rsidRDefault="00182917">
          <w:pPr>
            <w:pStyle w:val="Sommario2"/>
            <w:rPr>
              <w:rFonts w:asciiTheme="minorHAnsi" w:eastAsiaTheme="minorEastAsia" w:hAnsiTheme="minorHAnsi" w:cstheme="minorBidi"/>
              <w:smallCaps w:val="0"/>
              <w:noProof/>
              <w:spacing w:val="0"/>
              <w:sz w:val="22"/>
              <w:lang w:eastAsia="it-IT"/>
            </w:rPr>
          </w:pPr>
          <w:hyperlink w:anchor="_Toc169085205" w:history="1">
            <w:r w:rsidRPr="0079174A">
              <w:rPr>
                <w:rStyle w:val="Collegamentoipertestuale"/>
                <w:noProof/>
              </w:rPr>
              <w:t>Lo Stato dell’Arte</w:t>
            </w:r>
            <w:r>
              <w:rPr>
                <w:noProof/>
                <w:webHidden/>
              </w:rPr>
              <w:tab/>
            </w:r>
            <w:r>
              <w:rPr>
                <w:noProof/>
                <w:webHidden/>
              </w:rPr>
              <w:fldChar w:fldCharType="begin"/>
            </w:r>
            <w:r>
              <w:rPr>
                <w:noProof/>
                <w:webHidden/>
              </w:rPr>
              <w:instrText xml:space="preserve"> PAGEREF _Toc169085205 \h </w:instrText>
            </w:r>
            <w:r>
              <w:rPr>
                <w:noProof/>
                <w:webHidden/>
              </w:rPr>
            </w:r>
            <w:r>
              <w:rPr>
                <w:noProof/>
                <w:webHidden/>
              </w:rPr>
              <w:fldChar w:fldCharType="separate"/>
            </w:r>
            <w:r>
              <w:rPr>
                <w:noProof/>
                <w:webHidden/>
              </w:rPr>
              <w:t>26</w:t>
            </w:r>
            <w:r>
              <w:rPr>
                <w:noProof/>
                <w:webHidden/>
              </w:rPr>
              <w:fldChar w:fldCharType="end"/>
            </w:r>
          </w:hyperlink>
        </w:p>
        <w:p w14:paraId="60869915" w14:textId="32DCAEB7"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6" w:history="1">
            <w:r w:rsidRPr="0079174A">
              <w:rPr>
                <w:rStyle w:val="Collegamentoipertestuale"/>
                <w:noProof/>
              </w:rPr>
              <w:t>2.8</w:t>
            </w:r>
            <w:r>
              <w:rPr>
                <w:rFonts w:asciiTheme="minorHAnsi" w:eastAsiaTheme="minorEastAsia" w:hAnsiTheme="minorHAnsi" w:cstheme="minorBidi"/>
                <w:smallCaps w:val="0"/>
                <w:noProof/>
                <w:spacing w:val="0"/>
                <w:sz w:val="22"/>
                <w:lang w:eastAsia="it-IT"/>
              </w:rPr>
              <w:tab/>
            </w:r>
            <w:r w:rsidRPr="0079174A">
              <w:rPr>
                <w:rStyle w:val="Collegamentoipertestuale"/>
                <w:noProof/>
              </w:rPr>
              <w:t>Mappatura Vulnerabilità – TTPs</w:t>
            </w:r>
            <w:r>
              <w:rPr>
                <w:noProof/>
                <w:webHidden/>
              </w:rPr>
              <w:tab/>
            </w:r>
            <w:r>
              <w:rPr>
                <w:noProof/>
                <w:webHidden/>
              </w:rPr>
              <w:fldChar w:fldCharType="begin"/>
            </w:r>
            <w:r>
              <w:rPr>
                <w:noProof/>
                <w:webHidden/>
              </w:rPr>
              <w:instrText xml:space="preserve"> PAGEREF _Toc169085206 \h </w:instrText>
            </w:r>
            <w:r>
              <w:rPr>
                <w:noProof/>
                <w:webHidden/>
              </w:rPr>
            </w:r>
            <w:r>
              <w:rPr>
                <w:noProof/>
                <w:webHidden/>
              </w:rPr>
              <w:fldChar w:fldCharType="separate"/>
            </w:r>
            <w:r>
              <w:rPr>
                <w:noProof/>
                <w:webHidden/>
              </w:rPr>
              <w:t>26</w:t>
            </w:r>
            <w:r>
              <w:rPr>
                <w:noProof/>
                <w:webHidden/>
              </w:rPr>
              <w:fldChar w:fldCharType="end"/>
            </w:r>
          </w:hyperlink>
        </w:p>
        <w:p w14:paraId="26AB9212" w14:textId="6A30C768"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07" w:history="1">
            <w:r w:rsidRPr="0079174A">
              <w:rPr>
                <w:rStyle w:val="Collegamentoipertestuale"/>
                <w:noProof/>
              </w:rPr>
              <w:t>2.8.1</w:t>
            </w:r>
            <w:r>
              <w:rPr>
                <w:rFonts w:asciiTheme="minorHAnsi" w:eastAsiaTheme="minorEastAsia" w:hAnsiTheme="minorHAnsi" w:cstheme="minorBidi"/>
                <w:i w:val="0"/>
                <w:noProof/>
                <w:spacing w:val="0"/>
                <w:lang w:eastAsia="it-IT"/>
              </w:rPr>
              <w:tab/>
            </w:r>
            <w:r w:rsidRPr="0079174A">
              <w:rPr>
                <w:rStyle w:val="Collegamentoipertestuale"/>
                <w:noProof/>
              </w:rPr>
              <w:t>Mappings – Explorer</w:t>
            </w:r>
            <w:r>
              <w:rPr>
                <w:noProof/>
                <w:webHidden/>
              </w:rPr>
              <w:tab/>
            </w:r>
            <w:r>
              <w:rPr>
                <w:noProof/>
                <w:webHidden/>
              </w:rPr>
              <w:fldChar w:fldCharType="begin"/>
            </w:r>
            <w:r>
              <w:rPr>
                <w:noProof/>
                <w:webHidden/>
              </w:rPr>
              <w:instrText xml:space="preserve"> PAGEREF _Toc169085207 \h </w:instrText>
            </w:r>
            <w:r>
              <w:rPr>
                <w:noProof/>
                <w:webHidden/>
              </w:rPr>
            </w:r>
            <w:r>
              <w:rPr>
                <w:noProof/>
                <w:webHidden/>
              </w:rPr>
              <w:fldChar w:fldCharType="separate"/>
            </w:r>
            <w:r>
              <w:rPr>
                <w:noProof/>
                <w:webHidden/>
              </w:rPr>
              <w:t>26</w:t>
            </w:r>
            <w:r>
              <w:rPr>
                <w:noProof/>
                <w:webHidden/>
              </w:rPr>
              <w:fldChar w:fldCharType="end"/>
            </w:r>
          </w:hyperlink>
        </w:p>
        <w:p w14:paraId="1F0F9568" w14:textId="49BBFDB0"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08" w:history="1">
            <w:r w:rsidRPr="0079174A">
              <w:rPr>
                <w:rStyle w:val="Collegamentoipertestuale"/>
                <w:noProof/>
              </w:rPr>
              <w:t>2.8.2</w:t>
            </w:r>
            <w:r>
              <w:rPr>
                <w:rFonts w:asciiTheme="minorHAnsi" w:eastAsiaTheme="minorEastAsia" w:hAnsiTheme="minorHAnsi" w:cstheme="minorBidi"/>
                <w:i w:val="0"/>
                <w:noProof/>
                <w:spacing w:val="0"/>
                <w:lang w:eastAsia="it-IT"/>
              </w:rPr>
              <w:tab/>
            </w:r>
            <w:r w:rsidRPr="0079174A">
              <w:rPr>
                <w:rStyle w:val="Collegamentoipertestuale"/>
                <w:noProof/>
              </w:rPr>
              <w:t>Altri metodi di relazione tra Vulnerabilità e TTPs</w:t>
            </w:r>
            <w:r>
              <w:rPr>
                <w:noProof/>
                <w:webHidden/>
              </w:rPr>
              <w:tab/>
            </w:r>
            <w:r>
              <w:rPr>
                <w:noProof/>
                <w:webHidden/>
              </w:rPr>
              <w:fldChar w:fldCharType="begin"/>
            </w:r>
            <w:r>
              <w:rPr>
                <w:noProof/>
                <w:webHidden/>
              </w:rPr>
              <w:instrText xml:space="preserve"> PAGEREF _Toc169085208 \h </w:instrText>
            </w:r>
            <w:r>
              <w:rPr>
                <w:noProof/>
                <w:webHidden/>
              </w:rPr>
            </w:r>
            <w:r>
              <w:rPr>
                <w:noProof/>
                <w:webHidden/>
              </w:rPr>
              <w:fldChar w:fldCharType="separate"/>
            </w:r>
            <w:r>
              <w:rPr>
                <w:noProof/>
                <w:webHidden/>
              </w:rPr>
              <w:t>28</w:t>
            </w:r>
            <w:r>
              <w:rPr>
                <w:noProof/>
                <w:webHidden/>
              </w:rPr>
              <w:fldChar w:fldCharType="end"/>
            </w:r>
          </w:hyperlink>
        </w:p>
        <w:p w14:paraId="33E37A98" w14:textId="7DAA8F50"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09" w:history="1">
            <w:r w:rsidRPr="0079174A">
              <w:rPr>
                <w:rStyle w:val="Collegamentoipertestuale"/>
                <w:noProof/>
                <w:lang w:val="en-US"/>
              </w:rPr>
              <w:t>2.8.2.1</w:t>
            </w:r>
            <w:r>
              <w:rPr>
                <w:rFonts w:asciiTheme="minorHAnsi" w:eastAsiaTheme="minorEastAsia" w:hAnsiTheme="minorHAnsi" w:cstheme="minorBidi"/>
                <w:noProof/>
                <w:spacing w:val="0"/>
                <w:lang w:eastAsia="it-IT"/>
              </w:rPr>
              <w:tab/>
            </w:r>
            <w:r w:rsidRPr="0079174A">
              <w:rPr>
                <w:rStyle w:val="Collegamentoipertestuale"/>
                <w:noProof/>
                <w:lang w:val="en-US"/>
              </w:rPr>
              <w:t>SMET - Semantic Mapping of CVE to ATT&amp;CK and its Application to Cyber Security</w:t>
            </w:r>
            <w:r>
              <w:rPr>
                <w:noProof/>
                <w:webHidden/>
              </w:rPr>
              <w:tab/>
            </w:r>
            <w:r>
              <w:rPr>
                <w:noProof/>
                <w:webHidden/>
              </w:rPr>
              <w:fldChar w:fldCharType="begin"/>
            </w:r>
            <w:r>
              <w:rPr>
                <w:noProof/>
                <w:webHidden/>
              </w:rPr>
              <w:instrText xml:space="preserve"> PAGEREF _Toc169085209 \h </w:instrText>
            </w:r>
            <w:r>
              <w:rPr>
                <w:noProof/>
                <w:webHidden/>
              </w:rPr>
            </w:r>
            <w:r>
              <w:rPr>
                <w:noProof/>
                <w:webHidden/>
              </w:rPr>
              <w:fldChar w:fldCharType="separate"/>
            </w:r>
            <w:r>
              <w:rPr>
                <w:noProof/>
                <w:webHidden/>
              </w:rPr>
              <w:t>28</w:t>
            </w:r>
            <w:r>
              <w:rPr>
                <w:noProof/>
                <w:webHidden/>
              </w:rPr>
              <w:fldChar w:fldCharType="end"/>
            </w:r>
          </w:hyperlink>
        </w:p>
        <w:p w14:paraId="38E2DB75" w14:textId="11A3C9BF"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0" w:history="1">
            <w:r w:rsidRPr="0079174A">
              <w:rPr>
                <w:rStyle w:val="Collegamentoipertestuale"/>
                <w:noProof/>
                <w:lang w:val="en-US"/>
              </w:rPr>
              <w:t>2.8.2.2</w:t>
            </w:r>
            <w:r>
              <w:rPr>
                <w:rFonts w:asciiTheme="minorHAnsi" w:eastAsiaTheme="minorEastAsia" w:hAnsiTheme="minorHAnsi" w:cstheme="minorBidi"/>
                <w:noProof/>
                <w:spacing w:val="0"/>
                <w:lang w:eastAsia="it-IT"/>
              </w:rPr>
              <w:tab/>
            </w:r>
            <w:r w:rsidRPr="0079174A">
              <w:rPr>
                <w:rStyle w:val="Collegamentoipertestuale"/>
                <w:noProof/>
                <w:lang w:val="en-US"/>
              </w:rPr>
              <w:t>TRAM - Threat Report ATT&amp;CK Mapper</w:t>
            </w:r>
            <w:r>
              <w:rPr>
                <w:noProof/>
                <w:webHidden/>
              </w:rPr>
              <w:tab/>
            </w:r>
            <w:r>
              <w:rPr>
                <w:noProof/>
                <w:webHidden/>
              </w:rPr>
              <w:fldChar w:fldCharType="begin"/>
            </w:r>
            <w:r>
              <w:rPr>
                <w:noProof/>
                <w:webHidden/>
              </w:rPr>
              <w:instrText xml:space="preserve"> PAGEREF _Toc169085210 \h </w:instrText>
            </w:r>
            <w:r>
              <w:rPr>
                <w:noProof/>
                <w:webHidden/>
              </w:rPr>
            </w:r>
            <w:r>
              <w:rPr>
                <w:noProof/>
                <w:webHidden/>
              </w:rPr>
              <w:fldChar w:fldCharType="separate"/>
            </w:r>
            <w:r>
              <w:rPr>
                <w:noProof/>
                <w:webHidden/>
              </w:rPr>
              <w:t>31</w:t>
            </w:r>
            <w:r>
              <w:rPr>
                <w:noProof/>
                <w:webHidden/>
              </w:rPr>
              <w:fldChar w:fldCharType="end"/>
            </w:r>
          </w:hyperlink>
        </w:p>
        <w:p w14:paraId="7209E0DB" w14:textId="393A9CDF"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1" w:history="1">
            <w:r w:rsidRPr="0079174A">
              <w:rPr>
                <w:rStyle w:val="Collegamentoipertestuale"/>
                <w:noProof/>
                <w:lang w:val="en-US"/>
              </w:rPr>
              <w:t>2.8.2.3</w:t>
            </w:r>
            <w:r>
              <w:rPr>
                <w:rFonts w:asciiTheme="minorHAnsi" w:eastAsiaTheme="minorEastAsia" w:hAnsiTheme="minorHAnsi" w:cstheme="minorBidi"/>
                <w:noProof/>
                <w:spacing w:val="0"/>
                <w:lang w:eastAsia="it-IT"/>
              </w:rPr>
              <w:tab/>
            </w:r>
            <w:r w:rsidRPr="0079174A">
              <w:rPr>
                <w:rStyle w:val="Collegamentoipertestuale"/>
                <w:bCs/>
                <w:noProof/>
                <w:lang w:val="en-US"/>
              </w:rPr>
              <w:t>TTPpredictor</w:t>
            </w:r>
            <w:r w:rsidRPr="0079174A">
              <w:rPr>
                <w:rStyle w:val="Collegamentoipertestuale"/>
                <w:noProof/>
                <w:lang w:val="en-US"/>
              </w:rPr>
              <w:t xml:space="preserve"> - CVE-driven attack technique prediction with semantic information extraction and a domain-specific language model</w:t>
            </w:r>
            <w:r>
              <w:rPr>
                <w:noProof/>
                <w:webHidden/>
              </w:rPr>
              <w:tab/>
            </w:r>
            <w:r>
              <w:rPr>
                <w:noProof/>
                <w:webHidden/>
              </w:rPr>
              <w:fldChar w:fldCharType="begin"/>
            </w:r>
            <w:r>
              <w:rPr>
                <w:noProof/>
                <w:webHidden/>
              </w:rPr>
              <w:instrText xml:space="preserve"> PAGEREF _Toc169085211 \h </w:instrText>
            </w:r>
            <w:r>
              <w:rPr>
                <w:noProof/>
                <w:webHidden/>
              </w:rPr>
            </w:r>
            <w:r>
              <w:rPr>
                <w:noProof/>
                <w:webHidden/>
              </w:rPr>
              <w:fldChar w:fldCharType="separate"/>
            </w:r>
            <w:r>
              <w:rPr>
                <w:noProof/>
                <w:webHidden/>
              </w:rPr>
              <w:t>32</w:t>
            </w:r>
            <w:r>
              <w:rPr>
                <w:noProof/>
                <w:webHidden/>
              </w:rPr>
              <w:fldChar w:fldCharType="end"/>
            </w:r>
          </w:hyperlink>
        </w:p>
        <w:p w14:paraId="00042B19" w14:textId="5E0F65A5"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2" w:history="1">
            <w:r w:rsidRPr="0079174A">
              <w:rPr>
                <w:rStyle w:val="Collegamentoipertestuale"/>
                <w:noProof/>
                <w:lang w:val="en-US"/>
              </w:rPr>
              <w:t>2.8.2.4</w:t>
            </w:r>
            <w:r>
              <w:rPr>
                <w:rFonts w:asciiTheme="minorHAnsi" w:eastAsiaTheme="minorEastAsia" w:hAnsiTheme="minorHAnsi" w:cstheme="minorBidi"/>
                <w:noProof/>
                <w:spacing w:val="0"/>
                <w:lang w:eastAsia="it-IT"/>
              </w:rPr>
              <w:tab/>
            </w:r>
            <w:r w:rsidRPr="0079174A">
              <w:rPr>
                <w:rStyle w:val="Collegamentoipertestuale"/>
                <w:noProof/>
                <w:lang w:val="en-US"/>
              </w:rPr>
              <w:t>Threat action extraction using information retrieval</w:t>
            </w:r>
            <w:r>
              <w:rPr>
                <w:noProof/>
                <w:webHidden/>
              </w:rPr>
              <w:tab/>
            </w:r>
            <w:r>
              <w:rPr>
                <w:noProof/>
                <w:webHidden/>
              </w:rPr>
              <w:fldChar w:fldCharType="begin"/>
            </w:r>
            <w:r>
              <w:rPr>
                <w:noProof/>
                <w:webHidden/>
              </w:rPr>
              <w:instrText xml:space="preserve"> PAGEREF _Toc169085212 \h </w:instrText>
            </w:r>
            <w:r>
              <w:rPr>
                <w:noProof/>
                <w:webHidden/>
              </w:rPr>
            </w:r>
            <w:r>
              <w:rPr>
                <w:noProof/>
                <w:webHidden/>
              </w:rPr>
              <w:fldChar w:fldCharType="separate"/>
            </w:r>
            <w:r>
              <w:rPr>
                <w:noProof/>
                <w:webHidden/>
              </w:rPr>
              <w:t>33</w:t>
            </w:r>
            <w:r>
              <w:rPr>
                <w:noProof/>
                <w:webHidden/>
              </w:rPr>
              <w:fldChar w:fldCharType="end"/>
            </w:r>
          </w:hyperlink>
        </w:p>
        <w:p w14:paraId="3AF6032C" w14:textId="43CC3FBC"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3" w:history="1">
            <w:r w:rsidRPr="0079174A">
              <w:rPr>
                <w:rStyle w:val="Collegamentoipertestuale"/>
                <w:noProof/>
                <w:lang w:val="en-US"/>
              </w:rPr>
              <w:t>2.8.2.5</w:t>
            </w:r>
            <w:r>
              <w:rPr>
                <w:rFonts w:asciiTheme="minorHAnsi" w:eastAsiaTheme="minorEastAsia" w:hAnsiTheme="minorHAnsi" w:cstheme="minorBidi"/>
                <w:noProof/>
                <w:spacing w:val="0"/>
                <w:lang w:eastAsia="it-IT"/>
              </w:rPr>
              <w:tab/>
            </w:r>
            <w:r w:rsidRPr="0079174A">
              <w:rPr>
                <w:rStyle w:val="Collegamentoipertestuale"/>
                <w:noProof/>
                <w:lang w:val="en-US"/>
              </w:rPr>
              <w:t>ExAction: Automatically extracting threat actions from cyber threat intelligence report based on multimodal learning</w:t>
            </w:r>
            <w:r>
              <w:rPr>
                <w:noProof/>
                <w:webHidden/>
              </w:rPr>
              <w:tab/>
            </w:r>
            <w:r>
              <w:rPr>
                <w:noProof/>
                <w:webHidden/>
              </w:rPr>
              <w:fldChar w:fldCharType="begin"/>
            </w:r>
            <w:r>
              <w:rPr>
                <w:noProof/>
                <w:webHidden/>
              </w:rPr>
              <w:instrText xml:space="preserve"> PAGEREF _Toc169085213 \h </w:instrText>
            </w:r>
            <w:r>
              <w:rPr>
                <w:noProof/>
                <w:webHidden/>
              </w:rPr>
            </w:r>
            <w:r>
              <w:rPr>
                <w:noProof/>
                <w:webHidden/>
              </w:rPr>
              <w:fldChar w:fldCharType="separate"/>
            </w:r>
            <w:r>
              <w:rPr>
                <w:noProof/>
                <w:webHidden/>
              </w:rPr>
              <w:t>33</w:t>
            </w:r>
            <w:r>
              <w:rPr>
                <w:noProof/>
                <w:webHidden/>
              </w:rPr>
              <w:fldChar w:fldCharType="end"/>
            </w:r>
          </w:hyperlink>
        </w:p>
        <w:p w14:paraId="0AE48575" w14:textId="7E74B54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4" w:history="1">
            <w:r w:rsidRPr="0079174A">
              <w:rPr>
                <w:rStyle w:val="Collegamentoipertestuale"/>
                <w:noProof/>
                <w:lang w:val="en-US"/>
              </w:rPr>
              <w:t>2.8.2.6</w:t>
            </w:r>
            <w:r>
              <w:rPr>
                <w:rFonts w:asciiTheme="minorHAnsi" w:eastAsiaTheme="minorEastAsia" w:hAnsiTheme="minorHAnsi" w:cstheme="minorBidi"/>
                <w:noProof/>
                <w:spacing w:val="0"/>
                <w:lang w:eastAsia="it-IT"/>
              </w:rPr>
              <w:tab/>
            </w:r>
            <w:r w:rsidRPr="0079174A">
              <w:rPr>
                <w:rStyle w:val="Collegamentoipertestuale"/>
                <w:noProof/>
                <w:lang w:val="en-US"/>
              </w:rPr>
              <w:t>Automated threat report classification over multi-source data</w:t>
            </w:r>
            <w:r>
              <w:rPr>
                <w:noProof/>
                <w:webHidden/>
              </w:rPr>
              <w:tab/>
            </w:r>
            <w:r>
              <w:rPr>
                <w:noProof/>
                <w:webHidden/>
              </w:rPr>
              <w:fldChar w:fldCharType="begin"/>
            </w:r>
            <w:r>
              <w:rPr>
                <w:noProof/>
                <w:webHidden/>
              </w:rPr>
              <w:instrText xml:space="preserve"> PAGEREF _Toc169085214 \h </w:instrText>
            </w:r>
            <w:r>
              <w:rPr>
                <w:noProof/>
                <w:webHidden/>
              </w:rPr>
            </w:r>
            <w:r>
              <w:rPr>
                <w:noProof/>
                <w:webHidden/>
              </w:rPr>
              <w:fldChar w:fldCharType="separate"/>
            </w:r>
            <w:r>
              <w:rPr>
                <w:noProof/>
                <w:webHidden/>
              </w:rPr>
              <w:t>34</w:t>
            </w:r>
            <w:r>
              <w:rPr>
                <w:noProof/>
                <w:webHidden/>
              </w:rPr>
              <w:fldChar w:fldCharType="end"/>
            </w:r>
          </w:hyperlink>
        </w:p>
        <w:p w14:paraId="7BE08C01" w14:textId="38BB7001"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5" w:history="1">
            <w:r w:rsidRPr="0079174A">
              <w:rPr>
                <w:rStyle w:val="Collegamentoipertestuale"/>
                <w:noProof/>
              </w:rPr>
              <w:t>2.8.2.7</w:t>
            </w:r>
            <w:r>
              <w:rPr>
                <w:rFonts w:asciiTheme="minorHAnsi" w:eastAsiaTheme="minorEastAsia" w:hAnsiTheme="minorHAnsi" w:cstheme="minorBidi"/>
                <w:noProof/>
                <w:spacing w:val="0"/>
                <w:lang w:eastAsia="it-IT"/>
              </w:rPr>
              <w:tab/>
            </w:r>
            <w:r w:rsidRPr="0079174A">
              <w:rPr>
                <w:rStyle w:val="Collegamentoipertestuale"/>
                <w:noProof/>
              </w:rPr>
              <w:t>BRON</w:t>
            </w:r>
            <w:r>
              <w:rPr>
                <w:noProof/>
                <w:webHidden/>
              </w:rPr>
              <w:tab/>
            </w:r>
            <w:r>
              <w:rPr>
                <w:noProof/>
                <w:webHidden/>
              </w:rPr>
              <w:fldChar w:fldCharType="begin"/>
            </w:r>
            <w:r>
              <w:rPr>
                <w:noProof/>
                <w:webHidden/>
              </w:rPr>
              <w:instrText xml:space="preserve"> PAGEREF _Toc169085215 \h </w:instrText>
            </w:r>
            <w:r>
              <w:rPr>
                <w:noProof/>
                <w:webHidden/>
              </w:rPr>
            </w:r>
            <w:r>
              <w:rPr>
                <w:noProof/>
                <w:webHidden/>
              </w:rPr>
              <w:fldChar w:fldCharType="separate"/>
            </w:r>
            <w:r>
              <w:rPr>
                <w:noProof/>
                <w:webHidden/>
              </w:rPr>
              <w:t>35</w:t>
            </w:r>
            <w:r>
              <w:rPr>
                <w:noProof/>
                <w:webHidden/>
              </w:rPr>
              <w:fldChar w:fldCharType="end"/>
            </w:r>
          </w:hyperlink>
        </w:p>
        <w:p w14:paraId="7067EC89" w14:textId="12E3448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6" w:history="1">
            <w:r w:rsidRPr="0079174A">
              <w:rPr>
                <w:rStyle w:val="Collegamentoipertestuale"/>
                <w:noProof/>
                <w:lang w:val="en-US"/>
              </w:rPr>
              <w:t>2.8.2.8</w:t>
            </w:r>
            <w:r>
              <w:rPr>
                <w:rFonts w:asciiTheme="minorHAnsi" w:eastAsiaTheme="minorEastAsia" w:hAnsiTheme="minorHAnsi" w:cstheme="minorBidi"/>
                <w:noProof/>
                <w:spacing w:val="0"/>
                <w:lang w:eastAsia="it-IT"/>
              </w:rPr>
              <w:tab/>
            </w:r>
            <w:r w:rsidRPr="0079174A">
              <w:rPr>
                <w:rStyle w:val="Collegamentoipertestuale"/>
                <w:noProof/>
                <w:lang w:val="en-US"/>
              </w:rPr>
              <w:t>Linking CVEs to mitre att&amp;ck techniques</w:t>
            </w:r>
            <w:r>
              <w:rPr>
                <w:noProof/>
                <w:webHidden/>
              </w:rPr>
              <w:tab/>
            </w:r>
            <w:r>
              <w:rPr>
                <w:noProof/>
                <w:webHidden/>
              </w:rPr>
              <w:fldChar w:fldCharType="begin"/>
            </w:r>
            <w:r>
              <w:rPr>
                <w:noProof/>
                <w:webHidden/>
              </w:rPr>
              <w:instrText xml:space="preserve"> PAGEREF _Toc169085216 \h </w:instrText>
            </w:r>
            <w:r>
              <w:rPr>
                <w:noProof/>
                <w:webHidden/>
              </w:rPr>
            </w:r>
            <w:r>
              <w:rPr>
                <w:noProof/>
                <w:webHidden/>
              </w:rPr>
              <w:fldChar w:fldCharType="separate"/>
            </w:r>
            <w:r>
              <w:rPr>
                <w:noProof/>
                <w:webHidden/>
              </w:rPr>
              <w:t>36</w:t>
            </w:r>
            <w:r>
              <w:rPr>
                <w:noProof/>
                <w:webHidden/>
              </w:rPr>
              <w:fldChar w:fldCharType="end"/>
            </w:r>
          </w:hyperlink>
        </w:p>
        <w:p w14:paraId="5DEA2C71" w14:textId="73127DD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7" w:history="1">
            <w:r w:rsidRPr="0079174A">
              <w:rPr>
                <w:rStyle w:val="Collegamentoipertestuale"/>
                <w:noProof/>
                <w:lang w:val="en-US"/>
              </w:rPr>
              <w:t>2.8.2.9</w:t>
            </w:r>
            <w:r>
              <w:rPr>
                <w:rFonts w:asciiTheme="minorHAnsi" w:eastAsiaTheme="minorEastAsia" w:hAnsiTheme="minorHAnsi" w:cstheme="minorBidi"/>
                <w:noProof/>
                <w:spacing w:val="0"/>
                <w:lang w:eastAsia="it-IT"/>
              </w:rPr>
              <w:tab/>
            </w:r>
            <w:r w:rsidRPr="0079174A">
              <w:rPr>
                <w:rStyle w:val="Collegamentoipertestuale"/>
                <w:noProof/>
                <w:lang w:val="en-US"/>
              </w:rPr>
              <w:t>Cve2att&amp;ck: Bert-based mapping of CVEs to mitre ATT&amp;CK techniques</w:t>
            </w:r>
            <w:r>
              <w:rPr>
                <w:noProof/>
                <w:webHidden/>
              </w:rPr>
              <w:tab/>
            </w:r>
            <w:r>
              <w:rPr>
                <w:noProof/>
                <w:webHidden/>
              </w:rPr>
              <w:fldChar w:fldCharType="begin"/>
            </w:r>
            <w:r>
              <w:rPr>
                <w:noProof/>
                <w:webHidden/>
              </w:rPr>
              <w:instrText xml:space="preserve"> PAGEREF _Toc169085217 \h </w:instrText>
            </w:r>
            <w:r>
              <w:rPr>
                <w:noProof/>
                <w:webHidden/>
              </w:rPr>
            </w:r>
            <w:r>
              <w:rPr>
                <w:noProof/>
                <w:webHidden/>
              </w:rPr>
              <w:fldChar w:fldCharType="separate"/>
            </w:r>
            <w:r>
              <w:rPr>
                <w:noProof/>
                <w:webHidden/>
              </w:rPr>
              <w:t>36</w:t>
            </w:r>
            <w:r>
              <w:rPr>
                <w:noProof/>
                <w:webHidden/>
              </w:rPr>
              <w:fldChar w:fldCharType="end"/>
            </w:r>
          </w:hyperlink>
        </w:p>
        <w:p w14:paraId="7BB7E1CF" w14:textId="7853C313" w:rsidR="00182917" w:rsidRDefault="00182917">
          <w:pPr>
            <w:pStyle w:val="Sommario4"/>
            <w:tabs>
              <w:tab w:val="left" w:pos="1940"/>
            </w:tabs>
            <w:rPr>
              <w:rFonts w:asciiTheme="minorHAnsi" w:eastAsiaTheme="minorEastAsia" w:hAnsiTheme="minorHAnsi" w:cstheme="minorBidi"/>
              <w:noProof/>
              <w:spacing w:val="0"/>
              <w:lang w:eastAsia="it-IT"/>
            </w:rPr>
          </w:pPr>
          <w:hyperlink w:anchor="_Toc169085218" w:history="1">
            <w:r w:rsidRPr="0079174A">
              <w:rPr>
                <w:rStyle w:val="Collegamentoipertestuale"/>
                <w:noProof/>
                <w:lang w:val="en-US"/>
              </w:rPr>
              <w:t>2.8.2.10</w:t>
            </w:r>
            <w:r>
              <w:rPr>
                <w:rFonts w:asciiTheme="minorHAnsi" w:eastAsiaTheme="minorEastAsia" w:hAnsiTheme="minorHAnsi" w:cstheme="minorBidi"/>
                <w:noProof/>
                <w:spacing w:val="0"/>
                <w:lang w:eastAsia="it-IT"/>
              </w:rPr>
              <w:tab/>
            </w:r>
            <w:r w:rsidRPr="0079174A">
              <w:rPr>
                <w:rStyle w:val="Collegamentoipertestuale"/>
                <w:noProof/>
                <w:lang w:val="en-US"/>
              </w:rPr>
              <w:t>Linking common vulnerabilities and exposures to the mitre att&amp;ck framework: A self-distillation approach</w:t>
            </w:r>
            <w:r>
              <w:rPr>
                <w:noProof/>
                <w:webHidden/>
              </w:rPr>
              <w:tab/>
            </w:r>
            <w:r>
              <w:rPr>
                <w:noProof/>
                <w:webHidden/>
              </w:rPr>
              <w:fldChar w:fldCharType="begin"/>
            </w:r>
            <w:r>
              <w:rPr>
                <w:noProof/>
                <w:webHidden/>
              </w:rPr>
              <w:instrText xml:space="preserve"> PAGEREF _Toc169085218 \h </w:instrText>
            </w:r>
            <w:r>
              <w:rPr>
                <w:noProof/>
                <w:webHidden/>
              </w:rPr>
            </w:r>
            <w:r>
              <w:rPr>
                <w:noProof/>
                <w:webHidden/>
              </w:rPr>
              <w:fldChar w:fldCharType="separate"/>
            </w:r>
            <w:r>
              <w:rPr>
                <w:noProof/>
                <w:webHidden/>
              </w:rPr>
              <w:t>37</w:t>
            </w:r>
            <w:r>
              <w:rPr>
                <w:noProof/>
                <w:webHidden/>
              </w:rPr>
              <w:fldChar w:fldCharType="end"/>
            </w:r>
          </w:hyperlink>
        </w:p>
        <w:p w14:paraId="585EBE94" w14:textId="701ACEF8" w:rsidR="00182917" w:rsidRDefault="00182917">
          <w:pPr>
            <w:pStyle w:val="Sommario4"/>
            <w:tabs>
              <w:tab w:val="left" w:pos="1940"/>
            </w:tabs>
            <w:rPr>
              <w:rFonts w:asciiTheme="minorHAnsi" w:eastAsiaTheme="minorEastAsia" w:hAnsiTheme="minorHAnsi" w:cstheme="minorBidi"/>
              <w:noProof/>
              <w:spacing w:val="0"/>
              <w:lang w:eastAsia="it-IT"/>
            </w:rPr>
          </w:pPr>
          <w:hyperlink w:anchor="_Toc169085219" w:history="1">
            <w:r w:rsidRPr="0079174A">
              <w:rPr>
                <w:rStyle w:val="Collegamentoipertestuale"/>
                <w:noProof/>
              </w:rPr>
              <w:t>2.8.2.11</w:t>
            </w:r>
            <w:r>
              <w:rPr>
                <w:rFonts w:asciiTheme="minorHAnsi" w:eastAsiaTheme="minorEastAsia" w:hAnsiTheme="minorHAnsi" w:cstheme="minorBidi"/>
                <w:noProof/>
                <w:spacing w:val="0"/>
                <w:lang w:eastAsia="it-IT"/>
              </w:rPr>
              <w:tab/>
            </w:r>
            <w:r w:rsidRPr="0079174A">
              <w:rPr>
                <w:rStyle w:val="Collegamentoipertestuale"/>
                <w:noProof/>
              </w:rPr>
              <w:t>Conclusione</w:t>
            </w:r>
            <w:r>
              <w:rPr>
                <w:noProof/>
                <w:webHidden/>
              </w:rPr>
              <w:tab/>
            </w:r>
            <w:r>
              <w:rPr>
                <w:noProof/>
                <w:webHidden/>
              </w:rPr>
              <w:fldChar w:fldCharType="begin"/>
            </w:r>
            <w:r>
              <w:rPr>
                <w:noProof/>
                <w:webHidden/>
              </w:rPr>
              <w:instrText xml:space="preserve"> PAGEREF _Toc169085219 \h </w:instrText>
            </w:r>
            <w:r>
              <w:rPr>
                <w:noProof/>
                <w:webHidden/>
              </w:rPr>
            </w:r>
            <w:r>
              <w:rPr>
                <w:noProof/>
                <w:webHidden/>
              </w:rPr>
              <w:fldChar w:fldCharType="separate"/>
            </w:r>
            <w:r>
              <w:rPr>
                <w:noProof/>
                <w:webHidden/>
              </w:rPr>
              <w:t>38</w:t>
            </w:r>
            <w:r>
              <w:rPr>
                <w:noProof/>
                <w:webHidden/>
              </w:rPr>
              <w:fldChar w:fldCharType="end"/>
            </w:r>
          </w:hyperlink>
        </w:p>
        <w:p w14:paraId="45C221AF" w14:textId="3256D9B6"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20" w:history="1">
            <w:r w:rsidRPr="0079174A">
              <w:rPr>
                <w:rStyle w:val="Collegamentoipertestuale"/>
                <w:noProof/>
              </w:rPr>
              <w:t>2.9</w:t>
            </w:r>
            <w:r>
              <w:rPr>
                <w:rFonts w:asciiTheme="minorHAnsi" w:eastAsiaTheme="minorEastAsia" w:hAnsiTheme="minorHAnsi" w:cstheme="minorBidi"/>
                <w:smallCaps w:val="0"/>
                <w:noProof/>
                <w:spacing w:val="0"/>
                <w:sz w:val="22"/>
                <w:lang w:eastAsia="it-IT"/>
              </w:rPr>
              <w:tab/>
            </w:r>
            <w:r w:rsidRPr="0079174A">
              <w:rPr>
                <w:rStyle w:val="Collegamentoipertestuale"/>
                <w:noProof/>
              </w:rPr>
              <w:t>Analisi di un reale attacco con MITRE ATT&amp;CK</w:t>
            </w:r>
            <w:r>
              <w:rPr>
                <w:noProof/>
                <w:webHidden/>
              </w:rPr>
              <w:tab/>
            </w:r>
            <w:r>
              <w:rPr>
                <w:noProof/>
                <w:webHidden/>
              </w:rPr>
              <w:fldChar w:fldCharType="begin"/>
            </w:r>
            <w:r>
              <w:rPr>
                <w:noProof/>
                <w:webHidden/>
              </w:rPr>
              <w:instrText xml:space="preserve"> PAGEREF _Toc169085220 \h </w:instrText>
            </w:r>
            <w:r>
              <w:rPr>
                <w:noProof/>
                <w:webHidden/>
              </w:rPr>
            </w:r>
            <w:r>
              <w:rPr>
                <w:noProof/>
                <w:webHidden/>
              </w:rPr>
              <w:fldChar w:fldCharType="separate"/>
            </w:r>
            <w:r>
              <w:rPr>
                <w:noProof/>
                <w:webHidden/>
              </w:rPr>
              <w:t>39</w:t>
            </w:r>
            <w:r>
              <w:rPr>
                <w:noProof/>
                <w:webHidden/>
              </w:rPr>
              <w:fldChar w:fldCharType="end"/>
            </w:r>
          </w:hyperlink>
        </w:p>
        <w:p w14:paraId="43932252" w14:textId="2B746818"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1" w:history="1">
            <w:r w:rsidRPr="0079174A">
              <w:rPr>
                <w:rStyle w:val="Collegamentoipertestuale"/>
                <w:noProof/>
              </w:rPr>
              <w:t>2.9.1</w:t>
            </w:r>
            <w:r>
              <w:rPr>
                <w:rFonts w:asciiTheme="minorHAnsi" w:eastAsiaTheme="minorEastAsia" w:hAnsiTheme="minorHAnsi" w:cstheme="minorBidi"/>
                <w:i w:val="0"/>
                <w:noProof/>
                <w:spacing w:val="0"/>
                <w:lang w:eastAsia="it-IT"/>
              </w:rPr>
              <w:tab/>
            </w:r>
            <w:r w:rsidRPr="0079174A">
              <w:rPr>
                <w:rStyle w:val="Collegamentoipertestuale"/>
                <w:noProof/>
              </w:rPr>
              <w:t>Reconaissance</w:t>
            </w:r>
            <w:r>
              <w:rPr>
                <w:noProof/>
                <w:webHidden/>
              </w:rPr>
              <w:tab/>
            </w:r>
            <w:r>
              <w:rPr>
                <w:noProof/>
                <w:webHidden/>
              </w:rPr>
              <w:fldChar w:fldCharType="begin"/>
            </w:r>
            <w:r>
              <w:rPr>
                <w:noProof/>
                <w:webHidden/>
              </w:rPr>
              <w:instrText xml:space="preserve"> PAGEREF _Toc169085221 \h </w:instrText>
            </w:r>
            <w:r>
              <w:rPr>
                <w:noProof/>
                <w:webHidden/>
              </w:rPr>
            </w:r>
            <w:r>
              <w:rPr>
                <w:noProof/>
                <w:webHidden/>
              </w:rPr>
              <w:fldChar w:fldCharType="separate"/>
            </w:r>
            <w:r>
              <w:rPr>
                <w:noProof/>
                <w:webHidden/>
              </w:rPr>
              <w:t>40</w:t>
            </w:r>
            <w:r>
              <w:rPr>
                <w:noProof/>
                <w:webHidden/>
              </w:rPr>
              <w:fldChar w:fldCharType="end"/>
            </w:r>
          </w:hyperlink>
        </w:p>
        <w:p w14:paraId="7E988544" w14:textId="2806BF99"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2" w:history="1">
            <w:r w:rsidRPr="0079174A">
              <w:rPr>
                <w:rStyle w:val="Collegamentoipertestuale"/>
                <w:noProof/>
                <w:lang w:val="en-US"/>
              </w:rPr>
              <w:t>2.9.2</w:t>
            </w:r>
            <w:r>
              <w:rPr>
                <w:rFonts w:asciiTheme="minorHAnsi" w:eastAsiaTheme="minorEastAsia" w:hAnsiTheme="minorHAnsi" w:cstheme="minorBidi"/>
                <w:i w:val="0"/>
                <w:noProof/>
                <w:spacing w:val="0"/>
                <w:lang w:eastAsia="it-IT"/>
              </w:rPr>
              <w:tab/>
            </w:r>
            <w:r w:rsidRPr="0079174A">
              <w:rPr>
                <w:rStyle w:val="Collegamentoipertestuale"/>
                <w:noProof/>
                <w:lang w:val="en-US"/>
              </w:rPr>
              <w:t>Initial Acces</w:t>
            </w:r>
            <w:r>
              <w:rPr>
                <w:noProof/>
                <w:webHidden/>
              </w:rPr>
              <w:tab/>
            </w:r>
            <w:r>
              <w:rPr>
                <w:noProof/>
                <w:webHidden/>
              </w:rPr>
              <w:fldChar w:fldCharType="begin"/>
            </w:r>
            <w:r>
              <w:rPr>
                <w:noProof/>
                <w:webHidden/>
              </w:rPr>
              <w:instrText xml:space="preserve"> PAGEREF _Toc169085222 \h </w:instrText>
            </w:r>
            <w:r>
              <w:rPr>
                <w:noProof/>
                <w:webHidden/>
              </w:rPr>
            </w:r>
            <w:r>
              <w:rPr>
                <w:noProof/>
                <w:webHidden/>
              </w:rPr>
              <w:fldChar w:fldCharType="separate"/>
            </w:r>
            <w:r>
              <w:rPr>
                <w:noProof/>
                <w:webHidden/>
              </w:rPr>
              <w:t>41</w:t>
            </w:r>
            <w:r>
              <w:rPr>
                <w:noProof/>
                <w:webHidden/>
              </w:rPr>
              <w:fldChar w:fldCharType="end"/>
            </w:r>
          </w:hyperlink>
        </w:p>
        <w:p w14:paraId="3C3D8DF8" w14:textId="3F04987B"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3" w:history="1">
            <w:r w:rsidRPr="0079174A">
              <w:rPr>
                <w:rStyle w:val="Collegamentoipertestuale"/>
                <w:noProof/>
                <w:lang w:val="en-US"/>
              </w:rPr>
              <w:t>2.9.3</w:t>
            </w:r>
            <w:r>
              <w:rPr>
                <w:rFonts w:asciiTheme="minorHAnsi" w:eastAsiaTheme="minorEastAsia" w:hAnsiTheme="minorHAnsi" w:cstheme="minorBidi"/>
                <w:i w:val="0"/>
                <w:noProof/>
                <w:spacing w:val="0"/>
                <w:lang w:eastAsia="it-IT"/>
              </w:rPr>
              <w:tab/>
            </w:r>
            <w:r w:rsidRPr="0079174A">
              <w:rPr>
                <w:rStyle w:val="Collegamentoipertestuale"/>
                <w:noProof/>
                <w:lang w:val="en-US"/>
              </w:rPr>
              <w:t>Exploitation</w:t>
            </w:r>
            <w:r>
              <w:rPr>
                <w:noProof/>
                <w:webHidden/>
              </w:rPr>
              <w:tab/>
            </w:r>
            <w:r>
              <w:rPr>
                <w:noProof/>
                <w:webHidden/>
              </w:rPr>
              <w:fldChar w:fldCharType="begin"/>
            </w:r>
            <w:r>
              <w:rPr>
                <w:noProof/>
                <w:webHidden/>
              </w:rPr>
              <w:instrText xml:space="preserve"> PAGEREF _Toc169085223 \h </w:instrText>
            </w:r>
            <w:r>
              <w:rPr>
                <w:noProof/>
                <w:webHidden/>
              </w:rPr>
            </w:r>
            <w:r>
              <w:rPr>
                <w:noProof/>
                <w:webHidden/>
              </w:rPr>
              <w:fldChar w:fldCharType="separate"/>
            </w:r>
            <w:r>
              <w:rPr>
                <w:noProof/>
                <w:webHidden/>
              </w:rPr>
              <w:t>41</w:t>
            </w:r>
            <w:r>
              <w:rPr>
                <w:noProof/>
                <w:webHidden/>
              </w:rPr>
              <w:fldChar w:fldCharType="end"/>
            </w:r>
          </w:hyperlink>
        </w:p>
        <w:p w14:paraId="207C3E22" w14:textId="298A901C"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4" w:history="1">
            <w:r w:rsidRPr="0079174A">
              <w:rPr>
                <w:rStyle w:val="Collegamentoipertestuale"/>
                <w:noProof/>
              </w:rPr>
              <w:t>2.9.4</w:t>
            </w:r>
            <w:r>
              <w:rPr>
                <w:rFonts w:asciiTheme="minorHAnsi" w:eastAsiaTheme="minorEastAsia" w:hAnsiTheme="minorHAnsi" w:cstheme="minorBidi"/>
                <w:i w:val="0"/>
                <w:noProof/>
                <w:spacing w:val="0"/>
                <w:lang w:eastAsia="it-IT"/>
              </w:rPr>
              <w:tab/>
            </w:r>
            <w:r w:rsidRPr="0079174A">
              <w:rPr>
                <w:rStyle w:val="Collegamentoipertestuale"/>
                <w:noProof/>
              </w:rPr>
              <w:t>Lateral movement</w:t>
            </w:r>
            <w:r>
              <w:rPr>
                <w:noProof/>
                <w:webHidden/>
              </w:rPr>
              <w:tab/>
            </w:r>
            <w:r>
              <w:rPr>
                <w:noProof/>
                <w:webHidden/>
              </w:rPr>
              <w:fldChar w:fldCharType="begin"/>
            </w:r>
            <w:r>
              <w:rPr>
                <w:noProof/>
                <w:webHidden/>
              </w:rPr>
              <w:instrText xml:space="preserve"> PAGEREF _Toc169085224 \h </w:instrText>
            </w:r>
            <w:r>
              <w:rPr>
                <w:noProof/>
                <w:webHidden/>
              </w:rPr>
            </w:r>
            <w:r>
              <w:rPr>
                <w:noProof/>
                <w:webHidden/>
              </w:rPr>
              <w:fldChar w:fldCharType="separate"/>
            </w:r>
            <w:r>
              <w:rPr>
                <w:noProof/>
                <w:webHidden/>
              </w:rPr>
              <w:t>42</w:t>
            </w:r>
            <w:r>
              <w:rPr>
                <w:noProof/>
                <w:webHidden/>
              </w:rPr>
              <w:fldChar w:fldCharType="end"/>
            </w:r>
          </w:hyperlink>
        </w:p>
        <w:p w14:paraId="59686C6D" w14:textId="4EF437B7"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5" w:history="1">
            <w:r w:rsidRPr="0079174A">
              <w:rPr>
                <w:rStyle w:val="Collegamentoipertestuale"/>
                <w:noProof/>
              </w:rPr>
              <w:t>2.9.5</w:t>
            </w:r>
            <w:r>
              <w:rPr>
                <w:rFonts w:asciiTheme="minorHAnsi" w:eastAsiaTheme="minorEastAsia" w:hAnsiTheme="minorHAnsi" w:cstheme="minorBidi"/>
                <w:i w:val="0"/>
                <w:noProof/>
                <w:spacing w:val="0"/>
                <w:lang w:eastAsia="it-IT"/>
              </w:rPr>
              <w:tab/>
            </w:r>
            <w:r w:rsidRPr="0079174A">
              <w:rPr>
                <w:rStyle w:val="Collegamentoipertestuale"/>
                <w:noProof/>
              </w:rPr>
              <w:t>Discovery</w:t>
            </w:r>
            <w:r>
              <w:rPr>
                <w:noProof/>
                <w:webHidden/>
              </w:rPr>
              <w:tab/>
            </w:r>
            <w:r>
              <w:rPr>
                <w:noProof/>
                <w:webHidden/>
              </w:rPr>
              <w:fldChar w:fldCharType="begin"/>
            </w:r>
            <w:r>
              <w:rPr>
                <w:noProof/>
                <w:webHidden/>
              </w:rPr>
              <w:instrText xml:space="preserve"> PAGEREF _Toc169085225 \h </w:instrText>
            </w:r>
            <w:r>
              <w:rPr>
                <w:noProof/>
                <w:webHidden/>
              </w:rPr>
            </w:r>
            <w:r>
              <w:rPr>
                <w:noProof/>
                <w:webHidden/>
              </w:rPr>
              <w:fldChar w:fldCharType="separate"/>
            </w:r>
            <w:r>
              <w:rPr>
                <w:noProof/>
                <w:webHidden/>
              </w:rPr>
              <w:t>43</w:t>
            </w:r>
            <w:r>
              <w:rPr>
                <w:noProof/>
                <w:webHidden/>
              </w:rPr>
              <w:fldChar w:fldCharType="end"/>
            </w:r>
          </w:hyperlink>
        </w:p>
        <w:p w14:paraId="161475C8" w14:textId="669D1788"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6" w:history="1">
            <w:r w:rsidRPr="0079174A">
              <w:rPr>
                <w:rStyle w:val="Collegamentoipertestuale"/>
                <w:noProof/>
              </w:rPr>
              <w:t>2.9.6</w:t>
            </w:r>
            <w:r>
              <w:rPr>
                <w:rFonts w:asciiTheme="minorHAnsi" w:eastAsiaTheme="minorEastAsia" w:hAnsiTheme="minorHAnsi" w:cstheme="minorBidi"/>
                <w:i w:val="0"/>
                <w:noProof/>
                <w:spacing w:val="0"/>
                <w:lang w:eastAsia="it-IT"/>
              </w:rPr>
              <w:tab/>
            </w:r>
            <w:r w:rsidRPr="0079174A">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_Toc169085226 \h </w:instrText>
            </w:r>
            <w:r>
              <w:rPr>
                <w:noProof/>
                <w:webHidden/>
              </w:rPr>
            </w:r>
            <w:r>
              <w:rPr>
                <w:noProof/>
                <w:webHidden/>
              </w:rPr>
              <w:fldChar w:fldCharType="separate"/>
            </w:r>
            <w:r>
              <w:rPr>
                <w:noProof/>
                <w:webHidden/>
              </w:rPr>
              <w:t>44</w:t>
            </w:r>
            <w:r>
              <w:rPr>
                <w:noProof/>
                <w:webHidden/>
              </w:rPr>
              <w:fldChar w:fldCharType="end"/>
            </w:r>
          </w:hyperlink>
        </w:p>
        <w:p w14:paraId="29F72784" w14:textId="4408F920"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7" w:history="1">
            <w:r w:rsidRPr="0079174A">
              <w:rPr>
                <w:rStyle w:val="Collegamentoipertestuale"/>
                <w:noProof/>
              </w:rPr>
              <w:t>2.9.7</w:t>
            </w:r>
            <w:r>
              <w:rPr>
                <w:rFonts w:asciiTheme="minorHAnsi" w:eastAsiaTheme="minorEastAsia" w:hAnsiTheme="minorHAnsi" w:cstheme="minorBidi"/>
                <w:i w:val="0"/>
                <w:noProof/>
                <w:spacing w:val="0"/>
                <w:lang w:eastAsia="it-IT"/>
              </w:rPr>
              <w:tab/>
            </w:r>
            <w:r w:rsidRPr="0079174A">
              <w:rPr>
                <w:rStyle w:val="Collegamentoipertestuale"/>
                <w:noProof/>
              </w:rPr>
              <w:t>Execution</w:t>
            </w:r>
            <w:r>
              <w:rPr>
                <w:noProof/>
                <w:webHidden/>
              </w:rPr>
              <w:tab/>
            </w:r>
            <w:r>
              <w:rPr>
                <w:noProof/>
                <w:webHidden/>
              </w:rPr>
              <w:fldChar w:fldCharType="begin"/>
            </w:r>
            <w:r>
              <w:rPr>
                <w:noProof/>
                <w:webHidden/>
              </w:rPr>
              <w:instrText xml:space="preserve"> PAGEREF _Toc169085227 \h </w:instrText>
            </w:r>
            <w:r>
              <w:rPr>
                <w:noProof/>
                <w:webHidden/>
              </w:rPr>
            </w:r>
            <w:r>
              <w:rPr>
                <w:noProof/>
                <w:webHidden/>
              </w:rPr>
              <w:fldChar w:fldCharType="separate"/>
            </w:r>
            <w:r>
              <w:rPr>
                <w:noProof/>
                <w:webHidden/>
              </w:rPr>
              <w:t>44</w:t>
            </w:r>
            <w:r>
              <w:rPr>
                <w:noProof/>
                <w:webHidden/>
              </w:rPr>
              <w:fldChar w:fldCharType="end"/>
            </w:r>
          </w:hyperlink>
        </w:p>
        <w:p w14:paraId="09B3ACBA" w14:textId="3F8AA635"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8" w:history="1">
            <w:r w:rsidRPr="0079174A">
              <w:rPr>
                <w:rStyle w:val="Collegamentoipertestuale"/>
                <w:noProof/>
              </w:rPr>
              <w:t>2.9.8</w:t>
            </w:r>
            <w:r>
              <w:rPr>
                <w:rFonts w:asciiTheme="minorHAnsi" w:eastAsiaTheme="minorEastAsia" w:hAnsiTheme="minorHAnsi" w:cstheme="minorBidi"/>
                <w:i w:val="0"/>
                <w:noProof/>
                <w:spacing w:val="0"/>
                <w:lang w:eastAsia="it-IT"/>
              </w:rPr>
              <w:tab/>
            </w:r>
            <w:r w:rsidRPr="0079174A">
              <w:rPr>
                <w:rStyle w:val="Collegamentoipertestuale"/>
                <w:noProof/>
              </w:rPr>
              <w:t>Impact</w:t>
            </w:r>
            <w:r>
              <w:rPr>
                <w:noProof/>
                <w:webHidden/>
              </w:rPr>
              <w:tab/>
            </w:r>
            <w:r>
              <w:rPr>
                <w:noProof/>
                <w:webHidden/>
              </w:rPr>
              <w:fldChar w:fldCharType="begin"/>
            </w:r>
            <w:r>
              <w:rPr>
                <w:noProof/>
                <w:webHidden/>
              </w:rPr>
              <w:instrText xml:space="preserve"> PAGEREF _Toc169085228 \h </w:instrText>
            </w:r>
            <w:r>
              <w:rPr>
                <w:noProof/>
                <w:webHidden/>
              </w:rPr>
            </w:r>
            <w:r>
              <w:rPr>
                <w:noProof/>
                <w:webHidden/>
              </w:rPr>
              <w:fldChar w:fldCharType="separate"/>
            </w:r>
            <w:r>
              <w:rPr>
                <w:noProof/>
                <w:webHidden/>
              </w:rPr>
              <w:t>45</w:t>
            </w:r>
            <w:r>
              <w:rPr>
                <w:noProof/>
                <w:webHidden/>
              </w:rPr>
              <w:fldChar w:fldCharType="end"/>
            </w:r>
          </w:hyperlink>
        </w:p>
        <w:p w14:paraId="4CF610C5" w14:textId="52EC884C"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29" w:history="1">
            <w:r w:rsidRPr="0079174A">
              <w:rPr>
                <w:rStyle w:val="Collegamentoipertestuale"/>
                <w:noProof/>
              </w:rPr>
              <w:t>2.10</w:t>
            </w:r>
            <w:r>
              <w:rPr>
                <w:rFonts w:asciiTheme="minorHAnsi" w:eastAsiaTheme="minorEastAsia" w:hAnsiTheme="minorHAnsi" w:cstheme="minorBidi"/>
                <w:smallCaps w:val="0"/>
                <w:noProof/>
                <w:spacing w:val="0"/>
                <w:sz w:val="22"/>
                <w:lang w:eastAsia="it-IT"/>
              </w:rPr>
              <w:tab/>
            </w:r>
            <w:r w:rsidRPr="0079174A">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_Toc169085229 \h </w:instrText>
            </w:r>
            <w:r>
              <w:rPr>
                <w:noProof/>
                <w:webHidden/>
              </w:rPr>
            </w:r>
            <w:r>
              <w:rPr>
                <w:noProof/>
                <w:webHidden/>
              </w:rPr>
              <w:fldChar w:fldCharType="separate"/>
            </w:r>
            <w:r>
              <w:rPr>
                <w:noProof/>
                <w:webHidden/>
              </w:rPr>
              <w:t>47</w:t>
            </w:r>
            <w:r>
              <w:rPr>
                <w:noProof/>
                <w:webHidden/>
              </w:rPr>
              <w:fldChar w:fldCharType="end"/>
            </w:r>
          </w:hyperlink>
        </w:p>
        <w:p w14:paraId="16EE2E0F" w14:textId="25867EF1"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0" w:history="1">
            <w:r w:rsidRPr="0079174A">
              <w:rPr>
                <w:rStyle w:val="Collegamentoipertestuale"/>
                <w:noProof/>
              </w:rPr>
              <w:t>2.10.1</w:t>
            </w:r>
            <w:r>
              <w:rPr>
                <w:rFonts w:asciiTheme="minorHAnsi" w:eastAsiaTheme="minorEastAsia" w:hAnsiTheme="minorHAnsi" w:cstheme="minorBidi"/>
                <w:i w:val="0"/>
                <w:noProof/>
                <w:spacing w:val="0"/>
                <w:lang w:eastAsia="it-IT"/>
              </w:rPr>
              <w:tab/>
            </w:r>
            <w:r w:rsidRPr="0079174A">
              <w:rPr>
                <w:rStyle w:val="Collegamentoipertestuale"/>
                <w:noProof/>
              </w:rPr>
              <w:t>Q2 2022 vs Q3 2023</w:t>
            </w:r>
            <w:r>
              <w:rPr>
                <w:noProof/>
                <w:webHidden/>
              </w:rPr>
              <w:tab/>
            </w:r>
            <w:r>
              <w:rPr>
                <w:noProof/>
                <w:webHidden/>
              </w:rPr>
              <w:fldChar w:fldCharType="begin"/>
            </w:r>
            <w:r>
              <w:rPr>
                <w:noProof/>
                <w:webHidden/>
              </w:rPr>
              <w:instrText xml:space="preserve"> PAGEREF _Toc169085230 \h </w:instrText>
            </w:r>
            <w:r>
              <w:rPr>
                <w:noProof/>
                <w:webHidden/>
              </w:rPr>
            </w:r>
            <w:r>
              <w:rPr>
                <w:noProof/>
                <w:webHidden/>
              </w:rPr>
              <w:fldChar w:fldCharType="separate"/>
            </w:r>
            <w:r>
              <w:rPr>
                <w:noProof/>
                <w:webHidden/>
              </w:rPr>
              <w:t>47</w:t>
            </w:r>
            <w:r>
              <w:rPr>
                <w:noProof/>
                <w:webHidden/>
              </w:rPr>
              <w:fldChar w:fldCharType="end"/>
            </w:r>
          </w:hyperlink>
        </w:p>
        <w:p w14:paraId="4A69BCC8" w14:textId="5AF6911C"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1" w:history="1">
            <w:r w:rsidRPr="0079174A">
              <w:rPr>
                <w:rStyle w:val="Collegamentoipertestuale"/>
                <w:noProof/>
              </w:rPr>
              <w:t>2.10.2</w:t>
            </w:r>
            <w:r>
              <w:rPr>
                <w:rFonts w:asciiTheme="minorHAnsi" w:eastAsiaTheme="minorEastAsia" w:hAnsiTheme="minorHAnsi" w:cstheme="minorBidi"/>
                <w:i w:val="0"/>
                <w:noProof/>
                <w:spacing w:val="0"/>
                <w:lang w:eastAsia="it-IT"/>
              </w:rPr>
              <w:tab/>
            </w:r>
            <w:r w:rsidRPr="0079174A">
              <w:rPr>
                <w:rStyle w:val="Collegamentoipertestuale"/>
                <w:noProof/>
              </w:rPr>
              <w:t>Provenienza delle cyber minacce</w:t>
            </w:r>
            <w:r>
              <w:rPr>
                <w:noProof/>
                <w:webHidden/>
              </w:rPr>
              <w:tab/>
            </w:r>
            <w:r>
              <w:rPr>
                <w:noProof/>
                <w:webHidden/>
              </w:rPr>
              <w:fldChar w:fldCharType="begin"/>
            </w:r>
            <w:r>
              <w:rPr>
                <w:noProof/>
                <w:webHidden/>
              </w:rPr>
              <w:instrText xml:space="preserve"> PAGEREF _Toc169085231 \h </w:instrText>
            </w:r>
            <w:r>
              <w:rPr>
                <w:noProof/>
                <w:webHidden/>
              </w:rPr>
            </w:r>
            <w:r>
              <w:rPr>
                <w:noProof/>
                <w:webHidden/>
              </w:rPr>
              <w:fldChar w:fldCharType="separate"/>
            </w:r>
            <w:r>
              <w:rPr>
                <w:noProof/>
                <w:webHidden/>
              </w:rPr>
              <w:t>48</w:t>
            </w:r>
            <w:r>
              <w:rPr>
                <w:noProof/>
                <w:webHidden/>
              </w:rPr>
              <w:fldChar w:fldCharType="end"/>
            </w:r>
          </w:hyperlink>
        </w:p>
        <w:p w14:paraId="557C1B7F" w14:textId="3AB62DEE"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2" w:history="1">
            <w:r w:rsidRPr="0079174A">
              <w:rPr>
                <w:rStyle w:val="Collegamentoipertestuale"/>
                <w:noProof/>
              </w:rPr>
              <w:t>2.10.3</w:t>
            </w:r>
            <w:r>
              <w:rPr>
                <w:rFonts w:asciiTheme="minorHAnsi" w:eastAsiaTheme="minorEastAsia" w:hAnsiTheme="minorHAnsi" w:cstheme="minorBidi"/>
                <w:i w:val="0"/>
                <w:noProof/>
                <w:spacing w:val="0"/>
                <w:lang w:eastAsia="it-IT"/>
              </w:rPr>
              <w:tab/>
            </w:r>
            <w:r w:rsidRPr="0079174A">
              <w:rPr>
                <w:rStyle w:val="Collegamentoipertestuale"/>
                <w:noProof/>
              </w:rPr>
              <w:t>Stime dei costi futuri</w:t>
            </w:r>
            <w:r>
              <w:rPr>
                <w:noProof/>
                <w:webHidden/>
              </w:rPr>
              <w:tab/>
            </w:r>
            <w:r>
              <w:rPr>
                <w:noProof/>
                <w:webHidden/>
              </w:rPr>
              <w:fldChar w:fldCharType="begin"/>
            </w:r>
            <w:r>
              <w:rPr>
                <w:noProof/>
                <w:webHidden/>
              </w:rPr>
              <w:instrText xml:space="preserve"> PAGEREF _Toc169085232 \h </w:instrText>
            </w:r>
            <w:r>
              <w:rPr>
                <w:noProof/>
                <w:webHidden/>
              </w:rPr>
            </w:r>
            <w:r>
              <w:rPr>
                <w:noProof/>
                <w:webHidden/>
              </w:rPr>
              <w:fldChar w:fldCharType="separate"/>
            </w:r>
            <w:r>
              <w:rPr>
                <w:noProof/>
                <w:webHidden/>
              </w:rPr>
              <w:t>49</w:t>
            </w:r>
            <w:r>
              <w:rPr>
                <w:noProof/>
                <w:webHidden/>
              </w:rPr>
              <w:fldChar w:fldCharType="end"/>
            </w:r>
          </w:hyperlink>
        </w:p>
        <w:p w14:paraId="1537C4FC" w14:textId="03F72A1E"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33" w:history="1">
            <w:r w:rsidRPr="0079174A">
              <w:rPr>
                <w:rStyle w:val="Collegamentoipertestuale"/>
                <w:noProof/>
              </w:rPr>
              <w:t>2.11</w:t>
            </w:r>
            <w:r>
              <w:rPr>
                <w:rFonts w:asciiTheme="minorHAnsi" w:eastAsiaTheme="minorEastAsia" w:hAnsiTheme="minorHAnsi" w:cstheme="minorBidi"/>
                <w:smallCaps w:val="0"/>
                <w:noProof/>
                <w:spacing w:val="0"/>
                <w:sz w:val="22"/>
                <w:lang w:eastAsia="it-IT"/>
              </w:rPr>
              <w:tab/>
            </w:r>
            <w:r w:rsidRPr="0079174A">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_Toc169085233 \h </w:instrText>
            </w:r>
            <w:r>
              <w:rPr>
                <w:noProof/>
                <w:webHidden/>
              </w:rPr>
            </w:r>
            <w:r>
              <w:rPr>
                <w:noProof/>
                <w:webHidden/>
              </w:rPr>
              <w:fldChar w:fldCharType="separate"/>
            </w:r>
            <w:r>
              <w:rPr>
                <w:noProof/>
                <w:webHidden/>
              </w:rPr>
              <w:t>50</w:t>
            </w:r>
            <w:r>
              <w:rPr>
                <w:noProof/>
                <w:webHidden/>
              </w:rPr>
              <w:fldChar w:fldCharType="end"/>
            </w:r>
          </w:hyperlink>
        </w:p>
        <w:p w14:paraId="178CB5F7" w14:textId="7C76E5A8" w:rsidR="00182917" w:rsidRDefault="00182917">
          <w:pPr>
            <w:pStyle w:val="Sommario1"/>
            <w:rPr>
              <w:rFonts w:asciiTheme="minorHAnsi" w:eastAsiaTheme="minorEastAsia" w:hAnsiTheme="minorHAnsi" w:cstheme="minorBidi"/>
              <w:b w:val="0"/>
              <w:smallCaps w:val="0"/>
              <w:noProof/>
              <w:spacing w:val="0"/>
              <w:sz w:val="22"/>
              <w:lang w:eastAsia="it-IT"/>
            </w:rPr>
          </w:pPr>
          <w:hyperlink w:anchor="_Toc169085234" w:history="1">
            <w:r w:rsidRPr="0079174A">
              <w:rPr>
                <w:rStyle w:val="Collegamentoipertestuale"/>
                <w:noProof/>
              </w:rPr>
              <w:t>Capitolo III</w:t>
            </w:r>
            <w:r>
              <w:rPr>
                <w:noProof/>
                <w:webHidden/>
              </w:rPr>
              <w:tab/>
            </w:r>
            <w:r>
              <w:rPr>
                <w:noProof/>
                <w:webHidden/>
              </w:rPr>
              <w:fldChar w:fldCharType="begin"/>
            </w:r>
            <w:r>
              <w:rPr>
                <w:noProof/>
                <w:webHidden/>
              </w:rPr>
              <w:instrText xml:space="preserve"> PAGEREF _Toc169085234 \h </w:instrText>
            </w:r>
            <w:r>
              <w:rPr>
                <w:noProof/>
                <w:webHidden/>
              </w:rPr>
            </w:r>
            <w:r>
              <w:rPr>
                <w:noProof/>
                <w:webHidden/>
              </w:rPr>
              <w:fldChar w:fldCharType="separate"/>
            </w:r>
            <w:r>
              <w:rPr>
                <w:noProof/>
                <w:webHidden/>
              </w:rPr>
              <w:t>53</w:t>
            </w:r>
            <w:r>
              <w:rPr>
                <w:noProof/>
                <w:webHidden/>
              </w:rPr>
              <w:fldChar w:fldCharType="end"/>
            </w:r>
          </w:hyperlink>
        </w:p>
        <w:p w14:paraId="0C2D83F9" w14:textId="35D54034" w:rsidR="00182917" w:rsidRDefault="00182917">
          <w:pPr>
            <w:pStyle w:val="Sommario2"/>
            <w:rPr>
              <w:rFonts w:asciiTheme="minorHAnsi" w:eastAsiaTheme="minorEastAsia" w:hAnsiTheme="minorHAnsi" w:cstheme="minorBidi"/>
              <w:smallCaps w:val="0"/>
              <w:noProof/>
              <w:spacing w:val="0"/>
              <w:sz w:val="22"/>
              <w:lang w:eastAsia="it-IT"/>
            </w:rPr>
          </w:pPr>
          <w:hyperlink w:anchor="_Toc169085235" w:history="1">
            <w:r w:rsidRPr="0079174A">
              <w:rPr>
                <w:rStyle w:val="Collegamentoipertestuale"/>
                <w:noProof/>
              </w:rPr>
              <w:t>Sperimentazione</w:t>
            </w:r>
            <w:r>
              <w:rPr>
                <w:noProof/>
                <w:webHidden/>
              </w:rPr>
              <w:tab/>
            </w:r>
            <w:r>
              <w:rPr>
                <w:noProof/>
                <w:webHidden/>
              </w:rPr>
              <w:fldChar w:fldCharType="begin"/>
            </w:r>
            <w:r>
              <w:rPr>
                <w:noProof/>
                <w:webHidden/>
              </w:rPr>
              <w:instrText xml:space="preserve"> PAGEREF _Toc169085235 \h </w:instrText>
            </w:r>
            <w:r>
              <w:rPr>
                <w:noProof/>
                <w:webHidden/>
              </w:rPr>
            </w:r>
            <w:r>
              <w:rPr>
                <w:noProof/>
                <w:webHidden/>
              </w:rPr>
              <w:fldChar w:fldCharType="separate"/>
            </w:r>
            <w:r>
              <w:rPr>
                <w:noProof/>
                <w:webHidden/>
              </w:rPr>
              <w:t>53</w:t>
            </w:r>
            <w:r>
              <w:rPr>
                <w:noProof/>
                <w:webHidden/>
              </w:rPr>
              <w:fldChar w:fldCharType="end"/>
            </w:r>
          </w:hyperlink>
        </w:p>
        <w:p w14:paraId="492CA69F" w14:textId="4ECC2303"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37" w:history="1">
            <w:r w:rsidRPr="0079174A">
              <w:rPr>
                <w:rStyle w:val="Collegamentoipertestuale"/>
                <w:noProof/>
              </w:rPr>
              <w:t>3.1</w:t>
            </w:r>
            <w:r>
              <w:rPr>
                <w:rFonts w:asciiTheme="minorHAnsi" w:eastAsiaTheme="minorEastAsia" w:hAnsiTheme="minorHAnsi" w:cstheme="minorBidi"/>
                <w:smallCaps w:val="0"/>
                <w:noProof/>
                <w:spacing w:val="0"/>
                <w:sz w:val="22"/>
                <w:lang w:eastAsia="it-IT"/>
              </w:rPr>
              <w:tab/>
            </w:r>
            <w:r w:rsidRPr="0079174A">
              <w:rPr>
                <w:rStyle w:val="Collegamentoipertestuale"/>
                <w:noProof/>
              </w:rPr>
              <w:t>STIX</w:t>
            </w:r>
            <w:r>
              <w:rPr>
                <w:noProof/>
                <w:webHidden/>
              </w:rPr>
              <w:tab/>
            </w:r>
            <w:r>
              <w:rPr>
                <w:noProof/>
                <w:webHidden/>
              </w:rPr>
              <w:fldChar w:fldCharType="begin"/>
            </w:r>
            <w:r>
              <w:rPr>
                <w:noProof/>
                <w:webHidden/>
              </w:rPr>
              <w:instrText xml:space="preserve"> PAGEREF _Toc169085237 \h </w:instrText>
            </w:r>
            <w:r>
              <w:rPr>
                <w:noProof/>
                <w:webHidden/>
              </w:rPr>
            </w:r>
            <w:r>
              <w:rPr>
                <w:noProof/>
                <w:webHidden/>
              </w:rPr>
              <w:fldChar w:fldCharType="separate"/>
            </w:r>
            <w:r>
              <w:rPr>
                <w:noProof/>
                <w:webHidden/>
              </w:rPr>
              <w:t>54</w:t>
            </w:r>
            <w:r>
              <w:rPr>
                <w:noProof/>
                <w:webHidden/>
              </w:rPr>
              <w:fldChar w:fldCharType="end"/>
            </w:r>
          </w:hyperlink>
        </w:p>
        <w:p w14:paraId="51010052" w14:textId="71725F6A"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8" w:history="1">
            <w:r w:rsidRPr="0079174A">
              <w:rPr>
                <w:rStyle w:val="Collegamentoipertestuale"/>
                <w:noProof/>
              </w:rPr>
              <w:t>3.1.1</w:t>
            </w:r>
            <w:r>
              <w:rPr>
                <w:rFonts w:asciiTheme="minorHAnsi" w:eastAsiaTheme="minorEastAsia" w:hAnsiTheme="minorHAnsi" w:cstheme="minorBidi"/>
                <w:i w:val="0"/>
                <w:noProof/>
                <w:spacing w:val="0"/>
                <w:lang w:eastAsia="it-IT"/>
              </w:rPr>
              <w:tab/>
            </w:r>
            <w:r w:rsidRPr="0079174A">
              <w:rPr>
                <w:rStyle w:val="Collegamentoipertestuale"/>
                <w:noProof/>
              </w:rPr>
              <w:t>Framework, librerie e modelli utilizzati</w:t>
            </w:r>
            <w:r>
              <w:rPr>
                <w:noProof/>
                <w:webHidden/>
              </w:rPr>
              <w:tab/>
            </w:r>
            <w:r>
              <w:rPr>
                <w:noProof/>
                <w:webHidden/>
              </w:rPr>
              <w:fldChar w:fldCharType="begin"/>
            </w:r>
            <w:r>
              <w:rPr>
                <w:noProof/>
                <w:webHidden/>
              </w:rPr>
              <w:instrText xml:space="preserve"> PAGEREF _Toc169085238 \h </w:instrText>
            </w:r>
            <w:r>
              <w:rPr>
                <w:noProof/>
                <w:webHidden/>
              </w:rPr>
            </w:r>
            <w:r>
              <w:rPr>
                <w:noProof/>
                <w:webHidden/>
              </w:rPr>
              <w:fldChar w:fldCharType="separate"/>
            </w:r>
            <w:r>
              <w:rPr>
                <w:noProof/>
                <w:webHidden/>
              </w:rPr>
              <w:t>54</w:t>
            </w:r>
            <w:r>
              <w:rPr>
                <w:noProof/>
                <w:webHidden/>
              </w:rPr>
              <w:fldChar w:fldCharType="end"/>
            </w:r>
          </w:hyperlink>
        </w:p>
        <w:p w14:paraId="2E762C79" w14:textId="283B0DCD"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9" w:history="1">
            <w:r w:rsidRPr="0079174A">
              <w:rPr>
                <w:rStyle w:val="Collegamentoipertestuale"/>
                <w:noProof/>
              </w:rPr>
              <w:t>3.1.2</w:t>
            </w:r>
            <w:r>
              <w:rPr>
                <w:rFonts w:asciiTheme="minorHAnsi" w:eastAsiaTheme="minorEastAsia" w:hAnsiTheme="minorHAnsi" w:cstheme="minorBidi"/>
                <w:i w:val="0"/>
                <w:noProof/>
                <w:spacing w:val="0"/>
                <w:lang w:eastAsia="it-IT"/>
              </w:rPr>
              <w:tab/>
            </w:r>
            <w:r w:rsidRPr="0079174A">
              <w:rPr>
                <w:rStyle w:val="Collegamentoipertestuale"/>
                <w:noProof/>
              </w:rPr>
              <w:t>Tipo di dati manipolato – STIX Object e dict</w:t>
            </w:r>
            <w:r>
              <w:rPr>
                <w:noProof/>
                <w:webHidden/>
              </w:rPr>
              <w:tab/>
            </w:r>
            <w:r>
              <w:rPr>
                <w:noProof/>
                <w:webHidden/>
              </w:rPr>
              <w:fldChar w:fldCharType="begin"/>
            </w:r>
            <w:r>
              <w:rPr>
                <w:noProof/>
                <w:webHidden/>
              </w:rPr>
              <w:instrText xml:space="preserve"> PAGEREF _Toc169085239 \h </w:instrText>
            </w:r>
            <w:r>
              <w:rPr>
                <w:noProof/>
                <w:webHidden/>
              </w:rPr>
            </w:r>
            <w:r>
              <w:rPr>
                <w:noProof/>
                <w:webHidden/>
              </w:rPr>
              <w:fldChar w:fldCharType="separate"/>
            </w:r>
            <w:r>
              <w:rPr>
                <w:noProof/>
                <w:webHidden/>
              </w:rPr>
              <w:t>55</w:t>
            </w:r>
            <w:r>
              <w:rPr>
                <w:noProof/>
                <w:webHidden/>
              </w:rPr>
              <w:fldChar w:fldCharType="end"/>
            </w:r>
          </w:hyperlink>
        </w:p>
        <w:p w14:paraId="0694D9E7" w14:textId="12F7FB6A" w:rsidR="00182917" w:rsidRDefault="00182917">
          <w:pPr>
            <w:pStyle w:val="Sommario2"/>
            <w:rPr>
              <w:rFonts w:asciiTheme="minorHAnsi" w:eastAsiaTheme="minorEastAsia" w:hAnsiTheme="minorHAnsi" w:cstheme="minorBidi"/>
              <w:smallCaps w:val="0"/>
              <w:noProof/>
              <w:spacing w:val="0"/>
              <w:sz w:val="22"/>
              <w:lang w:eastAsia="it-IT"/>
            </w:rPr>
          </w:pPr>
          <w:hyperlink w:anchor="_Toc169085240" w:history="1">
            <w:r w:rsidRPr="0079174A">
              <w:rPr>
                <w:rStyle w:val="Collegamentoipertestuale"/>
                <w:noProof/>
              </w:rPr>
              <w:t>Strutturazione package e directory</w:t>
            </w:r>
            <w:r>
              <w:rPr>
                <w:noProof/>
                <w:webHidden/>
              </w:rPr>
              <w:tab/>
            </w:r>
            <w:r>
              <w:rPr>
                <w:noProof/>
                <w:webHidden/>
              </w:rPr>
              <w:fldChar w:fldCharType="begin"/>
            </w:r>
            <w:r>
              <w:rPr>
                <w:noProof/>
                <w:webHidden/>
              </w:rPr>
              <w:instrText xml:space="preserve"> PAGEREF _Toc169085240 \h </w:instrText>
            </w:r>
            <w:r>
              <w:rPr>
                <w:noProof/>
                <w:webHidden/>
              </w:rPr>
            </w:r>
            <w:r>
              <w:rPr>
                <w:noProof/>
                <w:webHidden/>
              </w:rPr>
              <w:fldChar w:fldCharType="separate"/>
            </w:r>
            <w:r>
              <w:rPr>
                <w:noProof/>
                <w:webHidden/>
              </w:rPr>
              <w:t>57</w:t>
            </w:r>
            <w:r>
              <w:rPr>
                <w:noProof/>
                <w:webHidden/>
              </w:rPr>
              <w:fldChar w:fldCharType="end"/>
            </w:r>
          </w:hyperlink>
        </w:p>
        <w:p w14:paraId="17783263" w14:textId="353CBAD2"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41" w:history="1">
            <w:r w:rsidRPr="0079174A">
              <w:rPr>
                <w:rStyle w:val="Collegamentoipertestuale"/>
                <w:noProof/>
              </w:rPr>
              <w:t>3.2</w:t>
            </w:r>
            <w:r>
              <w:rPr>
                <w:rFonts w:asciiTheme="minorHAnsi" w:eastAsiaTheme="minorEastAsia" w:hAnsiTheme="minorHAnsi" w:cstheme="minorBidi"/>
                <w:smallCaps w:val="0"/>
                <w:noProof/>
                <w:spacing w:val="0"/>
                <w:sz w:val="22"/>
                <w:lang w:eastAsia="it-IT"/>
              </w:rPr>
              <w:tab/>
            </w:r>
            <w:r w:rsidRPr="0079174A">
              <w:rPr>
                <w:rStyle w:val="Collegamentoipertestuale"/>
                <w:noProof/>
              </w:rPr>
              <w:t>Architettura</w:t>
            </w:r>
            <w:r>
              <w:rPr>
                <w:noProof/>
                <w:webHidden/>
              </w:rPr>
              <w:tab/>
            </w:r>
            <w:r>
              <w:rPr>
                <w:noProof/>
                <w:webHidden/>
              </w:rPr>
              <w:fldChar w:fldCharType="begin"/>
            </w:r>
            <w:r>
              <w:rPr>
                <w:noProof/>
                <w:webHidden/>
              </w:rPr>
              <w:instrText xml:space="preserve"> PAGEREF _Toc169085241 \h </w:instrText>
            </w:r>
            <w:r>
              <w:rPr>
                <w:noProof/>
                <w:webHidden/>
              </w:rPr>
            </w:r>
            <w:r>
              <w:rPr>
                <w:noProof/>
                <w:webHidden/>
              </w:rPr>
              <w:fldChar w:fldCharType="separate"/>
            </w:r>
            <w:r>
              <w:rPr>
                <w:noProof/>
                <w:webHidden/>
              </w:rPr>
              <w:t>57</w:t>
            </w:r>
            <w:r>
              <w:rPr>
                <w:noProof/>
                <w:webHidden/>
              </w:rPr>
              <w:fldChar w:fldCharType="end"/>
            </w:r>
          </w:hyperlink>
        </w:p>
        <w:p w14:paraId="7931ADAB" w14:textId="4F1B415C"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42" w:history="1">
            <w:r w:rsidRPr="0079174A">
              <w:rPr>
                <w:rStyle w:val="Collegamentoipertestuale"/>
                <w:noProof/>
              </w:rPr>
              <w:t>3.2.1</w:t>
            </w:r>
            <w:r>
              <w:rPr>
                <w:rFonts w:asciiTheme="minorHAnsi" w:eastAsiaTheme="minorEastAsia" w:hAnsiTheme="minorHAnsi" w:cstheme="minorBidi"/>
                <w:i w:val="0"/>
                <w:noProof/>
                <w:spacing w:val="0"/>
                <w:lang w:eastAsia="it-IT"/>
              </w:rPr>
              <w:tab/>
            </w:r>
            <w:r w:rsidRPr="0079174A">
              <w:rPr>
                <w:rStyle w:val="Collegamentoipertestuale"/>
                <w:noProof/>
              </w:rPr>
              <w:t>Componenti dell’architettura</w:t>
            </w:r>
            <w:r>
              <w:rPr>
                <w:noProof/>
                <w:webHidden/>
              </w:rPr>
              <w:tab/>
            </w:r>
            <w:r>
              <w:rPr>
                <w:noProof/>
                <w:webHidden/>
              </w:rPr>
              <w:fldChar w:fldCharType="begin"/>
            </w:r>
            <w:r>
              <w:rPr>
                <w:noProof/>
                <w:webHidden/>
              </w:rPr>
              <w:instrText xml:space="preserve"> PAGEREF _Toc169085242 \h </w:instrText>
            </w:r>
            <w:r>
              <w:rPr>
                <w:noProof/>
                <w:webHidden/>
              </w:rPr>
            </w:r>
            <w:r>
              <w:rPr>
                <w:noProof/>
                <w:webHidden/>
              </w:rPr>
              <w:fldChar w:fldCharType="separate"/>
            </w:r>
            <w:r>
              <w:rPr>
                <w:noProof/>
                <w:webHidden/>
              </w:rPr>
              <w:t>59</w:t>
            </w:r>
            <w:r>
              <w:rPr>
                <w:noProof/>
                <w:webHidden/>
              </w:rPr>
              <w:fldChar w:fldCharType="end"/>
            </w:r>
          </w:hyperlink>
        </w:p>
        <w:p w14:paraId="01E071AF" w14:textId="1BBA828D"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43" w:history="1">
            <w:r w:rsidRPr="0079174A">
              <w:rPr>
                <w:rStyle w:val="Collegamentoipertestuale"/>
                <w:noProof/>
              </w:rPr>
              <w:t>3.3</w:t>
            </w:r>
            <w:r>
              <w:rPr>
                <w:rFonts w:asciiTheme="minorHAnsi" w:eastAsiaTheme="minorEastAsia" w:hAnsiTheme="minorHAnsi" w:cstheme="minorBidi"/>
                <w:smallCaps w:val="0"/>
                <w:noProof/>
                <w:spacing w:val="0"/>
                <w:sz w:val="22"/>
                <w:lang w:eastAsia="it-IT"/>
              </w:rPr>
              <w:tab/>
            </w:r>
            <w:r w:rsidRPr="0079174A">
              <w:rPr>
                <w:rStyle w:val="Collegamentoipertestuale"/>
                <w:noProof/>
              </w:rPr>
              <w:t>stix&amp;vu</w:t>
            </w:r>
            <w:r w:rsidRPr="0079174A">
              <w:rPr>
                <w:rStyle w:val="Collegamentoipertestuale"/>
                <w:noProof/>
              </w:rPr>
              <w:t>l</w:t>
            </w:r>
            <w:r w:rsidRPr="0079174A">
              <w:rPr>
                <w:rStyle w:val="Collegamentoipertestuale"/>
                <w:noProof/>
              </w:rPr>
              <w:t>nerability</w:t>
            </w:r>
            <w:r>
              <w:rPr>
                <w:noProof/>
                <w:webHidden/>
              </w:rPr>
              <w:tab/>
            </w:r>
            <w:r>
              <w:rPr>
                <w:noProof/>
                <w:webHidden/>
              </w:rPr>
              <w:fldChar w:fldCharType="begin"/>
            </w:r>
            <w:r>
              <w:rPr>
                <w:noProof/>
                <w:webHidden/>
              </w:rPr>
              <w:instrText xml:space="preserve"> PAGEREF _Toc169085243 \h </w:instrText>
            </w:r>
            <w:r>
              <w:rPr>
                <w:noProof/>
                <w:webHidden/>
              </w:rPr>
            </w:r>
            <w:r>
              <w:rPr>
                <w:noProof/>
                <w:webHidden/>
              </w:rPr>
              <w:fldChar w:fldCharType="separate"/>
            </w:r>
            <w:r>
              <w:rPr>
                <w:noProof/>
                <w:webHidden/>
              </w:rPr>
              <w:t>60</w:t>
            </w:r>
            <w:r>
              <w:rPr>
                <w:noProof/>
                <w:webHidden/>
              </w:rPr>
              <w:fldChar w:fldCharType="end"/>
            </w:r>
          </w:hyperlink>
        </w:p>
        <w:p w14:paraId="1A760418" w14:textId="4E17AB2A"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44" w:history="1">
            <w:r w:rsidRPr="0079174A">
              <w:rPr>
                <w:rStyle w:val="Collegamentoipertestuale"/>
                <w:noProof/>
              </w:rPr>
              <w:t>3.3.1</w:t>
            </w:r>
            <w:r>
              <w:rPr>
                <w:rFonts w:asciiTheme="minorHAnsi" w:eastAsiaTheme="minorEastAsia" w:hAnsiTheme="minorHAnsi" w:cstheme="minorBidi"/>
                <w:i w:val="0"/>
                <w:noProof/>
                <w:spacing w:val="0"/>
                <w:lang w:eastAsia="it-IT"/>
              </w:rPr>
              <w:tab/>
            </w:r>
            <w:r w:rsidRPr="0079174A">
              <w:rPr>
                <w:rStyle w:val="Collegamentoipertestuale"/>
                <w:noProof/>
              </w:rPr>
              <w:t>Singleton</w:t>
            </w:r>
            <w:r>
              <w:rPr>
                <w:noProof/>
                <w:webHidden/>
              </w:rPr>
              <w:tab/>
            </w:r>
            <w:r>
              <w:rPr>
                <w:noProof/>
                <w:webHidden/>
              </w:rPr>
              <w:fldChar w:fldCharType="begin"/>
            </w:r>
            <w:r>
              <w:rPr>
                <w:noProof/>
                <w:webHidden/>
              </w:rPr>
              <w:instrText xml:space="preserve"> PAGEREF _Toc169085244 \h </w:instrText>
            </w:r>
            <w:r>
              <w:rPr>
                <w:noProof/>
                <w:webHidden/>
              </w:rPr>
            </w:r>
            <w:r>
              <w:rPr>
                <w:noProof/>
                <w:webHidden/>
              </w:rPr>
              <w:fldChar w:fldCharType="separate"/>
            </w:r>
            <w:r>
              <w:rPr>
                <w:noProof/>
                <w:webHidden/>
              </w:rPr>
              <w:t>60</w:t>
            </w:r>
            <w:r>
              <w:rPr>
                <w:noProof/>
                <w:webHidden/>
              </w:rPr>
              <w:fldChar w:fldCharType="end"/>
            </w:r>
          </w:hyperlink>
        </w:p>
        <w:p w14:paraId="3C87C511" w14:textId="6AB04341"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45" w:history="1">
            <w:r w:rsidRPr="0079174A">
              <w:rPr>
                <w:rStyle w:val="Collegamentoipertestuale"/>
                <w:noProof/>
              </w:rPr>
              <w:t>3.3.2</w:t>
            </w:r>
            <w:r>
              <w:rPr>
                <w:rFonts w:asciiTheme="minorHAnsi" w:eastAsiaTheme="minorEastAsia" w:hAnsiTheme="minorHAnsi" w:cstheme="minorBidi"/>
                <w:i w:val="0"/>
                <w:noProof/>
                <w:spacing w:val="0"/>
                <w:lang w:eastAsia="it-IT"/>
              </w:rPr>
              <w:tab/>
            </w:r>
            <w:r w:rsidRPr="0079174A">
              <w:rPr>
                <w:rStyle w:val="Collegamentoipertestuale"/>
                <w:noProof/>
              </w:rPr>
              <w:t>Interfaccia per MITRE data</w:t>
            </w:r>
            <w:r>
              <w:rPr>
                <w:noProof/>
                <w:webHidden/>
              </w:rPr>
              <w:tab/>
            </w:r>
            <w:r>
              <w:rPr>
                <w:noProof/>
                <w:webHidden/>
              </w:rPr>
              <w:fldChar w:fldCharType="begin"/>
            </w:r>
            <w:r>
              <w:rPr>
                <w:noProof/>
                <w:webHidden/>
              </w:rPr>
              <w:instrText xml:space="preserve"> PAGEREF _Toc169085245 \h </w:instrText>
            </w:r>
            <w:r>
              <w:rPr>
                <w:noProof/>
                <w:webHidden/>
              </w:rPr>
            </w:r>
            <w:r>
              <w:rPr>
                <w:noProof/>
                <w:webHidden/>
              </w:rPr>
              <w:fldChar w:fldCharType="separate"/>
            </w:r>
            <w:r>
              <w:rPr>
                <w:noProof/>
                <w:webHidden/>
              </w:rPr>
              <w:t>61</w:t>
            </w:r>
            <w:r>
              <w:rPr>
                <w:noProof/>
                <w:webHidden/>
              </w:rPr>
              <w:fldChar w:fldCharType="end"/>
            </w:r>
          </w:hyperlink>
        </w:p>
        <w:p w14:paraId="3F9FFE6F" w14:textId="0256A83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46" w:history="1">
            <w:r w:rsidRPr="0079174A">
              <w:rPr>
                <w:rStyle w:val="Collegamentoipertestuale"/>
                <w:noProof/>
              </w:rPr>
              <w:t>3.3.2.1</w:t>
            </w:r>
            <w:r>
              <w:rPr>
                <w:rFonts w:asciiTheme="minorHAnsi" w:eastAsiaTheme="minorEastAsia" w:hAnsiTheme="minorHAnsi" w:cstheme="minorBidi"/>
                <w:noProof/>
                <w:spacing w:val="0"/>
                <w:lang w:eastAsia="it-IT"/>
              </w:rPr>
              <w:tab/>
            </w:r>
            <w:r w:rsidRPr="0079174A">
              <w:rPr>
                <w:rStyle w:val="Collegamentoipertestuale"/>
                <w:noProof/>
              </w:rPr>
              <w:t>mitreData</w:t>
            </w:r>
            <w:r>
              <w:rPr>
                <w:noProof/>
                <w:webHidden/>
              </w:rPr>
              <w:tab/>
            </w:r>
            <w:r>
              <w:rPr>
                <w:noProof/>
                <w:webHidden/>
              </w:rPr>
              <w:fldChar w:fldCharType="begin"/>
            </w:r>
            <w:r>
              <w:rPr>
                <w:noProof/>
                <w:webHidden/>
              </w:rPr>
              <w:instrText xml:space="preserve"> PAGEREF _Toc169085246 \h </w:instrText>
            </w:r>
            <w:r>
              <w:rPr>
                <w:noProof/>
                <w:webHidden/>
              </w:rPr>
            </w:r>
            <w:r>
              <w:rPr>
                <w:noProof/>
                <w:webHidden/>
              </w:rPr>
              <w:fldChar w:fldCharType="separate"/>
            </w:r>
            <w:r>
              <w:rPr>
                <w:noProof/>
                <w:webHidden/>
              </w:rPr>
              <w:t>62</w:t>
            </w:r>
            <w:r>
              <w:rPr>
                <w:noProof/>
                <w:webHidden/>
              </w:rPr>
              <w:fldChar w:fldCharType="end"/>
            </w:r>
          </w:hyperlink>
        </w:p>
        <w:p w14:paraId="77F0B952" w14:textId="1910D883"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47" w:history="1">
            <w:r w:rsidRPr="0079174A">
              <w:rPr>
                <w:rStyle w:val="Collegamentoipertestuale"/>
                <w:noProof/>
              </w:rPr>
              <w:t>3.3.2.2</w:t>
            </w:r>
            <w:r>
              <w:rPr>
                <w:rFonts w:asciiTheme="minorHAnsi" w:eastAsiaTheme="minorEastAsia" w:hAnsiTheme="minorHAnsi" w:cstheme="minorBidi"/>
                <w:noProof/>
                <w:spacing w:val="0"/>
                <w:lang w:eastAsia="it-IT"/>
              </w:rPr>
              <w:tab/>
            </w:r>
            <w:r w:rsidRPr="0079174A">
              <w:rPr>
                <w:rStyle w:val="Collegamentoipertestuale"/>
                <w:noProof/>
              </w:rPr>
              <w:t>Conversion Type</w:t>
            </w:r>
            <w:r>
              <w:rPr>
                <w:noProof/>
                <w:webHidden/>
              </w:rPr>
              <w:tab/>
            </w:r>
            <w:r>
              <w:rPr>
                <w:noProof/>
                <w:webHidden/>
              </w:rPr>
              <w:fldChar w:fldCharType="begin"/>
            </w:r>
            <w:r>
              <w:rPr>
                <w:noProof/>
                <w:webHidden/>
              </w:rPr>
              <w:instrText xml:space="preserve"> PAGEREF _Toc169085247 \h </w:instrText>
            </w:r>
            <w:r>
              <w:rPr>
                <w:noProof/>
                <w:webHidden/>
              </w:rPr>
            </w:r>
            <w:r>
              <w:rPr>
                <w:noProof/>
                <w:webHidden/>
              </w:rPr>
              <w:fldChar w:fldCharType="separate"/>
            </w:r>
            <w:r>
              <w:rPr>
                <w:noProof/>
                <w:webHidden/>
              </w:rPr>
              <w:t>66</w:t>
            </w:r>
            <w:r>
              <w:rPr>
                <w:noProof/>
                <w:webHidden/>
              </w:rPr>
              <w:fldChar w:fldCharType="end"/>
            </w:r>
          </w:hyperlink>
        </w:p>
        <w:p w14:paraId="69026630" w14:textId="0BB15453"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48" w:history="1">
            <w:r w:rsidRPr="0079174A">
              <w:rPr>
                <w:rStyle w:val="Collegamentoipertestuale"/>
                <w:noProof/>
              </w:rPr>
              <w:t>3.3.3</w:t>
            </w:r>
            <w:r>
              <w:rPr>
                <w:rFonts w:asciiTheme="minorHAnsi" w:eastAsiaTheme="minorEastAsia" w:hAnsiTheme="minorHAnsi" w:cstheme="minorBidi"/>
                <w:i w:val="0"/>
                <w:noProof/>
                <w:spacing w:val="0"/>
                <w:lang w:eastAsia="it-IT"/>
              </w:rPr>
              <w:tab/>
            </w:r>
            <w:r w:rsidRPr="0079174A">
              <w:rPr>
                <w:rStyle w:val="Collegamentoipertestuale"/>
                <w:noProof/>
              </w:rPr>
              <w:t>Domain</w:t>
            </w:r>
            <w:r>
              <w:rPr>
                <w:noProof/>
                <w:webHidden/>
              </w:rPr>
              <w:tab/>
            </w:r>
            <w:r>
              <w:rPr>
                <w:noProof/>
                <w:webHidden/>
              </w:rPr>
              <w:fldChar w:fldCharType="begin"/>
            </w:r>
            <w:r>
              <w:rPr>
                <w:noProof/>
                <w:webHidden/>
              </w:rPr>
              <w:instrText xml:space="preserve"> PAGEREF _Toc169085248 \h </w:instrText>
            </w:r>
            <w:r>
              <w:rPr>
                <w:noProof/>
                <w:webHidden/>
              </w:rPr>
            </w:r>
            <w:r>
              <w:rPr>
                <w:noProof/>
                <w:webHidden/>
              </w:rPr>
              <w:fldChar w:fldCharType="separate"/>
            </w:r>
            <w:r>
              <w:rPr>
                <w:noProof/>
                <w:webHidden/>
              </w:rPr>
              <w:t>68</w:t>
            </w:r>
            <w:r>
              <w:rPr>
                <w:noProof/>
                <w:webHidden/>
              </w:rPr>
              <w:fldChar w:fldCharType="end"/>
            </w:r>
          </w:hyperlink>
        </w:p>
        <w:p w14:paraId="1C1732C1" w14:textId="6FBFD079"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49" w:history="1">
            <w:r w:rsidRPr="0079174A">
              <w:rPr>
                <w:rStyle w:val="Collegamentoipertestuale"/>
                <w:noProof/>
              </w:rPr>
              <w:t>3.3.3.1</w:t>
            </w:r>
            <w:r>
              <w:rPr>
                <w:rFonts w:asciiTheme="minorHAnsi" w:eastAsiaTheme="minorEastAsia" w:hAnsiTheme="minorHAnsi" w:cstheme="minorBidi"/>
                <w:noProof/>
                <w:spacing w:val="0"/>
                <w:lang w:eastAsia="it-IT"/>
              </w:rPr>
              <w:tab/>
            </w:r>
            <w:r w:rsidRPr="0079174A">
              <w:rPr>
                <w:rStyle w:val="Collegamentoipertestuale"/>
                <w:noProof/>
              </w:rPr>
              <w:t>MySTIXObject</w:t>
            </w:r>
            <w:r>
              <w:rPr>
                <w:noProof/>
                <w:webHidden/>
              </w:rPr>
              <w:tab/>
            </w:r>
            <w:r>
              <w:rPr>
                <w:noProof/>
                <w:webHidden/>
              </w:rPr>
              <w:fldChar w:fldCharType="begin"/>
            </w:r>
            <w:r>
              <w:rPr>
                <w:noProof/>
                <w:webHidden/>
              </w:rPr>
              <w:instrText xml:space="preserve"> PAGEREF _Toc169085249 \h </w:instrText>
            </w:r>
            <w:r>
              <w:rPr>
                <w:noProof/>
                <w:webHidden/>
              </w:rPr>
            </w:r>
            <w:r>
              <w:rPr>
                <w:noProof/>
                <w:webHidden/>
              </w:rPr>
              <w:fldChar w:fldCharType="separate"/>
            </w:r>
            <w:r>
              <w:rPr>
                <w:noProof/>
                <w:webHidden/>
              </w:rPr>
              <w:t>68</w:t>
            </w:r>
            <w:r>
              <w:rPr>
                <w:noProof/>
                <w:webHidden/>
              </w:rPr>
              <w:fldChar w:fldCharType="end"/>
            </w:r>
          </w:hyperlink>
        </w:p>
        <w:p w14:paraId="4102DE7F" w14:textId="7F29C6C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50" w:history="1">
            <w:r w:rsidRPr="0079174A">
              <w:rPr>
                <w:rStyle w:val="Collegamentoipertestuale"/>
                <w:noProof/>
              </w:rPr>
              <w:t>3.3.3.2</w:t>
            </w:r>
            <w:r>
              <w:rPr>
                <w:rFonts w:asciiTheme="minorHAnsi" w:eastAsiaTheme="minorEastAsia" w:hAnsiTheme="minorHAnsi" w:cstheme="minorBidi"/>
                <w:noProof/>
                <w:spacing w:val="0"/>
                <w:lang w:eastAsia="it-IT"/>
              </w:rPr>
              <w:tab/>
            </w:r>
            <w:r w:rsidRPr="0079174A">
              <w:rPr>
                <w:rStyle w:val="Collegamentoipertestuale"/>
                <w:noProof/>
              </w:rPr>
              <w:t>Attack Phase</w:t>
            </w:r>
            <w:r>
              <w:rPr>
                <w:noProof/>
                <w:webHidden/>
              </w:rPr>
              <w:tab/>
            </w:r>
            <w:r>
              <w:rPr>
                <w:noProof/>
                <w:webHidden/>
              </w:rPr>
              <w:fldChar w:fldCharType="begin"/>
            </w:r>
            <w:r>
              <w:rPr>
                <w:noProof/>
                <w:webHidden/>
              </w:rPr>
              <w:instrText xml:space="preserve"> PAGEREF _Toc169085250 \h </w:instrText>
            </w:r>
            <w:r>
              <w:rPr>
                <w:noProof/>
                <w:webHidden/>
              </w:rPr>
            </w:r>
            <w:r>
              <w:rPr>
                <w:noProof/>
                <w:webHidden/>
              </w:rPr>
              <w:fldChar w:fldCharType="separate"/>
            </w:r>
            <w:r>
              <w:rPr>
                <w:noProof/>
                <w:webHidden/>
              </w:rPr>
              <w:t>69</w:t>
            </w:r>
            <w:r>
              <w:rPr>
                <w:noProof/>
                <w:webHidden/>
              </w:rPr>
              <w:fldChar w:fldCharType="end"/>
            </w:r>
          </w:hyperlink>
        </w:p>
        <w:p w14:paraId="261E7373" w14:textId="52A288A3"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51" w:history="1">
            <w:r w:rsidRPr="0079174A">
              <w:rPr>
                <w:rStyle w:val="Collegamentoipertestuale"/>
                <w:noProof/>
              </w:rPr>
              <w:t>3.3.4</w:t>
            </w:r>
            <w:r>
              <w:rPr>
                <w:rFonts w:asciiTheme="minorHAnsi" w:eastAsiaTheme="minorEastAsia" w:hAnsiTheme="minorHAnsi" w:cstheme="minorBidi"/>
                <w:i w:val="0"/>
                <w:noProof/>
                <w:spacing w:val="0"/>
                <w:lang w:eastAsia="it-IT"/>
              </w:rPr>
              <w:tab/>
            </w:r>
            <w:r w:rsidRPr="0079174A">
              <w:rPr>
                <w:rStyle w:val="Collegamentoipertestuale"/>
                <w:noProof/>
              </w:rPr>
              <w:t>Container</w:t>
            </w:r>
            <w:r>
              <w:rPr>
                <w:noProof/>
                <w:webHidden/>
              </w:rPr>
              <w:tab/>
            </w:r>
            <w:r>
              <w:rPr>
                <w:noProof/>
                <w:webHidden/>
              </w:rPr>
              <w:fldChar w:fldCharType="begin"/>
            </w:r>
            <w:r>
              <w:rPr>
                <w:noProof/>
                <w:webHidden/>
              </w:rPr>
              <w:instrText xml:space="preserve"> PAGEREF _Toc169085251 \h </w:instrText>
            </w:r>
            <w:r>
              <w:rPr>
                <w:noProof/>
                <w:webHidden/>
              </w:rPr>
            </w:r>
            <w:r>
              <w:rPr>
                <w:noProof/>
                <w:webHidden/>
              </w:rPr>
              <w:fldChar w:fldCharType="separate"/>
            </w:r>
            <w:r>
              <w:rPr>
                <w:noProof/>
                <w:webHidden/>
              </w:rPr>
              <w:t>71</w:t>
            </w:r>
            <w:r>
              <w:rPr>
                <w:noProof/>
                <w:webHidden/>
              </w:rPr>
              <w:fldChar w:fldCharType="end"/>
            </w:r>
          </w:hyperlink>
        </w:p>
        <w:p w14:paraId="793FB6ED" w14:textId="04A7035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52" w:history="1">
            <w:r w:rsidRPr="0079174A">
              <w:rPr>
                <w:rStyle w:val="Collegamentoipertestuale"/>
                <w:noProof/>
              </w:rPr>
              <w:t>3.3.4.1</w:t>
            </w:r>
            <w:r>
              <w:rPr>
                <w:rFonts w:asciiTheme="minorHAnsi" w:eastAsiaTheme="minorEastAsia" w:hAnsiTheme="minorHAnsi" w:cstheme="minorBidi"/>
                <w:noProof/>
                <w:spacing w:val="0"/>
                <w:lang w:eastAsia="it-IT"/>
              </w:rPr>
              <w:tab/>
            </w:r>
            <w:r w:rsidRPr="0079174A">
              <w:rPr>
                <w:rStyle w:val="Collegamentoipertestuale"/>
                <w:noProof/>
              </w:rPr>
              <w:t>My STIX Container</w:t>
            </w:r>
            <w:r>
              <w:rPr>
                <w:noProof/>
                <w:webHidden/>
              </w:rPr>
              <w:tab/>
            </w:r>
            <w:r>
              <w:rPr>
                <w:noProof/>
                <w:webHidden/>
              </w:rPr>
              <w:fldChar w:fldCharType="begin"/>
            </w:r>
            <w:r>
              <w:rPr>
                <w:noProof/>
                <w:webHidden/>
              </w:rPr>
              <w:instrText xml:space="preserve"> PAGEREF _Toc169085252 \h </w:instrText>
            </w:r>
            <w:r>
              <w:rPr>
                <w:noProof/>
                <w:webHidden/>
              </w:rPr>
            </w:r>
            <w:r>
              <w:rPr>
                <w:noProof/>
                <w:webHidden/>
              </w:rPr>
              <w:fldChar w:fldCharType="separate"/>
            </w:r>
            <w:r>
              <w:rPr>
                <w:noProof/>
                <w:webHidden/>
              </w:rPr>
              <w:t>71</w:t>
            </w:r>
            <w:r>
              <w:rPr>
                <w:noProof/>
                <w:webHidden/>
              </w:rPr>
              <w:fldChar w:fldCharType="end"/>
            </w:r>
          </w:hyperlink>
        </w:p>
        <w:p w14:paraId="1C598C20" w14:textId="785DA85A"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53" w:history="1">
            <w:r w:rsidRPr="0079174A">
              <w:rPr>
                <w:rStyle w:val="Collegamentoipertestuale"/>
                <w:noProof/>
              </w:rPr>
              <w:t>3.3.4.2</w:t>
            </w:r>
            <w:r>
              <w:rPr>
                <w:rFonts w:asciiTheme="minorHAnsi" w:eastAsiaTheme="minorEastAsia" w:hAnsiTheme="minorHAnsi" w:cstheme="minorBidi"/>
                <w:noProof/>
                <w:spacing w:val="0"/>
                <w:lang w:eastAsia="it-IT"/>
              </w:rPr>
              <w:tab/>
            </w:r>
            <w:r w:rsidRPr="0079174A">
              <w:rPr>
                <w:rStyle w:val="Collegamentoipertestuale"/>
                <w:noProof/>
              </w:rPr>
              <w:t>Vulnerability Container</w:t>
            </w:r>
            <w:r>
              <w:rPr>
                <w:noProof/>
                <w:webHidden/>
              </w:rPr>
              <w:tab/>
            </w:r>
            <w:r>
              <w:rPr>
                <w:noProof/>
                <w:webHidden/>
              </w:rPr>
              <w:fldChar w:fldCharType="begin"/>
            </w:r>
            <w:r>
              <w:rPr>
                <w:noProof/>
                <w:webHidden/>
              </w:rPr>
              <w:instrText xml:space="preserve"> PAGEREF _Toc169085253 \h </w:instrText>
            </w:r>
            <w:r>
              <w:rPr>
                <w:noProof/>
                <w:webHidden/>
              </w:rPr>
            </w:r>
            <w:r>
              <w:rPr>
                <w:noProof/>
                <w:webHidden/>
              </w:rPr>
              <w:fldChar w:fldCharType="separate"/>
            </w:r>
            <w:r>
              <w:rPr>
                <w:noProof/>
                <w:webHidden/>
              </w:rPr>
              <w:t>73</w:t>
            </w:r>
            <w:r>
              <w:rPr>
                <w:noProof/>
                <w:webHidden/>
              </w:rPr>
              <w:fldChar w:fldCharType="end"/>
            </w:r>
          </w:hyperlink>
        </w:p>
        <w:p w14:paraId="32615C00" w14:textId="00B8D8E5" w:rsidR="00182917" w:rsidRDefault="00182917">
          <w:pPr>
            <w:pStyle w:val="Sommario1"/>
            <w:rPr>
              <w:rFonts w:asciiTheme="minorHAnsi" w:eastAsiaTheme="minorEastAsia" w:hAnsiTheme="minorHAnsi" w:cstheme="minorBidi"/>
              <w:b w:val="0"/>
              <w:smallCaps w:val="0"/>
              <w:noProof/>
              <w:spacing w:val="0"/>
              <w:sz w:val="22"/>
              <w:lang w:eastAsia="it-IT"/>
            </w:rPr>
          </w:pPr>
          <w:hyperlink w:anchor="_Toc169085254" w:history="1">
            <w:r w:rsidRPr="0079174A">
              <w:rPr>
                <w:rStyle w:val="Collegamentoipertestuale"/>
                <w:noProof/>
              </w:rPr>
              <w:t>Bibliografia</w:t>
            </w:r>
            <w:r>
              <w:rPr>
                <w:noProof/>
                <w:webHidden/>
              </w:rPr>
              <w:tab/>
            </w:r>
            <w:r>
              <w:rPr>
                <w:noProof/>
                <w:webHidden/>
              </w:rPr>
              <w:fldChar w:fldCharType="begin"/>
            </w:r>
            <w:r>
              <w:rPr>
                <w:noProof/>
                <w:webHidden/>
              </w:rPr>
              <w:instrText xml:space="preserve"> PAGEREF _Toc169085254 \h </w:instrText>
            </w:r>
            <w:r>
              <w:rPr>
                <w:noProof/>
                <w:webHidden/>
              </w:rPr>
            </w:r>
            <w:r>
              <w:rPr>
                <w:noProof/>
                <w:webHidden/>
              </w:rPr>
              <w:fldChar w:fldCharType="separate"/>
            </w:r>
            <w:r>
              <w:rPr>
                <w:noProof/>
                <w:webHidden/>
              </w:rPr>
              <w:t>76</w:t>
            </w:r>
            <w:r>
              <w:rPr>
                <w:noProof/>
                <w:webHidden/>
              </w:rPr>
              <w:fldChar w:fldCharType="end"/>
            </w:r>
          </w:hyperlink>
        </w:p>
        <w:p w14:paraId="65A2F552" w14:textId="5C134490" w:rsidR="00A97DC3" w:rsidRPr="007E4D82" w:rsidRDefault="00AA600A" w:rsidP="00A329E5">
          <w:r>
            <w:fldChar w:fldCharType="end"/>
          </w:r>
        </w:p>
      </w:sdtContent>
    </w:sdt>
    <w:p w14:paraId="3E770FBF" w14:textId="5D167C80" w:rsidR="00F85D37" w:rsidRPr="00333F41" w:rsidRDefault="00F85D37" w:rsidP="00A329E5">
      <w:pPr>
        <w:pStyle w:val="Sommario1"/>
      </w:pPr>
    </w:p>
    <w:p w14:paraId="4CE4C2D2" w14:textId="67E2CA15" w:rsidR="004F76EF" w:rsidRPr="007A3B69" w:rsidRDefault="004F76EF" w:rsidP="00A329E5">
      <w:pPr>
        <w:pStyle w:val="Titolo1"/>
      </w:pPr>
      <w:bookmarkStart w:id="11" w:name="_Toc521926745"/>
      <w:bookmarkStart w:id="12" w:name="_Toc525114697"/>
      <w:bookmarkStart w:id="13" w:name="_Toc162019238"/>
      <w:bookmarkStart w:id="14" w:name="_Toc169085192"/>
      <w:r w:rsidRPr="007A3B69">
        <w:lastRenderedPageBreak/>
        <w:t>Capitolo I</w:t>
      </w:r>
      <w:bookmarkEnd w:id="11"/>
      <w:bookmarkEnd w:id="12"/>
      <w:bookmarkEnd w:id="13"/>
      <w:bookmarkEnd w:id="14"/>
      <w:r w:rsidR="00662E33" w:rsidRPr="007A3B69">
        <w:t xml:space="preserve"> </w:t>
      </w:r>
    </w:p>
    <w:p w14:paraId="5E12DCB8" w14:textId="778AE13B" w:rsidR="002F1BFA" w:rsidRPr="007E4D82" w:rsidRDefault="004F76EF" w:rsidP="00A329E5">
      <w:pPr>
        <w:pStyle w:val="Sottotitolo"/>
        <w:rPr>
          <w:ins w:id="15" w:author="Rick" w:date="2018-10-04T10:48:00Z"/>
        </w:rPr>
      </w:pPr>
      <w:bookmarkStart w:id="16" w:name="_Toc525114698"/>
      <w:bookmarkStart w:id="17" w:name="_Toc162019239"/>
      <w:bookmarkStart w:id="18" w:name="_Toc169085193"/>
      <w:r w:rsidRPr="007E4D82">
        <w:t>Introduzione</w:t>
      </w:r>
      <w:bookmarkEnd w:id="16"/>
      <w:bookmarkEnd w:id="17"/>
      <w:bookmarkEnd w:id="18"/>
    </w:p>
    <w:p w14:paraId="11C7E81C" w14:textId="77777777" w:rsidR="009C1821" w:rsidRPr="007A3B69" w:rsidRDefault="00856A1C" w:rsidP="007D7E88">
      <w:r w:rsidRPr="007A3B69">
        <w:t>Nell'era digitale in cui viviamo, l'informatica e la cybersecurity sono diventate componenti fondamentali della nostra esistenza quotidiana.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lastRenderedPageBreak/>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A329E5">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A329E5"/>
    <w:p w14:paraId="5745DFAF" w14:textId="77777777" w:rsidR="00FA5DA4" w:rsidRPr="007E4D82" w:rsidRDefault="00FA5DA4" w:rsidP="00A329E5">
      <w:pPr>
        <w:pStyle w:val="Titolo1"/>
      </w:pPr>
      <w:bookmarkStart w:id="19" w:name="_Toc521926754"/>
      <w:bookmarkStart w:id="20" w:name="_Toc525114707"/>
      <w:bookmarkStart w:id="21" w:name="_Toc162019243"/>
      <w:bookmarkStart w:id="22" w:name="_Toc169085194"/>
      <w:r w:rsidRPr="007E4D82">
        <w:lastRenderedPageBreak/>
        <w:t xml:space="preserve">Capitolo </w:t>
      </w:r>
      <w:r w:rsidRPr="007D5DF3">
        <w:t>II</w:t>
      </w:r>
      <w:bookmarkStart w:id="23" w:name="_Hlk521509706"/>
      <w:bookmarkEnd w:id="19"/>
      <w:bookmarkEnd w:id="20"/>
      <w:bookmarkEnd w:id="21"/>
      <w:bookmarkEnd w:id="22"/>
    </w:p>
    <w:p w14:paraId="2EA32CD1" w14:textId="5C029E65" w:rsidR="00FA5DA4" w:rsidRDefault="009B211D" w:rsidP="00A329E5">
      <w:pPr>
        <w:pStyle w:val="Sottotitolo"/>
      </w:pPr>
      <w:bookmarkStart w:id="24" w:name="_Toc525114708"/>
      <w:bookmarkStart w:id="25" w:name="_Toc162019244"/>
      <w:bookmarkStart w:id="26" w:name="_Toc169085195"/>
      <w:r w:rsidRPr="00311F37">
        <w:t>Cybersecurity</w:t>
      </w:r>
      <w:r w:rsidR="00FA5DA4" w:rsidRPr="00311F37">
        <w:t xml:space="preserve"> Knowledge Base</w:t>
      </w:r>
      <w:bookmarkEnd w:id="23"/>
      <w:bookmarkEnd w:id="24"/>
      <w:bookmarkEnd w:id="25"/>
      <w:bookmarkEnd w:id="26"/>
    </w:p>
    <w:p w14:paraId="0692819D" w14:textId="1CB36C9B" w:rsidR="009B211D" w:rsidRPr="009B211D" w:rsidRDefault="000F7F44" w:rsidP="00A329E5">
      <w:r w:rsidRPr="007E4D82">
        <w:t xml:space="preserve">Per acquisire una piena comprensione del panorama della cybersecurity </w:t>
      </w:r>
      <w:r>
        <w:t xml:space="preserve">e metodi per per la gestione del rischio, </w:t>
      </w:r>
      <w:r w:rsidRPr="007E4D82">
        <w:t>bisogna conoscere l’ambiente in cui ormai l’uomo da anni si muove</w:t>
      </w:r>
      <w:r w:rsidR="00AC444D">
        <w:t xml:space="preserve"> e le tecnologie attualmente utilizzabili</w:t>
      </w:r>
      <w:r w:rsidRPr="007E4D82">
        <w:t>.</w:t>
      </w:r>
      <w:bookmarkStart w:id="27" w:name="_Toc162344541"/>
      <w:bookmarkStart w:id="28" w:name="_Toc162345060"/>
      <w:bookmarkStart w:id="29" w:name="_Toc162345098"/>
      <w:bookmarkStart w:id="30" w:name="_Toc162372849"/>
      <w:bookmarkStart w:id="31" w:name="_Toc162388766"/>
      <w:bookmarkStart w:id="32" w:name="_Toc162426539"/>
      <w:bookmarkStart w:id="33" w:name="_Toc162426675"/>
      <w:bookmarkStart w:id="34" w:name="_Toc162432895"/>
      <w:bookmarkStart w:id="35" w:name="_Toc162433074"/>
      <w:bookmarkStart w:id="36" w:name="_Toc162433157"/>
      <w:bookmarkStart w:id="37" w:name="_Toc162949517"/>
      <w:bookmarkStart w:id="38" w:name="_Toc163234265"/>
      <w:bookmarkStart w:id="39" w:name="_Toc163248349"/>
      <w:bookmarkStart w:id="40" w:name="_Toc163248395"/>
      <w:bookmarkStart w:id="41" w:name="_Toc163382015"/>
      <w:bookmarkStart w:id="42" w:name="_Toc163382176"/>
      <w:bookmarkStart w:id="43" w:name="_Toc163382257"/>
      <w:bookmarkStart w:id="44" w:name="_Toc163391975"/>
      <w:bookmarkStart w:id="45" w:name="_Toc163994640"/>
      <w:bookmarkStart w:id="46" w:name="_Toc167109821"/>
      <w:bookmarkStart w:id="47" w:name="_Toc162344542"/>
      <w:bookmarkStart w:id="48" w:name="_Toc162345061"/>
      <w:bookmarkStart w:id="49" w:name="_Toc162345099"/>
      <w:bookmarkStart w:id="50" w:name="_Toc162372850"/>
      <w:bookmarkStart w:id="51" w:name="_Toc162388767"/>
      <w:bookmarkStart w:id="52" w:name="_Toc162426540"/>
      <w:bookmarkStart w:id="53" w:name="_Toc162426676"/>
      <w:bookmarkStart w:id="54" w:name="_Toc162432896"/>
      <w:bookmarkStart w:id="55" w:name="_Toc162433075"/>
      <w:bookmarkStart w:id="56" w:name="_Toc162433158"/>
      <w:bookmarkStart w:id="57" w:name="_Toc162949518"/>
      <w:bookmarkStart w:id="58" w:name="_Toc163234266"/>
      <w:bookmarkStart w:id="59" w:name="_Toc163248350"/>
      <w:bookmarkStart w:id="60" w:name="_Toc163248396"/>
      <w:bookmarkStart w:id="61" w:name="_Toc163382016"/>
      <w:bookmarkStart w:id="62" w:name="_Toc163382177"/>
      <w:bookmarkStart w:id="63" w:name="_Toc163382258"/>
      <w:bookmarkStart w:id="64" w:name="_Toc163391976"/>
      <w:bookmarkStart w:id="65" w:name="_Toc163994641"/>
      <w:bookmarkStart w:id="66" w:name="_Toc16710982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7" w:name="_Toc169085196"/>
      <w:bookmarkEnd w:id="67"/>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8" w:name="_Toc169085197"/>
      <w:bookmarkEnd w:id="68"/>
    </w:p>
    <w:p w14:paraId="20F1D3E9" w14:textId="0F7B3679" w:rsidR="004F76EF" w:rsidRPr="009E5951" w:rsidRDefault="00662E33" w:rsidP="0043592C">
      <w:pPr>
        <w:pStyle w:val="Titolo2"/>
      </w:pPr>
      <w:bookmarkStart w:id="69" w:name="_Toc169085198"/>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9"/>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xml:space="preserve">, descrive dispositivi dotati di sensori, capacità di elaborazione, software e altre tecnologie che </w:t>
      </w:r>
      <w:r w:rsidR="00F86DA3" w:rsidRPr="007E4D82">
        <w:lastRenderedPageBreak/>
        <w:t>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35C3EFF8" w:rsidR="002506C9" w:rsidRPr="007E4D82" w:rsidRDefault="00382611" w:rsidP="00A329E5">
      <w:pPr>
        <w:pStyle w:val="Titolo2"/>
      </w:pPr>
      <w:bookmarkStart w:id="70" w:name="_Toc169085199"/>
      <w:r w:rsidRPr="007E4D82">
        <w:t xml:space="preserve">Cybersecurity – </w:t>
      </w:r>
      <w:r w:rsidR="002506C9" w:rsidRPr="007E4D82">
        <w:t>C</w:t>
      </w:r>
      <w:r w:rsidRPr="007E4D82">
        <w:t>os’è e di cosa si occupa</w:t>
      </w:r>
      <w:bookmarkEnd w:id="70"/>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lastRenderedPageBreak/>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 xml:space="preserve">(Confidentiality,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 l'</w:t>
      </w:r>
      <w:r w:rsidRPr="007E4D82">
        <w:rPr>
          <w:b/>
          <w:bCs/>
        </w:rPr>
        <w:t>integrità</w:t>
      </w:r>
      <w:r w:rsidRPr="007E4D82">
        <w:t xml:space="preserve"> (</w:t>
      </w:r>
      <w:r w:rsidRPr="007E4D82">
        <w:rPr>
          <w:b/>
          <w:bCs/>
        </w:rPr>
        <w:t>Integrity</w:t>
      </w:r>
      <w:r w:rsidRPr="007E4D82">
        <w:t xml:space="preserve">) assicurando che i dati non vengano alterati o distrutti in modo improprio, e la </w:t>
      </w:r>
      <w:r w:rsidRPr="007E4D82">
        <w:rPr>
          <w:b/>
          <w:bCs/>
        </w:rPr>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A329E5">
      <w:pPr>
        <w:pStyle w:val="Titolo2"/>
      </w:pPr>
      <w:bookmarkStart w:id="71" w:name="_Toc169085200"/>
      <w:r w:rsidRPr="007E4D82">
        <w:t xml:space="preserve">Cyber Kill Chain </w:t>
      </w:r>
      <w:bookmarkStart w:id="72" w:name="_Hlk162373592"/>
      <w:r w:rsidRPr="007E4D82">
        <w:t>–</w:t>
      </w:r>
      <w:bookmarkEnd w:id="72"/>
      <w:r w:rsidRPr="007E4D82">
        <w:t xml:space="preserve"> Cos’è e come usarla</w:t>
      </w:r>
      <w:bookmarkEnd w:id="71"/>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w:t>
      </w:r>
      <w:r w:rsidRPr="007E4D82">
        <w:lastRenderedPageBreak/>
        <w:t xml:space="preserve">strutturata dei processi attraverso cui un aggressore pianifica e esegue un attacco. </w:t>
      </w:r>
    </w:p>
    <w:p w14:paraId="7EE0C8E5" w14:textId="574A02B6" w:rsidR="00EF074E" w:rsidRPr="007E4D82" w:rsidRDefault="00EF074E" w:rsidP="00A329E5">
      <w:r w:rsidRPr="007E4D82">
        <w:rPr>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A329E5">
      <w:r w:rsidRPr="00B75024">
        <w:t>Figura 1: Fasi della Cyber Kill Chain</w:t>
      </w:r>
    </w:p>
    <w:p w14:paraId="4D56D948" w14:textId="5F8D8C1E" w:rsidR="00EF074E" w:rsidRPr="007E4D82" w:rsidRDefault="00EF074E" w:rsidP="00A329E5">
      <w:r w:rsidRPr="007E4D82">
        <w:t xml:space="preserve">Le </w:t>
      </w:r>
      <w:r w:rsidRPr="007E4D82">
        <w:rPr>
          <w:i/>
          <w:iCs/>
        </w:rPr>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r w:rsidRPr="007E4D82">
        <w:rPr>
          <w:b/>
        </w:rPr>
        <w:t>Reconaissance</w:t>
      </w:r>
      <w:r w:rsidRPr="007E4D82">
        <w:t>: volta a ottenere informazioni sulla vittima al fine di capire le modalità con cui agire successivamente. Può essere svolta in due modalità:</w:t>
      </w:r>
    </w:p>
    <w:p w14:paraId="2171B9D5" w14:textId="1D71CC4F"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essere </w:t>
      </w:r>
      <w:r w:rsidR="00F60BFA" w:rsidRPr="007E4D82">
        <w:t>individuati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06616CFE" w:rsidR="00EF074E" w:rsidRPr="007E4D82" w:rsidRDefault="00EF074E" w:rsidP="00A329E5">
      <w:pPr>
        <w:pStyle w:val="Paragrafoelenco"/>
        <w:numPr>
          <w:ilvl w:val="0"/>
          <w:numId w:val="13"/>
        </w:numPr>
        <w:rPr>
          <w:b/>
          <w:sz w:val="32"/>
          <w:szCs w:val="32"/>
        </w:rPr>
      </w:pPr>
      <w:r w:rsidRPr="007E4D82">
        <w:rPr>
          <w:b/>
        </w:rPr>
        <w:lastRenderedPageBreak/>
        <w:t>Weponaize</w:t>
      </w:r>
      <w:r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45F1050E" w:rsidR="00F60BFA" w:rsidRPr="007E4D82" w:rsidRDefault="00F60BFA" w:rsidP="00A329E5">
      <w:pPr>
        <w:pStyle w:val="Paragrafoelenco"/>
        <w:numPr>
          <w:ilvl w:val="1"/>
          <w:numId w:val="13"/>
        </w:numPr>
        <w:rPr>
          <w:b/>
          <w:sz w:val="32"/>
          <w:szCs w:val="32"/>
        </w:rPr>
      </w:pPr>
      <w:r w:rsidRPr="007E4D82">
        <w:rPr>
          <w:b/>
          <w:i/>
          <w:iCs/>
        </w:rPr>
        <w:t>RAT</w:t>
      </w:r>
      <w:r w:rsidRPr="007E4D82">
        <w:t xml:space="preserve">: </w:t>
      </w:r>
      <w:r w:rsidRPr="007E4D82">
        <w:rPr>
          <w:i/>
          <w:iCs/>
        </w:rPr>
        <w:t>Remote Acces Tool</w:t>
      </w:r>
      <w:r w:rsidRPr="007E4D82">
        <w:t xml:space="preserve">, è la parte di software che permette di ottenere l’accesso al sistema target quando viene eseguita sul sistema target, solitamente anche chiamata </w:t>
      </w:r>
      <w:r w:rsidRPr="007E4D82">
        <w:rPr>
          <w:i/>
          <w:iCs/>
        </w:rPr>
        <w:t>payload of cyber-weapon</w:t>
      </w:r>
      <w:r w:rsidRPr="007E4D82">
        <w:t>.</w:t>
      </w:r>
    </w:p>
    <w:p w14:paraId="5ACB3E28" w14:textId="7E7D169A"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è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A45B5A" w:rsidRPr="007E4D82">
        <w:t>.</w:t>
      </w:r>
    </w:p>
    <w:p w14:paraId="578B61A9" w14:textId="4AEB0D78"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la parte critica della catena per un attacker</w:t>
      </w:r>
      <w:r w:rsidR="00A45B5A" w:rsidRPr="007E4D82">
        <w:rPr>
          <w:rStyle w:val="Rimandonotaapidipagina"/>
          <w:rFonts w:ascii="Arial" w:hAnsi="Arial" w:cs="Arial"/>
          <w:bCs/>
        </w:rPr>
        <w:footnoteReference w:id="4"/>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rPr>
          <w:sz w:val="32"/>
          <w:szCs w:val="32"/>
        </w:rPr>
        <w:t xml:space="preserve"> </w:t>
      </w:r>
      <w:r w:rsidR="00A45B5A" w:rsidRPr="007E4D82">
        <w:t xml:space="preserve">è la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5"/>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lastRenderedPageBreak/>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 xml:space="preserve">Anti-Emulation), tramite l’utilizzo di </w:t>
      </w:r>
      <w:r w:rsidR="00BE5E19" w:rsidRPr="007E4D82">
        <w:rPr>
          <w:i/>
          <w:iCs/>
        </w:rPr>
        <w:t xml:space="preserve">Rootkit </w:t>
      </w:r>
      <w:r w:rsidR="00BE5E19" w:rsidRPr="007E4D82">
        <w:t xml:space="preserve">e </w:t>
      </w:r>
      <w:r w:rsidR="00BE5E19" w:rsidRPr="007E4D82">
        <w:rPr>
          <w:i/>
          <w:iCs/>
        </w:rPr>
        <w:t>Bootkit</w:t>
      </w:r>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r w:rsidRPr="007E4D82">
        <w:rPr>
          <w:b/>
        </w:rPr>
        <w:t>Command &amp; Controll (C2)</w:t>
      </w:r>
      <w:r w:rsidRPr="007E4D82">
        <w:rPr>
          <w:sz w:val="32"/>
          <w:szCs w:val="32"/>
        </w:rPr>
        <w:t>:</w:t>
      </w:r>
      <w:r w:rsidR="000347A1" w:rsidRPr="007E4D82">
        <w:rPr>
          <w:sz w:val="32"/>
          <w:szCs w:val="32"/>
        </w:rPr>
        <w:t xml:space="preserve"> </w:t>
      </w:r>
      <w:r w:rsidR="00BE5E19" w:rsidRPr="007E4D82">
        <w:t xml:space="preserve">in questa fase l’attacker riesce a comunicare con i sistemi infetti,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FDE2201"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r w:rsidR="007E4D82" w:rsidRPr="007E4D82">
        <w:rPr>
          <w:i/>
          <w:iCs/>
        </w:rPr>
        <w:t>Taidoor</w:t>
      </w:r>
      <w:r w:rsidR="007E4D82" w:rsidRPr="007E4D82">
        <w:t>)</w:t>
      </w:r>
    </w:p>
    <w:p w14:paraId="2859CB03" w14:textId="4AFB5384" w:rsidR="00C45558" w:rsidRPr="005F13DC" w:rsidRDefault="00EF074E" w:rsidP="00A329E5">
      <w:pPr>
        <w:pStyle w:val="Paragrafoelenco"/>
        <w:numPr>
          <w:ilvl w:val="0"/>
          <w:numId w:val="13"/>
        </w:numPr>
      </w:pPr>
      <w:r w:rsidRPr="007E4D82">
        <w:rPr>
          <w:b/>
        </w:rPr>
        <w:t>Act on Objective</w:t>
      </w:r>
      <w:r w:rsidRPr="00E03D65">
        <w:t>:</w:t>
      </w:r>
      <w:r w:rsidR="000347A1" w:rsidRPr="00E03D65">
        <w:t xml:space="preserve"> </w:t>
      </w:r>
      <w:r w:rsidR="007E4D82" w:rsidRPr="00E03D65">
        <w:t xml:space="preserve">l'ultima fase della Cyber Kill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A329E5">
      <w:pPr>
        <w:pStyle w:val="Titolo2"/>
      </w:pPr>
      <w:bookmarkStart w:id="73" w:name="_Toc169085201"/>
      <w:r w:rsidRPr="009E5951">
        <w:lastRenderedPageBreak/>
        <w:t>APT</w:t>
      </w:r>
      <w:r w:rsidR="00FF64B7">
        <w:t xml:space="preserve"> e Indicatori</w:t>
      </w:r>
      <w:bookmarkEnd w:id="73"/>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A329E5">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32FF6FD5" w:rsidR="005F13DC" w:rsidRDefault="000B75A8" w:rsidP="00A329E5">
      <w:pPr>
        <w:pStyle w:val="Titolo2"/>
        <w:rPr>
          <w:lang w:val="en-US"/>
        </w:rPr>
      </w:pPr>
      <w:bookmarkStart w:id="74" w:name="_Toc169085202"/>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4"/>
    </w:p>
    <w:p w14:paraId="48778EEA" w14:textId="625F8304" w:rsidR="00BB2D61" w:rsidRPr="00563036" w:rsidRDefault="00BB2D61" w:rsidP="00A329E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A329E5">
      <w:r w:rsidRPr="00563036">
        <w:t xml:space="preserve">Le </w:t>
      </w:r>
      <w:r w:rsidRPr="00563036">
        <w:rPr>
          <w:b/>
          <w:bCs/>
        </w:rPr>
        <w:t>Common Vulnerabilities and Exposures</w:t>
      </w:r>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MITRE Coporation</w:t>
      </w:r>
      <w:r w:rsidRPr="00563036">
        <w:t xml:space="preserve">, ormai da anni queste sono uno dei principali metodi di identificazione univoco delle minacce. </w:t>
      </w:r>
    </w:p>
    <w:p w14:paraId="17D6F1A1" w14:textId="45330866"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A329E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A329E5">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A329E5">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t xml:space="preserve">Figura 2: </w:t>
      </w:r>
      <w:r w:rsidR="00C9669A" w:rsidRPr="00B75024">
        <w:t>Tassonomia</w:t>
      </w:r>
      <w:r w:rsidRPr="00B75024">
        <w:t xml:space="preserve"> di come MITRE sfrutta </w:t>
      </w:r>
      <w:r w:rsidR="00C9669A" w:rsidRPr="00B75024">
        <w:t>C</w:t>
      </w:r>
      <w:r w:rsidRPr="00B75024">
        <w:t>VE e CWE per creare il framework ATT&amp;CK [16]</w:t>
      </w:r>
    </w:p>
    <w:p w14:paraId="2124BF77" w14:textId="171900D4" w:rsidR="007E177D" w:rsidRPr="007E4D82" w:rsidRDefault="007E177D" w:rsidP="00A329E5">
      <w:pPr>
        <w:pStyle w:val="Titolo2"/>
      </w:pPr>
      <w:bookmarkStart w:id="75" w:name="_Toc169085203"/>
      <w:r w:rsidRPr="007E4D82">
        <w:lastRenderedPageBreak/>
        <w:t>MITRE ATT&amp;CK Framework</w:t>
      </w:r>
      <w:bookmarkEnd w:id="75"/>
    </w:p>
    <w:p w14:paraId="20AE3148" w14:textId="77777777"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le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r w:rsidR="00633B5A" w:rsidRPr="00B75024">
        <w:rPr>
          <w:b/>
          <w:bCs/>
        </w:rPr>
        <w:t>tactics</w:t>
      </w:r>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r w:rsidR="00633B5A" w:rsidRPr="00B75024">
        <w:rPr>
          <w:b/>
          <w:bCs/>
        </w:rPr>
        <w:t>attack patterns</w:t>
      </w:r>
      <w:r w:rsidR="00633B5A" w:rsidRPr="00B75024">
        <w:t>)</w:t>
      </w:r>
      <w:r w:rsidRPr="00B75024">
        <w:t xml:space="preserve"> utilizzate dagli aggressori nelle loro campagne malevole</w:t>
      </w:r>
      <w:r w:rsidR="00924DD2" w:rsidRPr="00B75024">
        <w:t xml:space="preserve">, anche dette </w:t>
      </w:r>
      <w:r w:rsidR="00924DD2" w:rsidRPr="00563036">
        <w:rPr>
          <w:b/>
          <w:bCs/>
        </w:rPr>
        <w:t>Tactics Techniques and Procedures</w:t>
      </w:r>
      <w:r w:rsidR="00924DD2" w:rsidRPr="00B75024">
        <w:t xml:space="preserve"> (</w:t>
      </w:r>
      <w:r w:rsidR="00924DD2" w:rsidRPr="00B75024">
        <w:rPr>
          <w:b/>
          <w:bCs/>
        </w:rPr>
        <w:t>TTPs</w:t>
      </w:r>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r w:rsidR="00633B5A" w:rsidRPr="00B75024">
        <w:rPr>
          <w:b/>
          <w:bCs/>
        </w:rPr>
        <w:t>course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rsidR="00D675A6">
        <w:t>;</w:t>
      </w:r>
    </w:p>
    <w:p w14:paraId="719FC7F5" w14:textId="0BD92371" w:rsidR="00F20B85" w:rsidRDefault="00924DD2" w:rsidP="00A329E5">
      <w:pPr>
        <w:pStyle w:val="Paragrafoelenco"/>
        <w:numPr>
          <w:ilvl w:val="0"/>
          <w:numId w:val="20"/>
        </w:numPr>
      </w:pPr>
      <w:r w:rsidRPr="00B75024">
        <w:t>d</w:t>
      </w:r>
      <w:r w:rsidR="008E63D1" w:rsidRPr="00B75024">
        <w:t>ispositivi/sistemi comunemente presenti in ambienti industriali (</w:t>
      </w:r>
      <w:r w:rsidR="008E63D1" w:rsidRPr="00B75024">
        <w:rPr>
          <w:b/>
          <w:bCs/>
        </w:rPr>
        <w:t>asset</w:t>
      </w:r>
      <w:r w:rsidR="008E63D1" w:rsidRPr="00B75024">
        <w:t>)</w:t>
      </w:r>
      <w:r w:rsidR="00D675A6">
        <w:t>;</w:t>
      </w:r>
    </w:p>
    <w:p w14:paraId="562D4019" w14:textId="5F104B43" w:rsidR="00D675A6" w:rsidRPr="00B75024" w:rsidRDefault="00D675A6" w:rsidP="00A329E5">
      <w:pPr>
        <w:pStyle w:val="Paragrafoelenco"/>
        <w:numPr>
          <w:ilvl w:val="0"/>
          <w:numId w:val="20"/>
        </w:numPr>
      </w:pPr>
      <w:r>
        <w:t>tool/malware frequentemente usati dal red team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r w:rsidRPr="00633B5A">
        <w:rPr>
          <w:b/>
          <w:bCs/>
        </w:rPr>
        <w:t>Reconnaissance</w:t>
      </w:r>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lastRenderedPageBreak/>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r w:rsidRPr="00633B5A">
        <w:rPr>
          <w:b/>
          <w:bCs/>
        </w:rPr>
        <w:t>Initial</w:t>
      </w:r>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r w:rsidRPr="00F20B85">
        <w:rPr>
          <w:b/>
          <w:bCs/>
        </w:rPr>
        <w:t>Execution</w:t>
      </w:r>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r w:rsidRPr="00F20B85">
        <w:rPr>
          <w:b/>
          <w:bCs/>
        </w:rPr>
        <w:t>Persistence</w:t>
      </w:r>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r w:rsidRPr="00F20B85">
        <w:rPr>
          <w:b/>
          <w:bCs/>
        </w:rPr>
        <w:t>Privilege</w:t>
      </w:r>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r w:rsidRPr="00F20B85">
        <w:rPr>
          <w:b/>
          <w:bCs/>
        </w:rPr>
        <w:t>Evasion</w:t>
      </w:r>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r w:rsidRPr="00F20B85">
        <w:rPr>
          <w:b/>
          <w:bCs/>
        </w:rPr>
        <w:t>Credential</w:t>
      </w:r>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r w:rsidRPr="00F20B85">
        <w:rPr>
          <w:b/>
          <w:bCs/>
        </w:rPr>
        <w:t>Lateral</w:t>
      </w:r>
      <w:r w:rsidRPr="00633B5A">
        <w:t xml:space="preserve"> </w:t>
      </w:r>
      <w:r w:rsidRPr="00F20B85">
        <w:rPr>
          <w:b/>
          <w:bCs/>
        </w:rPr>
        <w:t>Movement</w:t>
      </w:r>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r w:rsidRPr="00F20B85">
        <w:rPr>
          <w:b/>
          <w:bCs/>
        </w:rPr>
        <w:lastRenderedPageBreak/>
        <w:t>Command</w:t>
      </w:r>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r w:rsidRPr="00F20B85">
        <w:rPr>
          <w:b/>
          <w:bCs/>
        </w:rPr>
        <w:t>Exfiltration</w:t>
      </w:r>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r w:rsidRPr="00AF51D6">
        <w:rPr>
          <w:b/>
          <w:bCs/>
        </w:rPr>
        <w:t>Impair Process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r w:rsidRPr="00AF51D6">
        <w:rPr>
          <w:b/>
          <w:bCs/>
        </w:rPr>
        <w:t>Inhibit Response Function</w:t>
      </w:r>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python scaricabile, da poter utilizzare per manipolare 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4B41313C" w:rsidR="004B56F5" w:rsidRPr="004B56F5" w:rsidRDefault="002D424F" w:rsidP="00A329E5">
      <w:pPr>
        <w:pStyle w:val="Paragrafoelenco"/>
        <w:numPr>
          <w:ilvl w:val="0"/>
          <w:numId w:val="16"/>
        </w:numPr>
      </w:pPr>
      <w:r w:rsidRPr="004B56F5">
        <w:rPr>
          <w:b/>
          <w:bCs/>
        </w:rPr>
        <w:t>ATT&amp;CK Navigator</w:t>
      </w:r>
      <w:r w:rsidRPr="004B56F5">
        <w:t xml:space="preserve">: </w:t>
      </w:r>
      <w:r w:rsidR="004B56F5" w:rsidRPr="004B56F5">
        <w:t xml:space="preserve">Un tool web-based progettato specificamente per esplorare la matrice del MITRE ATT&amp;CK, consentendo agli utenti di annotare possibili combinazioni di tecniche per orchestrare un attacco o per ricostruire il percorso seguito dal red </w:t>
      </w:r>
      <w:r w:rsidR="004B56F5" w:rsidRPr="004B56F5">
        <w:lastRenderedPageBreak/>
        <w:t>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r w:rsidR="004B56F5" w:rsidRPr="007D63D0">
        <w:rPr>
          <w:b/>
          <w:bCs/>
        </w:rPr>
        <w:t>layer</w:t>
      </w:r>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A329E5">
      <w:r w:rsidRPr="00224F25">
        <w:rPr>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A329E5">
      <w:pPr>
        <w:rPr>
          <w:color w:val="C00000"/>
        </w:rPr>
      </w:pPr>
      <w:r w:rsidRPr="00B75024">
        <w:lastRenderedPageBreak/>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dei gruppi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3C9C6965" w:rsidR="00662E33" w:rsidRDefault="007E177D" w:rsidP="00A329E5">
      <w:pPr>
        <w:pStyle w:val="Titolo2"/>
      </w:pPr>
      <w:bookmarkStart w:id="76" w:name="_Toc169085204"/>
      <w:r w:rsidRPr="009E5951">
        <w:t>MITRE ATLAS – Nuove tecnologie e nuove minacce</w:t>
      </w:r>
      <w:bookmarkEnd w:id="76"/>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rsidP="00A329E5">
      <w:pPr>
        <w:pStyle w:val="Paragrafoelenco"/>
        <w:numPr>
          <w:ilvl w:val="0"/>
          <w:numId w:val="15"/>
        </w:numPr>
      </w:pPr>
      <w:r w:rsidRPr="00AF51D6">
        <w:t>Reconnaissance</w:t>
      </w:r>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r w:rsidRPr="00AF51D6">
        <w:t>Initial Access</w:t>
      </w:r>
    </w:p>
    <w:p w14:paraId="68CA9B3D" w14:textId="78EA8754" w:rsidR="00AF51D6" w:rsidRPr="00AF51D6" w:rsidRDefault="00AF51D6" w:rsidP="00A329E5">
      <w:pPr>
        <w:pStyle w:val="Paragrafoelenco"/>
        <w:numPr>
          <w:ilvl w:val="0"/>
          <w:numId w:val="15"/>
        </w:numPr>
        <w:rPr>
          <w:b/>
          <w:bCs/>
        </w:rPr>
      </w:pPr>
      <w:r w:rsidRPr="00AF51D6">
        <w:rPr>
          <w:b/>
          <w:bCs/>
        </w:rPr>
        <w:lastRenderedPageBreak/>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r w:rsidRPr="00AF51D6">
        <w:t>Execution</w:t>
      </w:r>
    </w:p>
    <w:p w14:paraId="399F23E0" w14:textId="07D8C3C3" w:rsidR="00AF51D6" w:rsidRPr="00AF51D6" w:rsidRDefault="00AF51D6" w:rsidP="00A329E5">
      <w:pPr>
        <w:pStyle w:val="Paragrafoelenco"/>
        <w:numPr>
          <w:ilvl w:val="0"/>
          <w:numId w:val="15"/>
        </w:numPr>
      </w:pPr>
      <w:r w:rsidRPr="00AF51D6">
        <w:t>Persistence</w:t>
      </w:r>
    </w:p>
    <w:p w14:paraId="353EB96E" w14:textId="30F5024B" w:rsidR="00AF51D6" w:rsidRPr="00AF51D6" w:rsidRDefault="00AF51D6" w:rsidP="00A329E5">
      <w:pPr>
        <w:pStyle w:val="Paragrafoelenco"/>
        <w:numPr>
          <w:ilvl w:val="0"/>
          <w:numId w:val="15"/>
        </w:numPr>
      </w:pPr>
      <w:r w:rsidRPr="00AF51D6">
        <w:t>Privilege Escalation</w:t>
      </w:r>
    </w:p>
    <w:p w14:paraId="73CFA5EF" w14:textId="53AFE45C" w:rsidR="00AF51D6" w:rsidRPr="00AF51D6" w:rsidRDefault="00AF51D6" w:rsidP="00A329E5">
      <w:pPr>
        <w:pStyle w:val="Paragrafoelenco"/>
        <w:numPr>
          <w:ilvl w:val="0"/>
          <w:numId w:val="15"/>
        </w:numPr>
      </w:pPr>
      <w:r w:rsidRPr="00AF51D6">
        <w:t>Defense Evasion</w:t>
      </w:r>
    </w:p>
    <w:p w14:paraId="0FB2236A" w14:textId="3B32F058" w:rsidR="00AF51D6" w:rsidRPr="00AF51D6" w:rsidRDefault="00AF51D6" w:rsidP="00A329E5">
      <w:pPr>
        <w:pStyle w:val="Paragrafoelenco"/>
        <w:numPr>
          <w:ilvl w:val="0"/>
          <w:numId w:val="15"/>
        </w:numPr>
      </w:pPr>
      <w:r w:rsidRPr="00AF51D6">
        <w:t>Credential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ML Attack Staging</w:t>
      </w:r>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8"/>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r w:rsidRPr="00AF51D6">
        <w:t>Exfiltration</w:t>
      </w:r>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0ED2F7C1" w:rsidR="00623EC8" w:rsidRDefault="00311F37" w:rsidP="00A329E5">
      <w:pPr>
        <w:pStyle w:val="Sottotitolo"/>
      </w:pPr>
      <w:bookmarkStart w:id="77" w:name="_Toc169085205"/>
      <w:r w:rsidRPr="00311F37">
        <w:lastRenderedPageBreak/>
        <w:t>Lo Stato dell’Arte</w:t>
      </w:r>
      <w:bookmarkEnd w:id="77"/>
    </w:p>
    <w:p w14:paraId="07C45FEF" w14:textId="1CD39E33" w:rsidR="002A4CA3" w:rsidRDefault="002A4CA3" w:rsidP="00A329E5">
      <w:pPr>
        <w:pStyle w:val="Titolo2"/>
      </w:pPr>
      <w:bookmarkStart w:id="78" w:name="_Toc169085206"/>
      <w:r>
        <w:t xml:space="preserve">Mappatura Vulnerabilità </w:t>
      </w:r>
      <w:r w:rsidRPr="009E5951">
        <w:t>–</w:t>
      </w:r>
      <w:r>
        <w:t xml:space="preserve"> TTPs</w:t>
      </w:r>
      <w:bookmarkEnd w:id="78"/>
    </w:p>
    <w:p w14:paraId="13A0FF6F" w14:textId="77777777" w:rsidR="002A4CA3" w:rsidRPr="006A2FFF" w:rsidRDefault="002A4CA3" w:rsidP="00A329E5">
      <w:pPr>
        <w:pStyle w:val="Titolo3"/>
      </w:pPr>
      <w:bookmarkStart w:id="79" w:name="_Toc169085207"/>
      <w:r>
        <w:t xml:space="preserve">Mappings </w:t>
      </w:r>
      <w:r w:rsidRPr="009E5951">
        <w:t>–</w:t>
      </w:r>
      <w:r>
        <w:t xml:space="preserve"> Explorer</w:t>
      </w:r>
      <w:bookmarkEnd w:id="79"/>
    </w:p>
    <w:p w14:paraId="2274143A" w14:textId="77777777" w:rsidR="002A4CA3" w:rsidRDefault="002A4CA3" w:rsidP="00A329E5">
      <w:r>
        <w:t>Per approfondire lo studio sugli impatti che ogni vulnerabilità, identificata tramite un ID CVE,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ATT&amp;CK to CVE lavora soltanto sul dominio </w:t>
      </w:r>
      <w:r w:rsidRPr="00E848BF">
        <w:rPr>
          <w:i/>
          <w:iCs/>
        </w:rPr>
        <w:t>Enterprise</w:t>
      </w:r>
      <w:r>
        <w:t xml:space="preserve"> della matrice ATT&amp;CK.</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lastRenderedPageBreak/>
        <w:t>Secondary Impact</w:t>
      </w:r>
      <w:r w:rsidRPr="00A73DAE">
        <w:t>:</w:t>
      </w:r>
      <w:r>
        <w:t xml:space="preserve"> una lista di tecniche che descrivono cosa l’avversario può fare se ottiene il beneficio dell’impatto primario;</w:t>
      </w:r>
    </w:p>
    <w:p w14:paraId="17F97E8D" w14:textId="77777777" w:rsidR="002A4CA3" w:rsidRPr="00A73DAE"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p>
    <w:p w14:paraId="5978A84C" w14:textId="77777777" w:rsidR="002A4CA3" w:rsidRPr="006A2FFF" w:rsidRDefault="002A4CA3" w:rsidP="00A329E5"/>
    <w:p w14:paraId="04DD4F3B" w14:textId="307B365A" w:rsidR="002A4CA3" w:rsidRDefault="002A4CA3" w:rsidP="00A329E5">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39353D89" w14:textId="77777777" w:rsidR="002A4CA3" w:rsidRDefault="002A4CA3" w:rsidP="00A329E5"/>
    <w:p w14:paraId="4A8685F6" w14:textId="77777777" w:rsidR="002A4CA3" w:rsidRDefault="002A4CA3" w:rsidP="00A329E5">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 compensativa.</w:t>
      </w:r>
    </w:p>
    <w:p w14:paraId="25CE1C5D" w14:textId="41783276" w:rsidR="002A4CA3" w:rsidRDefault="002955F9" w:rsidP="00A329E5">
      <w:pPr>
        <w:pStyle w:val="Titolo3"/>
      </w:pPr>
      <w:bookmarkStart w:id="80" w:name="_Toc169085208"/>
      <w:r>
        <w:lastRenderedPageBreak/>
        <w:t>Altri metodi di relazione tra Vulnerabilità e TTPs</w:t>
      </w:r>
      <w:bookmarkEnd w:id="80"/>
    </w:p>
    <w:p w14:paraId="2B40D3CA" w14:textId="4F8CFDE0" w:rsidR="002955F9" w:rsidRDefault="002955F9" w:rsidP="00A329E5">
      <w:r>
        <w:t>Molteplici sono gli studi che hanno cercato di interpretare trovare una soluzione nel colmare il divario tra l’ambito delle TTPs e que</w:t>
      </w:r>
      <w:r w:rsidR="004972D0">
        <w:t>l</w:t>
      </w:r>
      <w:r>
        <w:t>lo delle vulnerabilità.</w:t>
      </w:r>
    </w:p>
    <w:p w14:paraId="7109B237" w14:textId="73CFCF2C" w:rsidR="002955F9" w:rsidRDefault="004972D0" w:rsidP="00A329E5">
      <w:r>
        <w:t>Di seguito vengono presentati i più</w:t>
      </w:r>
      <w:r w:rsidR="002955F9">
        <w:t xml:space="preserve"> recenti studi degni di nota nel contesto descritto</w:t>
      </w:r>
      <w:r>
        <w:t>.</w:t>
      </w:r>
    </w:p>
    <w:p w14:paraId="4CE94CD1" w14:textId="77777777" w:rsidR="005A31C0" w:rsidRPr="00213643" w:rsidRDefault="005A31C0" w:rsidP="00A329E5">
      <w:pPr>
        <w:pStyle w:val="Titolo4"/>
        <w:rPr>
          <w:lang w:val="en-US"/>
        </w:rPr>
      </w:pPr>
      <w:bookmarkStart w:id="81" w:name="_Toc169085209"/>
      <w:r w:rsidRPr="00213643">
        <w:rPr>
          <w:lang w:val="en-US"/>
        </w:rPr>
        <w:t>SMET - Semantic Mapping of CVE to ATT&amp;CK and its Application to Cyber Security</w:t>
      </w:r>
      <w:bookmarkEnd w:id="81"/>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0"/>
      </w:r>
      <w:r w:rsidR="00176EEF">
        <w:t xml:space="preserve">. </w:t>
      </w:r>
    </w:p>
    <w:p w14:paraId="5F44A368" w14:textId="64EE9C87" w:rsidR="00A539FA" w:rsidRDefault="00176EEF" w:rsidP="00A329E5">
      <w:r>
        <w:lastRenderedPageBreak/>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r w:rsidRPr="000B5CA8">
        <w:rPr>
          <w:b/>
          <w:bCs/>
        </w:rPr>
        <w:t>embedding</w:t>
      </w:r>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1"/>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w:lastRenderedPageBreak/>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77777777" w:rsidR="00A539FA" w:rsidRPr="00FB5EFD" w:rsidRDefault="00A539FA" w:rsidP="00A329E5">
      <w:pPr>
        <w:pStyle w:val="Paragrafoelenco"/>
        <w:numPr>
          <w:ilvl w:val="0"/>
          <w:numId w:val="15"/>
        </w:numPr>
      </w:pPr>
      <w:r w:rsidRPr="00FB5EFD">
        <w:t>1 indica che 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329E5">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A329E5">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61CE3F66" w:rsidR="00A539FA" w:rsidRDefault="00A539FA" w:rsidP="00A329E5">
      <w:r>
        <w:t xml:space="preserve">Il modello in questione però è addestrato solo su un dataset ridotto di TTPs del framework ATT&amp;CK e nessuna del framework </w:t>
      </w:r>
      <w:r>
        <w:lastRenderedPageBreak/>
        <w:t>ATLAS,</w:t>
      </w:r>
      <w:r w:rsidR="007E3098">
        <w:t xml:space="preserve"> non considerando che può elaborare solo CVE e non le CWE;</w:t>
      </w:r>
      <w:r>
        <w:t xml:space="preserve"> essendo così limitato non può essere utilizzato nello sviluppo di questo applicativo.</w:t>
      </w:r>
    </w:p>
    <w:p w14:paraId="116C93E1" w14:textId="77777777" w:rsidR="00D2551D" w:rsidRPr="00213643" w:rsidRDefault="005B2D81" w:rsidP="00A329E5">
      <w:pPr>
        <w:pStyle w:val="Titolo4"/>
        <w:rPr>
          <w:lang w:val="en-US"/>
        </w:rPr>
      </w:pPr>
      <w:bookmarkStart w:id="82" w:name="_Toc169085210"/>
      <w:r w:rsidRPr="00213643">
        <w:rPr>
          <w:lang w:val="en-US"/>
        </w:rPr>
        <w:t>TRAM - Threat Report ATT&amp;CK Mapper</w:t>
      </w:r>
      <w:bookmarkEnd w:id="82"/>
    </w:p>
    <w:p w14:paraId="429C66E5" w14:textId="2AB54EEF" w:rsidR="00D2551D" w:rsidRPr="00D2551D" w:rsidRDefault="00D2551D" w:rsidP="00A329E5">
      <w:pPr>
        <w:rPr>
          <w:b/>
          <w:spacing w:val="0"/>
        </w:rPr>
      </w:pPr>
      <w:r w:rsidRPr="00D2551D">
        <w:t>TRAM (Threat Report ATT&amp;CK Mapper)</w:t>
      </w:r>
      <w:r w:rsidR="00BF0DB8">
        <w:t xml:space="preserve"> [25]</w:t>
      </w:r>
      <w:r w:rsidRPr="00D2551D">
        <w:t xml:space="preserve">, sviluppato da MITRE Engenuity, è uno strumento che mira a individuare le relazioni tra un report testuale proveniente dalla community CTI e le TTPs (Tactics, Techniques, and Procedures)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2"/>
      </w:r>
      <w:r w:rsidRPr="00D2551D">
        <w:t>,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scraping, va notato che TRAM si basa su modelli di machine learning addestrati su</w:t>
      </w:r>
      <w:r>
        <w:t xml:space="preserve"> report</w:t>
      </w:r>
      <w:r w:rsidRPr="00D2551D">
        <w:t xml:space="preserve"> provenienti esclusivamente dalla community CTI. Di conseguenza, non è in </w:t>
      </w:r>
      <w:r w:rsidRPr="00D2551D">
        <w:lastRenderedPageBreak/>
        <w:t xml:space="preserve">grado di </w:t>
      </w:r>
      <w:r>
        <w:t>analizzare</w:t>
      </w:r>
      <w:r w:rsidRPr="00D2551D">
        <w:t xml:space="preserve"> descrizioni relative a CVE o CWE, come invece richiesto nello studio in questione.</w:t>
      </w:r>
    </w:p>
    <w:p w14:paraId="69FBF0D7" w14:textId="40D81AC2" w:rsidR="001B7EEE" w:rsidRPr="00213643" w:rsidRDefault="007E3098" w:rsidP="00A329E5">
      <w:pPr>
        <w:pStyle w:val="Titolo4"/>
        <w:rPr>
          <w:lang w:val="en-US"/>
        </w:rPr>
      </w:pPr>
      <w:bookmarkStart w:id="83" w:name="_Toc169085211"/>
      <w:r w:rsidRPr="00213643">
        <w:rPr>
          <w:bCs/>
          <w:lang w:val="en-US"/>
        </w:rPr>
        <w:t>TTPpredictor</w:t>
      </w:r>
      <w:r w:rsidRPr="00213643">
        <w:rPr>
          <w:lang w:val="en-US"/>
        </w:rPr>
        <w:t xml:space="preserve"> - </w:t>
      </w:r>
      <w:r w:rsidR="001B7EEE" w:rsidRPr="00213643">
        <w:rPr>
          <w:lang w:val="en-US"/>
        </w:rPr>
        <w:t>CVE-driven attack technique prediction with semantic information extraction and a domain-specific language model</w:t>
      </w:r>
      <w:bookmarkEnd w:id="83"/>
    </w:p>
    <w:p w14:paraId="4615CC64" w14:textId="0747C861" w:rsidR="001B7EEE" w:rsidRDefault="007E3098" w:rsidP="00A329E5">
      <w:r>
        <w:t xml:space="preserve">Nello studio in quesitone </w:t>
      </w:r>
      <w:r w:rsidR="001B7EEE" w:rsidRPr="001B7EEE">
        <w:t>[2</w:t>
      </w:r>
      <w:r>
        <w:t>6</w:t>
      </w:r>
      <w:r w:rsidR="001B7EEE" w:rsidRPr="001B7EEE">
        <w:t>]</w:t>
      </w:r>
      <w:r>
        <w:t xml:space="preserve"> è stato migliorato il modello ML precedentemente creato dai medesimi autori denominato Secur</w:t>
      </w:r>
      <w:r w:rsidR="00BF6192">
        <w:t>e</w:t>
      </w:r>
      <w:r>
        <w:t>BERT (</w:t>
      </w:r>
      <w:r w:rsidR="00B20410">
        <w:t>modello basato su BERT che utilizza il SRL</w:t>
      </w:r>
      <w:r w:rsidR="00B20410">
        <w:rPr>
          <w:rStyle w:val="Rimandonotaapidipagina"/>
          <w:bCs/>
        </w:rPr>
        <w:footnoteReference w:id="13"/>
      </w:r>
      <w:r w:rsidR="00B20410">
        <w:t xml:space="preserve">) </w:t>
      </w:r>
      <w:r>
        <w:t xml:space="preserve">[27], con il nuovo nome di </w:t>
      </w:r>
      <w:r w:rsidRPr="007E3098">
        <w:rPr>
          <w:b/>
        </w:rPr>
        <w:t>TTPpredictor</w:t>
      </w:r>
      <w:r>
        <w:t xml:space="preserve">. </w:t>
      </w:r>
    </w:p>
    <w:p w14:paraId="3AD0352B" w14:textId="6FE5AFF4" w:rsidR="007E3098" w:rsidRDefault="007E3098" w:rsidP="00A329E5">
      <w:r>
        <w:t>Gli autori affermano di aver ottenuto un’accurancy</w:t>
      </w:r>
      <w:r w:rsidR="00B20410">
        <w:rPr>
          <w:rStyle w:val="Rimandonotaapidipagina"/>
          <w:bCs/>
        </w:rPr>
        <w:footnoteReference w:id="14"/>
      </w:r>
      <w:r>
        <w:t xml:space="preserve"> di circa il 98% e un F1-score tra il 95% e 98%.</w:t>
      </w:r>
    </w:p>
    <w:p w14:paraId="62E9AA99" w14:textId="5BA95A4A" w:rsidR="007E3098" w:rsidRPr="007E3098" w:rsidRDefault="007E3098" w:rsidP="00A329E5">
      <w:r w:rsidRPr="007E3098">
        <w:t xml:space="preserve">Tuttavia, nonostante l'efficacia di TTPpredictor, questo strumento </w:t>
      </w:r>
      <w:r>
        <w:t xml:space="preserve">non può essere utilizzato </w:t>
      </w:r>
      <w:r w:rsidRPr="007E3098">
        <w:t xml:space="preserve">per lo studio in questione, poiché non </w:t>
      </w:r>
      <w:r w:rsidRPr="007E3098">
        <w:lastRenderedPageBreak/>
        <w:t>considera le CWE e le TTP della matrice ATLAS</w:t>
      </w:r>
      <w:r w:rsidR="00B20410">
        <w:t>, tantomeno potrà essere testato visto che non sembra essere</w:t>
      </w:r>
      <w:r w:rsidR="00BF6192">
        <w:rPr>
          <w:rStyle w:val="Rimandonotaapidipagina"/>
          <w:bCs/>
        </w:rPr>
        <w:footnoteReference w:id="15"/>
      </w:r>
      <w:r w:rsidR="00B20410">
        <w:t xml:space="preserve"> di pubblico dominio</w:t>
      </w:r>
      <w:r w:rsidRPr="007E3098">
        <w:t>.</w:t>
      </w:r>
    </w:p>
    <w:p w14:paraId="59D7680C" w14:textId="543AB90A" w:rsidR="001B7EEE" w:rsidRPr="00213643" w:rsidRDefault="001B7EEE" w:rsidP="00A329E5">
      <w:pPr>
        <w:pStyle w:val="Titolo4"/>
        <w:rPr>
          <w:lang w:val="en-US"/>
        </w:rPr>
      </w:pPr>
      <w:bookmarkStart w:id="84" w:name="_Toc169085212"/>
      <w:r w:rsidRPr="00213643">
        <w:rPr>
          <w:lang w:val="en-US"/>
        </w:rPr>
        <w:t>Threat action extraction using information retrieval</w:t>
      </w:r>
      <w:bookmarkEnd w:id="84"/>
    </w:p>
    <w:p w14:paraId="019F15F1" w14:textId="44616DCE"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 per estrarre azioni di minaccia utilizzando tecniche di recupero delle informazioni. Per catturare le azioni di minaccia, questo studio utilizza vettori di parole, algoritmi di tagging e di filtraggio. La 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Pr="00213643" w:rsidRDefault="004972D0" w:rsidP="00A329E5">
      <w:pPr>
        <w:pStyle w:val="Titolo4"/>
        <w:rPr>
          <w:lang w:val="en-US"/>
        </w:rPr>
      </w:pPr>
      <w:bookmarkStart w:id="85" w:name="_Toc169085213"/>
      <w:r w:rsidRPr="00213643">
        <w:rPr>
          <w:lang w:val="en-US"/>
        </w:rPr>
        <w:lastRenderedPageBreak/>
        <w:t xml:space="preserve">ExAction: </w:t>
      </w:r>
      <w:r w:rsidR="001B7EEE" w:rsidRPr="00213643">
        <w:rPr>
          <w:lang w:val="en-US"/>
        </w:rPr>
        <w:t>Automatically extracting threat actions from cyber threat intelligence report based on multimodal learning</w:t>
      </w:r>
      <w:bookmarkEnd w:id="85"/>
    </w:p>
    <w:p w14:paraId="1BC5A469" w14:textId="316CD2C2" w:rsidR="001B7EEE" w:rsidRDefault="000E0DCA" w:rsidP="00A329E5">
      <w:r>
        <w:t xml:space="preserve">In questo paper </w:t>
      </w:r>
      <w:r w:rsidR="001B7EEE">
        <w:t>[</w:t>
      </w:r>
      <w:r w:rsidR="004972D0">
        <w:t>2</w:t>
      </w:r>
      <w:r w:rsidR="007A54C8">
        <w:t>9</w:t>
      </w:r>
      <w:r w:rsidR="001B7EEE">
        <w:t>], gli autori presentano un meccanismo per estrarre automaticamente azioni di minaccia dai rapporti APT e produrre TTP. Le azioni di minaccia vengono estratte dai rapporti APT utilizzando un estrattore basato su BERT-BiLSTM-CRF, e queste azioni estratte vengono poi mappate all'ontologia per costruire i relativi TTP utilizzando TF-IDF</w:t>
      </w:r>
      <w:r w:rsidR="004972D0">
        <w:rPr>
          <w:rStyle w:val="Rimandonotaapidipagina"/>
        </w:rPr>
        <w:footnoteReference w:id="16"/>
      </w:r>
      <w:r w:rsidR="001B7EEE">
        <w:t>. Le azioni, che 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Pr="00213643" w:rsidRDefault="001B7EEE" w:rsidP="00A329E5">
      <w:pPr>
        <w:pStyle w:val="Titolo4"/>
        <w:rPr>
          <w:lang w:val="en-US"/>
        </w:rPr>
      </w:pPr>
      <w:bookmarkStart w:id="86" w:name="_Toc169085214"/>
      <w:r w:rsidRPr="00213643">
        <w:rPr>
          <w:lang w:val="en-US"/>
        </w:rPr>
        <w:lastRenderedPageBreak/>
        <w:t>Automated threat report classification over multi-source data</w:t>
      </w:r>
      <w:bookmarkEnd w:id="86"/>
    </w:p>
    <w:p w14:paraId="45426DBF" w14:textId="3B6A4539" w:rsidR="001B7EEE" w:rsidRDefault="000E0DCA" w:rsidP="00A329E5">
      <w:r>
        <w:t>Altri ricercatori</w:t>
      </w:r>
      <w:r w:rsidR="001B7EEE">
        <w:t xml:space="preserve"> [</w:t>
      </w:r>
      <w:r w:rsidR="007A54C8">
        <w:t>30</w:t>
      </w:r>
      <w:r w:rsidR="001B7EEE">
        <w:t>]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 le descrizioni testuali dei rapporti sono tokenizzate, il punteggio TF-IDF per ogni parola viene calcolato e vengono applicati diversi meccanismi di correzione dei bias per superare i formati non standard. Come riportato dallo studio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43A74405" w:rsidR="001B7EEE" w:rsidRDefault="001B7EEE" w:rsidP="00A329E5">
      <w:pPr>
        <w:pStyle w:val="Titolo4"/>
      </w:pPr>
      <w:bookmarkStart w:id="87" w:name="_Toc169085215"/>
      <w:r>
        <w:t>BRON</w:t>
      </w:r>
      <w:bookmarkEnd w:id="87"/>
    </w:p>
    <w:p w14:paraId="60F09EE7" w14:textId="616880B4" w:rsidR="001B7EEE" w:rsidRDefault="001B7EEE" w:rsidP="00A329E5">
      <w:r>
        <w:t>BRON [</w:t>
      </w:r>
      <w:r w:rsidR="004972D0">
        <w:t>3</w:t>
      </w:r>
      <w:r w:rsidR="007A54C8">
        <w:t>1</w:t>
      </w:r>
      <w:r>
        <w:t xml:space="preserve">] è un framework completo che combina più fonti pubbliche di informazioni su minacce e vulnerabilità informatiche, ovvero MITRE's ATT&amp;CK MATRIX, CWE, CVE e CAPEC. BRON mantiene tutte le voci e le relazioni, facilitando il tracciamento </w:t>
      </w:r>
      <w:r>
        <w:lastRenderedPageBreak/>
        <w:t>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CVE/CWE e tecniche MITRE.</w:t>
      </w:r>
    </w:p>
    <w:p w14:paraId="0A0CF0B8" w14:textId="4E567CF2" w:rsidR="001B7EEE" w:rsidRPr="00213643" w:rsidRDefault="001B7EEE" w:rsidP="00A329E5">
      <w:pPr>
        <w:pStyle w:val="Titolo4"/>
        <w:rPr>
          <w:lang w:val="en-US"/>
        </w:rPr>
      </w:pPr>
      <w:bookmarkStart w:id="88" w:name="_Toc169085216"/>
      <w:r w:rsidRPr="00213643">
        <w:rPr>
          <w:lang w:val="en-US"/>
        </w:rPr>
        <w:t xml:space="preserve">Linking </w:t>
      </w:r>
      <w:r w:rsidR="00D2551D" w:rsidRPr="00213643">
        <w:rPr>
          <w:lang w:val="en-US"/>
        </w:rPr>
        <w:t>CVE</w:t>
      </w:r>
      <w:r w:rsidRPr="00213643">
        <w:rPr>
          <w:lang w:val="en-US"/>
        </w:rPr>
        <w:t>s to mitre att&amp;ck techniques</w:t>
      </w:r>
      <w:bookmarkEnd w:id="88"/>
    </w:p>
    <w:p w14:paraId="2D7B6C6E" w14:textId="272FEFB6"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embedding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Pr="00213643" w:rsidRDefault="00B72E27" w:rsidP="00A329E5">
      <w:pPr>
        <w:pStyle w:val="Titolo4"/>
        <w:rPr>
          <w:lang w:val="en-US"/>
        </w:rPr>
      </w:pPr>
      <w:bookmarkStart w:id="89" w:name="_Toc169085217"/>
      <w:r w:rsidRPr="00213643">
        <w:rPr>
          <w:lang w:val="en-US"/>
        </w:rPr>
        <w:lastRenderedPageBreak/>
        <w:t>Cve2att&amp;ck: Bert-based mapping of CVEs to mitre ATT&amp;CK techniques</w:t>
      </w:r>
      <w:bookmarkEnd w:id="89"/>
    </w:p>
    <w:p w14:paraId="36FE63B1" w14:textId="64C94732" w:rsidR="001B7EEE" w:rsidRDefault="00EE0628" w:rsidP="00A329E5">
      <w:r>
        <w:t>In questo studio</w:t>
      </w:r>
      <w:r w:rsidR="001B7EEE">
        <w:t xml:space="preserve"> [</w:t>
      </w:r>
      <w:r w:rsidR="004972D0">
        <w:t>3</w:t>
      </w:r>
      <w:r w:rsidR="007A54C8">
        <w:t>3</w:t>
      </w:r>
      <w:r w:rsidR="001B7EEE">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rsidR="001B7EEE">
        <w:t xml:space="preserve"> dei dati. Il miglior modello ha ottenuto un F1-score</w:t>
      </w:r>
      <w:r w:rsidR="00C328AF">
        <w:rPr>
          <w:rStyle w:val="Rimandonotaapidipagina"/>
        </w:rPr>
        <w:footnoteReference w:id="17"/>
      </w:r>
      <w:r w:rsidR="001B7EEE">
        <w:t xml:space="preserve"> del 47,84%. Tuttavia, le limitazioni dello studio includono un piccolo set di addestramento di sole 1813 CVE e la mappatura a un set limitato di 31 tecniche MITRE, insieme a una bassa performance, indicando una mancanza di generalizzazione nel modello proposto.</w:t>
      </w:r>
    </w:p>
    <w:p w14:paraId="58434083" w14:textId="46D1DD68" w:rsidR="001B7EEE" w:rsidRPr="00213643" w:rsidRDefault="00B72E27" w:rsidP="00A329E5">
      <w:pPr>
        <w:pStyle w:val="Titolo4"/>
        <w:rPr>
          <w:lang w:val="en-US"/>
        </w:rPr>
      </w:pPr>
      <w:bookmarkStart w:id="90" w:name="_Toc169085218"/>
      <w:r w:rsidRPr="00213643">
        <w:rPr>
          <w:lang w:val="en-US"/>
        </w:rPr>
        <w:lastRenderedPageBreak/>
        <w:t>Linking common vulnerabilities and exposures to the mitre att&amp;ck framework: A self-distillation approach</w:t>
      </w:r>
      <w:bookmarkEnd w:id="90"/>
    </w:p>
    <w:p w14:paraId="3B34C1D8" w14:textId="6581F783" w:rsidR="002955F9" w:rsidRDefault="00EE0628" w:rsidP="00A329E5">
      <w:r>
        <w:t xml:space="preserve">Un ultimo lavoro </w:t>
      </w:r>
      <w:r w:rsidR="001B7EEE">
        <w:t>[</w:t>
      </w:r>
      <w:r w:rsidR="004972D0">
        <w:t>3</w:t>
      </w:r>
      <w:r w:rsidR="007A54C8">
        <w:t>4</w:t>
      </w:r>
      <w:r w:rsidR="001B7EEE">
        <w:t xml:space="preserve">] </w:t>
      </w:r>
      <w:r>
        <w:t xml:space="preserve">mira </w:t>
      </w:r>
      <w:r w:rsidR="001B7EEE">
        <w:t>a costruire una base di conoscenze sulla sicurezza informatica per la difesa delle infrastrutture critiche. Propongono il modello CVE Transformer (CVET) per etichettare le CVE con dieci tattiche ATT&amp;CK. Il modello utilizza il fine-tuning e la distillazione della conoscenza con RoBERTa, raggiungendo un F1-score del 76,1% nell'etichettare le CVE. Lo studio utilizza un dataset CVE da BRON [</w:t>
      </w:r>
      <w:r w:rsidR="00D2551D">
        <w:t>31</w:t>
      </w:r>
      <w:r w:rsidR="001B7EEE">
        <w:t xml:space="preserve">], che fornisce classificazioni in astrazioni di alto livello, comprese le tecniche e tattiche MITRE ATT&amp;CK. Tuttavia, le </w:t>
      </w:r>
      <w:r w:rsidR="00B20410">
        <w:t xml:space="preserve">maggiori limitazioni sono dovute alle </w:t>
      </w:r>
      <w:r w:rsidR="001B7EEE">
        <w:t>mappature interconnesse tra CVE e tattiche tramite CAPEC</w:t>
      </w:r>
      <w:r w:rsidR="00B20410">
        <w:t xml:space="preserve"> che</w:t>
      </w:r>
      <w:r w:rsidR="001B7EEE">
        <w:t xml:space="preserve"> mancano della granularità necessaria, e la mappatura alle tattiche</w:t>
      </w:r>
      <w:r w:rsidR="00B20410">
        <w:t xml:space="preserve"> che</w:t>
      </w:r>
      <w:r w:rsidR="001B7EEE">
        <w:t xml:space="preserve"> non offre una classificazione dettagliata per tecniche specifiche relative alle CVE.</w:t>
      </w:r>
    </w:p>
    <w:p w14:paraId="39C24AE2" w14:textId="2848B3A6" w:rsidR="00186AE9" w:rsidRDefault="00186AE9" w:rsidP="00A329E5">
      <w:pPr>
        <w:pStyle w:val="Titolo4"/>
      </w:pPr>
      <w:bookmarkStart w:id="91" w:name="_Toc169085219"/>
      <w:r>
        <w:t>Conclusione</w:t>
      </w:r>
      <w:bookmarkEnd w:id="91"/>
    </w:p>
    <w:p w14:paraId="0AC370B2" w14:textId="0D31314D" w:rsidR="007E6762" w:rsidRDefault="00186AE9" w:rsidP="00A329E5">
      <w:r>
        <w:t>Tra tutti gli studi precedentemente riportati,</w:t>
      </w:r>
      <w:r w:rsidR="007E6762">
        <w:t xml:space="preserve"> i principali problemi che limitano l’utilizzo di ciascun modello di mappatura tra vulnerabilità e TTPs sono:</w:t>
      </w:r>
    </w:p>
    <w:p w14:paraId="643F2DFD" w14:textId="681852D5" w:rsidR="007E6762" w:rsidRDefault="007E6762" w:rsidP="00A329E5">
      <w:pPr>
        <w:pStyle w:val="Paragrafoelenco"/>
        <w:numPr>
          <w:ilvl w:val="0"/>
          <w:numId w:val="34"/>
        </w:numPr>
      </w:pPr>
      <w:r w:rsidRPr="007E6762">
        <w:t>nessuno riesce a offrire una mappatura sufficientemente precisa tra CVE e TTPs del contesto di ATT&amp;CK</w:t>
      </w:r>
      <w:r>
        <w:t>;</w:t>
      </w:r>
    </w:p>
    <w:p w14:paraId="082EAD31" w14:textId="77CA396E" w:rsidR="007E6762" w:rsidRDefault="007E6762" w:rsidP="00A329E5">
      <w:pPr>
        <w:pStyle w:val="Paragrafoelenco"/>
        <w:numPr>
          <w:ilvl w:val="0"/>
          <w:numId w:val="34"/>
        </w:numPr>
      </w:pPr>
      <w:r>
        <w:lastRenderedPageBreak/>
        <w:t>neanche uno tra i recenti studi tratta della matrice ATLAS;</w:t>
      </w:r>
    </w:p>
    <w:p w14:paraId="240A17D7" w14:textId="275FF511" w:rsidR="007E6762" w:rsidRPr="007E6762" w:rsidRDefault="00582471" w:rsidP="00A329E5">
      <w:pPr>
        <w:pStyle w:val="Paragrafoelenco"/>
        <w:numPr>
          <w:ilvl w:val="0"/>
          <w:numId w:val="34"/>
        </w:numPr>
      </w:pPr>
      <w:r>
        <w:t>gli studi che trattano anche CWE sono troppo generali e non si rifanno in maniera precisa a TTPs dei framworks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5918A11E"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p>
    <w:p w14:paraId="11E3084C" w14:textId="624B5C4C" w:rsidR="00623EC8" w:rsidRDefault="00623EC8" w:rsidP="00A329E5">
      <w:pPr>
        <w:pStyle w:val="Titolo2"/>
      </w:pPr>
      <w:bookmarkStart w:id="92" w:name="_Toc169085220"/>
      <w:r>
        <w:t xml:space="preserve">Analisi di un reale attacco </w:t>
      </w:r>
      <w:r w:rsidR="00C36056">
        <w:t>con MITRE ATT&amp;CK</w:t>
      </w:r>
      <w:bookmarkEnd w:id="92"/>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 xml:space="preserve">società specializzata in servizi di comunicazione satellitare a banda larga </w:t>
      </w:r>
      <w:r w:rsidR="00B357C6" w:rsidRPr="00B357C6">
        <w:lastRenderedPageBreak/>
        <w:t>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A329E5">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A329E5">
      <w:r>
        <w:t>Premettendo che questo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0FA3CB7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lastRenderedPageBreak/>
        <w:t>è</w:t>
      </w:r>
      <w:r w:rsidR="005D6AF6" w:rsidRPr="00563036">
        <w:rPr>
          <w:rFonts w:eastAsia="SimSun"/>
          <w:shd w:val="clear" w:color="auto" w:fill="FFFFFF"/>
          <w:lang w:eastAsia="it-IT"/>
        </w:rPr>
        <w:t xml:space="preserve"> stato possible creare una mappatura tra le TTPs del framework MITRE ATT&amp;CK e l’attacco precedentemente descritto.</w:t>
      </w:r>
    </w:p>
    <w:p w14:paraId="00D57A6E" w14:textId="7F849864" w:rsidR="00D638AA" w:rsidRPr="00D638AA" w:rsidRDefault="00D638AA" w:rsidP="00A329E5">
      <w:pPr>
        <w:pStyle w:val="Titolo3"/>
      </w:pPr>
      <w:bookmarkStart w:id="93" w:name="_Toc169085221"/>
      <w:r w:rsidRPr="00D638AA">
        <w:t>Reconaissance</w:t>
      </w:r>
      <w:bookmarkEnd w:id="93"/>
    </w:p>
    <w:p w14:paraId="22BCD5FF" w14:textId="1B2C0C70"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1D2642"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1D2642"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1D2642"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4986E570" w:rsidR="00D638AA" w:rsidRDefault="005546FF" w:rsidP="00A329E5">
      <w:pPr>
        <w:pStyle w:val="Titolo3"/>
        <w:rPr>
          <w:lang w:val="en-US"/>
        </w:rPr>
      </w:pPr>
      <w:bookmarkStart w:id="94" w:name="_Toc169085222"/>
      <w:r>
        <w:rPr>
          <w:lang w:val="en-US"/>
        </w:rPr>
        <w:t>Initial Acces</w:t>
      </w:r>
      <w:bookmarkEnd w:id="94"/>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 xml:space="preserve">che il punto </w:t>
      </w:r>
      <w:r w:rsidRPr="0023470E">
        <w:lastRenderedPageBreak/>
        <w:t>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1D2642"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18F1E9F1" w:rsidR="009E52B2" w:rsidRPr="008675A2" w:rsidRDefault="005546FF" w:rsidP="00A329E5">
      <w:pPr>
        <w:pStyle w:val="Titolo3"/>
        <w:rPr>
          <w:lang w:val="en-US"/>
        </w:rPr>
      </w:pPr>
      <w:bookmarkStart w:id="95" w:name="_Toc169085223"/>
      <w:r>
        <w:rPr>
          <w:lang w:val="en-US"/>
        </w:rPr>
        <w:t>Exploitation</w:t>
      </w:r>
      <w:bookmarkEnd w:id="95"/>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1D2642"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1D2642" w14:paraId="19F3ACF5" w14:textId="77777777" w:rsidTr="00AC370B">
        <w:tc>
          <w:tcPr>
            <w:tcW w:w="2405" w:type="dxa"/>
          </w:tcPr>
          <w:p w14:paraId="536C0ECA" w14:textId="40CCE3B7" w:rsidR="009E52B2" w:rsidRDefault="009E52B2" w:rsidP="00A329E5">
            <w:r w:rsidRPr="009E52B2">
              <w:lastRenderedPageBreak/>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7E268149" w:rsidR="008675A2" w:rsidRDefault="008675A2" w:rsidP="00A329E5">
      <w:pPr>
        <w:pStyle w:val="Titolo3"/>
      </w:pPr>
      <w:bookmarkStart w:id="96" w:name="_Toc169085224"/>
      <w:r>
        <w:t>Lateral movement</w:t>
      </w:r>
      <w:bookmarkEnd w:id="96"/>
    </w:p>
    <w:p w14:paraId="76B25027" w14:textId="7E286F2F" w:rsidR="008675A2" w:rsidRDefault="008675A2" w:rsidP="00A329E5">
      <w:r>
        <w:t>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1D2642"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238311FD" w:rsidR="00240C95" w:rsidRDefault="00240C95" w:rsidP="00A329E5">
      <w:pPr>
        <w:pStyle w:val="Titolo3"/>
      </w:pPr>
      <w:bookmarkStart w:id="97" w:name="_Toc169085225"/>
      <w:r>
        <w:lastRenderedPageBreak/>
        <w:t>Discovery</w:t>
      </w:r>
      <w:bookmarkEnd w:id="97"/>
    </w:p>
    <w:p w14:paraId="7655DD6A" w14:textId="56B2E542" w:rsidR="00240C95" w:rsidRPr="00240C95" w:rsidRDefault="00240C95" w:rsidP="00A329E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t>Tattiche</w:t>
            </w:r>
          </w:p>
        </w:tc>
        <w:tc>
          <w:tcPr>
            <w:tcW w:w="5708" w:type="dxa"/>
          </w:tcPr>
          <w:p w14:paraId="1A05C40E" w14:textId="4CC2B2B4" w:rsidR="00240C95" w:rsidRPr="00240C95" w:rsidRDefault="00240C95" w:rsidP="00A329E5">
            <w:r>
              <w:t>Tecniche</w:t>
            </w:r>
          </w:p>
        </w:tc>
      </w:tr>
      <w:tr w:rsidR="00240C95" w:rsidRPr="001D2642"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7A4FAD45" w:rsidR="00240C95" w:rsidRDefault="00240C95" w:rsidP="00A329E5">
      <w:pPr>
        <w:pStyle w:val="Titolo3"/>
      </w:pPr>
      <w:bookmarkStart w:id="98" w:name="_Toc169085226"/>
      <w:r>
        <w:lastRenderedPageBreak/>
        <w:t xml:space="preserve">Defense evasion &amp; </w:t>
      </w:r>
      <w:r w:rsidRPr="00240C95">
        <w:t>Privilege Escalation</w:t>
      </w:r>
      <w:bookmarkEnd w:id="98"/>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1D2642"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1D2642"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1FD10093" w:rsidR="007A0EBC" w:rsidRDefault="00240C95" w:rsidP="00A329E5">
      <w:pPr>
        <w:pStyle w:val="Titolo3"/>
      </w:pPr>
      <w:bookmarkStart w:id="99" w:name="_Toc169085227"/>
      <w:r>
        <w:t>Execution</w:t>
      </w:r>
      <w:bookmarkEnd w:id="99"/>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lastRenderedPageBreak/>
              <w:t>Initial Access</w:t>
            </w:r>
          </w:p>
        </w:tc>
        <w:tc>
          <w:tcPr>
            <w:tcW w:w="5151" w:type="dxa"/>
          </w:tcPr>
          <w:p w14:paraId="41BF9019" w14:textId="58A42F73" w:rsidR="00B262A3" w:rsidRDefault="00B262A3" w:rsidP="00A329E5">
            <w:r w:rsidRPr="00B262A3">
              <w:t>[T1195] Supply Chain Compromise</w:t>
            </w:r>
          </w:p>
        </w:tc>
      </w:tr>
      <w:tr w:rsidR="00B262A3" w:rsidRPr="001D2642"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1D2642"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1F649C43" w:rsidR="005D6AF6" w:rsidRDefault="005D6AF6" w:rsidP="00A329E5">
      <w:pPr>
        <w:pStyle w:val="Titolo3"/>
      </w:pPr>
      <w:bookmarkStart w:id="100" w:name="_Toc169085228"/>
      <w:r>
        <w:t>Impact</w:t>
      </w:r>
      <w:bookmarkEnd w:id="100"/>
    </w:p>
    <w:p w14:paraId="71CB7AF9" w14:textId="097A11FF" w:rsidR="005D6AF6" w:rsidRDefault="005D6AF6" w:rsidP="00A329E5">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[T1529] System Shutdown/Reboot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[T1485] Data Destruction</w:t>
            </w:r>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[T1495] Firmware Corruption</w:t>
            </w:r>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[T1561] Disk Wipe</w:t>
            </w:r>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[T1529] System Shutdown/Reboot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[T1485] Data Destruction</w:t>
            </w:r>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[T1495] Firmware Corruption</w:t>
            </w:r>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[T1561] Disk Wipe</w:t>
            </w:r>
          </w:p>
        </w:tc>
      </w:tr>
      <w:tr w:rsidR="00E34921" w:rsidRPr="001D2642"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 xml:space="preserve">[T1561.001] Disk Wipe: Disk Content </w:t>
            </w:r>
            <w:r w:rsidRPr="00563036">
              <w:rPr>
                <w:lang w:val="en-US"/>
              </w:rPr>
              <w:lastRenderedPageBreak/>
              <w:t>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[T1561.002] Disk Structure Wipe</w:t>
            </w:r>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[T1531] Account Access Removal</w:t>
            </w:r>
          </w:p>
        </w:tc>
      </w:tr>
      <w:tr w:rsidR="00E34921" w:rsidRPr="001D2642"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0C0F22CC" w:rsidR="00311F37" w:rsidRDefault="00311F37" w:rsidP="00A329E5">
      <w:pPr>
        <w:pStyle w:val="Titolo2"/>
      </w:pPr>
      <w:bookmarkStart w:id="101" w:name="_Toc169085229"/>
      <w:r w:rsidRPr="007E4D82">
        <w:lastRenderedPageBreak/>
        <w:t>Attacchi Cyber – Analisi delle tendenze</w:t>
      </w:r>
      <w:bookmarkEnd w:id="101"/>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A329E5">
      <w:pPr>
        <w:pStyle w:val="Titolo3"/>
      </w:pPr>
      <w:bookmarkStart w:id="102" w:name="_Toc169085230"/>
      <w:r>
        <w:t>Q2 2022 vs Q3 2023</w:t>
      </w:r>
      <w:bookmarkEnd w:id="102"/>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A329E5">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6E5D2316"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A329E5">
      <w:pPr>
        <w:pStyle w:val="Titolo3"/>
      </w:pPr>
      <w:bookmarkStart w:id="103" w:name="_Toc169085231"/>
      <w:r>
        <w:t>Provenienza delle cyber minacce</w:t>
      </w:r>
      <w:bookmarkEnd w:id="103"/>
    </w:p>
    <w:p w14:paraId="146F2B9F" w14:textId="3AF939FE" w:rsidR="00311F37" w:rsidRPr="007E4D82" w:rsidRDefault="00311F37" w:rsidP="00A329E5">
      <w:r w:rsidRPr="007E4D82">
        <w:t>Un altro grande problema dilemma è dovuto alla provenienza di questi attacchi. Uno studio [5] in cui sono coinvolte la Cybersecurity and Infrastructure Security Agency (</w:t>
      </w:r>
      <w:r w:rsidRPr="007E4D82">
        <w:rPr>
          <w:b/>
          <w:bCs/>
        </w:rPr>
        <w:t>CISA</w:t>
      </w:r>
      <w:r w:rsidRPr="007E4D82">
        <w:t xml:space="preserve">), la </w:t>
      </w:r>
      <w:r w:rsidRPr="007E4D82">
        <w:lastRenderedPageBreak/>
        <w:t>National Security Agency (</w:t>
      </w:r>
      <w:r w:rsidRPr="007E4D82">
        <w:rPr>
          <w:b/>
          <w:bCs/>
        </w:rPr>
        <w:t>NSA</w:t>
      </w:r>
      <w:r w:rsidRPr="007E4D82">
        <w:t>) e il 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A329E5">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55CF61D0" w:rsidR="002B66CD" w:rsidRPr="007E4D82" w:rsidRDefault="002B66CD" w:rsidP="00A329E5">
      <w:pPr>
        <w:pStyle w:val="Titolo3"/>
      </w:pPr>
      <w:bookmarkStart w:id="104" w:name="_Toc169085232"/>
      <w:r>
        <w:t>Stime dei costi futuri</w:t>
      </w:r>
      <w:bookmarkEnd w:id="104"/>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A329E5">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155C3904" w:rsidR="00311F37" w:rsidRPr="007E4D82" w:rsidRDefault="00311F37" w:rsidP="00A329E5">
      <w:pPr>
        <w:pStyle w:val="Titolo2"/>
      </w:pPr>
      <w:bookmarkStart w:id="105" w:name="_Toc169085233"/>
      <w:r w:rsidRPr="007E4D82">
        <w:t>NIS2 – L’ultima normativa nel mondo cyber</w:t>
      </w:r>
      <w:bookmarkEnd w:id="105"/>
    </w:p>
    <w:p w14:paraId="5F02C0FE" w14:textId="77777777" w:rsidR="00311F37" w:rsidRPr="007E4D82" w:rsidRDefault="00311F37" w:rsidP="00A329E5">
      <w:r w:rsidRPr="007E4D82">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ottobre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06" w:name="_Toc162107985"/>
      <w:bookmarkStart w:id="107" w:name="_Toc162181709"/>
      <w:bookmarkStart w:id="108" w:name="_Toc162344551"/>
      <w:bookmarkStart w:id="109" w:name="_Toc162345071"/>
      <w:bookmarkStart w:id="110" w:name="_Toc162345109"/>
      <w:bookmarkStart w:id="111" w:name="_Toc162372862"/>
      <w:bookmarkStart w:id="112" w:name="_Toc162388788"/>
      <w:bookmarkStart w:id="113" w:name="_Toc162426561"/>
      <w:bookmarkStart w:id="114" w:name="_Toc162426697"/>
      <w:bookmarkStart w:id="115" w:name="_Toc162432916"/>
      <w:bookmarkStart w:id="116" w:name="_Toc162433098"/>
      <w:bookmarkStart w:id="117" w:name="_Toc162433181"/>
      <w:bookmarkStart w:id="118" w:name="_Toc162949542"/>
      <w:bookmarkStart w:id="119" w:name="_Toc163234292"/>
      <w:bookmarkStart w:id="120" w:name="_Toc163248376"/>
      <w:bookmarkStart w:id="121" w:name="_Toc163248422"/>
      <w:bookmarkStart w:id="122" w:name="_Toc163382042"/>
      <w:bookmarkStart w:id="123" w:name="_Toc163382203"/>
      <w:bookmarkStart w:id="124" w:name="_Toc163382284"/>
      <w:bookmarkStart w:id="125" w:name="_Toc163392002"/>
      <w:bookmarkStart w:id="126" w:name="_Toc163994667"/>
      <w:bookmarkStart w:id="127" w:name="_Toc16710986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573145C8" w14:textId="0A73F60C" w:rsidR="007D5DF3" w:rsidRPr="007E4D82" w:rsidRDefault="007D5DF3" w:rsidP="00A329E5">
      <w:pPr>
        <w:pStyle w:val="Titolo1"/>
      </w:pPr>
      <w:bookmarkStart w:id="128" w:name="_Toc169085234"/>
      <w:r w:rsidRPr="007E4D82">
        <w:lastRenderedPageBreak/>
        <w:t>Capitolo II</w:t>
      </w:r>
      <w:r>
        <w:t>I</w:t>
      </w:r>
      <w:bookmarkEnd w:id="128"/>
    </w:p>
    <w:p w14:paraId="184EE034" w14:textId="3D69A21D" w:rsidR="007D5DF3" w:rsidRPr="00BE6CA0" w:rsidRDefault="00BB2D61" w:rsidP="00A329E5">
      <w:pPr>
        <w:pStyle w:val="Sottotitolo"/>
      </w:pPr>
      <w:bookmarkStart w:id="129" w:name="_Toc169085235"/>
      <w:r w:rsidRPr="00BE6CA0">
        <w:t>Sperimentazione</w:t>
      </w:r>
      <w:bookmarkEnd w:id="129"/>
    </w:p>
    <w:p w14:paraId="090B579D" w14:textId="6158BA59" w:rsidR="00BC5810" w:rsidRDefault="0015006D" w:rsidP="00A329E5">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sidRPr="007D7E88">
        <w:rPr>
          <w:b/>
          <w:bCs/>
        </w:rPr>
        <w:t>DetectiveAttack</w:t>
      </w:r>
      <w:r w:rsidR="007D7E88">
        <w:rPr>
          <w:b/>
          <w:bCs/>
        </w:rPr>
        <w:t>s</w:t>
      </w:r>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p>
    <w:p w14:paraId="69D50B8E" w14:textId="4596BB19" w:rsidR="007D7E88" w:rsidRDefault="007D7E88" w:rsidP="007D7E88">
      <w:pPr>
        <w:pStyle w:val="Titolo2"/>
      </w:pPr>
      <w:r>
        <w:t>Funzionalità di DetectiveAttacks</w:t>
      </w:r>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24BBCA23"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2CC72400" w14:textId="05443CD3"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 report che le fornisca</w:t>
      </w:r>
      <w:r w:rsidR="00F36661">
        <w:t>;</w:t>
      </w:r>
    </w:p>
    <w:p w14:paraId="127EAA26" w14:textId="59C9A4CB" w:rsidR="0015006D" w:rsidRDefault="007003D4" w:rsidP="00F36661">
      <w:pPr>
        <w:pStyle w:val="Paragrafoelenco"/>
        <w:numPr>
          <w:ilvl w:val="0"/>
          <w:numId w:val="35"/>
        </w:numPr>
      </w:pPr>
      <w:r>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36661">
        <w:t>;</w:t>
      </w:r>
    </w:p>
    <w:p w14:paraId="7146E29D" w14:textId="2FE32916" w:rsidR="0043592C" w:rsidRDefault="007003D4" w:rsidP="0043592C">
      <w:pPr>
        <w:pStyle w:val="Paragrafoelenco"/>
        <w:numPr>
          <w:ilvl w:val="0"/>
          <w:numId w:val="35"/>
        </w:numPr>
      </w:pPr>
      <w:r w:rsidRPr="007003D4">
        <w:lastRenderedPageBreak/>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073FA4F9" w14:textId="4DFB8122" w:rsidR="0043592C" w:rsidRPr="0043592C" w:rsidRDefault="00255D24" w:rsidP="0043592C">
      <w:pPr>
        <w:pStyle w:val="Titolo2"/>
      </w:pPr>
      <w:bookmarkStart w:id="130" w:name="_Toc169085236"/>
      <w:bookmarkEnd w:id="130"/>
      <w:r>
        <w:t xml:space="preserve">Tecnologie </w:t>
      </w:r>
      <w:r w:rsidR="007D7E88">
        <w:t>utilizzate</w:t>
      </w:r>
    </w:p>
    <w:p w14:paraId="7C3D63FC" w14:textId="4E6518E4" w:rsidR="00CE67A9" w:rsidRDefault="00BC5810" w:rsidP="00A329E5">
      <w:r w:rsidRPr="00BC5810">
        <w:t xml:space="preserve">Durante la </w:t>
      </w:r>
      <w:r w:rsidRPr="00234E19">
        <w:rPr>
          <w:b/>
          <w:bCs/>
        </w:rPr>
        <w:t>fase iniziale</w:t>
      </w:r>
      <w:r w:rsidRPr="00BC5810">
        <w:t xml:space="preserve"> dello sviluppo, è stato intrapreso il processo di definizione e strutturazione de</w:t>
      </w:r>
      <w:r w:rsidR="001B3406">
        <w:t>l container che definisce i dati base del sistema</w:t>
      </w:r>
      <w:r w:rsidRPr="00BC5810">
        <w:t xml:space="preserve">. Questo passo fondamentale ha comportato l'identificazione delle aree chiave di interesse, l'analisi delle esigenze </w:t>
      </w:r>
      <w:r w:rsidRPr="00357E65">
        <w:t>specifiche</w:t>
      </w:r>
      <w:r w:rsidRPr="00BC5810">
        <w:t xml:space="preserve"> e la mappatura delle relazioni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7D7BA145" w:rsidR="001E1D1C" w:rsidRDefault="001E1D1C" w:rsidP="00A329E5">
      <w:pPr>
        <w:pStyle w:val="Titolo3"/>
      </w:pPr>
      <w:bookmarkStart w:id="131" w:name="_Toc169085238"/>
      <w:r>
        <w:t>Framework</w:t>
      </w:r>
      <w:r w:rsidR="00E32B04">
        <w:t>, librerie e modelli</w:t>
      </w:r>
      <w:r>
        <w:t xml:space="preserve"> utilizzati</w:t>
      </w:r>
      <w:bookmarkEnd w:id="131"/>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la quale permette 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lastRenderedPageBreak/>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05CC5987"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03E5F3DE" w:rsidR="00AD463F" w:rsidRPr="00A329E5" w:rsidRDefault="00AD463F" w:rsidP="00A329E5">
      <w:pPr>
        <w:pStyle w:val="Paragrafoelenco"/>
        <w:numPr>
          <w:ilvl w:val="0"/>
          <w:numId w:val="21"/>
        </w:numPr>
        <w:rPr>
          <w:b/>
          <w:bCs/>
        </w:rPr>
      </w:pPr>
      <w:r w:rsidRPr="00A329E5">
        <w:rPr>
          <w:b/>
          <w:bCs/>
        </w:rPr>
        <w:t>GPT 3.5 turbo 0125 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0"/>
      </w:r>
      <w:r w:rsidR="008E07BE" w:rsidRPr="00A329E5">
        <w:t xml:space="preserve"> mette a disposizione le API di OpenAI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511D0D5" w:rsidR="00AD463F" w:rsidRPr="00A329E5"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 e aggiunge API per ottenere informazioni sulle CWE.</w:t>
      </w:r>
    </w:p>
    <w:p w14:paraId="73855738" w14:textId="00F2AD34" w:rsidR="0089123C" w:rsidRDefault="0089123C" w:rsidP="00A329E5">
      <w:pPr>
        <w:pStyle w:val="Titolo3"/>
      </w:pPr>
      <w:bookmarkStart w:id="132" w:name="_Toc169085239"/>
      <w:r>
        <w:t xml:space="preserve">Tipo di dati manipolato </w:t>
      </w:r>
      <w:r w:rsidRPr="007E4D82">
        <w:t>–</w:t>
      </w:r>
      <w:r>
        <w:t xml:space="preserve"> STIX Object</w:t>
      </w:r>
      <w:r w:rsidR="009B26F3">
        <w:t xml:space="preserve"> e</w:t>
      </w:r>
      <w:r w:rsidR="00F36661">
        <w:t xml:space="preserve"> dict</w:t>
      </w:r>
      <w:bookmarkEnd w:id="132"/>
    </w:p>
    <w:p w14:paraId="1EBB3B7A" w14:textId="77777777"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w:t>
      </w:r>
      <w:r w:rsidRPr="00A329E5">
        <w:lastRenderedPageBreak/>
        <w:t xml:space="preserve">estratti dai file JSON relativi alla matrice ATLAS e al mapping explorer. Gli oggetti forniti dal framework ATT&amp;CK sono degli oggetti </w:t>
      </w:r>
      <w:r w:rsidRPr="00A329E5">
        <w:rPr>
          <w:b/>
          <w:bCs/>
        </w:rPr>
        <w:t>STIX</w:t>
      </w:r>
      <w:r w:rsidRPr="00A329E5">
        <w:t xml:space="preserve"> (Structured Threat Information eXpression), che rappresentano un modo standardizzato per esprimere informazioni di intelligence sulle minacce informatiche. Gli oggetti STIX, espansi con altri attributi, che permettono di descrivere dettagliatamente e in maniera strutturata le informazioni su minacce, tattiche, tecniche e procedure (TTP), facilitando così lo scambio di informazioni di sicurezza tra sistemi e tra esperti del settore.</w:t>
      </w:r>
    </w:p>
    <w:p w14:paraId="2052193E" w14:textId="3323457A" w:rsidR="00501418" w:rsidRDefault="009012C1" w:rsidP="00A329E5">
      <w:r w:rsidRPr="009012C1">
        <w:t xml:space="preserve">D'altro canto, i dati ottenuti dai file JSON relativi alla matrice ATLAS e al mapping explorer sono rappresentati sotto forma di semplici </w:t>
      </w:r>
      <w:r w:rsidRPr="009012C1">
        <w:rPr>
          <w:b/>
          <w:bCs/>
        </w:rPr>
        <w:t>dizionari</w:t>
      </w:r>
      <w:r w:rsidR="00F36661">
        <w:rPr>
          <w:b/>
          <w:bCs/>
        </w:rPr>
        <w:t xml:space="preserve"> </w:t>
      </w:r>
      <w:r w:rsidR="00F36661" w:rsidRPr="00F36661">
        <w:t>(dict)</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r w:rsidR="00DF697F">
        <w:t>static</w:t>
      </w:r>
      <w:r>
        <w:t>-time</w:t>
      </w:r>
      <w:r w:rsidR="009012C1">
        <w:t>.</w:t>
      </w:r>
      <w:r w:rsidR="0089123C" w:rsidRPr="009012C1">
        <w:br w:type="page"/>
      </w:r>
    </w:p>
    <w:p w14:paraId="73A978D6" w14:textId="0AE098A9" w:rsidR="00D030DD" w:rsidRDefault="00D030DD" w:rsidP="00A329E5">
      <w:pPr>
        <w:pStyle w:val="Sottotitolo"/>
      </w:pPr>
      <w:bookmarkStart w:id="133" w:name="_Toc169085240"/>
      <w:r>
        <w:lastRenderedPageBreak/>
        <w:t>Strutturazione package</w:t>
      </w:r>
      <w:r w:rsidR="00234E19">
        <w:t xml:space="preserve"> e directory</w:t>
      </w:r>
      <w:bookmarkEnd w:id="133"/>
    </w:p>
    <w:p w14:paraId="15605382" w14:textId="77777777" w:rsidR="00521C6E" w:rsidRDefault="00521C6E" w:rsidP="00521C6E">
      <w:pPr>
        <w:pStyle w:val="Titolo2"/>
      </w:pPr>
      <w:bookmarkStart w:id="134" w:name="_Toc169085241"/>
      <w:r>
        <w:t>Architettura</w:t>
      </w:r>
      <w:bookmarkEnd w:id="134"/>
    </w:p>
    <w:p w14:paraId="2B7051A8" w14:textId="24E5F4DC" w:rsidR="00521C6E" w:rsidRDefault="00521C6E" w:rsidP="00521C6E">
      <w:r>
        <w:t xml:space="preserve">L'architettura scelta per lo sviluppo dell'applicativo DetectiveAttack è un'architettura a </w:t>
      </w:r>
      <w:r w:rsidRPr="00374B4F">
        <w:rPr>
          <w:b/>
          <w:bCs/>
        </w:rPr>
        <w:t>microservizi</w:t>
      </w:r>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L'architettura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Ogni microservizio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I microservizi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L'isolamento dei microservizi facilita l'individuazione e la risoluzione dei problemi. Se un microservizio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lastRenderedPageBreak/>
        <w:t>Resilienza</w:t>
      </w:r>
      <w:r>
        <w:t>: I microservizi possono essere progettati per essere più resilienti, in quanto l'isolamento dei servizi riduce il rischio che un guasto in un componente comprometta l'intera applicazione. In caso di errore in un microservizio,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77777777" w:rsidR="00521C6E" w:rsidRDefault="00521C6E" w:rsidP="00521C6E">
      <w:r>
        <w:t xml:space="preserve">Questi vantaggi rendono l'architettura a microservizi una scelta ideale per lo sviluppo di applicazioni complesse e che manipolano dati continuamente aggiornati, come DetectiveAttack,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1"/>
      </w:r>
      <w:r>
        <w:t xml:space="preserve"> e della piattaforma </w:t>
      </w:r>
      <w:r w:rsidRPr="00B730C4">
        <w:rPr>
          <w:b/>
          <w:bCs/>
        </w:rPr>
        <w:t>Docker</w:t>
      </w:r>
      <w:r>
        <w:rPr>
          <w:rStyle w:val="Rimandonotaapidipagina"/>
          <w:b/>
          <w:bCs/>
        </w:rPr>
        <w:footnoteReference w:id="22"/>
      </w:r>
      <w:r>
        <w:t>.</w:t>
      </w:r>
    </w:p>
    <w:p w14:paraId="7DC049B7" w14:textId="5A9A5D3C" w:rsidR="00D620F7" w:rsidRDefault="00873674" w:rsidP="00D620F7">
      <w:pPr>
        <w:jc w:val="center"/>
      </w:pPr>
      <w:r>
        <w:rPr>
          <w:noProof/>
        </w:rPr>
        <w:lastRenderedPageBreak/>
        <w:drawing>
          <wp:inline distT="0" distB="0" distL="0" distR="0" wp14:anchorId="12EA3E9C" wp14:editId="5FC2E7F9">
            <wp:extent cx="4736703" cy="22002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871" t="12794" r="6061" b="14479"/>
                    <a:stretch/>
                  </pic:blipFill>
                  <pic:spPr bwMode="auto">
                    <a:xfrm>
                      <a:off x="0" y="0"/>
                      <a:ext cx="4740198" cy="2201899"/>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7777777" w:rsidR="00521C6E" w:rsidRDefault="00521C6E" w:rsidP="00521C6E">
      <w:pPr>
        <w:pStyle w:val="Titolo3"/>
      </w:pPr>
      <w:bookmarkStart w:id="135" w:name="_Toc169085242"/>
      <w:r>
        <w:t>Componenti dell’architettura</w:t>
      </w:r>
      <w:bookmarkEnd w:id="135"/>
    </w:p>
    <w:p w14:paraId="191E6748" w14:textId="77777777" w:rsidR="00521C6E" w:rsidRDefault="00521C6E" w:rsidP="00521C6E">
      <w:r>
        <w:t>Le componenti presenti nel sistema attualmente sono 5:</w:t>
      </w:r>
    </w:p>
    <w:p w14:paraId="3E6CF4FF" w14:textId="6C5C7D6F" w:rsidR="00521C6E" w:rsidRPr="00B730C4" w:rsidRDefault="00521C6E" w:rsidP="00521C6E">
      <w:pPr>
        <w:pStyle w:val="Paragrafoelenco"/>
        <w:numPr>
          <w:ilvl w:val="0"/>
          <w:numId w:val="38"/>
        </w:numPr>
      </w:pPr>
      <w:r>
        <w:rPr>
          <w:b/>
          <w:bCs/>
        </w:rPr>
        <w:t xml:space="preserve">stix&amp;vulnerability: </w:t>
      </w:r>
      <w:r>
        <w:t>Fornisce e manipola i dati relativi agli STIX object e le loro relazioni conosciute con le Vulnerabilità</w:t>
      </w:r>
      <w:r w:rsidR="00B734C5">
        <w:t xml:space="preserve">, in questo container vi è anche l’interfaccia di accesso per </w:t>
      </w:r>
      <w:r w:rsidR="00B734C5" w:rsidRPr="00B734C5">
        <w:rPr>
          <w:b/>
          <w:bCs/>
        </w:rPr>
        <w:t>gptAPI</w:t>
      </w:r>
      <w:r w:rsidR="00B734C5">
        <w:t xml:space="preserve">. </w:t>
      </w:r>
      <w:r w:rsidR="00B734C5">
        <w:t>Tuttavia, quest'ultima non verrà implementata come un server Flask collegato a un proxy Nginx, poiché le tecnologie che permettono di mettere in comunicazione una componente con un server Python sono limitate dal massimo di 2048 caratteri per l'URL. Al contrario, GPT accetta fino a 4096 caratteri</w:t>
      </w:r>
      <w:r w:rsidR="00B734C5">
        <w:t xml:space="preserve">, quindi nel passaggio di </w:t>
      </w:r>
      <w:r w:rsidR="00B734C5">
        <w:lastRenderedPageBreak/>
        <w:t>parametri al server si potrebbe superare il limite massimo e perdere informazioni importanti.</w:t>
      </w:r>
    </w:p>
    <w:p w14:paraId="74FFAB2F" w14:textId="37E8B2EF" w:rsidR="00521C6E" w:rsidRDefault="00521C6E" w:rsidP="00521C6E">
      <w:pPr>
        <w:pStyle w:val="Paragrafoelenco"/>
        <w:numPr>
          <w:ilvl w:val="0"/>
          <w:numId w:val="38"/>
        </w:numPr>
      </w:pPr>
      <w:r>
        <w:rPr>
          <w:b/>
          <w:bCs/>
        </w:rPr>
        <w:t xml:space="preserve">cvwelib: </w:t>
      </w:r>
      <w:r>
        <w:t>Libreria che permette di cercare ed ottenere le informazioni sulle CVE, CWE e relazioni tra loro, in base a chiavi di ricerca</w:t>
      </w:r>
      <w:r w:rsidR="00B734C5">
        <w:t>.</w:t>
      </w:r>
    </w:p>
    <w:p w14:paraId="0F570E08" w14:textId="7F16E55D" w:rsidR="00521C6E" w:rsidRPr="00B730C4" w:rsidRDefault="00521C6E" w:rsidP="00521C6E">
      <w:pPr>
        <w:pStyle w:val="Paragrafoelenco"/>
        <w:numPr>
          <w:ilvl w:val="0"/>
          <w:numId w:val="38"/>
        </w:numPr>
      </w:pPr>
      <w:r>
        <w:rPr>
          <w:b/>
          <w:bCs/>
        </w:rPr>
        <w:t>webInterface</w:t>
      </w:r>
      <w:r>
        <w:t xml:space="preserve">: È il container si occupa di fornire l’interfaccia web dell’applicazione, sviluppato in </w:t>
      </w:r>
      <w:r>
        <w:rPr>
          <w:b/>
          <w:bCs/>
        </w:rPr>
        <w:t>react</w:t>
      </w:r>
      <w:r>
        <w:t xml:space="preserve"> </w:t>
      </w:r>
      <w:r>
        <w:rPr>
          <w:b/>
          <w:bCs/>
        </w:rPr>
        <w:t xml:space="preserve">js </w:t>
      </w:r>
      <w:r>
        <w:t>con l’ausilio dei framework bootstrap, react-bootstrap e MUI Core</w:t>
      </w:r>
      <w:r w:rsidR="00B734C5">
        <w:t>.</w:t>
      </w:r>
    </w:p>
    <w:p w14:paraId="654D50DA" w14:textId="66C38DBF" w:rsidR="00521C6E" w:rsidRPr="001D69CC" w:rsidRDefault="00521C6E" w:rsidP="001D69CC">
      <w:pPr>
        <w:pStyle w:val="Paragrafoelenco"/>
        <w:numPr>
          <w:ilvl w:val="0"/>
          <w:numId w:val="38"/>
        </w:numPr>
        <w:rPr>
          <w:b/>
          <w:bCs/>
        </w:rPr>
      </w:pPr>
      <w:r w:rsidRPr="00160BFC">
        <w:rPr>
          <w:b/>
          <w:bCs/>
        </w:rPr>
        <w:t xml:space="preserve">nginx: </w:t>
      </w:r>
      <w:r w:rsidRPr="00160BFC">
        <w:t>Un web server utilizz</w:t>
      </w:r>
      <w:r>
        <w:t>ato nel sistema come reverse proxy al fine di ridirezionare tutto il traffico generato, mettendo a disposizione tutte le componenti appena descritte tramite un’unica porta.</w:t>
      </w:r>
    </w:p>
    <w:p w14:paraId="7721BFDC" w14:textId="487B523B" w:rsidR="001D69CC" w:rsidRDefault="001D69CC" w:rsidP="001D69CC">
      <w:pPr>
        <w:pStyle w:val="Titolo2"/>
      </w:pPr>
      <w:bookmarkStart w:id="136" w:name="_Toc169085243"/>
      <w:r>
        <w:t>stix&amp;vulnerability</w:t>
      </w:r>
      <w:bookmarkEnd w:id="136"/>
    </w:p>
    <w:p w14:paraId="3E0E82EA" w14:textId="2257E517" w:rsidR="001D69CC" w:rsidRDefault="001D69CC" w:rsidP="001D69CC">
      <w:r w:rsidRPr="001D69CC">
        <w:t>Fornisce e manipola i dati relativi agli oggetti STIX (Structured Threat Information Expression) e alle loro relazioni conosciute con le vulnerabilità. Questa attività include la raccolta, l'analisi</w:t>
      </w:r>
      <w:r>
        <w:t>,</w:t>
      </w:r>
      <w:r w:rsidRPr="001D69CC">
        <w:t xml:space="preserve"> l'organizzazione di informazioni dettagliate sugli oggetti STIX</w:t>
      </w:r>
      <w:r>
        <w:t xml:space="preserve"> e la ricerca, creazione e salvataggio di relazioni tra le Vulnerabilità</w:t>
      </w:r>
      <w:r w:rsidR="00255D24">
        <w:t xml:space="preserve"> con le relative TTPs</w:t>
      </w:r>
      <w:r>
        <w:t>.</w:t>
      </w:r>
    </w:p>
    <w:p w14:paraId="2AA6EFF7" w14:textId="42E6F352" w:rsidR="00FD05A5" w:rsidRDefault="001D69CC" w:rsidP="001D69CC">
      <w:r>
        <w:t xml:space="preserve">Il microservizio in questione è interamente sviluppato in </w:t>
      </w:r>
      <w:r w:rsidR="00FD05A5">
        <w:t>P</w:t>
      </w:r>
      <w:r>
        <w:t>ython</w:t>
      </w:r>
      <w:r w:rsidR="00FD05A5">
        <w:t xml:space="preserve"> e mette a disposizione 2 moduli principali:</w:t>
      </w:r>
    </w:p>
    <w:p w14:paraId="31115FEA" w14:textId="3B56DA28" w:rsidR="00FD05A5" w:rsidRDefault="00FD05A5" w:rsidP="00FD05A5">
      <w:pPr>
        <w:pStyle w:val="Paragrafoelenco"/>
        <w:numPr>
          <w:ilvl w:val="0"/>
          <w:numId w:val="41"/>
        </w:numPr>
      </w:pPr>
      <w:r>
        <w:rPr>
          <w:b/>
          <w:bCs/>
        </w:rPr>
        <w:lastRenderedPageBreak/>
        <w:t>dataProvider</w:t>
      </w:r>
      <w:r>
        <w:t>: che definisce le classi, i dati che verranno utilizzati e i metodi di elborazione e quelli per il recupero delle informazioni dalla macchina;</w:t>
      </w:r>
    </w:p>
    <w:p w14:paraId="0DFC135D" w14:textId="1A4D7DC7" w:rsidR="00FD05A5" w:rsidRDefault="00FD05A5" w:rsidP="00FD05A5">
      <w:pPr>
        <w:pStyle w:val="Paragrafoelenco"/>
        <w:numPr>
          <w:ilvl w:val="0"/>
          <w:numId w:val="41"/>
        </w:numPr>
      </w:pPr>
      <w:r>
        <w:rPr>
          <w:b/>
          <w:bCs/>
        </w:rPr>
        <w:t>dataAccesAPI</w:t>
      </w:r>
      <w:r>
        <w:t>: che definisce il formato di condivisione dei dati ottenibili dal server flask.</w:t>
      </w:r>
    </w:p>
    <w:p w14:paraId="5F015BD0" w14:textId="20A9AD27" w:rsidR="00FD05A5" w:rsidRDefault="00FD05A5" w:rsidP="00FD05A5">
      <w:pPr>
        <w:pStyle w:val="Titolo3"/>
      </w:pPr>
      <w:r>
        <w:t>Data Provider</w:t>
      </w:r>
    </w:p>
    <w:p w14:paraId="28647A99" w14:textId="6FB7D485" w:rsidR="00FD05A5" w:rsidRPr="00FD05A5" w:rsidRDefault="00FD05A5" w:rsidP="00FD05A5">
      <w:r>
        <w:t xml:space="preserve">Di seguito viene illustrato il funzionamento del modulo </w:t>
      </w:r>
      <w:r w:rsidRPr="00FD05A5">
        <w:rPr>
          <w:b/>
          <w:bCs/>
        </w:rPr>
        <w:t>dataProvider</w:t>
      </w:r>
      <w:r>
        <w:t xml:space="preserve">, il quale ha il compito di definire e gestire i dati relativi ai </w:t>
      </w:r>
      <w:r w:rsidRPr="00FD05A5">
        <w:rPr>
          <w:b/>
          <w:bCs/>
        </w:rPr>
        <w:t>threats</w:t>
      </w:r>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355BE823" w14:textId="6A71F77A" w:rsidR="0089123C" w:rsidRDefault="0089123C" w:rsidP="00FD05A5">
      <w:pPr>
        <w:pStyle w:val="Titolo4"/>
      </w:pPr>
      <w:bookmarkStart w:id="137" w:name="_Toc169085244"/>
      <w:r>
        <w:t>Singleton</w:t>
      </w:r>
      <w:bookmarkEnd w:id="137"/>
    </w:p>
    <w:p w14:paraId="0D509E11" w14:textId="580BDB1C"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10</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442DE583" w:rsidR="00FC52E2" w:rsidRDefault="00FC52E2" w:rsidP="001D69CC">
      <w:pPr>
        <w:jc w:val="center"/>
      </w:pPr>
      <w:r w:rsidRPr="00FC52E2">
        <w:rPr>
          <w:noProof/>
        </w:rPr>
        <w:lastRenderedPageBreak/>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9052" cy="1804037"/>
                    </a:xfrm>
                    <a:prstGeom prst="rect">
                      <a:avLst/>
                    </a:prstGeom>
                  </pic:spPr>
                </pic:pic>
              </a:graphicData>
            </a:graphic>
          </wp:inline>
        </w:drawing>
      </w:r>
      <w:r>
        <w:br/>
        <w:t xml:space="preserve">Figura </w:t>
      </w:r>
      <w:r w:rsidR="008F76DC">
        <w:t>10</w:t>
      </w:r>
      <w:r>
        <w:t xml:space="preserve">: </w:t>
      </w:r>
      <w:r w:rsidR="00A10688">
        <w:t>I</w:t>
      </w:r>
      <w:r>
        <w:t>mplementazione del pattern Singleton</w:t>
      </w:r>
    </w:p>
    <w:p w14:paraId="66922769" w14:textId="651DF4B3" w:rsidR="00B75024" w:rsidRPr="00DF697F" w:rsidRDefault="00B75024" w:rsidP="00FD05A5">
      <w:pPr>
        <w:pStyle w:val="Titolo4"/>
      </w:pPr>
      <w:bookmarkStart w:id="138" w:name="_Toc169085245"/>
      <w:r>
        <w:t>Interfaccia per MITRE data</w:t>
      </w:r>
      <w:bookmarkEnd w:id="138"/>
    </w:p>
    <w:p w14:paraId="6E6D7B83" w14:textId="6A01C560" w:rsidR="001E1D1C" w:rsidRDefault="001E1D1C" w:rsidP="00A329E5">
      <w:r w:rsidRPr="001E1D1C">
        <w:t>Per incapsulare efficacemente le funzionalità fornite dalle librerie sviluppate da MITRE</w:t>
      </w:r>
      <w:r w:rsidR="008D61F1">
        <w:t xml:space="preserve"> e gestire la provenienza dei dati</w:t>
      </w:r>
      <w:r w:rsidRPr="001E1D1C">
        <w:t xml:space="preserve">, </w:t>
      </w:r>
      <w:r>
        <w:t>è stat</w:t>
      </w:r>
      <w:r w:rsidR="00F36661">
        <w:t xml:space="preserve">o </w:t>
      </w:r>
      <w:r>
        <w:t>creato un package dedicato</w:t>
      </w:r>
      <w:r w:rsidR="00D030DD">
        <w:t xml:space="preserve"> (figura </w:t>
      </w:r>
      <w:r w:rsidR="0048782A">
        <w:t>1</w:t>
      </w:r>
      <w:r w:rsidR="008F76DC">
        <w:t>1</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23930425" w:rsidR="00D030DD" w:rsidRPr="00B574B1" w:rsidRDefault="00770CFB" w:rsidP="0043592C">
      <w:pPr>
        <w:jc w:val="center"/>
        <w:rPr>
          <w:i/>
          <w:iCs/>
        </w:rPr>
      </w:pPr>
      <w:r w:rsidRPr="00770CFB">
        <w:rPr>
          <w:noProof/>
        </w:rPr>
        <w:drawing>
          <wp:inline distT="0" distB="0" distL="0" distR="0" wp14:anchorId="35FAE3E3" wp14:editId="1B75D212">
            <wp:extent cx="1337733" cy="64116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1344001" cy="644166"/>
                    </a:xfrm>
                    <a:prstGeom prst="rect">
                      <a:avLst/>
                    </a:prstGeom>
                  </pic:spPr>
                </pic:pic>
              </a:graphicData>
            </a:graphic>
          </wp:inline>
        </w:drawing>
      </w:r>
      <w:r w:rsidR="00D030DD" w:rsidRPr="00B574B1">
        <w:br/>
        <w:t xml:space="preserve">Figura </w:t>
      </w:r>
      <w:r w:rsidR="0048782A">
        <w:t>1</w:t>
      </w:r>
      <w:r w:rsidR="008F76DC">
        <w:t>1</w:t>
      </w:r>
      <w:r w:rsidR="00D030DD" w:rsidRPr="00B574B1">
        <w:t xml:space="preserve">: Strutturazione package </w:t>
      </w:r>
      <w:r w:rsidR="00780237">
        <w:br/>
      </w:r>
      <w:r w:rsidR="00780237" w:rsidRPr="00780237">
        <w:rPr>
          <w:i/>
          <w:iCs/>
        </w:rPr>
        <w:t>/stix&amp;vulnerability</w:t>
      </w:r>
      <w:r w:rsidR="00B574B1" w:rsidRPr="00B574B1">
        <w:rPr>
          <w:i/>
          <w:iCs/>
        </w:rPr>
        <w:t>/src/</w:t>
      </w:r>
      <w:r w:rsidR="00FD05A5">
        <w:rPr>
          <w:i/>
          <w:iCs/>
        </w:rPr>
        <w:t>dataProvider</w:t>
      </w:r>
      <w:r w:rsidR="00780237" w:rsidRPr="00B574B1">
        <w:rPr>
          <w:i/>
          <w:iCs/>
        </w:rPr>
        <w:t xml:space="preserve"> </w:t>
      </w:r>
      <w:r w:rsidR="00B574B1" w:rsidRPr="00B574B1">
        <w:rPr>
          <w:i/>
          <w:iCs/>
        </w:rPr>
        <w:t>/</w:t>
      </w:r>
      <w:r w:rsidR="00D030DD" w:rsidRPr="00B574B1">
        <w:rPr>
          <w:i/>
          <w:iCs/>
        </w:rPr>
        <w:t>InterfaceToMitre</w:t>
      </w:r>
    </w:p>
    <w:p w14:paraId="67CC2467" w14:textId="51D0E77F" w:rsidR="00D030DD" w:rsidRDefault="00D030DD" w:rsidP="00FD05A5">
      <w:pPr>
        <w:pStyle w:val="Titolo5"/>
      </w:pPr>
      <w:bookmarkStart w:id="139" w:name="_Toc169085246"/>
      <w:r>
        <w:t>mitreData</w:t>
      </w:r>
      <w:bookmarkEnd w:id="139"/>
    </w:p>
    <w:p w14:paraId="564DD5F7" w14:textId="4A65AAD8" w:rsidR="00D030DD" w:rsidRDefault="00EB52F4" w:rsidP="00A329E5">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w:t>
      </w:r>
      <w:r w:rsidR="00780237">
        <w:t>r</w:t>
      </w:r>
      <w:r w:rsidR="007A0B84">
        <w:t xml:space="preserve">i sub-package (figura </w:t>
      </w:r>
      <w:r w:rsidR="00FC52E2">
        <w:t>1</w:t>
      </w:r>
      <w:r w:rsidR="008F76DC">
        <w:t>2</w:t>
      </w:r>
      <w:r w:rsidR="007A0B84">
        <w:t>)</w:t>
      </w:r>
      <w:r>
        <w:t>.</w:t>
      </w:r>
    </w:p>
    <w:p w14:paraId="544283AA" w14:textId="7AAE78E8" w:rsidR="007A0B84" w:rsidRPr="00D030DD" w:rsidRDefault="005D14D2" w:rsidP="001D69CC">
      <w:pPr>
        <w:jc w:val="center"/>
      </w:pPr>
      <w:r w:rsidRPr="005D14D2">
        <w:rPr>
          <w:noProof/>
        </w:rPr>
        <w:lastRenderedPageBreak/>
        <w:drawing>
          <wp:inline distT="0" distB="0" distL="0" distR="0" wp14:anchorId="2FE81E12" wp14:editId="222008DD">
            <wp:extent cx="2162477" cy="117173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162477" cy="1171739"/>
                    </a:xfrm>
                    <a:prstGeom prst="rect">
                      <a:avLst/>
                    </a:prstGeom>
                  </pic:spPr>
                </pic:pic>
              </a:graphicData>
            </a:graphic>
          </wp:inline>
        </w:drawing>
      </w:r>
      <w:r w:rsidR="007A0B84">
        <w:br/>
        <w:t>Figura 1</w:t>
      </w:r>
      <w:r w:rsidR="008F76DC">
        <w:t>2</w:t>
      </w:r>
      <w:r w:rsidR="007A0B84">
        <w:t xml:space="preserve">: </w:t>
      </w:r>
      <w:r w:rsidR="007A0B84" w:rsidRPr="00B574B1">
        <w:t xml:space="preserve">Strutturazione package </w:t>
      </w:r>
      <w:r w:rsidR="00780237">
        <w:br/>
      </w:r>
      <w:r w:rsidR="00780237" w:rsidRPr="00780237">
        <w:rPr>
          <w:i/>
          <w:iCs/>
        </w:rPr>
        <w:t>/stix&amp;vulnerability</w:t>
      </w:r>
      <w:r w:rsidR="00780237" w:rsidRPr="00B574B1">
        <w:rPr>
          <w:i/>
          <w:iCs/>
        </w:rPr>
        <w:t>/src/</w:t>
      </w:r>
      <w:r w:rsidR="00FD05A5">
        <w:rPr>
          <w:i/>
          <w:iCs/>
        </w:rPr>
        <w:t>dataProvider</w:t>
      </w:r>
      <w:r w:rsidR="00780237" w:rsidRPr="00B574B1">
        <w:rPr>
          <w:i/>
          <w:iCs/>
        </w:rPr>
        <w:t xml:space="preserve"> /InterfaceToMitre</w:t>
      </w:r>
      <w:r w:rsidR="00780237">
        <w:rPr>
          <w:i/>
          <w:iCs/>
        </w:rPr>
        <w:t>/</w:t>
      </w:r>
      <w:r w:rsidR="007A0B84" w:rsidRPr="00BF74C8">
        <w:rPr>
          <w:i/>
          <w:iCs/>
        </w:rPr>
        <w:t>mitreData</w:t>
      </w:r>
    </w:p>
    <w:p w14:paraId="47A03B23" w14:textId="2E476178" w:rsidR="00797862" w:rsidRPr="00E9364E" w:rsidRDefault="00B75024" w:rsidP="00E9364E">
      <w:pPr>
        <w:pStyle w:val="Titolo6"/>
      </w:pPr>
      <w:r w:rsidRPr="00E9364E">
        <w:t>Fetch Data</w:t>
      </w:r>
    </w:p>
    <w:p w14:paraId="475500B2" w14:textId="24B0DAF0"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Pr="00797862">
        <w:t>”</w:t>
      </w:r>
      <w:r w:rsidR="00797862">
        <w:t xml:space="preserve"> (figura </w:t>
      </w:r>
      <w:r w:rsidR="00B574B1">
        <w:t>1</w:t>
      </w:r>
      <w:r w:rsidR="008F76DC">
        <w:t>3</w:t>
      </w:r>
      <w:r w:rsidR="00797862">
        <w:t>)</w:t>
      </w:r>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10420CBF" w14:textId="0BABFDA2" w:rsidR="008100FB" w:rsidRDefault="00797862" w:rsidP="00BF74C8">
      <w:pPr>
        <w:jc w:val="center"/>
      </w:pPr>
      <w:r w:rsidRPr="00797862">
        <w:rPr>
          <w:b/>
          <w:noProof/>
        </w:rPr>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br/>
      </w:r>
      <w:r w:rsidRPr="00797862">
        <w:t xml:space="preserve">Figura </w:t>
      </w:r>
      <w:r w:rsidR="00B574B1">
        <w:t>1</w:t>
      </w:r>
      <w:r w:rsidR="008F76DC">
        <w:t>3</w:t>
      </w:r>
      <w:r w:rsidRPr="00797862">
        <w:t xml:space="preserve">: Contenuto del file </w:t>
      </w:r>
      <w:r w:rsidR="008100FB">
        <w:br/>
      </w:r>
      <w:r w:rsidR="00BF74C8" w:rsidRPr="00BF74C8">
        <w:rPr>
          <w:i/>
          <w:iCs/>
        </w:rPr>
        <w:t>/stix&amp;vulnerability/src/</w:t>
      </w:r>
      <w:r w:rsidR="00FD05A5">
        <w:rPr>
          <w:i/>
          <w:iCs/>
        </w:rPr>
        <w:t>dataProvider</w:t>
      </w:r>
      <w:r w:rsidR="00BF74C8" w:rsidRPr="00BF74C8">
        <w:rPr>
          <w:i/>
          <w:iCs/>
        </w:rPr>
        <w:t xml:space="preserve">/InterfaceToMitre </w:t>
      </w:r>
      <w:r w:rsidRPr="00BF74C8">
        <w:rPr>
          <w:i/>
          <w:iCs/>
        </w:rPr>
        <w:t>/mitreData/files/local-hashes.json</w:t>
      </w:r>
    </w:p>
    <w:p w14:paraId="70B44D83" w14:textId="77777777" w:rsidR="008100FB" w:rsidRDefault="008100FB" w:rsidP="00E9364E">
      <w:pPr>
        <w:pStyle w:val="Titolo6"/>
      </w:pPr>
      <w:r>
        <w:lastRenderedPageBreak/>
        <w:t>Mitre Atlas Data</w:t>
      </w:r>
    </w:p>
    <w:p w14:paraId="09EFABC1" w14:textId="20DC9C7F" w:rsidR="008100FB" w:rsidRDefault="007A0B84" w:rsidP="00A329E5">
      <w:r>
        <w:t xml:space="preserve">Il package </w:t>
      </w:r>
      <w:r>
        <w:rPr>
          <w:i/>
          <w:iCs/>
        </w:rPr>
        <w:t xml:space="preserve">mitreAtlasData </w:t>
      </w:r>
      <w:r>
        <w:t>(figura 1</w:t>
      </w:r>
      <w:r w:rsidR="008F76DC">
        <w:t>4</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42626B11" w:rsidR="00B574B1" w:rsidRPr="00BF74C8" w:rsidRDefault="00BF74C8" w:rsidP="00BF74C8">
      <w:pPr>
        <w:jc w:val="center"/>
      </w:pPr>
      <w:r w:rsidRPr="00BF74C8">
        <w:rPr>
          <w:noProof/>
        </w:rPr>
        <w:drawing>
          <wp:inline distT="0" distB="0" distL="0" distR="0" wp14:anchorId="08069F8A" wp14:editId="2727F373">
            <wp:extent cx="2573867" cy="1676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2578050" cy="1679125"/>
                    </a:xfrm>
                    <a:prstGeom prst="rect">
                      <a:avLst/>
                    </a:prstGeom>
                  </pic:spPr>
                </pic:pic>
              </a:graphicData>
            </a:graphic>
          </wp:inline>
        </w:drawing>
      </w:r>
      <w:r w:rsidR="00B574B1">
        <w:br/>
      </w:r>
      <w:r w:rsidR="00B574B1" w:rsidRPr="00CC5CEF">
        <w:t>Figura 1</w:t>
      </w:r>
      <w:r w:rsidR="008F76DC">
        <w:t>4</w:t>
      </w:r>
      <w:r w:rsidR="00B574B1" w:rsidRPr="00CC5CEF">
        <w:t>:</w:t>
      </w:r>
      <w:r w:rsidR="00B574B1" w:rsidRPr="00BF74C8">
        <w:rPr>
          <w:i/>
          <w:iCs/>
        </w:rPr>
        <w:t xml:space="preserve"> </w:t>
      </w:r>
      <w:r w:rsidR="00B574B1" w:rsidRPr="00CC5CEF">
        <w:t>Strutturazione package</w:t>
      </w:r>
      <w:r w:rsidR="007A0B84" w:rsidRPr="00BF74C8">
        <w:rPr>
          <w:i/>
          <w:iCs/>
        </w:rPr>
        <w:br/>
      </w:r>
      <w:r w:rsidRPr="00780237">
        <w:rPr>
          <w:i/>
          <w:iCs/>
        </w:rPr>
        <w:lastRenderedPageBreak/>
        <w:t>/stix&amp;vulnerability</w:t>
      </w:r>
      <w:r w:rsidRPr="00B574B1">
        <w:rPr>
          <w:i/>
          <w:iCs/>
        </w:rPr>
        <w:t>/src/</w:t>
      </w:r>
      <w:r w:rsidR="00FD05A5">
        <w:rPr>
          <w:i/>
          <w:iCs/>
        </w:rPr>
        <w:t>dataProvider</w:t>
      </w:r>
      <w:r w:rsidR="00B574B1" w:rsidRPr="00BF74C8">
        <w:rPr>
          <w:i/>
          <w:iCs/>
        </w:rPr>
        <w:t>/InterfaceToMitre/</w:t>
      </w:r>
      <w:r w:rsidR="006B2D65" w:rsidRPr="00BF74C8">
        <w:rPr>
          <w:i/>
          <w:iCs/>
        </w:rPr>
        <w:t>mitreData/mitreAtlasData</w:t>
      </w:r>
    </w:p>
    <w:p w14:paraId="293C8A73" w14:textId="08AB3B6D" w:rsidR="00BB03C8" w:rsidRDefault="00076A6E" w:rsidP="00E9364E">
      <w:pPr>
        <w:pStyle w:val="Titolo6"/>
      </w:pPr>
      <w:r>
        <w:t>Mitre</w:t>
      </w:r>
      <w:r w:rsidR="00780237">
        <w:t xml:space="preserve"> to Vulnerabilty</w:t>
      </w:r>
    </w:p>
    <w:p w14:paraId="4FE5DDC7" w14:textId="480012C0" w:rsidR="00CE4A38" w:rsidRDefault="00CE4A38" w:rsidP="00A329E5">
      <w:r>
        <w:t>Il package in questione</w:t>
      </w:r>
      <w:r w:rsidR="00FC52E2">
        <w:t xml:space="preserve"> (figura 1</w:t>
      </w:r>
      <w:r w:rsidR="008F76DC">
        <w:t>5</w:t>
      </w:r>
      <w:r w:rsidR="00FC52E2">
        <w:t>)</w:t>
      </w:r>
      <w:r>
        <w:t xml:space="preserve"> si dedica a offrire un punto di accesso per l'acquisizione di dati relativi alla correlazione tra le</w:t>
      </w:r>
      <w:r w:rsidR="006759FC">
        <w:t xml:space="preserve"> CVE/CWE</w:t>
      </w:r>
      <w:r>
        <w:t xml:space="preserve"> e i framework ATT&amp;CK</w:t>
      </w:r>
      <w:r w:rsidR="007F7004">
        <w:t xml:space="preserve"> e ATLS</w:t>
      </w:r>
      <w:r w:rsidR="00BA4E2E">
        <w:t xml:space="preserve">, gestendo eventuali collisioni tra i dati già presenti </w:t>
      </w:r>
      <w:r w:rsidR="00A9659F">
        <w:t>nei</w:t>
      </w:r>
      <w:r w:rsidR="00BA4E2E">
        <w:t xml:space="preserve"> i vari framework e quelli generati dal sistema, restituendo i dati </w:t>
      </w:r>
      <w:r w:rsidR="00BA4E2E" w:rsidRPr="00BA4E2E">
        <w:t>provenienti</w:t>
      </w:r>
      <w:r w:rsidR="00BA4E2E">
        <w:t xml:space="preserve"> da entrambe le fonti.</w:t>
      </w:r>
    </w:p>
    <w:p w14:paraId="51F7CCF2" w14:textId="581E8D46" w:rsidR="00BB03C8" w:rsidRPr="00770CFB" w:rsidRDefault="001668C7" w:rsidP="00770CFB">
      <w:pPr>
        <w:jc w:val="center"/>
        <w:rPr>
          <w:i/>
          <w:iCs/>
          <w:u w:val="single"/>
        </w:rPr>
      </w:pPr>
      <w:r w:rsidRPr="001668C7">
        <w:rPr>
          <w:noProof/>
        </w:rPr>
        <w:drawing>
          <wp:inline distT="0" distB="0" distL="0" distR="0" wp14:anchorId="2AC603EA" wp14:editId="7F6C53E9">
            <wp:extent cx="2114550" cy="282988"/>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5">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200329" cy="294468"/>
                    </a:xfrm>
                    <a:prstGeom prst="rect">
                      <a:avLst/>
                    </a:prstGeom>
                  </pic:spPr>
                </pic:pic>
              </a:graphicData>
            </a:graphic>
          </wp:inline>
        </w:drawing>
      </w:r>
      <w:r w:rsidR="00BB03C8" w:rsidRPr="0048782A">
        <w:br/>
        <w:t>Figura 1</w:t>
      </w:r>
      <w:r w:rsidR="008F76DC">
        <w:t>5</w:t>
      </w:r>
      <w:r w:rsidR="00BB03C8" w:rsidRPr="0048782A">
        <w:t xml:space="preserve">: </w:t>
      </w:r>
      <w:r w:rsidR="00CB5D44" w:rsidRPr="0048782A">
        <w:t xml:space="preserve">Struttura del package </w:t>
      </w:r>
      <w:r w:rsidR="00770CFB" w:rsidRPr="00780237">
        <w:rPr>
          <w:i/>
          <w:iCs/>
        </w:rPr>
        <w:t>/stix&amp;vulnerability</w:t>
      </w:r>
      <w:r w:rsidR="00770CFB" w:rsidRPr="00B574B1">
        <w:rPr>
          <w:i/>
          <w:iCs/>
        </w:rPr>
        <w:t>/src/</w:t>
      </w:r>
      <w:r w:rsidR="00FD05A5">
        <w:rPr>
          <w:i/>
          <w:iCs/>
        </w:rPr>
        <w:t>dataProvider</w:t>
      </w:r>
      <w:r w:rsidR="00770CFB" w:rsidRPr="00BF74C8">
        <w:rPr>
          <w:i/>
          <w:iCs/>
        </w:rPr>
        <w:t>/InterfaceToMitre/mitreData/</w:t>
      </w:r>
      <w:r w:rsidR="00253EC0" w:rsidRPr="00253EC0">
        <w:rPr>
          <w:i/>
          <w:iCs/>
        </w:rPr>
        <w:t>mitre</w:t>
      </w:r>
      <w:r w:rsidR="00770CFB" w:rsidRPr="00253EC0">
        <w:rPr>
          <w:i/>
          <w:iCs/>
        </w:rPr>
        <w:t>ToVulnerability</w:t>
      </w:r>
    </w:p>
    <w:p w14:paraId="2B1D2CE2" w14:textId="164ACE65" w:rsidR="00B75024" w:rsidRDefault="00B75024" w:rsidP="00E9364E">
      <w:pPr>
        <w:pStyle w:val="Titolo6"/>
      </w:pPr>
      <w:r>
        <w:t>Mitre Data</w:t>
      </w:r>
    </w:p>
    <w:p w14:paraId="51C586DF" w14:textId="22C106B8" w:rsidR="00367AEA" w:rsidRDefault="00367AEA" w:rsidP="00A329E5">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8F76DC">
        <w:t>6</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19808351" w:rsidR="00367AEA" w:rsidRPr="00A329E5" w:rsidRDefault="00367AEA" w:rsidP="00A329E5">
      <w:pPr>
        <w:pStyle w:val="Paragrafoelenco"/>
        <w:numPr>
          <w:ilvl w:val="0"/>
          <w:numId w:val="25"/>
        </w:numPr>
      </w:pPr>
      <w:r w:rsidRPr="00A329E5">
        <w:rPr>
          <w:b/>
          <w:bCs/>
        </w:rPr>
        <w:t>MITRE_ATTACK_ENTERPRISE_DATA</w:t>
      </w:r>
      <w:r w:rsidRPr="00A329E5">
        <w:t>: carica i dati d</w:t>
      </w:r>
      <w:r w:rsidR="00F35357">
        <w:t xml:space="preserve">i </w:t>
      </w:r>
      <w:r w:rsidRPr="00A329E5">
        <w:t>ATT&amp;CK Enterprise da file JSON.</w:t>
      </w:r>
    </w:p>
    <w:p w14:paraId="511597A8" w14:textId="2FFD28B0" w:rsidR="00367AEA" w:rsidRPr="00A329E5" w:rsidRDefault="00367AEA" w:rsidP="00A329E5">
      <w:pPr>
        <w:pStyle w:val="Paragrafoelenco"/>
        <w:numPr>
          <w:ilvl w:val="0"/>
          <w:numId w:val="25"/>
        </w:numPr>
      </w:pPr>
      <w:r w:rsidRPr="00A329E5">
        <w:rPr>
          <w:b/>
          <w:bCs/>
        </w:rPr>
        <w:t>MITRE_ATTACK_MOBILE_DATA</w:t>
      </w:r>
      <w:r w:rsidRPr="00A329E5">
        <w:t>: fornisce l'accesso ai dati d</w:t>
      </w:r>
      <w:r w:rsidR="00F35357">
        <w:t>i A</w:t>
      </w:r>
      <w:r w:rsidRPr="00A329E5">
        <w:t>TT&amp;CK per il contesto mobile.</w:t>
      </w:r>
    </w:p>
    <w:p w14:paraId="788A9FFF" w14:textId="11729915" w:rsidR="00367AEA" w:rsidRPr="00A329E5" w:rsidRDefault="00367AEA" w:rsidP="00A329E5">
      <w:pPr>
        <w:pStyle w:val="Paragrafoelenco"/>
        <w:numPr>
          <w:ilvl w:val="0"/>
          <w:numId w:val="25"/>
        </w:numPr>
      </w:pPr>
      <w:r w:rsidRPr="00A329E5">
        <w:rPr>
          <w:b/>
          <w:bCs/>
        </w:rPr>
        <w:lastRenderedPageBreak/>
        <w:t>MITRE_ATTACK_ICS_DATA</w:t>
      </w:r>
      <w:r w:rsidRPr="00A329E5">
        <w:t>: rende disponibili i dati d</w:t>
      </w:r>
      <w:r w:rsidR="00F35357">
        <w:t xml:space="preserve">i </w:t>
      </w:r>
      <w:r w:rsidRPr="00A329E5">
        <w:t>ATT&amp;CK per i sistemi di controllo industriale (ICS).</w:t>
      </w:r>
    </w:p>
    <w:p w14:paraId="3B4DBEE4" w14:textId="6D304776" w:rsidR="00367AEA" w:rsidRPr="00A329E5" w:rsidRDefault="00367AEA" w:rsidP="00A329E5">
      <w:pPr>
        <w:pStyle w:val="Paragrafoelenco"/>
        <w:numPr>
          <w:ilvl w:val="0"/>
          <w:numId w:val="25"/>
        </w:numPr>
      </w:pPr>
      <w:r w:rsidRPr="00A329E5">
        <w:rPr>
          <w:b/>
          <w:bCs/>
        </w:rPr>
        <w:t>MITRE_ATLAS_DATA</w:t>
      </w:r>
      <w:r w:rsidRPr="00A329E5">
        <w:t>: fornisce i dati della matrice ATLAS per sistemi in cui è presente una componente di AI.</w:t>
      </w:r>
    </w:p>
    <w:p w14:paraId="0DF24799" w14:textId="0418F2BC" w:rsidR="001668C7" w:rsidRPr="001668C7" w:rsidRDefault="00367AEA" w:rsidP="004060E6">
      <w:pPr>
        <w:pStyle w:val="Paragrafoelenco"/>
        <w:numPr>
          <w:ilvl w:val="0"/>
          <w:numId w:val="25"/>
        </w:numPr>
      </w:pPr>
      <w:r w:rsidRPr="001668C7">
        <w:rPr>
          <w:b/>
          <w:bCs/>
        </w:rPr>
        <w:t>MITRE_TO_CVE</w:t>
      </w:r>
      <w:r w:rsidRPr="00A329E5">
        <w:t xml:space="preserve">: offre </w:t>
      </w:r>
      <w:r w:rsidR="001668C7">
        <w:t>la</w:t>
      </w:r>
      <w:r w:rsidR="00C428F4">
        <w:t xml:space="preserve"> classe</w:t>
      </w:r>
      <w:r w:rsidR="001668C7">
        <w:t xml:space="preserve"> </w:t>
      </w:r>
      <w:r w:rsidR="00C428F4">
        <w:t xml:space="preserve">per ottenere </w:t>
      </w:r>
      <w:r w:rsidR="001668C7">
        <w:t>le relazioni tra</w:t>
      </w:r>
      <w:r w:rsidR="001668C7" w:rsidRPr="00A329E5">
        <w:t xml:space="preserve"> </w:t>
      </w:r>
      <w:r w:rsidR="001668C7">
        <w:t>TTPs e</w:t>
      </w:r>
      <w:r w:rsidR="001668C7" w:rsidRPr="00A329E5">
        <w:t xml:space="preserve"> </w:t>
      </w:r>
      <w:r w:rsidR="001668C7">
        <w:t>CVE</w:t>
      </w:r>
      <w:r w:rsidR="00CC5CEF">
        <w:t>.</w:t>
      </w:r>
    </w:p>
    <w:p w14:paraId="035B1E7E" w14:textId="074D7279" w:rsidR="001668C7" w:rsidRPr="00A329E5" w:rsidRDefault="001668C7" w:rsidP="004060E6">
      <w:pPr>
        <w:pStyle w:val="Paragrafoelenco"/>
        <w:numPr>
          <w:ilvl w:val="0"/>
          <w:numId w:val="25"/>
        </w:numPr>
      </w:pPr>
      <w:r w:rsidRPr="001668C7">
        <w:rPr>
          <w:b/>
          <w:bCs/>
        </w:rPr>
        <w:t>MITRE_TO_CWE</w:t>
      </w:r>
      <w:r w:rsidRPr="00A329E5">
        <w:t xml:space="preserve">: offre </w:t>
      </w:r>
      <w:r w:rsidR="00C428F4">
        <w:t xml:space="preserve">la classe per ottenere </w:t>
      </w:r>
      <w:r>
        <w:t>le relazioni tra TTPs</w:t>
      </w:r>
      <w:r w:rsidRPr="00A329E5">
        <w:t xml:space="preserve"> e </w:t>
      </w:r>
      <w:r w:rsidRPr="001668C7">
        <w:t>CWE</w:t>
      </w:r>
      <w:r w:rsidR="00CC5CEF">
        <w:t>.</w:t>
      </w:r>
    </w:p>
    <w:p w14:paraId="21A6A51D" w14:textId="5931835E" w:rsidR="00B574B1" w:rsidRPr="0048782A" w:rsidRDefault="000C44F4" w:rsidP="000C44F4">
      <w:pPr>
        <w:jc w:val="center"/>
      </w:pPr>
      <w:r w:rsidRPr="000C44F4">
        <w:rPr>
          <w:noProof/>
          <w:spacing w:val="0"/>
        </w:rPr>
        <w:drawing>
          <wp:inline distT="0" distB="0" distL="0" distR="0" wp14:anchorId="54EDFEDF" wp14:editId="50D79D22">
            <wp:extent cx="4569669" cy="9525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rotWithShape="1">
                    <a:blip r:embed="rId27">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rcRect t="-3657" b="-1107"/>
                    <a:stretch/>
                  </pic:blipFill>
                  <pic:spPr bwMode="auto">
                    <a:xfrm>
                      <a:off x="0" y="0"/>
                      <a:ext cx="4676839" cy="974838"/>
                    </a:xfrm>
                    <a:prstGeom prst="rect">
                      <a:avLst/>
                    </a:prstGeom>
                    <a:ln>
                      <a:noFill/>
                    </a:ln>
                    <a:extLst>
                      <a:ext uri="{53640926-AAD7-44D8-BBD7-CCE9431645EC}">
                        <a14:shadowObscured xmlns:a14="http://schemas.microsoft.com/office/drawing/2010/main"/>
                      </a:ext>
                    </a:extLst>
                  </pic:spPr>
                </pic:pic>
              </a:graphicData>
            </a:graphic>
          </wp:inline>
        </w:drawing>
      </w:r>
      <w:r w:rsidRPr="000C44F4">
        <w:rPr>
          <w:noProof/>
          <w:spacing w:val="0"/>
        </w:rPr>
        <w:t xml:space="preserve"> </w:t>
      </w:r>
      <w:r w:rsidR="00B734C5">
        <w:rPr>
          <w:noProof/>
          <w:spacing w:val="0"/>
        </w:rPr>
        <w:br/>
      </w:r>
      <w:r w:rsidR="00EB52F4" w:rsidRPr="0048782A">
        <w:rPr>
          <w:spacing w:val="0"/>
        </w:rPr>
        <w:t>F</w:t>
      </w:r>
      <w:r w:rsidR="00367AEA" w:rsidRPr="0048782A">
        <w:rPr>
          <w:spacing w:val="0"/>
        </w:rPr>
        <w:t xml:space="preserve">igura </w:t>
      </w:r>
      <w:r w:rsidR="00FC52E2" w:rsidRPr="0048782A">
        <w:rPr>
          <w:spacing w:val="0"/>
        </w:rPr>
        <w:t>1</w:t>
      </w:r>
      <w:r w:rsidR="008F76DC">
        <w:rPr>
          <w:spacing w:val="0"/>
        </w:rPr>
        <w:t>6:</w:t>
      </w:r>
      <w:r w:rsidR="008100FB" w:rsidRPr="0048782A">
        <w:t xml:space="preserve"> Contenuto del modulo</w:t>
      </w:r>
      <w:r w:rsidR="008100FB" w:rsidRPr="0048782A">
        <w:rPr>
          <w:spacing w:val="0"/>
        </w:rPr>
        <w:t xml:space="preserve"> </w:t>
      </w:r>
      <w:r w:rsidRPr="00780237">
        <w:rPr>
          <w:i/>
          <w:iCs/>
        </w:rPr>
        <w:t>/stix&amp;vulnerability</w:t>
      </w:r>
      <w:r w:rsidRPr="00B574B1">
        <w:rPr>
          <w:i/>
          <w:iCs/>
        </w:rPr>
        <w:t>/src/</w:t>
      </w:r>
      <w:r w:rsidR="00FD05A5">
        <w:rPr>
          <w:i/>
          <w:iCs/>
        </w:rPr>
        <w:t>dataProvider</w:t>
      </w:r>
      <w:r w:rsidRPr="00BF74C8">
        <w:rPr>
          <w:i/>
          <w:iCs/>
        </w:rPr>
        <w:t>/InterfaceToMitre/mitreData</w:t>
      </w:r>
      <w:r w:rsidR="00367AEA" w:rsidRPr="000C44F4">
        <w:rPr>
          <w:i/>
          <w:iCs/>
        </w:rPr>
        <w:t>/MitreData</w:t>
      </w:r>
    </w:p>
    <w:p w14:paraId="607A8186" w14:textId="6566F3A5" w:rsidR="0048782A" w:rsidRDefault="0048782A" w:rsidP="00E9364E">
      <w:pPr>
        <w:pStyle w:val="Titolo5"/>
      </w:pPr>
      <w:bookmarkStart w:id="140" w:name="_Toc169085247"/>
      <w:r>
        <w:t>Conversion Type</w:t>
      </w:r>
      <w:bookmarkEnd w:id="140"/>
    </w:p>
    <w:p w14:paraId="399DFA53" w14:textId="54C1A0A0" w:rsidR="0048782A" w:rsidRPr="00DF258E" w:rsidRDefault="00DF258E" w:rsidP="00A329E5">
      <w:pPr>
        <w:rPr>
          <w:i/>
          <w:iCs/>
        </w:rPr>
      </w:pPr>
      <w:r>
        <w:t>È un insieme di moduli (figura 1</w:t>
      </w:r>
      <w:r w:rsidR="008F76DC">
        <w:t>7</w:t>
      </w:r>
      <w:r>
        <w:t>) che richiamano le interfacce di comunicazione con i framework e librerie (figura 1</w:t>
      </w:r>
      <w:r w:rsidR="008F76DC">
        <w:t>6</w:t>
      </w:r>
      <w:r>
        <w:t>), in modo da gestire e modificare il formato dei “dati raw” qualora necessario</w:t>
      </w:r>
      <w:r w:rsidR="00903540">
        <w:t xml:space="preserve">. </w:t>
      </w:r>
      <w:r w:rsidR="00903540" w:rsidRPr="00903540">
        <w:t xml:space="preserve">Utilizzando questo approccio, si migliora anche la facilità di manipolazione dei dataset, poiché si accede direttamente a oggetti Python anziché a file JSON complessi. In un file JSON, per recuperare un singolo dato, potrebbe essere necessario navigare attraverso diversi livelli gerarchici, rendendo il processo più </w:t>
      </w:r>
      <w:r w:rsidR="00903540" w:rsidRPr="00903540">
        <w:lastRenderedPageBreak/>
        <w:t>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6DE63A36" w:rsidR="0048782A" w:rsidRDefault="000C44F4" w:rsidP="000C44F4">
      <w:pPr>
        <w:jc w:val="center"/>
      </w:pPr>
      <w:r w:rsidRPr="000C44F4">
        <w:rPr>
          <w:noProof/>
        </w:rPr>
        <w:drawing>
          <wp:inline distT="0" distB="0" distL="0" distR="0" wp14:anchorId="3344C1CF" wp14:editId="362EC836">
            <wp:extent cx="2873986" cy="204633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873986" cy="2046330"/>
                    </a:xfrm>
                    <a:prstGeom prst="rect">
                      <a:avLst/>
                    </a:prstGeom>
                  </pic:spPr>
                </pic:pic>
              </a:graphicData>
            </a:graphic>
          </wp:inline>
        </w:drawing>
      </w:r>
      <w:r w:rsidR="0048782A">
        <w:br/>
      </w:r>
      <w:r w:rsidR="0048782A" w:rsidRPr="0048782A">
        <w:t>Figura 1</w:t>
      </w:r>
      <w:r w:rsidR="008F76DC">
        <w:t>7</w:t>
      </w:r>
      <w:r w:rsidR="0048782A" w:rsidRPr="0048782A">
        <w:t>: Struttura del package</w:t>
      </w:r>
      <w:r w:rsidR="0048782A" w:rsidRPr="0048782A">
        <w:br/>
      </w:r>
      <w:r w:rsidRPr="00780237">
        <w:rPr>
          <w:i/>
          <w:iCs/>
        </w:rPr>
        <w:t>/stix&amp;vulnerability</w:t>
      </w:r>
      <w:r w:rsidRPr="00B574B1">
        <w:rPr>
          <w:i/>
          <w:iCs/>
        </w:rPr>
        <w:t>/src/</w:t>
      </w:r>
      <w:r w:rsidR="00FD05A5">
        <w:rPr>
          <w:i/>
          <w:iCs/>
        </w:rPr>
        <w:t>dataProvider</w:t>
      </w:r>
      <w:r w:rsidRPr="00BF74C8">
        <w:rPr>
          <w:i/>
          <w:iCs/>
        </w:rPr>
        <w:t>/InterfaceToMitre/</w:t>
      </w:r>
      <w:r w:rsidR="0048782A" w:rsidRPr="0048782A">
        <w:t>conversionType</w:t>
      </w:r>
    </w:p>
    <w:p w14:paraId="16486A2B" w14:textId="3DE35EEE" w:rsidR="00DF258E" w:rsidRDefault="00DF258E" w:rsidP="00E9364E">
      <w:pPr>
        <w:pStyle w:val="Titolo6"/>
      </w:pPr>
      <w:r>
        <w:t>STIX Conversion Type</w:t>
      </w:r>
    </w:p>
    <w:p w14:paraId="56BD9A6A" w14:textId="6E745F25" w:rsidR="00DF258E" w:rsidRPr="0077174B"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w:t>
      </w:r>
      <w:r w:rsidR="006818F2">
        <w:lastRenderedPageBreak/>
        <w:t>c</w:t>
      </w:r>
      <w:r>
        <w:t xml:space="preserve">orrelazione tra gli oggetti </w:t>
      </w:r>
      <w:r w:rsidRPr="0077174B">
        <w:rPr>
          <w:b/>
          <w:bCs/>
        </w:rPr>
        <w:t>AttackPattern</w:t>
      </w:r>
      <w:r>
        <w:rPr>
          <w:rStyle w:val="Rimandonotaapidipagina"/>
          <w:rFonts w:cs="Arial"/>
        </w:rPr>
        <w:footnoteReference w:id="23"/>
      </w:r>
      <w:r>
        <w:t xml:space="preserve">, </w:t>
      </w:r>
      <w:r w:rsidRPr="0077174B">
        <w:rPr>
          <w:b/>
          <w:bCs/>
        </w:rPr>
        <w:t>Campaign</w:t>
      </w:r>
      <w:r>
        <w:rPr>
          <w:rStyle w:val="Rimandonotaapidipagina"/>
          <w:rFonts w:cs="Arial"/>
        </w:rPr>
        <w:footnoteReference w:id="24"/>
      </w:r>
      <w:r>
        <w:t xml:space="preserve">, </w:t>
      </w:r>
      <w:r w:rsidRPr="0077174B">
        <w:rPr>
          <w:b/>
          <w:bCs/>
        </w:rPr>
        <w:t>CourseOfAction</w:t>
      </w:r>
      <w:r>
        <w:rPr>
          <w:rStyle w:val="Rimandonotaapidipagina"/>
          <w:rFonts w:cs="Arial"/>
        </w:rPr>
        <w:footnoteReference w:id="25"/>
      </w:r>
      <w:r w:rsidR="00FC585D">
        <w:t>,</w:t>
      </w:r>
      <w:r>
        <w:t xml:space="preserve"> </w:t>
      </w:r>
      <w:r w:rsidR="005E441E">
        <w:rPr>
          <w:b/>
          <w:bCs/>
        </w:rPr>
        <w:t>Tool</w:t>
      </w:r>
      <w:r>
        <w:rPr>
          <w:rStyle w:val="Rimandonotaapidipagina"/>
          <w:rFonts w:cs="Arial"/>
        </w:rPr>
        <w:footnoteReference w:id="26"/>
      </w:r>
      <w:r w:rsidR="00FC585D">
        <w:t>,</w:t>
      </w:r>
      <w:r w:rsidR="00FC585D">
        <w:rPr>
          <w:b/>
          <w:bCs/>
        </w:rPr>
        <w:t xml:space="preserve"> </w:t>
      </w:r>
      <w:r w:rsidR="005E441E">
        <w:rPr>
          <w:b/>
          <w:bCs/>
        </w:rPr>
        <w:t>Malware</w:t>
      </w:r>
      <w:r w:rsidR="005E441E" w:rsidRPr="000D363A">
        <w:rPr>
          <w:rStyle w:val="Rimandonotaapidipagina"/>
          <w:rFonts w:cs="Arial"/>
        </w:rPr>
        <w:footnoteReference w:id="27"/>
      </w:r>
      <w:r w:rsidR="00FC585D">
        <w:t xml:space="preserve">, </w:t>
      </w:r>
      <w:r w:rsidR="00FC585D">
        <w:rPr>
          <w:b/>
          <w:bCs/>
        </w:rPr>
        <w:t>Asset</w:t>
      </w:r>
      <w:r w:rsidR="00FC585D" w:rsidRPr="00FC585D">
        <w:rPr>
          <w:rStyle w:val="Rimandonotaapidipagina"/>
        </w:rPr>
        <w:footnoteReference w:id="28"/>
      </w:r>
      <w:r w:rsidR="00B734C5">
        <w:rPr>
          <w:b/>
          <w:bCs/>
        </w:rPr>
        <w:t xml:space="preserve"> </w:t>
      </w:r>
      <w:r w:rsidR="00B734C5">
        <w:t xml:space="preserve">(i precedenti due oggetti non vengono distinti nei framework MITRE e prendono il nome di </w:t>
      </w:r>
      <w:r w:rsidR="00B734C5" w:rsidRPr="000D363A">
        <w:rPr>
          <w:b/>
          <w:bCs/>
        </w:rPr>
        <w:t>Software</w:t>
      </w:r>
      <w:r w:rsidR="00B734C5">
        <w:rPr>
          <w:b/>
          <w:bCs/>
        </w:rPr>
        <w:t>)</w:t>
      </w:r>
      <w:r w:rsidR="00FC585D">
        <w:t xml:space="preserve"> e </w:t>
      </w:r>
      <w:r w:rsidR="00FC585D">
        <w:rPr>
          <w:b/>
          <w:bCs/>
        </w:rPr>
        <w:t>IntrusionSet</w:t>
      </w:r>
      <w:r w:rsidR="00FC585D" w:rsidRPr="00FC585D">
        <w:rPr>
          <w:rStyle w:val="Rimandonotaapidipagina"/>
        </w:rPr>
        <w:footnoteReference w:id="29"/>
      </w:r>
      <w:r>
        <w:t>, senza dover effettuare molteplici ricerche per ottenere la relazione tra essi.</w:t>
      </w:r>
    </w:p>
    <w:p w14:paraId="7C2A9108" w14:textId="1FC8BF3E" w:rsidR="006818F2" w:rsidRDefault="00FC585D" w:rsidP="00A329E5">
      <w:pPr>
        <w:pStyle w:val="Titolo5"/>
      </w:pPr>
      <w:r>
        <w:t>Mitre</w:t>
      </w:r>
      <w:r w:rsidR="000C44F4">
        <w:t xml:space="preserve"> To Vulnerability</w:t>
      </w:r>
    </w:p>
    <w:p w14:paraId="2484746C" w14:textId="5FF25917" w:rsidR="0077174B" w:rsidRPr="006818F2" w:rsidRDefault="00FC585D" w:rsidP="00A329E5">
      <w:r>
        <w:t xml:space="preserve">Questo modulo </w:t>
      </w:r>
      <w:r w:rsidR="006818F2">
        <w:t>è stat</w:t>
      </w:r>
      <w:r>
        <w:t xml:space="preserve">o </w:t>
      </w:r>
      <w:r w:rsidR="006818F2">
        <w:t>specificamente sviluppat</w:t>
      </w:r>
      <w:r>
        <w:t>o</w:t>
      </w:r>
      <w:r w:rsidR="006818F2">
        <w:t xml:space="preserve"> </w:t>
      </w:r>
      <w:r w:rsidR="00CD4C02">
        <w:t xml:space="preserve">per </w:t>
      </w:r>
      <w:r w:rsidR="006818F2">
        <w:t xml:space="preserve">rendere disponibili i "dati raw" acquisiti mediante l'interfaccia </w:t>
      </w:r>
      <w:r w:rsidR="006818F2" w:rsidRPr="006818F2">
        <w:rPr>
          <w:b/>
          <w:bCs/>
        </w:rPr>
        <w:t>MITRE_</w:t>
      </w:r>
      <w:r w:rsidRPr="006818F2">
        <w:rPr>
          <w:b/>
          <w:bCs/>
        </w:rPr>
        <w:t xml:space="preserve"> </w:t>
      </w:r>
      <w:r w:rsidR="006818F2" w:rsidRPr="006818F2">
        <w:rPr>
          <w:b/>
          <w:bCs/>
        </w:rPr>
        <w:t>TO_CVE</w:t>
      </w:r>
      <w:r>
        <w:rPr>
          <w:b/>
          <w:bCs/>
        </w:rPr>
        <w:t xml:space="preserve"> </w:t>
      </w:r>
      <w:r>
        <w:t xml:space="preserve">e </w:t>
      </w:r>
      <w:r>
        <w:rPr>
          <w:b/>
          <w:bCs/>
        </w:rPr>
        <w:t>MITRE_TO_CWE</w:t>
      </w:r>
      <w:r w:rsidR="006818F2">
        <w:t>.</w:t>
      </w:r>
    </w:p>
    <w:p w14:paraId="2610D304" w14:textId="48F8BFD4" w:rsidR="0089123C" w:rsidRDefault="00FC585D" w:rsidP="00E9364E">
      <w:pPr>
        <w:pStyle w:val="Titolo4"/>
      </w:pPr>
      <w:bookmarkStart w:id="141" w:name="_Toc169085248"/>
      <w:r>
        <w:t>Domain</w:t>
      </w:r>
      <w:bookmarkEnd w:id="141"/>
    </w:p>
    <w:p w14:paraId="454B4437" w14:textId="7E923750" w:rsidR="005E441E" w:rsidRDefault="005E441E" w:rsidP="00A329E5">
      <w:r w:rsidRPr="005E441E">
        <w:t xml:space="preserve">Il modulo </w:t>
      </w:r>
      <w:r w:rsidR="00FC585D">
        <w:t>domain</w:t>
      </w:r>
      <w:r w:rsidRPr="005E441E">
        <w:t xml:space="preserve"> del</w:t>
      </w:r>
      <w:r w:rsidR="00FC585D">
        <w:t xml:space="preserve"> modulo principale del container stix&amp;vulnerability </w:t>
      </w:r>
      <w:r w:rsidRPr="005E441E">
        <w:t xml:space="preserve">è progettato per stabilire e gestire gli oggetti che saranno impiegati nella memorizzazione e nel trattamento in </w:t>
      </w:r>
      <w:r w:rsidRPr="005E441E">
        <w:lastRenderedPageBreak/>
        <w:t xml:space="preserve">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bookmarkStart w:id="142" w:name="_Toc169085249"/>
      <w:r>
        <w:t>MySTIXObject</w:t>
      </w:r>
      <w:bookmarkEnd w:id="142"/>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0C1CC0A4" w:rsidR="00B16255" w:rsidRPr="00F14A5E" w:rsidRDefault="00D620F7" w:rsidP="00D620F7">
      <w:pPr>
        <w:jc w:val="center"/>
      </w:pPr>
      <w:r>
        <w:rPr>
          <w:noProof/>
        </w:rPr>
        <w:drawing>
          <wp:inline distT="0" distB="0" distL="0" distR="0" wp14:anchorId="27F53C48" wp14:editId="2061E2B8">
            <wp:extent cx="3781425" cy="224455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358" cy="2249853"/>
                    </a:xfrm>
                    <a:prstGeom prst="rect">
                      <a:avLst/>
                    </a:prstGeom>
                    <a:noFill/>
                    <a:ln>
                      <a:noFill/>
                    </a:ln>
                  </pic:spPr>
                </pic:pic>
              </a:graphicData>
            </a:graphic>
          </wp:inline>
        </w:drawing>
      </w:r>
      <w:r w:rsidR="00B16255" w:rsidRPr="00F14A5E">
        <w:br/>
        <w:t>Figura 1</w:t>
      </w:r>
      <w:r w:rsidR="004F26E2">
        <w:t>8</w:t>
      </w:r>
      <w:r w:rsidR="00B16255" w:rsidRPr="00F14A5E">
        <w:t>: Ereditarietà delle classi MySTIX</w:t>
      </w:r>
    </w:p>
    <w:p w14:paraId="77CC27AB" w14:textId="258BD4DD" w:rsidR="00891F3B" w:rsidRDefault="00891F3B" w:rsidP="00E9364E">
      <w:pPr>
        <w:pStyle w:val="Titolo6"/>
      </w:pPr>
      <w:r>
        <w:t>Ottimizzazione della memoria e tempi di accesso</w:t>
      </w:r>
    </w:p>
    <w:p w14:paraId="7F82E657" w14:textId="17222106"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w:t>
      </w:r>
      <w:r>
        <w:lastRenderedPageBreak/>
        <w:t xml:space="preserve">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E9364E">
      <w:pPr>
        <w:pStyle w:val="Titolo5"/>
      </w:pPr>
      <w:bookmarkStart w:id="143" w:name="_Toc169085250"/>
      <w:r>
        <w:t>Attack Phase</w:t>
      </w:r>
      <w:bookmarkEnd w:id="143"/>
    </w:p>
    <w:p w14:paraId="3AA76CD4" w14:textId="425C159C" w:rsidR="00B16255" w:rsidRDefault="004F267B" w:rsidP="00A329E5">
      <w:r>
        <w:t>Si tratta di un'enumerazione progettata per amalgamare e stabilire una sequenza di esecuzione per le tattiche delineate nei framework ATT&amp;CK e ATLAS. L'obiettivo è di delineare una successione logica nell'esecuzione degli attacchi, basandosi sul concetto della cyber kill 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A329E5" w:rsidRDefault="00B16255" w:rsidP="00A329E5">
      <w:pPr>
        <w:pStyle w:val="Paragrafoelenco"/>
        <w:numPr>
          <w:ilvl w:val="0"/>
          <w:numId w:val="28"/>
        </w:numPr>
      </w:pPr>
      <w:r w:rsidRPr="00185C2B">
        <w:rPr>
          <w:b/>
          <w:bCs/>
        </w:rPr>
        <w:t>Reconnaissance</w:t>
      </w:r>
      <w:r w:rsidRPr="00A329E5">
        <w:t>:</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185C2B">
        <w:rPr>
          <w:b/>
          <w:bCs/>
        </w:rPr>
        <w:t>Weaponization</w:t>
      </w:r>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lastRenderedPageBreak/>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185C2B">
        <w:rPr>
          <w:b/>
          <w:bCs/>
        </w:rPr>
        <w:t>Command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A241520" w:rsidR="0089123C" w:rsidRDefault="0089123C" w:rsidP="00974B29">
      <w:pPr>
        <w:pStyle w:val="Titolo4"/>
      </w:pPr>
      <w:bookmarkStart w:id="144" w:name="_Toc169085251"/>
      <w:r w:rsidRPr="00CD4C02">
        <w:lastRenderedPageBreak/>
        <w:t>Container</w:t>
      </w:r>
      <w:bookmarkEnd w:id="144"/>
    </w:p>
    <w:p w14:paraId="43672728" w14:textId="5621144B"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E9364E">
      <w:pPr>
        <w:pStyle w:val="Titolo5"/>
      </w:pPr>
      <w:bookmarkStart w:id="145" w:name="_Toc169085252"/>
      <w:r>
        <w:t>My STIX Container</w:t>
      </w:r>
      <w:bookmarkEnd w:id="145"/>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Queste classi giocano un ruolo fondamentale nell'organizzazione e nella gestione delle informazioni derivate dai framework ATT&amp;CK e ATLAS, attraverso l'implementazione di meccanismi specifici:</w:t>
      </w:r>
    </w:p>
    <w:p w14:paraId="4EC5E452" w14:textId="75F6F787"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2A3E560C"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attack pattern e identificare 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xml:space="preserve">. Questo metodo si focalizza sull'identificazione degli attack pattern coinvolti in campagne o </w:t>
      </w:r>
      <w:r w:rsidRPr="00A329E5">
        <w:lastRenderedPageBreak/>
        <w:t>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0889758A"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lastRenderedPageBreak/>
        <w:drawing>
          <wp:inline distT="0" distB="0" distL="0" distR="0" wp14:anchorId="0BE8848B" wp14:editId="6B0567AD">
            <wp:extent cx="4114800" cy="202508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172567" cy="2053515"/>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4F4A45A0" w:rsidR="00D82911" w:rsidRDefault="00A9659F" w:rsidP="00876EDC">
      <w:pPr>
        <w:pStyle w:val="Titolo5"/>
      </w:pPr>
      <w:bookmarkStart w:id="146" w:name="_Toc169085253"/>
      <w:r>
        <w:t>Vulnerability Container</w:t>
      </w:r>
      <w:bookmarkEnd w:id="146"/>
    </w:p>
    <w:p w14:paraId="7353E5DF" w14:textId="273CCF62" w:rsidR="00CB2598" w:rsidRPr="00117EBD" w:rsidRDefault="00CB2598" w:rsidP="00A329E5">
      <w:r>
        <w:t xml:space="preserve">Questo package (figura </w:t>
      </w:r>
      <w:r w:rsidR="004F26E2">
        <w:t>20</w:t>
      </w:r>
      <w:r>
        <w:t xml:space="preserve">) contiene 2 classi concrete </w:t>
      </w:r>
      <w:r>
        <w:rPr>
          <w:b/>
          <w:bCs/>
        </w:rPr>
        <w:t>MitreToCVEContainer</w:t>
      </w:r>
      <w:r>
        <w:t xml:space="preserve"> e</w:t>
      </w:r>
      <w:r w:rsidR="004F26E2">
        <w:t xml:space="preserve"> </w:t>
      </w:r>
      <w:r>
        <w:rPr>
          <w:b/>
          <w:bCs/>
        </w:rPr>
        <w:t>MitreToCWEContainer</w:t>
      </w:r>
      <w:r w:rsidR="004F26E2">
        <w:t>,</w:t>
      </w:r>
      <w:r w:rsidR="004F26E2">
        <w:rPr>
          <w:b/>
          <w:bCs/>
        </w:rPr>
        <w:t xml:space="preserve"> </w:t>
      </w:r>
      <w:r>
        <w:t xml:space="preserve">entrambe ereditano da </w:t>
      </w:r>
      <w:r w:rsidRPr="00CB2598">
        <w:rPr>
          <w:b/>
          <w:bCs/>
        </w:rPr>
        <w:t>AbstractMitreToVulnerabilityContainer</w:t>
      </w:r>
      <w:r w:rsidR="00117EBD">
        <w:t xml:space="preserve">, nonché </w:t>
      </w:r>
      <w:r w:rsidR="00A517CF">
        <w:t xml:space="preserve">la classe che ha il compito di recuperare la relazione tra le </w:t>
      </w:r>
      <w:r>
        <w:t>Vulnerabilità</w:t>
      </w:r>
      <w:r w:rsidR="00A517CF">
        <w:t xml:space="preserve"> e gli attack pattern</w:t>
      </w:r>
      <w:r>
        <w:t>s.</w:t>
      </w:r>
    </w:p>
    <w:p w14:paraId="33DF0EC3" w14:textId="38294366" w:rsidR="00CB2598" w:rsidRPr="006E13B2" w:rsidRDefault="00CB2598" w:rsidP="00CB2598">
      <w:r w:rsidRPr="006E13B2">
        <w:t xml:space="preserve">Nel caso in cui </w:t>
      </w:r>
      <w:r w:rsidR="00117EBD">
        <w:t xml:space="preserve">il framework </w:t>
      </w:r>
      <w:r w:rsidR="00117EBD" w:rsidRPr="00CE4A38">
        <w:t>MAPPINGS EXPLORER</w:t>
      </w:r>
      <w:r w:rsidRPr="006E13B2">
        <w:t xml:space="preserve"> disponga di una </w:t>
      </w:r>
      <w:r w:rsidR="00117EBD" w:rsidRPr="006E13B2">
        <w:t>relazione</w:t>
      </w:r>
      <w:r w:rsidR="00117EBD">
        <w:t xml:space="preserve"> </w:t>
      </w:r>
      <w:r w:rsidRPr="006E13B2">
        <w:t xml:space="preserve">esistente </w:t>
      </w:r>
      <w:r w:rsidR="00117EBD">
        <w:t xml:space="preserve">tra la </w:t>
      </w:r>
      <w:r>
        <w:t>CVE</w:t>
      </w:r>
      <w:r w:rsidR="00117EBD">
        <w:t xml:space="preserve"> e gli attack patterns del MITRE</w:t>
      </w:r>
      <w:r w:rsidRPr="006E13B2">
        <w:t xml:space="preserve"> verrà direttamente recuperata dal file "attack_to_cve.json", ottenendo</w:t>
      </w:r>
      <w:r>
        <w:t xml:space="preserve"> </w:t>
      </w:r>
      <w:proofErr w:type="gramStart"/>
      <w:r w:rsidRPr="006E13B2">
        <w:t>il</w:t>
      </w:r>
      <w:r w:rsidR="00117EBD">
        <w:rPr>
          <w:i/>
          <w:iCs/>
        </w:rPr>
        <w:t xml:space="preserve"> </w:t>
      </w:r>
      <w:r>
        <w:t>mitre</w:t>
      </w:r>
      <w:proofErr w:type="gramEnd"/>
      <w:r>
        <w:t xml:space="preserve"> id </w:t>
      </w:r>
      <w:r w:rsidRPr="006E13B2">
        <w:t>degli attacchi correlati;</w:t>
      </w:r>
    </w:p>
    <w:p w14:paraId="064F608F" w14:textId="2A637664" w:rsidR="00130BC0" w:rsidRDefault="00CB2598" w:rsidP="00CB2598">
      <w:r w:rsidRPr="006E13B2">
        <w:t>Qualora il CVE</w:t>
      </w:r>
      <w:r>
        <w:t>/CWE</w:t>
      </w:r>
      <w:r w:rsidRPr="006E13B2">
        <w:t xml:space="preserve"> ID ricercato non risulti presente all'interno del file JSON,</w:t>
      </w:r>
      <w:r>
        <w:t xml:space="preserve"> verrà eseguito un processo compensativo</w:t>
      </w:r>
      <w:r w:rsidR="00130BC0">
        <w:t xml:space="preserve">. </w:t>
      </w:r>
    </w:p>
    <w:p w14:paraId="44C1B597" w14:textId="1D5DC708" w:rsidR="00EA090F" w:rsidRDefault="00EA090F" w:rsidP="00EA090F">
      <w:pPr>
        <w:jc w:val="center"/>
      </w:pPr>
      <w:r w:rsidRPr="00130BC0">
        <w:drawing>
          <wp:inline distT="0" distB="0" distL="0" distR="0" wp14:anchorId="183E36CD" wp14:editId="0F27144F">
            <wp:extent cx="2658139" cy="47692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2683835" cy="481533"/>
                    </a:xfrm>
                    <a:prstGeom prst="rect">
                      <a:avLst/>
                    </a:prstGeom>
                  </pic:spPr>
                </pic:pic>
              </a:graphicData>
            </a:graphic>
          </wp:inline>
        </w:drawing>
      </w:r>
      <w:r>
        <w:br/>
        <w:t xml:space="preserve">Figura 20: </w:t>
      </w:r>
      <w:r w:rsidRPr="0048782A">
        <w:t>Struttura del package</w:t>
      </w:r>
      <w:r w:rsidRPr="0048782A">
        <w:br/>
      </w:r>
      <w:r w:rsidRPr="00780237">
        <w:rPr>
          <w:i/>
          <w:iCs/>
        </w:rPr>
        <w:t>/stix&amp;vulnerability</w:t>
      </w:r>
      <w:r w:rsidRPr="00B574B1">
        <w:rPr>
          <w:i/>
          <w:iCs/>
        </w:rPr>
        <w:t>/src/</w:t>
      </w:r>
      <w:r w:rsidR="00FD05A5">
        <w:rPr>
          <w:i/>
          <w:iCs/>
        </w:rPr>
        <w:t>dataProvider</w:t>
      </w:r>
      <w:r w:rsidRPr="00BF74C8">
        <w:rPr>
          <w:i/>
          <w:iCs/>
        </w:rPr>
        <w:t>/</w:t>
      </w:r>
      <w:r>
        <w:rPr>
          <w:i/>
          <w:iCs/>
        </w:rPr>
        <w:t>container</w:t>
      </w:r>
      <w:r w:rsidRPr="00130BC0">
        <w:rPr>
          <w:i/>
          <w:iCs/>
        </w:rPr>
        <w:t>/vulnerabilityContainer</w:t>
      </w:r>
    </w:p>
    <w:p w14:paraId="58711498" w14:textId="37FE322B" w:rsidR="00130BC0" w:rsidRDefault="00130BC0" w:rsidP="00876EDC">
      <w:pPr>
        <w:pStyle w:val="Titolo6"/>
      </w:pPr>
      <w:r>
        <w:lastRenderedPageBreak/>
        <w:t>Prima strada intrapresa – Modelli preaddestrati</w:t>
      </w:r>
    </w:p>
    <w:p w14:paraId="0F46216A" w14:textId="50215490" w:rsidR="00CB2598" w:rsidRDefault="00130BC0" w:rsidP="00CB2598">
      <w:r>
        <w:t>La prima strada intrapresa è stata quella di utilizzare uno dei modelli di machine learning descritti a stato dell’arte.</w:t>
      </w:r>
      <w:r w:rsidR="00CB2598" w:rsidRPr="006E13B2">
        <w:t xml:space="preserve"> </w:t>
      </w:r>
      <w:r>
        <w:t>I</w:t>
      </w:r>
      <w:r w:rsidR="00CB2598" w:rsidRPr="006E13B2">
        <w:t xml:space="preserve">l sistema procede confrontando la descrizione della vulnerabilità specifica con quelle di ciascuna tecnica ATT&amp;CK attraverso l'impiego </w:t>
      </w:r>
      <w:r w:rsidR="00CB2598">
        <w:t>di un</w:t>
      </w:r>
      <w:r w:rsidR="00CB2598" w:rsidRPr="006E13B2">
        <w:t xml:space="preserve"> </w:t>
      </w:r>
      <w:r w:rsidR="00CB2598">
        <w:t>modello di deep learning. Al fine di individuare il miglior modello</w:t>
      </w:r>
      <w:r>
        <w:t xml:space="preserve">, </w:t>
      </w:r>
      <w:r w:rsidR="00CB2598">
        <w:t>sono stati testai vari modelli tra quelli descritti allo Stato dell’Arte come SecureBERT e ATT&amp;CK-BERT</w:t>
      </w:r>
      <w:r>
        <w:t>. Tuttavia,</w:t>
      </w:r>
      <w:r w:rsidR="00CB2598">
        <w:t xml:space="preserve"> come precedentemente spiegato le loro limitazioni non permettono il loro utilizzo nello sviluppo di questo applicativo. Infatti sulla base delle relazioni già conosciute tramite il framewrok MAPPING EXPLORER, in fase di testing sono stati riscontrati un numero troppo elevato di falsi positivi</w:t>
      </w:r>
      <w:r w:rsidR="00CB2598">
        <w:rPr>
          <w:rStyle w:val="Rimandonotaapidipagina"/>
        </w:rPr>
        <w:footnoteReference w:id="30"/>
      </w:r>
      <w:r w:rsidR="00CB2598">
        <w:t xml:space="preserve"> e falsi negativi</w:t>
      </w:r>
      <w:r w:rsidR="00CB2598">
        <w:rPr>
          <w:rStyle w:val="Rimandonotaapidipagina"/>
        </w:rPr>
        <w:footnoteReference w:id="31"/>
      </w:r>
      <w:r w:rsidR="00CB2598">
        <w:t>.</w:t>
      </w:r>
    </w:p>
    <w:p w14:paraId="29B5EACF" w14:textId="023E38B4" w:rsidR="00130BC0" w:rsidRDefault="00130BC0" w:rsidP="00876EDC">
      <w:pPr>
        <w:pStyle w:val="Titolo6"/>
      </w:pPr>
      <w:r>
        <w:t>Seconda strada intrapresa – Utilizzo di generative AI</w:t>
      </w:r>
    </w:p>
    <w:p w14:paraId="42FF2A44" w14:textId="66A5B2CF" w:rsidR="00182917" w:rsidRDefault="00182917" w:rsidP="00CB2598">
      <w:r>
        <w:lastRenderedPageBreak/>
        <w:t>La seconda soluzione prevede l’utilizzo di una IA</w:t>
      </w:r>
      <w:r>
        <w:rPr>
          <w:rStyle w:val="Rimandonotaapidipagina"/>
        </w:rPr>
        <w:footnoteReference w:id="32"/>
      </w:r>
      <w:r>
        <w:t xml:space="preserve"> generativa, tra quelle esistenti è stata scelta GPT di OPENAI, ottenuta tramite Microsoft Azure.</w:t>
      </w:r>
    </w:p>
    <w:p w14:paraId="6A39DEFA" w14:textId="6182916E" w:rsidR="00182917" w:rsidRDefault="00182917" w:rsidP="00CB2598">
      <w:r>
        <w:t>Per ottenere le relazioni tra TTPs e CVE/CWE per ogni mappattura vengono effettuate 2 richieste al modello scelto:</w:t>
      </w:r>
    </w:p>
    <w:p w14:paraId="69120BF0" w14:textId="40277633" w:rsidR="00182917" w:rsidRDefault="00182917" w:rsidP="00182917">
      <w:pPr>
        <w:pStyle w:val="Paragrafoelenco"/>
        <w:numPr>
          <w:ilvl w:val="0"/>
          <w:numId w:val="39"/>
        </w:numPr>
      </w:pPr>
      <w:r>
        <w:t xml:space="preserve">La </w:t>
      </w:r>
      <w:r w:rsidRPr="00854E32">
        <w:rPr>
          <w:b/>
          <w:bCs/>
        </w:rPr>
        <w:t>prima</w:t>
      </w:r>
      <w:r>
        <w:t xml:space="preserve"> permette di determinare il dominio a cui la vulnerablità si riferisce tra i seguenti: Enterprise, ICS, Mobile e Artifical Inteligence</w:t>
      </w:r>
      <w:r w:rsidR="00EA090F">
        <w:t>.</w:t>
      </w:r>
    </w:p>
    <w:p w14:paraId="48718CB7" w14:textId="77777777" w:rsidR="00066D7B" w:rsidRDefault="00066D7B" w:rsidP="00066D7B">
      <w:pPr>
        <w:pStyle w:val="Paragrafoelenco"/>
        <w:numPr>
          <w:ilvl w:val="0"/>
          <w:numId w:val="39"/>
        </w:numPr>
      </w:pPr>
      <w:r>
        <w:t xml:space="preserve">La </w:t>
      </w:r>
      <w:r w:rsidRPr="00854E32">
        <w:rPr>
          <w:b/>
          <w:bCs/>
        </w:rPr>
        <w:t>seconda</w:t>
      </w:r>
      <w:r>
        <w:t xml:space="preserve"> richiesta utilizza la risposta ottenuta dal primo prompt per definire quale query effettuare. In base al dominio ottenuto precedentemente, viene fornito al modello un prompt che, come "system", include tutti gli attack-patterns conosciuti per quel dominio. Contestualmente, come "user", viene fornita la descrizione della vulnerabilità, chiedendo al modello di restituire, in un formato JSON, la lista degli attack-patterns correlati.</w:t>
      </w:r>
    </w:p>
    <w:p w14:paraId="507315A1" w14:textId="39AB7DE4" w:rsidR="00EA090F" w:rsidRDefault="00066D7B" w:rsidP="00CB2598">
      <w:r>
        <w:t>Utilizzando quindi questi prompts</w:t>
      </w:r>
      <w:r w:rsidR="00EA090F">
        <w:t>, è possibile generare</w:t>
      </w:r>
      <w:r w:rsidR="00CB2598" w:rsidRPr="006E13B2">
        <w:t xml:space="preserve"> una nuova mappatura, la quale verrà successivamente </w:t>
      </w:r>
      <w:r w:rsidR="00CB2598" w:rsidRPr="00E0665B">
        <w:t>salvata</w:t>
      </w:r>
      <w:r w:rsidR="00CB2598" w:rsidRPr="006E13B2">
        <w:t xml:space="preserve"> nel file "</w:t>
      </w:r>
      <w:r w:rsidR="00185C2B">
        <w:t>mitre</w:t>
      </w:r>
      <w:r w:rsidR="00CB2598" w:rsidRPr="006E13B2">
        <w:t>_to_cve_history.json"</w:t>
      </w:r>
      <w:r w:rsidR="00EA090F">
        <w:t xml:space="preserve"> nel caso si tratti di una CVE o </w:t>
      </w:r>
      <w:r w:rsidR="00EA090F" w:rsidRPr="006E13B2">
        <w:t>nel file "</w:t>
      </w:r>
      <w:r w:rsidR="00EA090F">
        <w:t>mitre</w:t>
      </w:r>
      <w:r w:rsidR="00EA090F" w:rsidRPr="006E13B2">
        <w:t>_to_c</w:t>
      </w:r>
      <w:r w:rsidR="00EA090F">
        <w:t>w</w:t>
      </w:r>
      <w:r w:rsidR="00EA090F" w:rsidRPr="006E13B2">
        <w:t>e_history.json"</w:t>
      </w:r>
      <w:r w:rsidR="00EA090F">
        <w:t xml:space="preserve"> nel caso la vulnerabilità cercata si una CWE</w:t>
      </w:r>
      <w:r w:rsidR="00CB2598" w:rsidRPr="006E13B2">
        <w:t xml:space="preserve">. Di conseguenza, le ricerche future della stessa vulnerabilità </w:t>
      </w:r>
      <w:r w:rsidR="00CB2598" w:rsidRPr="006E13B2">
        <w:lastRenderedPageBreak/>
        <w:t>risulteranno significativamente più veloci, grazie alla disponibilità immediata della correlazione precedentemente determinata.</w:t>
      </w:r>
    </w:p>
    <w:p w14:paraId="0309770A" w14:textId="092279CC" w:rsidR="003B5406" w:rsidRDefault="003B5406" w:rsidP="00CB2598">
      <w:r>
        <w:t>------INSERIRE TEST PER DIRE CHE GPT è UNA BUONA SCELTA</w:t>
      </w:r>
    </w:p>
    <w:p w14:paraId="3510C48E" w14:textId="48D4B6A9" w:rsidR="00066D7B" w:rsidRDefault="00066D7B" w:rsidP="00E9364E">
      <w:pPr>
        <w:pStyle w:val="Titolo4"/>
      </w:pPr>
      <w:r>
        <w:t>gptAPI</w:t>
      </w:r>
    </w:p>
    <w:p w14:paraId="6253370B" w14:textId="3049C6E2" w:rsidR="00ED4284" w:rsidRDefault="00ED4284" w:rsidP="00ED4284">
      <w:r>
        <w:t xml:space="preserve">Per ottenere una nuova relazione, come precedentemente descritto, viene utilizzato il modulo gptAPI. Questo modulo consente di comunicare con il modello distribuito tramite Microsoft Azure, nello specifico gpt-3.5-turbo-0125. </w:t>
      </w:r>
      <w:r>
        <w:t>L’unic</w:t>
      </w:r>
      <w:r w:rsidR="00854E32">
        <w:t>a</w:t>
      </w:r>
      <w:r>
        <w:t xml:space="preserve"> classe presente in questo modulo, </w:t>
      </w:r>
      <w:r w:rsidRPr="00ED4284">
        <w:rPr>
          <w:b/>
          <w:bCs/>
        </w:rPr>
        <w:t>GPT_API</w:t>
      </w:r>
      <w:r>
        <w:t>,</w:t>
      </w:r>
      <w:r>
        <w:t xml:space="preserve"> </w:t>
      </w:r>
      <w:r>
        <w:t xml:space="preserve">presenta le funzioni per effettuare </w:t>
      </w:r>
      <w:r>
        <w:t>l'esecuzione delle due query descritte in precedenza.</w:t>
      </w:r>
    </w:p>
    <w:p w14:paraId="4EA44E29" w14:textId="0AF411C6" w:rsidR="00C77CF1" w:rsidRDefault="00C77CF1" w:rsidP="00E9364E">
      <w:pPr>
        <w:pStyle w:val="Titolo4"/>
      </w:pPr>
      <w:r>
        <w:t>PDF generaiton</w:t>
      </w:r>
    </w:p>
    <w:p w14:paraId="5E1B8061" w14:textId="24519FE0" w:rsidR="00C77CF1" w:rsidRDefault="00C77CF1" w:rsidP="00C77CF1">
      <w:r>
        <w:t xml:space="preserve">Nel container in questione vi è anche un modulo che incapsula il comportamento della libreria </w:t>
      </w:r>
      <w:r w:rsidRPr="00C77CF1">
        <w:rPr>
          <w:b/>
          <w:bCs/>
        </w:rPr>
        <w:t>pdfkit</w:t>
      </w:r>
      <w:r>
        <w:t xml:space="preserve">, la quale permette tramite l’utilizzo del package </w:t>
      </w:r>
      <w:r w:rsidRPr="00C77CF1">
        <w:rPr>
          <w:b/>
          <w:bCs/>
        </w:rPr>
        <w:t>wkhtmltopdf</w:t>
      </w:r>
      <w:r>
        <w:t xml:space="preserve"> di generare un file in formato .pdf partendo dal formato HTML. Questa funzionalità viene utilizzata per andare a generare un report che dato un’insieme di attack-patterns riscontrati, permette di ottenere la probabilità con cui si sta subendo un attacco informatico da parte degli Instrusion Set conosciuti.</w:t>
      </w:r>
    </w:p>
    <w:p w14:paraId="6A6F15EF" w14:textId="597E24CD" w:rsidR="00876EDC" w:rsidRDefault="00876EDC" w:rsidP="00876EDC">
      <w:pPr>
        <w:pStyle w:val="Titolo4"/>
      </w:pPr>
      <w:r>
        <w:lastRenderedPageBreak/>
        <w:t>Interfaccia per cvwelib</w:t>
      </w:r>
    </w:p>
    <w:p w14:paraId="6D36FC8F" w14:textId="0A98138B" w:rsidR="00876EDC" w:rsidRPr="00876EDC" w:rsidRDefault="00876EDC" w:rsidP="00876EDC">
      <w:r>
        <w:t>All’interno di stix&amp;vulnerability è presente anche un modulo che ha il compito di fornire un’interfaccia per effettuare le query ed ottenere le vulnerabilità dalla libreria cvwelib</w:t>
      </w:r>
      <w:r w:rsidR="006A2741">
        <w:t xml:space="preserve"> (figura 21)</w:t>
      </w:r>
      <w:r>
        <w:t xml:space="preserve">, tramite i moduli </w:t>
      </w:r>
      <w:r w:rsidRPr="00876EDC">
        <w:rPr>
          <w:b/>
          <w:bCs/>
        </w:rPr>
        <w:t>CVE.py</w:t>
      </w:r>
      <w:r>
        <w:t xml:space="preserve"> e </w:t>
      </w:r>
      <w:r w:rsidRPr="00876EDC">
        <w:rPr>
          <w:b/>
          <w:bCs/>
        </w:rPr>
        <w:t>CWE.py</w:t>
      </w:r>
      <w:r>
        <w:t xml:space="preserve">. </w:t>
      </w:r>
      <w:r w:rsidRPr="00876EDC">
        <w:t>Questo approccio offre diversi vantaggi significativi. In primo luogo, centralizzando l'accesso alle informazioni sulle vulnerabilità, si semplifica notevolmente il processo di recupero dei dati, rendendo più efficiente l'interazione con il sistema. Gli utenti possono facilmente effettuare query specifiche senza dover comprendere la complessità interna del modulo cvwelib.</w:t>
      </w:r>
    </w:p>
    <w:p w14:paraId="7183E086" w14:textId="77777777" w:rsidR="00876EDC" w:rsidRPr="00876EDC" w:rsidRDefault="00876EDC" w:rsidP="00876EDC">
      <w:r w:rsidRPr="00876EDC">
        <w:t>Inoltre, questo modulo di interfaccia permette una maggiore flessibilità nell'aggiornamento e nella manutenzione del sistema. Qualsiasi cambiamento nella struttura dei dati o nelle fonti di aggiornamento può essere gestito all'interno del modulo cvwelib 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1647BF2C" w:rsidR="00876EDC" w:rsidRDefault="00876EDC" w:rsidP="00876EDC">
      <w:r>
        <w:lastRenderedPageBreak/>
        <w:t xml:space="preserve">Pertanto </w:t>
      </w:r>
      <w:r>
        <w:t>questa organizzazione modulare migliora la scalabilità e la robustezza del sistema</w:t>
      </w:r>
      <w:r>
        <w:t xml:space="preserve">, </w:t>
      </w:r>
      <w:r>
        <w:t>consente</w:t>
      </w:r>
      <w:r>
        <w:t>ndo</w:t>
      </w:r>
      <w:r>
        <w:t xml:space="preserve"> di effettuare test e debug in modo più efficace</w:t>
      </w:r>
      <w:r>
        <w:t>.</w:t>
      </w:r>
    </w:p>
    <w:p w14:paraId="597DB26E" w14:textId="77777777" w:rsidR="00A10688" w:rsidRPr="00876EDC" w:rsidRDefault="00A10688" w:rsidP="00876EDC"/>
    <w:p w14:paraId="2E89D464" w14:textId="2A5E2D38" w:rsidR="00E9364E" w:rsidRDefault="00E9364E" w:rsidP="00E9364E">
      <w:pPr>
        <w:pStyle w:val="Titolo3"/>
      </w:pPr>
      <w:r>
        <w:t>Data Acces API</w:t>
      </w:r>
    </w:p>
    <w:p w14:paraId="21D30A80" w14:textId="6E59C395" w:rsidR="00A10688" w:rsidRPr="00A10688" w:rsidRDefault="00A10688" w:rsidP="008B2DF8">
      <w:r>
        <w:t xml:space="preserve">La struttura del package </w:t>
      </w:r>
      <w:r w:rsidRPr="008B2DF8">
        <w:rPr>
          <w:b/>
          <w:bCs/>
        </w:rPr>
        <w:t>dataAccessAPI</w:t>
      </w:r>
      <w:r>
        <w:t xml:space="preserve"> </w:t>
      </w:r>
      <w:proofErr w:type="gramStart"/>
      <w:r>
        <w:t>è organizzat</w:t>
      </w:r>
      <w:r w:rsidR="008B2DF8">
        <w:t>o</w:t>
      </w:r>
      <w:proofErr w:type="gramEnd"/>
      <w:r>
        <w:t xml:space="preserve"> per facilitare l’accesso e la manipolazione dei dati, rendendoli più leggibili e facilmente utilizzabili dagli altri componenti del sistema.</w:t>
      </w:r>
    </w:p>
    <w:p w14:paraId="414DAD1E" w14:textId="077D544D" w:rsidR="00A10688" w:rsidRPr="00A10688" w:rsidRDefault="00A10688" w:rsidP="00A10688">
      <w:pPr>
        <w:jc w:val="center"/>
      </w:pPr>
      <w:r w:rsidRPr="00A10688">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21: Struttura del package</w:t>
      </w:r>
      <w:r>
        <w:br/>
      </w:r>
      <w:r w:rsidRPr="00780237">
        <w:rPr>
          <w:i/>
          <w:iCs/>
        </w:rPr>
        <w:t>/stix&amp;vulnerability</w:t>
      </w:r>
      <w:r w:rsidRPr="00B574B1">
        <w:rPr>
          <w:i/>
          <w:iCs/>
        </w:rPr>
        <w:t>/src/</w:t>
      </w:r>
      <w:r>
        <w:rPr>
          <w:i/>
          <w:iCs/>
        </w:rPr>
        <w:t>dataAccesAPI/</w:t>
      </w:r>
    </w:p>
    <w:p w14:paraId="255279F9" w14:textId="63EC1E7C" w:rsidR="001E3861" w:rsidRDefault="001E3861" w:rsidP="00E9364E">
      <w:pPr>
        <w:pStyle w:val="Titolo2"/>
      </w:pPr>
      <w:r>
        <w:t>c</w:t>
      </w:r>
      <w:r w:rsidR="00ED4284">
        <w:t>vwelib</w:t>
      </w:r>
    </w:p>
    <w:p w14:paraId="237042D8" w14:textId="70FFFDD3" w:rsidR="00066D7B" w:rsidRDefault="00255D24" w:rsidP="00255D24">
      <w:r>
        <w:t xml:space="preserve">Questo container fornisce le API per ottenere le informazioni delle vulnerabilità (CVE e CWE). Il container include un server flask che mette a disposizione la libreria </w:t>
      </w:r>
      <w:r w:rsidRPr="00255D24">
        <w:rPr>
          <w:b/>
          <w:bCs/>
        </w:rPr>
        <w:t>cvwelib</w:t>
      </w:r>
      <w:r>
        <w:rPr>
          <w:b/>
          <w:bCs/>
        </w:rPr>
        <w:t xml:space="preserve"> </w:t>
      </w:r>
      <w:r>
        <w:t>[</w:t>
      </w:r>
      <w:r w:rsidRPr="00213643">
        <w:t>35</w:t>
      </w:r>
      <w:r>
        <w:t xml:space="preserve">]. La libreria in quesitone, verifica </w:t>
      </w:r>
      <w:r w:rsidR="00496220">
        <w:t>ogni giorno all’orario 00:30</w:t>
      </w:r>
      <w:r>
        <w:t xml:space="preserve"> la presenza di </w:t>
      </w:r>
      <w:r>
        <w:lastRenderedPageBreak/>
        <w:t>aggionramenti dei dati riguardanti CVE e CWE</w:t>
      </w:r>
      <w:r w:rsidR="00603953">
        <w:t xml:space="preserve"> (ai seguenti repository </w:t>
      </w:r>
      <w:hyperlink r:id="rId37" w:history="1">
        <w:r w:rsidR="00603953" w:rsidRPr="00854E32">
          <w:rPr>
            <w:rStyle w:val="Collegamentoipertestuale"/>
            <w:color w:val="auto"/>
            <w:u w:val="none"/>
          </w:rPr>
          <w:t>https://cwe.mitre.org/data/xml/cwec_latest.xml.zip</w:t>
        </w:r>
      </w:hyperlink>
      <w:r w:rsidR="00603953">
        <w:t xml:space="preserve"> e </w:t>
      </w:r>
      <w:hyperlink r:id="rId38"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commit ai repository è visibile che i nuovi dati vengono caricati all’orario 00:00 di ogni giorno, facendo ciò è possibile </w:t>
      </w:r>
      <w:r>
        <w:t xml:space="preserve">aggiornare i dati locali secondo la nuova conoscenza della CTI community. </w:t>
      </w:r>
    </w:p>
    <w:p w14:paraId="03DD5F00" w14:textId="16B55FEF" w:rsidR="009F0546" w:rsidRDefault="009F0546" w:rsidP="00E9364E">
      <w:pPr>
        <w:pStyle w:val="Titolo3"/>
      </w:pPr>
      <w:r>
        <w:t>Struttura della libreria</w:t>
      </w:r>
    </w:p>
    <w:p w14:paraId="1FF76D4A" w14:textId="46C21D8B" w:rsidR="00A44E59" w:rsidRPr="00A44E59" w:rsidRDefault="00A44E59" w:rsidP="00A44E59">
      <w:r w:rsidRPr="00A44E59">
        <w:t>All'interno di ques</w:t>
      </w:r>
      <w:r>
        <w:t>ta libreria</w:t>
      </w:r>
      <w:r w:rsidR="009F0546">
        <w:t xml:space="preserve"> (figura 2</w:t>
      </w:r>
      <w:r w:rsidR="00A10688">
        <w:t>2</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cwelib/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nvdlib/ si occupa delle operazioni relative alle Common Vulnerabilities and Exposures (CVE), incluso il controllo e il download dei dati dal repository NVD (National Vulnerability Database).</w:t>
      </w:r>
    </w:p>
    <w:p w14:paraId="2E525A65" w14:textId="2D818F8B" w:rsidR="00A44E59" w:rsidRDefault="00A44E59" w:rsidP="00A44E59">
      <w:pPr>
        <w:numPr>
          <w:ilvl w:val="0"/>
          <w:numId w:val="40"/>
        </w:numPr>
      </w:pPr>
      <w:r w:rsidRPr="00A44E59">
        <w:t xml:space="preserve">Il modulo </w:t>
      </w:r>
      <w:r w:rsidRPr="00A44E59">
        <w:rPr>
          <w:b/>
          <w:bCs/>
        </w:rPr>
        <w:t>CWEPrettify.py</w:t>
      </w:r>
      <w:r w:rsidRPr="00A44E59">
        <w:t xml:space="preserve"> nella directory utils/ è utilizzato per convertire i dati CWE dal formato XML al formato JSON, rendendoli più leggibili e facilmente utilizzabili.</w:t>
      </w:r>
    </w:p>
    <w:p w14:paraId="5E6C9A37" w14:textId="61B1BB24"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flask.</w:t>
      </w:r>
    </w:p>
    <w:p w14:paraId="1DE873F2" w14:textId="6331DC61" w:rsidR="005B244A" w:rsidRDefault="005B244A" w:rsidP="00A44E59">
      <w:pPr>
        <w:jc w:val="center"/>
        <w:rPr>
          <w:i/>
          <w:iCs/>
        </w:rPr>
      </w:pPr>
      <w:r w:rsidRPr="005B244A">
        <w:lastRenderedPageBreak/>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A10688">
        <w:t>2</w:t>
      </w:r>
      <w:r>
        <w:t xml:space="preserve">: Struttura del </w:t>
      </w:r>
      <w:r w:rsidRPr="005B244A">
        <w:t>package</w:t>
      </w:r>
      <w:r w:rsidR="00A44E59">
        <w:br/>
      </w:r>
      <w:r>
        <w:rPr>
          <w:i/>
          <w:iCs/>
        </w:rPr>
        <w:t>/cvwelib</w:t>
      </w:r>
    </w:p>
    <w:p w14:paraId="13E178CA" w14:textId="1CBE46B3" w:rsidR="009F0546" w:rsidRDefault="009F0546" w:rsidP="00E9364E">
      <w:pPr>
        <w:pStyle w:val="Titolo3"/>
      </w:pPr>
      <w:r>
        <w:t xml:space="preserve">Vantaggio rispetto </w:t>
      </w:r>
      <w:r w:rsidR="003B5406">
        <w:t xml:space="preserve">alle </w:t>
      </w:r>
      <w:r>
        <w:t>N</w:t>
      </w:r>
      <w:r w:rsidR="003B5406">
        <w:t>IST API</w:t>
      </w:r>
    </w:p>
    <w:p w14:paraId="78ABD6EE" w14:textId="47A66E41" w:rsidR="009F0546" w:rsidRDefault="009F0546" w:rsidP="009F0546">
      <w:r>
        <w:t>Per sviluppare l’applicativo in question è stata utilizzata questa libreria e non quella ufficiale rilasciata dal NIST</w:t>
      </w:r>
      <w:r w:rsidR="003B5406">
        <w:t xml:space="preserve"> [36]</w:t>
      </w:r>
      <w:r>
        <w:t xml:space="preserve"> poiché, quest’ultima pone dei limiti di richiesta quando si effettuano ripetute query in lassi di tempi minimi e inoltre non permette di ottenre le informazioni riguardanti le CWE, ma solo quelle relative alle CVE. Inoltre essendo un server locale permette dei tempi di risposta più che ridotti rispetto alle API rilasciate dal NIST.</w:t>
      </w:r>
    </w:p>
    <w:p w14:paraId="56E09D69" w14:textId="06DD96CC" w:rsidR="003B5406" w:rsidRDefault="003B5406" w:rsidP="00E9364E">
      <w:pPr>
        <w:pStyle w:val="Titolo2"/>
      </w:pPr>
      <w:r>
        <w:t>webInterface</w:t>
      </w:r>
    </w:p>
    <w:p w14:paraId="7DEECC93" w14:textId="185FF83F" w:rsidR="003B5406" w:rsidRDefault="00E26D0C" w:rsidP="003B5406">
      <w:r w:rsidRPr="00E26D0C">
        <w:rPr>
          <w:b/>
          <w:bCs/>
        </w:rPr>
        <w:t>L'interfaccia</w:t>
      </w:r>
      <w:r>
        <w:t xml:space="preserve"> utente di DetectiveAttacks è stata sviluppata come applicazione web utilizzando </w:t>
      </w:r>
      <w:r w:rsidRPr="00E26D0C">
        <w:rPr>
          <w:b/>
          <w:bCs/>
        </w:rPr>
        <w:t>React.js</w:t>
      </w:r>
      <w:r>
        <w:t xml:space="preserve">, un framework JavaScript noto per la costruzione di interfacce interattive e dinamiche. 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xml:space="preserve">, uno strumento di </w:t>
      </w:r>
      <w:r>
        <w:lastRenderedPageBreak/>
        <w:t>build che offre un ambiente di sviluppo rapido e una configurazione semplificata. Vite facilita l'uso delle funzionalità avanzate di JavaScript moderno e migliora il workflow degli sviluppatori, riducendo i tempi di build.</w:t>
      </w:r>
    </w:p>
    <w:p w14:paraId="34C34894" w14:textId="4CBBA4E6" w:rsidR="00E26D0C" w:rsidRDefault="00E26D0C" w:rsidP="003B5406">
      <w:r>
        <w:t>La web interface si compone di differenti pagine le quali permettono di utilizzare le diverse funzionalità del sistema.</w:t>
      </w:r>
    </w:p>
    <w:p w14:paraId="55B1EC96" w14:textId="7E843D47" w:rsidR="00E26D0C" w:rsidRDefault="00E26D0C" w:rsidP="00E26D0C">
      <w:pPr>
        <w:pStyle w:val="Titolo3"/>
      </w:pPr>
      <w:r>
        <w:t>Manual searching page</w:t>
      </w:r>
    </w:p>
    <w:p w14:paraId="48033AEB" w14:textId="46C63771" w:rsidR="00E26D0C" w:rsidRDefault="00E26D0C" w:rsidP="00E26D0C">
      <w:r>
        <w:t>La pagina di ricerca manule (Figura 23) permette di esplorare l’intera knowloge base della CTI, tramite la barra di ricerca e i filtri che permettono di o</w:t>
      </w:r>
      <w:r w:rsidR="006B191D">
        <w:t>t</w:t>
      </w:r>
      <w:r>
        <w:t>tennere più agevolmente gli oggetti cercati</w:t>
      </w:r>
      <w:r w:rsidR="007B4F54">
        <w:t xml:space="preserve"> e le relazioni con gli altri agenti di minaccia</w:t>
      </w:r>
      <w:r>
        <w:t xml:space="preserve"> </w:t>
      </w:r>
      <w:r w:rsidR="007B4F54">
        <w:t xml:space="preserve">e possibili azioni difensive, </w:t>
      </w:r>
      <w:r w:rsidR="007B4F54">
        <w:t>gli esperti</w:t>
      </w:r>
      <w:r>
        <w:t xml:space="preserve"> del settore possono esplorare velocemente le soluzioni da intraprendere per la propria organizzazione o le possibili minacce per essa.</w:t>
      </w:r>
    </w:p>
    <w:p w14:paraId="3FD45B4A" w14:textId="66618831" w:rsidR="00E26D0C" w:rsidRDefault="00E26D0C" w:rsidP="00E26D0C">
      <w:r>
        <w:t>Nella stessa schermata è anche presente l’opzione per poter effetuare il mapping di una vulnerabilità tramite il suo id</w:t>
      </w:r>
      <w:r w:rsidR="006B191D">
        <w:t xml:space="preserve"> (figura 24)</w:t>
      </w:r>
      <w:r>
        <w:t>, in modo da conoscerne i possibili pattern di attacco sfruttati.</w:t>
      </w:r>
    </w:p>
    <w:p w14:paraId="43BB7685" w14:textId="29FE702B" w:rsidR="00E26D0C" w:rsidRDefault="00E26D0C" w:rsidP="00E26D0C">
      <w:pPr>
        <w:jc w:val="center"/>
      </w:pPr>
      <w:r w:rsidRPr="00E26D0C">
        <w:lastRenderedPageBreak/>
        <w:drawing>
          <wp:inline distT="0" distB="0" distL="0" distR="0" wp14:anchorId="11DCA0CD" wp14:editId="5FAEFAA4">
            <wp:extent cx="5040630" cy="28035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2803525"/>
                    </a:xfrm>
                    <a:prstGeom prst="rect">
                      <a:avLst/>
                    </a:prstGeom>
                  </pic:spPr>
                </pic:pic>
              </a:graphicData>
            </a:graphic>
          </wp:inline>
        </w:drawing>
      </w:r>
      <w:r>
        <w:br/>
        <w:t>Figura 23: Manual searching page</w:t>
      </w:r>
    </w:p>
    <w:p w14:paraId="118CACA7" w14:textId="3A725DCA" w:rsidR="006B191D" w:rsidRDefault="006E1B24" w:rsidP="006B191D">
      <w:pPr>
        <w:jc w:val="center"/>
      </w:pPr>
      <w:r w:rsidRPr="006E1B24">
        <w:drawing>
          <wp:inline distT="0" distB="0" distL="0" distR="0" wp14:anchorId="5084D3EA" wp14:editId="2E6DFA21">
            <wp:extent cx="5040630" cy="27622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2762250"/>
                    </a:xfrm>
                    <a:prstGeom prst="rect">
                      <a:avLst/>
                    </a:prstGeom>
                  </pic:spPr>
                </pic:pic>
              </a:graphicData>
            </a:graphic>
          </wp:inline>
        </w:drawing>
      </w:r>
      <w:r w:rsidR="00E26D0C">
        <w:br/>
        <w:t xml:space="preserve">Figura 24: </w:t>
      </w:r>
      <w:r w:rsidR="006B191D">
        <w:t>Mapping</w:t>
      </w:r>
      <w:r w:rsidR="00E26D0C">
        <w:t xml:space="preserve"> di una nuova vulnerabilità</w:t>
      </w:r>
    </w:p>
    <w:p w14:paraId="6FEC6C7B" w14:textId="5B94C005" w:rsidR="00E26D0C" w:rsidRDefault="00E26D0C" w:rsidP="00E26D0C">
      <w:pPr>
        <w:pStyle w:val="Titolo3"/>
      </w:pPr>
      <w:r>
        <w:t>Attack patterns by phase</w:t>
      </w:r>
    </w:p>
    <w:p w14:paraId="749754A2" w14:textId="16B8D6D6" w:rsidR="00E26D0C" w:rsidRDefault="006B191D" w:rsidP="00E26D0C">
      <w:r>
        <w:t>Nella schermata in questione si può visualizzare una matrice espansa</w:t>
      </w:r>
      <w:r w:rsidR="007B5819">
        <w:t xml:space="preserve"> (figura 25)</w:t>
      </w:r>
      <w:r>
        <w:t xml:space="preserve">, la quale fornisce l’unione delle tecniche provenienti dai framework ATT&amp;CK e ATLAS, dando così un’altra </w:t>
      </w:r>
      <w:r>
        <w:lastRenderedPageBreak/>
        <w:t>forma di visualizzazione delle informaizoni e la possibilità di selezionare gli attacchi riscontrati tramite software di terze parti nella propria organizzazione al fine di generare un report</w:t>
      </w:r>
      <w:r w:rsidR="007B5819">
        <w:t xml:space="preserve"> (figura 26)</w:t>
      </w:r>
      <w:r>
        <w:t xml:space="preserve"> che fornisca la probabilità con cui si sta subendo un attacco da parte dei threat agent/group conosciuti. </w:t>
      </w:r>
    </w:p>
    <w:p w14:paraId="1568A20A" w14:textId="6BAA9F17" w:rsidR="006B191D" w:rsidRDefault="007B5819" w:rsidP="00907810">
      <w:pPr>
        <w:jc w:val="center"/>
      </w:pPr>
      <w:r w:rsidRPr="007B5819">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2786380"/>
                    </a:xfrm>
                    <a:prstGeom prst="rect">
                      <a:avLst/>
                    </a:prstGeom>
                  </pic:spPr>
                </pic:pic>
              </a:graphicData>
            </a:graphic>
          </wp:inline>
        </w:drawing>
      </w:r>
    </w:p>
    <w:p w14:paraId="4096E181" w14:textId="7509303D" w:rsidR="006B191D" w:rsidRDefault="006B191D" w:rsidP="006B191D">
      <w:pPr>
        <w:jc w:val="center"/>
      </w:pPr>
      <w:r>
        <w:t>Figura 25: Unione delle matrici ATT&amp;CK e ATLAS</w:t>
      </w:r>
    </w:p>
    <w:p w14:paraId="3008073E" w14:textId="4C9555E4" w:rsidR="006B191D" w:rsidRPr="00E26D0C" w:rsidRDefault="00907810" w:rsidP="00907810">
      <w:pPr>
        <w:jc w:val="center"/>
      </w:pPr>
      <w:r w:rsidRPr="00907810">
        <w:lastRenderedPageBreak/>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032" cy="6987741"/>
                    </a:xfrm>
                    <a:prstGeom prst="rect">
                      <a:avLst/>
                    </a:prstGeom>
                  </pic:spPr>
                </pic:pic>
              </a:graphicData>
            </a:graphic>
          </wp:inline>
        </w:drawing>
      </w:r>
      <w:r>
        <w:br/>
      </w:r>
      <w:r w:rsidR="006B191D">
        <w:t xml:space="preserve">Figura 26: </w:t>
      </w:r>
      <w:r>
        <w:t xml:space="preserve">Pagina di esempio del report </w:t>
      </w:r>
      <w:r w:rsidR="006B191D">
        <w:t>che fornisce la probabilità di attacco da parte dei vari threat agent</w:t>
      </w:r>
      <w:r>
        <w:t>s</w:t>
      </w:r>
      <w:r w:rsidR="006B191D">
        <w:t>/group</w:t>
      </w:r>
      <w:r>
        <w:t>s</w:t>
      </w:r>
    </w:p>
    <w:p w14:paraId="20C9A98F" w14:textId="04DBCB1A" w:rsidR="00695AA5" w:rsidRDefault="00695AA5" w:rsidP="00695AA5">
      <w:pPr>
        <w:pStyle w:val="Titolo2"/>
      </w:pPr>
      <w:r>
        <w:lastRenderedPageBreak/>
        <w:t>nginx</w:t>
      </w:r>
    </w:p>
    <w:p w14:paraId="7F0B645B" w14:textId="2A8D897F" w:rsidR="00695AA5" w:rsidRPr="00695AA5" w:rsidRDefault="00695AA5" w:rsidP="00695AA5">
      <w:r w:rsidRPr="00695AA5">
        <w:rPr>
          <w:b/>
          <w:bCs/>
        </w:rPr>
        <w:t>Nginx</w:t>
      </w:r>
      <w:r>
        <w:t xml:space="preserve"> è stato implementato come </w:t>
      </w:r>
      <w:r w:rsidRPr="00695AA5">
        <w:rPr>
          <w:b/>
          <w:bCs/>
        </w:rPr>
        <w:t>reverse server proxy</w:t>
      </w:r>
      <w:r w:rsidR="000655CE">
        <w:rPr>
          <w:b/>
          <w:bCs/>
        </w:rPr>
        <w:t xml:space="preserve"> </w:t>
      </w:r>
      <w:r w:rsidR="000655CE">
        <w:t>(figura 9)</w:t>
      </w:r>
      <w:r>
        <w:t xml:space="preserve"> all'interno del sistema per gestire il bilanciamento del carico e la distribuzione delle richieste HTTP tra diversi servizi contenuti nel progetto. La configurazione di Nginx </w:t>
      </w:r>
      <w:r>
        <w:t>utilizzata</w:t>
      </w:r>
      <w:r>
        <w:t xml:space="preserve"> è progettata per inoltrare le richieste ricevute sulla porta 80 ai rispettivi servizi in base al percorso dell'URL.</w:t>
      </w:r>
      <w:r>
        <w:t xml:space="preserve"> </w:t>
      </w:r>
      <w:r w:rsidRPr="00695AA5">
        <w:t>Questo approccio consente una distribuzione efficiente del traffico e assicura che le richieste vengano indirizzate al servizio appropriato in modo trasparente per gli utenti del sistema.</w:t>
      </w:r>
    </w:p>
    <w:p w14:paraId="487B5EE6" w14:textId="171FD208" w:rsidR="007B4F54" w:rsidRDefault="000655CE" w:rsidP="000655CE">
      <w:r w:rsidRPr="000655CE">
        <w:t xml:space="preserve">L'integrazione di Nginx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DetectiveAttacks verrà rilasciato su una piattaforma online. Con il load balancing, Nginx può distribuire le richieste tra più istanze del servizio DetectiveAttacks,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3AC947B0" w14:textId="4A88BB93" w:rsidR="007B4F54" w:rsidRDefault="007B4F54" w:rsidP="008B15A0">
      <w:pPr>
        <w:pStyle w:val="Sottotitolo"/>
      </w:pPr>
      <w:r>
        <w:lastRenderedPageBreak/>
        <w:t>Sviluppi Futuri</w:t>
      </w:r>
    </w:p>
    <w:p w14:paraId="38168647" w14:textId="77777777" w:rsidR="007B4F54" w:rsidRPr="007B4F54" w:rsidRDefault="007B4F54" w:rsidP="007B4F54">
      <w:pPr>
        <w:rPr>
          <w:lang w:eastAsia="it-IT"/>
        </w:rPr>
      </w:pPr>
      <w:bookmarkStart w:id="147" w:name="_Toc169085254"/>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r w:rsidRPr="007B4F54">
        <w:rPr>
          <w:b/>
          <w:bCs/>
          <w:lang w:eastAsia="it-IT"/>
        </w:rPr>
        <w:t>DetectiveAttacks</w:t>
      </w:r>
      <w:r w:rsidRPr="007B4F54">
        <w:rPr>
          <w:lang w:eastAsia="it-IT"/>
        </w:rPr>
        <w:t>, si prevede di implementare diverse nuove caratteristiche e tecnologie. Uno degli obiettivi principali è facilitare l'utilizzo delle tecnologie attuali all'interno del software, permettendo una gestione più agevole ed efficiente delle varie minacce rilevate. Questo includerà lo sviluppo di interfacce utente più intuitive e strumenti di automazione che riducano la necessità di intervento manuale da parte degli operatori.</w:t>
      </w:r>
    </w:p>
    <w:p w14:paraId="532A1899" w14:textId="4158C8F1"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r w:rsidRPr="007B4F54">
        <w:rPr>
          <w:b/>
          <w:bCs/>
          <w:lang w:eastAsia="it-IT"/>
        </w:rPr>
        <w:t>IoA</w:t>
      </w:r>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0A66C8EE" w:rsidR="00010460" w:rsidRDefault="00010460" w:rsidP="007B4F54">
      <w:pPr>
        <w:rPr>
          <w:lang w:eastAsia="it-IT"/>
        </w:rPr>
      </w:pPr>
    </w:p>
    <w:p w14:paraId="2436F7B4" w14:textId="77777777" w:rsidR="00010460" w:rsidRDefault="00010460">
      <w:pPr>
        <w:spacing w:before="0" w:after="0" w:line="240" w:lineRule="auto"/>
        <w:jc w:val="left"/>
        <w:rPr>
          <w:lang w:eastAsia="it-IT"/>
        </w:rPr>
      </w:pPr>
      <w:r>
        <w:rPr>
          <w:lang w:eastAsia="it-IT"/>
        </w:rPr>
        <w:br w:type="page"/>
      </w:r>
    </w:p>
    <w:p w14:paraId="12EF1DAA" w14:textId="0F8D54CE" w:rsidR="00010460" w:rsidRDefault="00010460" w:rsidP="00010460">
      <w:pPr>
        <w:pStyle w:val="Titolo1"/>
        <w:rPr>
          <w:lang w:eastAsia="it-IT"/>
        </w:rPr>
      </w:pPr>
      <w:r>
        <w:rPr>
          <w:lang w:eastAsia="it-IT"/>
        </w:rPr>
        <w:lastRenderedPageBreak/>
        <w:t>Ringraziamenti</w:t>
      </w:r>
    </w:p>
    <w:p w14:paraId="58889270" w14:textId="27777CE8" w:rsidR="00010460" w:rsidRPr="007B4F54" w:rsidRDefault="00010460" w:rsidP="007B4F54">
      <w:pPr>
        <w:rPr>
          <w:lang w:eastAsia="it-IT"/>
        </w:rPr>
      </w:pPr>
      <w:r>
        <w:rPr>
          <w:lang w:eastAsia="it-IT"/>
        </w:rPr>
        <w:t>x</w:t>
      </w:r>
    </w:p>
    <w:p w14:paraId="2A0BD967" w14:textId="52EA2CCB" w:rsidR="00CF5918" w:rsidRPr="007E4D82" w:rsidRDefault="002B6E90" w:rsidP="00A329E5">
      <w:pPr>
        <w:pStyle w:val="Titolo1"/>
      </w:pPr>
      <w:r w:rsidRPr="007E4D82">
        <w:lastRenderedPageBreak/>
        <w:t>Bibliografia</w:t>
      </w:r>
      <w:bookmarkEnd w:id="147"/>
    </w:p>
    <w:sdt>
      <w:sdtPr>
        <w:id w:val="111145805"/>
        <w:bibliography/>
      </w:sdtPr>
      <w:sdtContent>
        <w:p w14:paraId="26B3E50D" w14:textId="42CFC36B" w:rsidR="002B6E90" w:rsidRPr="00EA120B" w:rsidRDefault="002B6E90" w:rsidP="00A329E5">
          <w:pPr>
            <w:rPr>
              <w:noProof/>
              <w:lang w:val="en-US"/>
            </w:rPr>
          </w:pPr>
          <w:r w:rsidRPr="00EA120B">
            <w:rPr>
              <w:noProof/>
              <w:lang w:val="en-US"/>
            </w:rPr>
            <w:t xml:space="preserve">[1] </w:t>
          </w:r>
          <w:r w:rsidRPr="007E4D82">
            <w:fldChar w:fldCharType="begin"/>
          </w:r>
          <w:r w:rsidRPr="00EA120B">
            <w:rPr>
              <w:lang w:val="en-US"/>
            </w:rPr>
            <w:instrText>BIBLIOGRAPHY</w:instrText>
          </w:r>
          <w:r w:rsidRPr="007E4D82">
            <w:fldChar w:fldCharType="separate"/>
          </w:r>
          <w:r w:rsidRPr="002D2711">
            <w:rPr>
              <w:noProof/>
              <w:lang w:val="en-US"/>
            </w:rPr>
            <w:t>Cisco</w:t>
          </w:r>
          <w:r w:rsidRPr="00EA120B">
            <w:rPr>
              <w:noProof/>
              <w:lang w:val="en-US"/>
            </w:rPr>
            <w:t xml:space="preserve"> (2022). </w:t>
          </w:r>
          <w:r w:rsidR="00E34A6F" w:rsidRPr="00EA120B">
            <w:rPr>
              <w:noProof/>
              <w:lang w:val="en-US"/>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2711">
            <w:rPr>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2711">
            <w:rPr>
              <w:lang w:val="en-US"/>
            </w:rPr>
            <w:t>Check</w:t>
          </w:r>
          <w:r w:rsidRPr="002D424F">
            <w:rPr>
              <w:i/>
              <w:iCs/>
              <w:lang w:val="en-US"/>
            </w:rPr>
            <w:t xml:space="preserve"> </w:t>
          </w:r>
          <w:r w:rsidRPr="002D2711">
            <w:rPr>
              <w:lang w:val="en-US"/>
            </w:rPr>
            <w:t>Point</w:t>
          </w:r>
          <w:r w:rsidRPr="002D424F">
            <w:rPr>
              <w:lang w:val="en-US"/>
            </w:rPr>
            <w:t xml:space="preserve"> (2023, </w:t>
          </w:r>
          <w:r w:rsidR="00036035">
            <w:rPr>
              <w:lang w:val="en-US"/>
            </w:rPr>
            <w:t>L</w:t>
          </w:r>
          <w:r w:rsidRPr="002D424F">
            <w:rPr>
              <w:lang w:val="en-US"/>
            </w:rPr>
            <w:t>uglio).</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0D81C78D" w:rsidR="00BB2D61" w:rsidRDefault="00BB2D61" w:rsidP="00A329E5">
      <w:r w:rsidRPr="00563036">
        <w:t xml:space="preserve">[16] </w:t>
      </w:r>
      <w:r w:rsidR="00B53315" w:rsidRPr="00563036">
        <w:t>Kevin Poireault, (2023, Dicembre 28</w:t>
      </w:r>
      <w:r w:rsidR="00B53315">
        <w:t>)</w:t>
      </w:r>
      <w:r w:rsidRPr="00563036">
        <w:br/>
      </w:r>
      <w:r w:rsidR="00A73DAE" w:rsidRPr="00A73DAE">
        <w:t>https://www.infosecurity-magazine.com/news-features/navigating-vulnerability-maze-cve/</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(2012, Ottobre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[18] Mitre ATT&amp;CK (2020, 16 Dicembre)</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[20] Wikipedia (2013, 20 Giugno)</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[23] vehemont (2021, 15 Ottobre)</w:t>
      </w:r>
      <w:r w:rsidRPr="00563036">
        <w:rPr>
          <w:lang w:val="en-US"/>
        </w:rPr>
        <w:br/>
        <w:t>https://github.com/vehemont/nvdlib</w:t>
      </w:r>
    </w:p>
    <w:p w14:paraId="29149850" w14:textId="3E64036D" w:rsidR="00BF6192" w:rsidRPr="00563036" w:rsidRDefault="00BF6192" w:rsidP="00A329E5">
      <w:pPr>
        <w:rPr>
          <w:lang w:val="en-US"/>
        </w:rPr>
      </w:pPr>
      <w:r w:rsidRPr="00213643">
        <w:rPr>
          <w:lang w:val="en-US"/>
        </w:rPr>
        <w:t xml:space="preserve">[24] </w:t>
      </w:r>
      <w:r w:rsidRPr="00563036">
        <w:rPr>
          <w:lang w:val="en-US"/>
        </w:rPr>
        <w:t>Basel Abdeen, Ehab Al-Shaer, Anoop Singhal, Latifur Khan, Kevin</w:t>
      </w:r>
      <w:r w:rsidR="00CB2598">
        <w:rPr>
          <w:lang w:val="en-US"/>
        </w:rPr>
        <w:t xml:space="preserve"> </w:t>
      </w:r>
      <w:r w:rsidRPr="00563036">
        <w:rPr>
          <w:lang w:val="en-US"/>
        </w:rPr>
        <w:t>Hamlen (2023, 15 Aprile)</w:t>
      </w:r>
      <w:r w:rsidRPr="00563036">
        <w:rPr>
          <w:lang w:val="en-US"/>
        </w:rPr>
        <w:br/>
        <w:t>SMET: Semantic Mapping of CVE to ATT&amp;CK and its Application to Cybersecurity</w:t>
      </w:r>
    </w:p>
    <w:p w14:paraId="05728408" w14:textId="00953B56" w:rsidR="00E82526" w:rsidRPr="00213643" w:rsidRDefault="00BF6192" w:rsidP="00A329E5">
      <w:pPr>
        <w:rPr>
          <w:lang w:val="en-US"/>
        </w:rPr>
      </w:pPr>
      <w:r w:rsidRPr="00213643">
        <w:rPr>
          <w:lang w:val="en-US"/>
        </w:rPr>
        <w:lastRenderedPageBreak/>
        <w:t>[25</w:t>
      </w:r>
      <w:r w:rsidR="00551DEB" w:rsidRPr="00213643">
        <w:rPr>
          <w:lang w:val="en-US"/>
        </w:rPr>
        <w:t>] MITRE</w:t>
      </w:r>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6DA3B722" w:rsidR="000E0DCA" w:rsidRPr="00213643" w:rsidRDefault="000E0DCA" w:rsidP="00A329E5">
      <w:pPr>
        <w:rPr>
          <w:lang w:val="en-US"/>
        </w:rPr>
      </w:pPr>
      <w:r w:rsidRPr="00213643">
        <w:rPr>
          <w:lang w:val="en-US"/>
        </w:rPr>
        <w:t>[28] Chia-Mei Chen, Jing-Yun Kan, Ya-Hui Ou,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546DB2C9" w:rsidR="00213643" w:rsidRPr="009F0546" w:rsidRDefault="00213643" w:rsidP="00A329E5">
      <w:r w:rsidRPr="00213643">
        <w:t xml:space="preserve">[35] Lorenzo Colelli (2024, </w:t>
      </w:r>
      <w:proofErr w:type="gramStart"/>
      <w:r w:rsidRPr="00213643">
        <w:t>1</w:t>
      </w:r>
      <w:r w:rsidR="00551DEB">
        <w:t xml:space="preserve"> </w:t>
      </w:r>
      <w:r w:rsidRPr="00213643">
        <w:t>Maggio</w:t>
      </w:r>
      <w:proofErr w:type="gramEnd"/>
      <w:r w:rsidRPr="00213643">
        <w:t>)</w:t>
      </w:r>
      <w:r w:rsidRPr="00213643">
        <w:br/>
      </w:r>
      <w:hyperlink r:id="rId45" w:history="1">
        <w:r w:rsidR="009F0546" w:rsidRPr="009F0546">
          <w:rPr>
            <w:rStyle w:val="Collegamentoipertestuale"/>
            <w:color w:val="auto"/>
            <w:u w:val="none"/>
          </w:rPr>
          <w:t>https://github.com/colelli/cvwelib.git</w:t>
        </w:r>
      </w:hyperlink>
    </w:p>
    <w:p w14:paraId="27E4A9CA" w14:textId="2590826E" w:rsidR="009F0546" w:rsidRPr="00213643" w:rsidRDefault="009F0546" w:rsidP="00A329E5">
      <w:r>
        <w:t>[36] NIST (2022, 20 Settembre)</w:t>
      </w:r>
      <w:r>
        <w:br/>
      </w:r>
      <w:r w:rsidRPr="009F0546">
        <w:t>https://nvd.nist.gov/developers/vulnerabilities</w:t>
      </w:r>
    </w:p>
    <w:sectPr w:rsidR="009F0546" w:rsidRPr="00213643" w:rsidSect="00A329E5">
      <w:headerReference w:type="even" r:id="rId46"/>
      <w:headerReference w:type="default" r:id="rId47"/>
      <w:footerReference w:type="even" r:id="rId48"/>
      <w:footerReference w:type="default" r:id="rId49"/>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BBD12" w14:textId="77777777" w:rsidR="00CF7856" w:rsidRDefault="00CF7856" w:rsidP="00A329E5">
      <w:r>
        <w:separator/>
      </w:r>
    </w:p>
    <w:p w14:paraId="06B12C3E" w14:textId="77777777" w:rsidR="00CF7856" w:rsidRDefault="00CF7856" w:rsidP="00A329E5"/>
    <w:p w14:paraId="55FAEBB0" w14:textId="77777777" w:rsidR="00CF7856" w:rsidRDefault="00CF7856" w:rsidP="00A329E5"/>
    <w:p w14:paraId="16309C60" w14:textId="77777777" w:rsidR="00CF7856" w:rsidRDefault="00CF7856" w:rsidP="00A329E5"/>
    <w:p w14:paraId="61EBD5C1" w14:textId="77777777" w:rsidR="00CF7856" w:rsidRDefault="00CF7856" w:rsidP="00A329E5"/>
  </w:endnote>
  <w:endnote w:type="continuationSeparator" w:id="0">
    <w:p w14:paraId="1ACFB939" w14:textId="77777777" w:rsidR="00CF7856" w:rsidRDefault="00CF7856" w:rsidP="00A329E5">
      <w:r>
        <w:continuationSeparator/>
      </w:r>
    </w:p>
    <w:p w14:paraId="2E017BE0" w14:textId="77777777" w:rsidR="00CF7856" w:rsidRDefault="00CF7856" w:rsidP="00A329E5"/>
    <w:p w14:paraId="09FA14BF" w14:textId="77777777" w:rsidR="00CF7856" w:rsidRDefault="00CF7856" w:rsidP="00A329E5"/>
    <w:p w14:paraId="59FAAB18" w14:textId="77777777" w:rsidR="00CF7856" w:rsidRDefault="00CF7856" w:rsidP="00A329E5"/>
    <w:p w14:paraId="00828B0B" w14:textId="77777777" w:rsidR="00CF7856" w:rsidRDefault="00CF7856"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5334A" w14:textId="77777777" w:rsidR="00CF7856" w:rsidRDefault="00CF7856" w:rsidP="00A329E5">
      <w:r>
        <w:separator/>
      </w:r>
    </w:p>
  </w:footnote>
  <w:footnote w:type="continuationSeparator" w:id="0">
    <w:p w14:paraId="72C79946" w14:textId="77777777" w:rsidR="00CF7856" w:rsidRDefault="00CF7856" w:rsidP="00A329E5">
      <w:r>
        <w:continuationSeparator/>
      </w:r>
    </w:p>
  </w:footnote>
  <w:footnote w:type="continuationNotice" w:id="1">
    <w:p w14:paraId="117D1BE0" w14:textId="77777777" w:rsidR="00CF7856" w:rsidRPr="00F36A4D" w:rsidRDefault="00CF7856"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 differenti Browser esistenti)</w:t>
      </w:r>
      <w:r>
        <w:rPr>
          <w:i/>
          <w:iCs/>
        </w:rPr>
        <w:t xml:space="preserve"> </w:t>
      </w:r>
    </w:p>
  </w:footnote>
  <w:footnote w:id="6">
    <w:p w14:paraId="1EF0A2DB" w14:textId="0DA63BAE" w:rsidR="009E5951" w:rsidRDefault="009E5951" w:rsidP="00A329E5">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rsidP="00A329E5">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0">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1">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2">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3">
    <w:p w14:paraId="6DAC4FD0" w14:textId="4D42CFE3" w:rsidR="00B20410" w:rsidRDefault="00B20410" w:rsidP="00A329E5">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4">
    <w:p w14:paraId="599C0E7D" w14:textId="3E832550" w:rsidR="00B20410" w:rsidRDefault="00B20410" w:rsidP="00A329E5">
      <w:pPr>
        <w:pStyle w:val="Testonotaapidipagina"/>
      </w:pPr>
      <w:r>
        <w:rPr>
          <w:rStyle w:val="Rimandonotaapidipagina"/>
        </w:rPr>
        <w:footnoteRef/>
      </w:r>
      <w:r>
        <w:t xml:space="preserve"> Metrica che misura quanto spesso il modello predice correttamente il risultato.</w:t>
      </w:r>
    </w:p>
  </w:footnote>
  <w:footnote w:id="15">
    <w:p w14:paraId="0AF9B203" w14:textId="2055119D" w:rsidR="00BF6192" w:rsidRDefault="00BF6192" w:rsidP="00A329E5">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6">
    <w:p w14:paraId="44EF97DB" w14:textId="0618E2C2" w:rsidR="004972D0" w:rsidRDefault="004972D0" w:rsidP="00A329E5">
      <w:pPr>
        <w:pStyle w:val="Testonotaapidipagina"/>
      </w:pPr>
      <w:r>
        <w:rPr>
          <w:rStyle w:val="Rimandonotaapidipagina"/>
        </w:rPr>
        <w:footnoteRef/>
      </w:r>
      <w:r>
        <w:t xml:space="preserve"> F</w:t>
      </w:r>
      <w:r w:rsidRPr="001B7EEE">
        <w:t>unzione utilizzata in information retrieval per misurare l'importanza di un termine rispetto ad un documento o ad una collezione di documenti</w:t>
      </w:r>
      <w:r w:rsidR="00C328AF">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1">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2">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3">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4">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5">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6">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7">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28">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29">
    <w:p w14:paraId="6506D7F1" w14:textId="075FBFA8" w:rsidR="00FC585D" w:rsidRPr="00FC585D" w:rsidRDefault="00FC585D">
      <w:pPr>
        <w:pStyle w:val="Testonotaapidipagina"/>
        <w:rPr>
          <w:lang w:val="en-US"/>
        </w:rPr>
      </w:pPr>
      <w:r>
        <w:rPr>
          <w:rStyle w:val="Rimandonotaapidipagina"/>
        </w:rPr>
        <w:footnoteRef/>
      </w:r>
      <w:r w:rsidRPr="00FC585D">
        <w:rPr>
          <w:lang w:val="en-US"/>
        </w:rPr>
        <w:t xml:space="preserve"> Oggetto STIX che identifica i threat group </w:t>
      </w:r>
      <w:r>
        <w:rPr>
          <w:lang w:val="en-US"/>
        </w:rPr>
        <w:t>e</w:t>
      </w:r>
      <w:r w:rsidRPr="00FC585D">
        <w:rPr>
          <w:lang w:val="en-US"/>
        </w:rPr>
        <w:t xml:space="preserve"> threat age</w:t>
      </w:r>
      <w:r>
        <w:rPr>
          <w:lang w:val="en-US"/>
        </w:rPr>
        <w:t>nt</w:t>
      </w:r>
    </w:p>
  </w:footnote>
  <w:footnote w:id="30">
    <w:p w14:paraId="61D39354" w14:textId="77777777" w:rsidR="00CB2598" w:rsidRDefault="00CB2598" w:rsidP="00CB2598">
      <w:pPr>
        <w:pStyle w:val="Testonotaapidipagina"/>
      </w:pPr>
      <w:r>
        <w:rPr>
          <w:rStyle w:val="Rimandonotaapidipagina"/>
        </w:rPr>
        <w:footnoteRef/>
      </w:r>
      <w:r>
        <w:t xml:space="preserve"> Relazioni tra Vulnerabilità e tecniche non corrette. </w:t>
      </w:r>
    </w:p>
  </w:footnote>
  <w:footnote w:id="31">
    <w:p w14:paraId="0CC7EBF7" w14:textId="12BA8192" w:rsidR="00CB2598" w:rsidRDefault="00CB2598" w:rsidP="00CB2598">
      <w:pPr>
        <w:pStyle w:val="Testonotaapidipagina"/>
      </w:pPr>
      <w:r>
        <w:rPr>
          <w:rStyle w:val="Rimandonotaapidipagina"/>
        </w:rPr>
        <w:footnoteRef/>
      </w:r>
      <w:r>
        <w:t xml:space="preserve"> Relazioni tra Vulnerabilità e tecniche non </w:t>
      </w:r>
      <w:r w:rsidR="00185C2B">
        <w:t>riscontrate</w:t>
      </w:r>
      <w:r>
        <w:t xml:space="preserve"> anche se corrette.</w:t>
      </w:r>
    </w:p>
  </w:footnote>
  <w:footnote w:id="32">
    <w:p w14:paraId="093FB2D7" w14:textId="7C68E52A" w:rsidR="00182917" w:rsidRDefault="00182917">
      <w:pPr>
        <w:pStyle w:val="Testonotaapidipagina"/>
      </w:pPr>
      <w:r>
        <w:rPr>
          <w:rStyle w:val="Rimandonotaapidipagina"/>
        </w:rPr>
        <w:footnoteRef/>
      </w:r>
      <w:r>
        <w:t xml:space="preserve"> Intelligenza Artificiale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302290C8"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BE6CA0">
      <w:rPr>
        <w:rStyle w:val="Numeropagina"/>
        <w:rFonts w:ascii="Verdana" w:hAnsi="Verdana"/>
      </w:rPr>
      <w:fldChar w:fldCharType="separate"/>
    </w:r>
    <w:r w:rsidR="009930AE">
      <w:rPr>
        <w:rStyle w:val="Numeropagina"/>
        <w:rFonts w:ascii="Verdana" w:hAnsi="Verdana"/>
        <w:noProof/>
      </w:rPr>
      <w:t>Bibliografia</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3"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2"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3"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5"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1"/>
  </w:num>
  <w:num w:numId="14" w16cid:durableId="1246496042">
    <w:abstractNumId w:val="33"/>
  </w:num>
  <w:num w:numId="15" w16cid:durableId="1144279905">
    <w:abstractNumId w:val="12"/>
  </w:num>
  <w:num w:numId="16" w16cid:durableId="273444330">
    <w:abstractNumId w:val="13"/>
  </w:num>
  <w:num w:numId="17" w16cid:durableId="2009281700">
    <w:abstractNumId w:val="24"/>
  </w:num>
  <w:num w:numId="18" w16cid:durableId="1037657317">
    <w:abstractNumId w:val="39"/>
  </w:num>
  <w:num w:numId="19" w16cid:durableId="1884633395">
    <w:abstractNumId w:val="18"/>
  </w:num>
  <w:num w:numId="20" w16cid:durableId="466555007">
    <w:abstractNumId w:val="17"/>
  </w:num>
  <w:num w:numId="21" w16cid:durableId="484594479">
    <w:abstractNumId w:val="11"/>
  </w:num>
  <w:num w:numId="22" w16cid:durableId="1997680687">
    <w:abstractNumId w:val="21"/>
  </w:num>
  <w:num w:numId="23" w16cid:durableId="202642431">
    <w:abstractNumId w:val="32"/>
  </w:num>
  <w:num w:numId="24" w16cid:durableId="1599749398">
    <w:abstractNumId w:val="19"/>
  </w:num>
  <w:num w:numId="25" w16cid:durableId="129826948">
    <w:abstractNumId w:val="36"/>
  </w:num>
  <w:num w:numId="26" w16cid:durableId="2031103471">
    <w:abstractNumId w:val="38"/>
  </w:num>
  <w:num w:numId="27" w16cid:durableId="1262907389">
    <w:abstractNumId w:val="16"/>
  </w:num>
  <w:num w:numId="28" w16cid:durableId="1219511763">
    <w:abstractNumId w:val="37"/>
  </w:num>
  <w:num w:numId="29" w16cid:durableId="276832280">
    <w:abstractNumId w:val="40"/>
  </w:num>
  <w:num w:numId="30" w16cid:durableId="504787929">
    <w:abstractNumId w:val="20"/>
  </w:num>
  <w:num w:numId="31" w16cid:durableId="1782994256">
    <w:abstractNumId w:val="22"/>
  </w:num>
  <w:num w:numId="32" w16cid:durableId="1194347375">
    <w:abstractNumId w:val="23"/>
  </w:num>
  <w:num w:numId="33" w16cid:durableId="692924547">
    <w:abstractNumId w:val="34"/>
  </w:num>
  <w:num w:numId="34" w16cid:durableId="2146852933">
    <w:abstractNumId w:val="41"/>
  </w:num>
  <w:num w:numId="35" w16cid:durableId="894852946">
    <w:abstractNumId w:val="14"/>
  </w:num>
  <w:num w:numId="36" w16cid:durableId="1047291518">
    <w:abstractNumId w:val="25"/>
  </w:num>
  <w:num w:numId="37" w16cid:durableId="1182158234">
    <w:abstractNumId w:val="26"/>
  </w:num>
  <w:num w:numId="38" w16cid:durableId="1315985709">
    <w:abstractNumId w:val="30"/>
  </w:num>
  <w:num w:numId="39" w16cid:durableId="1683899394">
    <w:abstractNumId w:val="28"/>
  </w:num>
  <w:num w:numId="40" w16cid:durableId="1714229432">
    <w:abstractNumId w:val="35"/>
  </w:num>
  <w:num w:numId="41" w16cid:durableId="7682209">
    <w:abstractNumId w:val="29"/>
  </w:num>
  <w:num w:numId="42" w16cid:durableId="196702986">
    <w:abstractNumId w:val="2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0460"/>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55CE"/>
    <w:rsid w:val="00066D7B"/>
    <w:rsid w:val="000676E7"/>
    <w:rsid w:val="00071E3C"/>
    <w:rsid w:val="00071FF0"/>
    <w:rsid w:val="00076A6E"/>
    <w:rsid w:val="00080BD0"/>
    <w:rsid w:val="000874DA"/>
    <w:rsid w:val="0009253A"/>
    <w:rsid w:val="00094F33"/>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4F4"/>
    <w:rsid w:val="000C4DFE"/>
    <w:rsid w:val="000C6D95"/>
    <w:rsid w:val="000D080A"/>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0BC0"/>
    <w:rsid w:val="0013178D"/>
    <w:rsid w:val="0013198C"/>
    <w:rsid w:val="0014744F"/>
    <w:rsid w:val="00147F48"/>
    <w:rsid w:val="0015006D"/>
    <w:rsid w:val="001531F0"/>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4255"/>
    <w:rsid w:val="001C6E14"/>
    <w:rsid w:val="001C7060"/>
    <w:rsid w:val="001C752B"/>
    <w:rsid w:val="001D0950"/>
    <w:rsid w:val="001D2642"/>
    <w:rsid w:val="001D57B2"/>
    <w:rsid w:val="001D6891"/>
    <w:rsid w:val="001D69CC"/>
    <w:rsid w:val="001D7E8A"/>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16FE"/>
    <w:rsid w:val="0021256D"/>
    <w:rsid w:val="00213643"/>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53EC0"/>
    <w:rsid w:val="00255D24"/>
    <w:rsid w:val="002618B0"/>
    <w:rsid w:val="00262696"/>
    <w:rsid w:val="00263906"/>
    <w:rsid w:val="002679AA"/>
    <w:rsid w:val="002731E8"/>
    <w:rsid w:val="0027757B"/>
    <w:rsid w:val="0028048B"/>
    <w:rsid w:val="002838C9"/>
    <w:rsid w:val="002847A0"/>
    <w:rsid w:val="00285B1B"/>
    <w:rsid w:val="00285DC6"/>
    <w:rsid w:val="002863B3"/>
    <w:rsid w:val="002923D3"/>
    <w:rsid w:val="0029387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B4F"/>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96FC9"/>
    <w:rsid w:val="003A0FC0"/>
    <w:rsid w:val="003A1F16"/>
    <w:rsid w:val="003A31DC"/>
    <w:rsid w:val="003B0028"/>
    <w:rsid w:val="003B3213"/>
    <w:rsid w:val="003B5406"/>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92C"/>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6559"/>
    <w:rsid w:val="00511D77"/>
    <w:rsid w:val="00512917"/>
    <w:rsid w:val="00512DA1"/>
    <w:rsid w:val="005140CC"/>
    <w:rsid w:val="005177DB"/>
    <w:rsid w:val="00517BFE"/>
    <w:rsid w:val="00517FC9"/>
    <w:rsid w:val="005209E9"/>
    <w:rsid w:val="00520FF2"/>
    <w:rsid w:val="005214A8"/>
    <w:rsid w:val="00521AE3"/>
    <w:rsid w:val="00521C6E"/>
    <w:rsid w:val="00521F01"/>
    <w:rsid w:val="00525929"/>
    <w:rsid w:val="0052739D"/>
    <w:rsid w:val="00532951"/>
    <w:rsid w:val="005331F9"/>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4D44"/>
    <w:rsid w:val="0057529A"/>
    <w:rsid w:val="005816BB"/>
    <w:rsid w:val="00582471"/>
    <w:rsid w:val="00583227"/>
    <w:rsid w:val="005870DB"/>
    <w:rsid w:val="0059134F"/>
    <w:rsid w:val="00592090"/>
    <w:rsid w:val="0059234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44A"/>
    <w:rsid w:val="005B2D30"/>
    <w:rsid w:val="005B2D81"/>
    <w:rsid w:val="005B3031"/>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8F2"/>
    <w:rsid w:val="00681FE8"/>
    <w:rsid w:val="00684D49"/>
    <w:rsid w:val="00685EBB"/>
    <w:rsid w:val="00690E16"/>
    <w:rsid w:val="00692B8B"/>
    <w:rsid w:val="00695AA5"/>
    <w:rsid w:val="00695D94"/>
    <w:rsid w:val="006960FE"/>
    <w:rsid w:val="0069715F"/>
    <w:rsid w:val="006A1F15"/>
    <w:rsid w:val="006A2741"/>
    <w:rsid w:val="006A2FFF"/>
    <w:rsid w:val="006A5161"/>
    <w:rsid w:val="006B191C"/>
    <w:rsid w:val="006B191D"/>
    <w:rsid w:val="006B2D65"/>
    <w:rsid w:val="006B3C91"/>
    <w:rsid w:val="006C0723"/>
    <w:rsid w:val="006C0C68"/>
    <w:rsid w:val="006C56D6"/>
    <w:rsid w:val="006C6275"/>
    <w:rsid w:val="006D1712"/>
    <w:rsid w:val="006D2D9F"/>
    <w:rsid w:val="006D304E"/>
    <w:rsid w:val="006D3194"/>
    <w:rsid w:val="006D3398"/>
    <w:rsid w:val="006D7815"/>
    <w:rsid w:val="006D7CF5"/>
    <w:rsid w:val="006E13B2"/>
    <w:rsid w:val="006E18CF"/>
    <w:rsid w:val="006E1B24"/>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0CFB"/>
    <w:rsid w:val="0077174B"/>
    <w:rsid w:val="00772265"/>
    <w:rsid w:val="00773306"/>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4F54"/>
    <w:rsid w:val="007B5819"/>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3098"/>
    <w:rsid w:val="007E3935"/>
    <w:rsid w:val="007E4D82"/>
    <w:rsid w:val="007E6762"/>
    <w:rsid w:val="007E7764"/>
    <w:rsid w:val="007F1458"/>
    <w:rsid w:val="007F29C2"/>
    <w:rsid w:val="007F390C"/>
    <w:rsid w:val="007F4AB5"/>
    <w:rsid w:val="007F6EDF"/>
    <w:rsid w:val="007F7004"/>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A4C"/>
    <w:rsid w:val="008C4CB6"/>
    <w:rsid w:val="008C64B0"/>
    <w:rsid w:val="008C7183"/>
    <w:rsid w:val="008D1FBB"/>
    <w:rsid w:val="008D4FB0"/>
    <w:rsid w:val="008D5ED1"/>
    <w:rsid w:val="008D61F1"/>
    <w:rsid w:val="008D67BA"/>
    <w:rsid w:val="008E07BE"/>
    <w:rsid w:val="008E156E"/>
    <w:rsid w:val="008E63D1"/>
    <w:rsid w:val="008E735B"/>
    <w:rsid w:val="008F0465"/>
    <w:rsid w:val="008F0533"/>
    <w:rsid w:val="008F2986"/>
    <w:rsid w:val="008F4C17"/>
    <w:rsid w:val="008F5EDF"/>
    <w:rsid w:val="008F76DC"/>
    <w:rsid w:val="008F7BF4"/>
    <w:rsid w:val="009012C1"/>
    <w:rsid w:val="00903540"/>
    <w:rsid w:val="00904757"/>
    <w:rsid w:val="00907810"/>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4B29"/>
    <w:rsid w:val="0097604E"/>
    <w:rsid w:val="00980FB2"/>
    <w:rsid w:val="00981686"/>
    <w:rsid w:val="0098304D"/>
    <w:rsid w:val="00984593"/>
    <w:rsid w:val="0098468E"/>
    <w:rsid w:val="009930A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7F05"/>
    <w:rsid w:val="00A10688"/>
    <w:rsid w:val="00A10FB5"/>
    <w:rsid w:val="00A15848"/>
    <w:rsid w:val="00A20640"/>
    <w:rsid w:val="00A263CA"/>
    <w:rsid w:val="00A30214"/>
    <w:rsid w:val="00A329E5"/>
    <w:rsid w:val="00A36C7D"/>
    <w:rsid w:val="00A40F76"/>
    <w:rsid w:val="00A4164D"/>
    <w:rsid w:val="00A41D8F"/>
    <w:rsid w:val="00A44E59"/>
    <w:rsid w:val="00A45B5A"/>
    <w:rsid w:val="00A4736B"/>
    <w:rsid w:val="00A517CF"/>
    <w:rsid w:val="00A539FA"/>
    <w:rsid w:val="00A545E7"/>
    <w:rsid w:val="00A54B8A"/>
    <w:rsid w:val="00A627D7"/>
    <w:rsid w:val="00A64FE3"/>
    <w:rsid w:val="00A66380"/>
    <w:rsid w:val="00A7060E"/>
    <w:rsid w:val="00A734D5"/>
    <w:rsid w:val="00A73DAE"/>
    <w:rsid w:val="00A743A8"/>
    <w:rsid w:val="00A80748"/>
    <w:rsid w:val="00A9659F"/>
    <w:rsid w:val="00A97DC3"/>
    <w:rsid w:val="00AA53D0"/>
    <w:rsid w:val="00AA600A"/>
    <w:rsid w:val="00AA6433"/>
    <w:rsid w:val="00AA7209"/>
    <w:rsid w:val="00AA7E53"/>
    <w:rsid w:val="00AB416B"/>
    <w:rsid w:val="00AB5F3D"/>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4754"/>
    <w:rsid w:val="00AF1A66"/>
    <w:rsid w:val="00AF37B0"/>
    <w:rsid w:val="00AF51D6"/>
    <w:rsid w:val="00AF6C23"/>
    <w:rsid w:val="00AF744A"/>
    <w:rsid w:val="00B00DAD"/>
    <w:rsid w:val="00B00EE4"/>
    <w:rsid w:val="00B05729"/>
    <w:rsid w:val="00B07E3E"/>
    <w:rsid w:val="00B102AD"/>
    <w:rsid w:val="00B10A5D"/>
    <w:rsid w:val="00B11081"/>
    <w:rsid w:val="00B11D03"/>
    <w:rsid w:val="00B12FF5"/>
    <w:rsid w:val="00B133F2"/>
    <w:rsid w:val="00B16248"/>
    <w:rsid w:val="00B16255"/>
    <w:rsid w:val="00B2013D"/>
    <w:rsid w:val="00B20148"/>
    <w:rsid w:val="00B20410"/>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6B7C"/>
    <w:rsid w:val="00B472E0"/>
    <w:rsid w:val="00B50CFB"/>
    <w:rsid w:val="00B520DF"/>
    <w:rsid w:val="00B53315"/>
    <w:rsid w:val="00B54C06"/>
    <w:rsid w:val="00B574B1"/>
    <w:rsid w:val="00B61AE2"/>
    <w:rsid w:val="00B66349"/>
    <w:rsid w:val="00B67878"/>
    <w:rsid w:val="00B701FE"/>
    <w:rsid w:val="00B72E27"/>
    <w:rsid w:val="00B730C4"/>
    <w:rsid w:val="00B734C5"/>
    <w:rsid w:val="00B75024"/>
    <w:rsid w:val="00B7560F"/>
    <w:rsid w:val="00B76D83"/>
    <w:rsid w:val="00B8197D"/>
    <w:rsid w:val="00B834FD"/>
    <w:rsid w:val="00B8522E"/>
    <w:rsid w:val="00B86B29"/>
    <w:rsid w:val="00B91DF1"/>
    <w:rsid w:val="00B9533E"/>
    <w:rsid w:val="00B969F0"/>
    <w:rsid w:val="00BA1BE5"/>
    <w:rsid w:val="00BA1DB7"/>
    <w:rsid w:val="00BA21AB"/>
    <w:rsid w:val="00BA4E2E"/>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6CA0"/>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309F2"/>
    <w:rsid w:val="00C328AF"/>
    <w:rsid w:val="00C36056"/>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CF1"/>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CF7856"/>
    <w:rsid w:val="00D022B7"/>
    <w:rsid w:val="00D030DD"/>
    <w:rsid w:val="00D03110"/>
    <w:rsid w:val="00D03658"/>
    <w:rsid w:val="00D05D1F"/>
    <w:rsid w:val="00D05D92"/>
    <w:rsid w:val="00D075A1"/>
    <w:rsid w:val="00D11626"/>
    <w:rsid w:val="00D14F59"/>
    <w:rsid w:val="00D22BC8"/>
    <w:rsid w:val="00D237CC"/>
    <w:rsid w:val="00D23FF2"/>
    <w:rsid w:val="00D244F4"/>
    <w:rsid w:val="00D2551D"/>
    <w:rsid w:val="00D255BC"/>
    <w:rsid w:val="00D30571"/>
    <w:rsid w:val="00D3074D"/>
    <w:rsid w:val="00D3077D"/>
    <w:rsid w:val="00D3643A"/>
    <w:rsid w:val="00D36633"/>
    <w:rsid w:val="00D429D4"/>
    <w:rsid w:val="00D432CD"/>
    <w:rsid w:val="00D43919"/>
    <w:rsid w:val="00D457EB"/>
    <w:rsid w:val="00D47308"/>
    <w:rsid w:val="00D51918"/>
    <w:rsid w:val="00D562FC"/>
    <w:rsid w:val="00D57501"/>
    <w:rsid w:val="00D57A9E"/>
    <w:rsid w:val="00D60159"/>
    <w:rsid w:val="00D6119E"/>
    <w:rsid w:val="00D620F7"/>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56D"/>
    <w:rsid w:val="00DA7B9A"/>
    <w:rsid w:val="00DB1698"/>
    <w:rsid w:val="00DB3EAC"/>
    <w:rsid w:val="00DB69FD"/>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665B"/>
    <w:rsid w:val="00E07DB7"/>
    <w:rsid w:val="00E1533A"/>
    <w:rsid w:val="00E2084A"/>
    <w:rsid w:val="00E2474B"/>
    <w:rsid w:val="00E2544D"/>
    <w:rsid w:val="00E26D0C"/>
    <w:rsid w:val="00E30398"/>
    <w:rsid w:val="00E32B04"/>
    <w:rsid w:val="00E340E1"/>
    <w:rsid w:val="00E34921"/>
    <w:rsid w:val="00E34A6F"/>
    <w:rsid w:val="00E4292F"/>
    <w:rsid w:val="00E437ED"/>
    <w:rsid w:val="00E4642D"/>
    <w:rsid w:val="00E501DA"/>
    <w:rsid w:val="00E53ACA"/>
    <w:rsid w:val="00E5569D"/>
    <w:rsid w:val="00E57DEF"/>
    <w:rsid w:val="00E60B41"/>
    <w:rsid w:val="00E61766"/>
    <w:rsid w:val="00E733C9"/>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71DD"/>
    <w:rsid w:val="00EB13A1"/>
    <w:rsid w:val="00EB34B0"/>
    <w:rsid w:val="00EB52F4"/>
    <w:rsid w:val="00EB681E"/>
    <w:rsid w:val="00EC0355"/>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585D"/>
    <w:rsid w:val="00FC6812"/>
    <w:rsid w:val="00FD05A5"/>
    <w:rsid w:val="00FD21C5"/>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A329E5"/>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C652AF"/>
    <w:pPr>
      <w:tabs>
        <w:tab w:val="left" w:pos="720"/>
        <w:tab w:val="right" w:leader="dot" w:pos="7371"/>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07/relationships/hdphoto" Target="media/hdphoto4.wdp"/><Relationship Id="rId39" Type="http://schemas.openxmlformats.org/officeDocument/2006/relationships/image" Target="media/image22.png"/><Relationship Id="rId21" Type="http://schemas.microsoft.com/office/2007/relationships/hdphoto" Target="media/hdphoto2.wdp"/><Relationship Id="rId34" Type="http://schemas.microsoft.com/office/2007/relationships/hdphoto" Target="media/hdphoto7.wdp"/><Relationship Id="rId42" Type="http://schemas.openxmlformats.org/officeDocument/2006/relationships/image" Target="media/image24.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image" Target="media/image19.png"/><Relationship Id="rId37" Type="http://schemas.openxmlformats.org/officeDocument/2006/relationships/hyperlink" Target="https://cwe.mitre.org/data/xml/cwec_latest.xml.zip" TargetMode="External"/><Relationship Id="rId40" Type="http://schemas.microsoft.com/office/2007/relationships/hdphoto" Target="media/hdphoto9.wdp"/><Relationship Id="rId45" Type="http://schemas.openxmlformats.org/officeDocument/2006/relationships/hyperlink" Target="https://github.com/colelli/cvwelib.gi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microsoft.com/office/2007/relationships/hdphoto" Target="media/hdphoto5.wdp"/><Relationship Id="rId36" Type="http://schemas.microsoft.com/office/2007/relationships/hdphoto" Target="media/hdphoto8.wdp"/><Relationship Id="rId49" Type="http://schemas.openxmlformats.org/officeDocument/2006/relationships/footer" Target="footer2.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6.png"/><Relationship Id="rId30" Type="http://schemas.microsoft.com/office/2007/relationships/hdphoto" Target="media/hdphoto6.wdp"/><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footer" Target="footer1.xml"/><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yperlink" Target="https://github.com/fkie-cad/nvd-json-data-feeds/releases/latest/download/CVE-Modified.json.xz" TargetMode="External"/><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9902</TotalTime>
  <Pages>94</Pages>
  <Words>13448</Words>
  <Characters>76655</Characters>
  <Application>Microsoft Office Word</Application>
  <DocSecurity>0</DocSecurity>
  <Lines>638</Lines>
  <Paragraphs>179</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89924</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79</cp:revision>
  <cp:lastPrinted>2018-09-24T08:11:00Z</cp:lastPrinted>
  <dcterms:created xsi:type="dcterms:W3CDTF">2022-11-28T15:22:00Z</dcterms:created>
  <dcterms:modified xsi:type="dcterms:W3CDTF">2024-06-14T15:35:00Z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